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CC36" w14:textId="77777777" w:rsidR="00E8190B" w:rsidRPr="007E5245" w:rsidRDefault="00E8190B" w:rsidP="00F5084D">
      <w:pPr>
        <w:spacing w:line="240" w:lineRule="auto"/>
        <w:rPr>
          <w:rFonts w:ascii="Times New Roman" w:hAnsi="Times New Roman" w:cs="Times New Roman"/>
        </w:rPr>
      </w:pPr>
    </w:p>
    <w:p w14:paraId="194FC5DE" w14:textId="1A0CDA23" w:rsidR="00E8190B" w:rsidRPr="00682BBA" w:rsidRDefault="00E8190B"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Journal: Ecological Applications</w:t>
      </w:r>
    </w:p>
    <w:p w14:paraId="45AC2497" w14:textId="35CC96C3" w:rsidR="00E8190B" w:rsidRPr="00682BBA" w:rsidRDefault="00E8190B"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Manuscript type: Article</w:t>
      </w:r>
    </w:p>
    <w:p w14:paraId="2104A53F" w14:textId="7A1BBB3D" w:rsidR="00DA6ADA" w:rsidRPr="00682BBA" w:rsidRDefault="00DA6ADA"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Title: </w:t>
      </w:r>
      <w:r w:rsidR="00B32EAB" w:rsidRPr="00682BBA">
        <w:rPr>
          <w:rFonts w:ascii="Times New Roman" w:hAnsi="Times New Roman" w:cs="Times New Roman"/>
          <w:sz w:val="24"/>
          <w:szCs w:val="24"/>
        </w:rPr>
        <w:t>Hydrologically connected</w:t>
      </w:r>
      <w:r w:rsidR="00B22467" w:rsidRPr="00682BBA">
        <w:rPr>
          <w:rFonts w:ascii="Times New Roman" w:hAnsi="Times New Roman" w:cs="Times New Roman"/>
          <w:sz w:val="24"/>
          <w:szCs w:val="24"/>
        </w:rPr>
        <w:t xml:space="preserve"> </w:t>
      </w:r>
      <w:r w:rsidR="005719AC" w:rsidRPr="00682BBA">
        <w:rPr>
          <w:rFonts w:ascii="Times New Roman" w:hAnsi="Times New Roman" w:cs="Times New Roman"/>
          <w:sz w:val="24"/>
          <w:szCs w:val="24"/>
        </w:rPr>
        <w:t>constructed</w:t>
      </w:r>
      <w:r w:rsidR="00B22467" w:rsidRPr="00682BBA">
        <w:rPr>
          <w:rFonts w:ascii="Times New Roman" w:hAnsi="Times New Roman" w:cs="Times New Roman"/>
          <w:sz w:val="24"/>
          <w:szCs w:val="24"/>
        </w:rPr>
        <w:t xml:space="preserve"> wetlands meaningfully contribute to nutrient retention </w:t>
      </w:r>
      <w:r w:rsidR="00E40863" w:rsidRPr="00682BBA">
        <w:rPr>
          <w:rFonts w:ascii="Times New Roman" w:hAnsi="Times New Roman" w:cs="Times New Roman"/>
          <w:sz w:val="24"/>
          <w:szCs w:val="24"/>
        </w:rPr>
        <w:t>in Great Lakes watersheds</w:t>
      </w:r>
    </w:p>
    <w:p w14:paraId="1ACFB534" w14:textId="77777777" w:rsidR="007A3C0B" w:rsidRPr="00682BBA" w:rsidRDefault="007A3C0B" w:rsidP="00F5084D">
      <w:pPr>
        <w:spacing w:line="240" w:lineRule="auto"/>
        <w:rPr>
          <w:rFonts w:ascii="Times New Roman" w:hAnsi="Times New Roman" w:cs="Times New Roman"/>
          <w:sz w:val="24"/>
          <w:szCs w:val="24"/>
        </w:rPr>
      </w:pPr>
    </w:p>
    <w:p w14:paraId="15F52E9D" w14:textId="77B1F6D1" w:rsidR="00933CF6" w:rsidRPr="00682BBA" w:rsidRDefault="00581230"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Authors: </w:t>
      </w:r>
    </w:p>
    <w:p w14:paraId="7FB3C798" w14:textId="21272993" w:rsidR="00186254" w:rsidRPr="00682BBA" w:rsidRDefault="00A36B22" w:rsidP="00F5084D">
      <w:pPr>
        <w:spacing w:line="240" w:lineRule="auto"/>
        <w:rPr>
          <w:rFonts w:ascii="Times New Roman" w:hAnsi="Times New Roman" w:cs="Times New Roman"/>
          <w:sz w:val="24"/>
          <w:szCs w:val="24"/>
        </w:rPr>
      </w:pPr>
      <w:r w:rsidRPr="76D3435A">
        <w:rPr>
          <w:rFonts w:ascii="Times New Roman" w:hAnsi="Times New Roman" w:cs="Times New Roman"/>
          <w:sz w:val="24"/>
          <w:szCs w:val="24"/>
        </w:rPr>
        <w:t>Kenneth J. Anderson</w:t>
      </w:r>
      <w:r w:rsidR="009821D2" w:rsidRPr="76D3435A">
        <w:rPr>
          <w:rFonts w:ascii="Times New Roman" w:hAnsi="Times New Roman" w:cs="Times New Roman"/>
          <w:sz w:val="24"/>
          <w:szCs w:val="24"/>
          <w:vertAlign w:val="superscript"/>
        </w:rPr>
        <w:t>1</w:t>
      </w:r>
      <w:r w:rsidR="00AF2F50" w:rsidRPr="76D3435A">
        <w:rPr>
          <w:rFonts w:ascii="Times New Roman" w:hAnsi="Times New Roman" w:cs="Times New Roman"/>
          <w:sz w:val="24"/>
          <w:szCs w:val="24"/>
          <w:vertAlign w:val="superscript"/>
        </w:rPr>
        <w:t>*</w:t>
      </w:r>
      <w:r w:rsidRPr="76D3435A">
        <w:rPr>
          <w:rFonts w:ascii="Times New Roman" w:hAnsi="Times New Roman" w:cs="Times New Roman"/>
          <w:sz w:val="24"/>
          <w:szCs w:val="24"/>
        </w:rPr>
        <w:t>, Lauren Brown</w:t>
      </w:r>
      <w:r w:rsidR="009821D2"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Mary Ellen Klukow</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Ra</w:t>
      </w:r>
      <w:ins w:id="0" w:author="Marques Mendonca, Raissa" w:date="2026-09-14T10:51:00Z" w16du:dateUtc="2026-09-14T14:51:00Z">
        <w:r w:rsidR="001822B8" w:rsidRPr="76D3435A">
          <w:rPr>
            <w:rFonts w:ascii="Times New Roman" w:hAnsi="Times New Roman" w:cs="Times New Roman"/>
            <w:sz w:val="24"/>
            <w:szCs w:val="24"/>
          </w:rPr>
          <w:t>i</w:t>
        </w:r>
      </w:ins>
      <w:del w:id="1" w:author="Marques Mendonca, Raissa" w:date="2026-09-14T10:51:00Z" w16du:dateUtc="2026-09-14T14:51:00Z">
        <w:r w:rsidRPr="76D3435A" w:rsidDel="00A36B22">
          <w:rPr>
            <w:rFonts w:ascii="Times New Roman" w:hAnsi="Times New Roman" w:cs="Times New Roman"/>
            <w:sz w:val="24"/>
            <w:szCs w:val="24"/>
          </w:rPr>
          <w:delText>í</w:delText>
        </w:r>
      </w:del>
      <w:r w:rsidRPr="76D3435A">
        <w:rPr>
          <w:rFonts w:ascii="Times New Roman" w:hAnsi="Times New Roman" w:cs="Times New Roman"/>
          <w:sz w:val="24"/>
          <w:szCs w:val="24"/>
        </w:rPr>
        <w:t xml:space="preserve">ssa </w:t>
      </w:r>
      <w:ins w:id="2" w:author="Marques Mendonca, Raissa" w:date="2026-09-14T10:51:00Z" w16du:dateUtc="2026-09-14T14:51:00Z">
        <w:r w:rsidR="001822B8" w:rsidRPr="76D3435A">
          <w:rPr>
            <w:rFonts w:ascii="Times New Roman" w:hAnsi="Times New Roman" w:cs="Times New Roman"/>
            <w:sz w:val="24"/>
            <w:szCs w:val="24"/>
          </w:rPr>
          <w:t xml:space="preserve">Marques </w:t>
        </w:r>
      </w:ins>
      <w:r w:rsidRPr="76D3435A">
        <w:rPr>
          <w:rFonts w:ascii="Times New Roman" w:hAnsi="Times New Roman" w:cs="Times New Roman"/>
          <w:sz w:val="24"/>
          <w:szCs w:val="24"/>
        </w:rPr>
        <w:t>Mendon</w:t>
      </w:r>
      <w:ins w:id="3" w:author="Marques Mendonca, Raissa" w:date="2026-09-14T10:51:00Z" w16du:dateUtc="2026-09-14T14:51:00Z">
        <w:r w:rsidR="001822B8" w:rsidRPr="76D3435A">
          <w:rPr>
            <w:rFonts w:ascii="Times New Roman" w:hAnsi="Times New Roman" w:cs="Times New Roman"/>
            <w:sz w:val="24"/>
            <w:szCs w:val="24"/>
          </w:rPr>
          <w:t>c</w:t>
        </w:r>
      </w:ins>
      <w:del w:id="4" w:author="Marques Mendonca, Raissa" w:date="2026-09-14T10:51:00Z" w16du:dateUtc="2026-09-14T14:51:00Z">
        <w:r w:rsidRPr="76D3435A" w:rsidDel="00A36B22">
          <w:rPr>
            <w:rFonts w:ascii="Times New Roman" w:hAnsi="Times New Roman" w:cs="Times New Roman"/>
            <w:sz w:val="24"/>
            <w:szCs w:val="24"/>
          </w:rPr>
          <w:delText>ç</w:delText>
        </w:r>
      </w:del>
      <w:r w:rsidRPr="76D3435A">
        <w:rPr>
          <w:rFonts w:ascii="Times New Roman" w:hAnsi="Times New Roman" w:cs="Times New Roman"/>
          <w:sz w:val="24"/>
          <w:szCs w:val="24"/>
        </w:rPr>
        <w:t>a</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Olivia Schloegel</w:t>
      </w:r>
      <w:r w:rsidR="009821D2" w:rsidRPr="76D3435A">
        <w:rPr>
          <w:rFonts w:ascii="Times New Roman" w:hAnsi="Times New Roman" w:cs="Times New Roman"/>
          <w:sz w:val="24"/>
          <w:szCs w:val="24"/>
          <w:vertAlign w:val="superscript"/>
        </w:rPr>
        <w:t>1</w:t>
      </w:r>
      <w:r w:rsidRPr="76D3435A">
        <w:rPr>
          <w:rFonts w:ascii="Times New Roman" w:hAnsi="Times New Roman" w:cs="Times New Roman"/>
          <w:sz w:val="24"/>
          <w:szCs w:val="24"/>
        </w:rPr>
        <w:t xml:space="preserve">, </w:t>
      </w:r>
      <w:r w:rsidR="00186254" w:rsidRPr="76D3435A">
        <w:rPr>
          <w:rFonts w:ascii="Times New Roman" w:hAnsi="Times New Roman" w:cs="Times New Roman"/>
          <w:sz w:val="24"/>
          <w:szCs w:val="24"/>
        </w:rPr>
        <w:t>Jakob Boehler</w:t>
      </w:r>
      <w:r w:rsidR="009821D2" w:rsidRPr="76D3435A">
        <w:rPr>
          <w:rFonts w:ascii="Times New Roman" w:hAnsi="Times New Roman" w:cs="Times New Roman"/>
          <w:sz w:val="24"/>
          <w:szCs w:val="24"/>
          <w:vertAlign w:val="superscript"/>
        </w:rPr>
        <w:t>3</w:t>
      </w:r>
      <w:r w:rsidR="00186254" w:rsidRPr="76D3435A">
        <w:rPr>
          <w:rFonts w:ascii="Times New Roman" w:hAnsi="Times New Roman" w:cs="Times New Roman"/>
          <w:sz w:val="24"/>
          <w:szCs w:val="24"/>
        </w:rPr>
        <w:t>, David Dean</w:t>
      </w:r>
      <w:r w:rsidR="009A36D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Connor Gluck</w:t>
      </w:r>
      <w:r w:rsidR="009A36D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Hana Esber</w:t>
      </w:r>
      <w:r w:rsidR="009A36D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Ethan Glassman</w:t>
      </w:r>
      <w:r w:rsidR="00670D8A"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Haley Hoehn</w:t>
      </w:r>
      <w:r w:rsidR="00670D8A" w:rsidRPr="76D3435A">
        <w:rPr>
          <w:rFonts w:ascii="Times New Roman" w:hAnsi="Times New Roman" w:cs="Times New Roman"/>
          <w:sz w:val="24"/>
          <w:szCs w:val="24"/>
          <w:vertAlign w:val="superscript"/>
        </w:rPr>
        <w:t>5</w:t>
      </w:r>
      <w:r w:rsidR="00186254" w:rsidRPr="76D3435A">
        <w:rPr>
          <w:rFonts w:ascii="Times New Roman" w:hAnsi="Times New Roman" w:cs="Times New Roman"/>
          <w:sz w:val="24"/>
          <w:szCs w:val="24"/>
        </w:rPr>
        <w:t>, Lindsay Horan</w:t>
      </w:r>
      <w:r w:rsidR="00757872" w:rsidRPr="76D3435A">
        <w:rPr>
          <w:rFonts w:ascii="Times New Roman" w:hAnsi="Times New Roman" w:cs="Times New Roman"/>
          <w:sz w:val="24"/>
          <w:szCs w:val="24"/>
          <w:vertAlign w:val="superscript"/>
        </w:rPr>
        <w:t>6</w:t>
      </w:r>
      <w:r w:rsidR="00186254" w:rsidRPr="76D3435A">
        <w:rPr>
          <w:rFonts w:ascii="Times New Roman" w:hAnsi="Times New Roman" w:cs="Times New Roman"/>
          <w:sz w:val="24"/>
          <w:szCs w:val="24"/>
        </w:rPr>
        <w:t>, Genna Hunt</w:t>
      </w:r>
      <w:r w:rsidR="0075787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Ewan Isherwood</w:t>
      </w:r>
      <w:r w:rsidR="0075787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Morgan Jutte</w:t>
      </w:r>
      <w:r w:rsidR="008E6532" w:rsidRPr="76D3435A">
        <w:rPr>
          <w:rFonts w:ascii="Times New Roman" w:hAnsi="Times New Roman" w:cs="Times New Roman"/>
          <w:sz w:val="24"/>
          <w:szCs w:val="24"/>
          <w:vertAlign w:val="superscript"/>
        </w:rPr>
        <w:t>5</w:t>
      </w:r>
      <w:r w:rsidR="00186254" w:rsidRPr="76D3435A">
        <w:rPr>
          <w:rFonts w:ascii="Times New Roman" w:hAnsi="Times New Roman" w:cs="Times New Roman"/>
          <w:sz w:val="24"/>
          <w:szCs w:val="24"/>
        </w:rPr>
        <w:t>, Corbin Kohart</w:t>
      </w:r>
      <w:r w:rsidR="008E6532" w:rsidRPr="76D3435A">
        <w:rPr>
          <w:rFonts w:ascii="Times New Roman" w:hAnsi="Times New Roman" w:cs="Times New Roman"/>
          <w:sz w:val="24"/>
          <w:szCs w:val="24"/>
          <w:vertAlign w:val="superscript"/>
        </w:rPr>
        <w:t>2</w:t>
      </w:r>
      <w:r w:rsidR="00186254" w:rsidRPr="76D3435A">
        <w:rPr>
          <w:rFonts w:ascii="Times New Roman" w:hAnsi="Times New Roman" w:cs="Times New Roman"/>
          <w:sz w:val="24"/>
          <w:szCs w:val="24"/>
        </w:rPr>
        <w:t>, Austin Nainiger</w:t>
      </w:r>
      <w:r w:rsidR="008E653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Alex</w:t>
      </w:r>
      <w:ins w:id="5" w:author="Ochs, Alexandra" w:date="2026-09-25T14:42:00Z" w16du:dateUtc="2026-09-25T14:42:24Z">
        <w:r w:rsidR="593BD607" w:rsidRPr="76D3435A">
          <w:rPr>
            <w:rFonts w:ascii="Times New Roman" w:hAnsi="Times New Roman" w:cs="Times New Roman"/>
            <w:sz w:val="24"/>
            <w:szCs w:val="24"/>
          </w:rPr>
          <w:t>andra</w:t>
        </w:r>
      </w:ins>
      <w:r w:rsidR="00186254" w:rsidRPr="76D3435A">
        <w:rPr>
          <w:rFonts w:ascii="Times New Roman" w:hAnsi="Times New Roman" w:cs="Times New Roman"/>
          <w:sz w:val="24"/>
          <w:szCs w:val="24"/>
        </w:rPr>
        <w:t xml:space="preserve"> Ochs</w:t>
      </w:r>
      <w:r w:rsidR="008E6532" w:rsidRPr="76D3435A">
        <w:rPr>
          <w:rFonts w:ascii="Times New Roman" w:hAnsi="Times New Roman" w:cs="Times New Roman"/>
          <w:sz w:val="24"/>
          <w:szCs w:val="24"/>
          <w:vertAlign w:val="superscript"/>
        </w:rPr>
        <w:t>1</w:t>
      </w:r>
      <w:r w:rsidR="00186254" w:rsidRPr="76D3435A">
        <w:rPr>
          <w:rFonts w:ascii="Times New Roman" w:hAnsi="Times New Roman" w:cs="Times New Roman"/>
          <w:sz w:val="24"/>
          <w:szCs w:val="24"/>
        </w:rPr>
        <w:t>, Ishfaq Rahman</w:t>
      </w:r>
      <w:r w:rsidR="008E6532"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Madison Rice</w:t>
      </w:r>
      <w:r w:rsidR="008E6532" w:rsidRPr="76D3435A">
        <w:rPr>
          <w:rFonts w:ascii="Times New Roman" w:hAnsi="Times New Roman" w:cs="Times New Roman"/>
          <w:sz w:val="24"/>
          <w:szCs w:val="24"/>
          <w:vertAlign w:val="superscript"/>
        </w:rPr>
        <w:t>3</w:t>
      </w:r>
      <w:r w:rsidR="00186254" w:rsidRPr="76D3435A">
        <w:rPr>
          <w:rFonts w:ascii="Times New Roman" w:hAnsi="Times New Roman" w:cs="Times New Roman"/>
          <w:sz w:val="24"/>
          <w:szCs w:val="24"/>
        </w:rPr>
        <w:t>, Leticia Sandoval</w:t>
      </w:r>
      <w:r w:rsidR="0097029B"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Joseph S. Smith</w:t>
      </w:r>
      <w:r w:rsidR="0097029B" w:rsidRPr="76D3435A">
        <w:rPr>
          <w:rFonts w:ascii="Times New Roman" w:hAnsi="Times New Roman" w:cs="Times New Roman"/>
          <w:sz w:val="24"/>
          <w:szCs w:val="24"/>
          <w:vertAlign w:val="superscript"/>
        </w:rPr>
        <w:t>6</w:t>
      </w:r>
      <w:r w:rsidR="00186254" w:rsidRPr="76D3435A">
        <w:rPr>
          <w:rFonts w:ascii="Times New Roman" w:hAnsi="Times New Roman" w:cs="Times New Roman"/>
          <w:sz w:val="24"/>
          <w:szCs w:val="24"/>
        </w:rPr>
        <w:t>, Zach Swan</w:t>
      </w:r>
      <w:r w:rsidR="0097029B" w:rsidRPr="76D3435A">
        <w:rPr>
          <w:rFonts w:ascii="Times New Roman" w:hAnsi="Times New Roman" w:cs="Times New Roman"/>
          <w:sz w:val="24"/>
          <w:szCs w:val="24"/>
          <w:vertAlign w:val="superscript"/>
        </w:rPr>
        <w:t>4</w:t>
      </w:r>
      <w:r w:rsidR="00186254" w:rsidRPr="76D3435A">
        <w:rPr>
          <w:rFonts w:ascii="Times New Roman" w:hAnsi="Times New Roman" w:cs="Times New Roman"/>
          <w:sz w:val="24"/>
          <w:szCs w:val="24"/>
        </w:rPr>
        <w:t xml:space="preserve">, </w:t>
      </w:r>
      <w:r w:rsidR="007B69C5" w:rsidRPr="76D3435A">
        <w:rPr>
          <w:rFonts w:ascii="Times New Roman" w:hAnsi="Times New Roman" w:cs="Times New Roman"/>
          <w:sz w:val="24"/>
          <w:szCs w:val="24"/>
        </w:rPr>
        <w:t>Christie Bahlai</w:t>
      </w:r>
      <w:r w:rsidR="007B69C5" w:rsidRPr="76D3435A">
        <w:rPr>
          <w:rFonts w:ascii="Times New Roman" w:hAnsi="Times New Roman" w:cs="Times New Roman"/>
          <w:sz w:val="24"/>
          <w:szCs w:val="24"/>
          <w:vertAlign w:val="superscript"/>
        </w:rPr>
        <w:t>1</w:t>
      </w:r>
      <w:r w:rsidR="007B69C5" w:rsidRPr="76D3435A">
        <w:rPr>
          <w:rFonts w:ascii="Times New Roman" w:hAnsi="Times New Roman" w:cs="Times New Roman"/>
          <w:sz w:val="24"/>
          <w:szCs w:val="24"/>
        </w:rPr>
        <w:t xml:space="preserve">, </w:t>
      </w:r>
      <w:r w:rsidRPr="76D3435A">
        <w:rPr>
          <w:rFonts w:ascii="Times New Roman" w:hAnsi="Times New Roman" w:cs="Times New Roman"/>
          <w:sz w:val="24"/>
          <w:szCs w:val="24"/>
        </w:rPr>
        <w:t>Richard Becker</w:t>
      </w:r>
      <w:r w:rsidR="0097029B" w:rsidRPr="76D3435A">
        <w:rPr>
          <w:rFonts w:ascii="Times New Roman" w:hAnsi="Times New Roman" w:cs="Times New Roman"/>
          <w:sz w:val="24"/>
          <w:szCs w:val="24"/>
          <w:vertAlign w:val="superscript"/>
        </w:rPr>
        <w:t>4</w:t>
      </w:r>
      <w:r w:rsidRPr="76D3435A">
        <w:rPr>
          <w:rFonts w:ascii="Times New Roman" w:hAnsi="Times New Roman" w:cs="Times New Roman"/>
          <w:sz w:val="24"/>
          <w:szCs w:val="24"/>
        </w:rPr>
        <w:t>, Thomas Bridgeman</w:t>
      </w:r>
      <w:r w:rsidR="0097029B" w:rsidRPr="76D3435A">
        <w:rPr>
          <w:rFonts w:ascii="Times New Roman" w:hAnsi="Times New Roman" w:cs="Times New Roman"/>
          <w:sz w:val="24"/>
          <w:szCs w:val="24"/>
          <w:vertAlign w:val="superscript"/>
        </w:rPr>
        <w:t>4</w:t>
      </w:r>
      <w:r w:rsidRPr="76D3435A">
        <w:rPr>
          <w:rFonts w:ascii="Times New Roman" w:hAnsi="Times New Roman" w:cs="Times New Roman"/>
          <w:sz w:val="24"/>
          <w:szCs w:val="24"/>
        </w:rPr>
        <w:t xml:space="preserve">, </w:t>
      </w:r>
      <w:r w:rsidR="00BC26BF" w:rsidRPr="76D3435A">
        <w:rPr>
          <w:rFonts w:ascii="Times New Roman" w:hAnsi="Times New Roman" w:cs="Times New Roman"/>
          <w:sz w:val="24"/>
          <w:szCs w:val="24"/>
        </w:rPr>
        <w:t>David</w:t>
      </w:r>
      <w:ins w:id="6" w:author="Costello, David" w:date="2026-09-24T20:22:00Z" w16du:dateUtc="2026-09-25T00:22:00Z">
        <w:r w:rsidR="00E96102" w:rsidRPr="76D3435A">
          <w:rPr>
            <w:rFonts w:ascii="Times New Roman" w:hAnsi="Times New Roman" w:cs="Times New Roman"/>
            <w:sz w:val="24"/>
            <w:szCs w:val="24"/>
          </w:rPr>
          <w:t xml:space="preserve"> M.</w:t>
        </w:r>
      </w:ins>
      <w:r w:rsidR="00BC26BF" w:rsidRPr="76D3435A">
        <w:rPr>
          <w:rFonts w:ascii="Times New Roman" w:hAnsi="Times New Roman" w:cs="Times New Roman"/>
          <w:sz w:val="24"/>
          <w:szCs w:val="24"/>
        </w:rPr>
        <w:t xml:space="preserve"> Costello</w:t>
      </w:r>
      <w:r w:rsidR="00BC26BF" w:rsidRPr="76D3435A">
        <w:rPr>
          <w:rFonts w:ascii="Times New Roman" w:hAnsi="Times New Roman" w:cs="Times New Roman"/>
          <w:sz w:val="24"/>
          <w:szCs w:val="24"/>
          <w:vertAlign w:val="superscript"/>
        </w:rPr>
        <w:t>1</w:t>
      </w:r>
      <w:r w:rsidR="00BC26BF" w:rsidRPr="76D3435A">
        <w:rPr>
          <w:rFonts w:ascii="Times New Roman" w:hAnsi="Times New Roman" w:cs="Times New Roman"/>
          <w:sz w:val="24"/>
          <w:szCs w:val="24"/>
        </w:rPr>
        <w:t xml:space="preserve">, </w:t>
      </w:r>
      <w:r w:rsidRPr="76D3435A">
        <w:rPr>
          <w:rFonts w:ascii="Times New Roman" w:hAnsi="Times New Roman" w:cs="Times New Roman"/>
          <w:sz w:val="24"/>
          <w:szCs w:val="24"/>
        </w:rPr>
        <w:t>Stephen J. Jacquemin</w:t>
      </w:r>
      <w:r w:rsidR="0097029B" w:rsidRPr="76D3435A">
        <w:rPr>
          <w:rFonts w:ascii="Times New Roman" w:hAnsi="Times New Roman" w:cs="Times New Roman"/>
          <w:sz w:val="24"/>
          <w:szCs w:val="24"/>
          <w:vertAlign w:val="superscript"/>
        </w:rPr>
        <w:t>5</w:t>
      </w:r>
      <w:r w:rsidRPr="76D3435A">
        <w:rPr>
          <w:rFonts w:ascii="Times New Roman" w:hAnsi="Times New Roman" w:cs="Times New Roman"/>
          <w:sz w:val="24"/>
          <w:szCs w:val="24"/>
        </w:rPr>
        <w:t xml:space="preserve">, </w:t>
      </w:r>
      <w:ins w:id="7" w:author="Anderson, Kenneth" w:date="2026-10-09T10:56:00Z" w16du:dateUtc="2026-10-09T14:56:00Z">
        <w:r w:rsidR="00D60FCF">
          <w:rPr>
            <w:rFonts w:ascii="Times New Roman" w:hAnsi="Times New Roman" w:cs="Times New Roman"/>
            <w:sz w:val="24"/>
            <w:szCs w:val="24"/>
          </w:rPr>
          <w:t>Janice Kerns</w:t>
        </w:r>
        <w:r w:rsidR="00D60FCF" w:rsidRPr="00D60FCF">
          <w:rPr>
            <w:rFonts w:ascii="Times New Roman" w:hAnsi="Times New Roman" w:cs="Times New Roman"/>
            <w:sz w:val="24"/>
            <w:szCs w:val="24"/>
            <w:vertAlign w:val="superscript"/>
            <w:rPrChange w:id="8" w:author="Anderson, Kenneth" w:date="2026-10-09T10:56:00Z" w16du:dateUtc="2026-10-09T14:56:00Z">
              <w:rPr>
                <w:rFonts w:ascii="Times New Roman" w:hAnsi="Times New Roman" w:cs="Times New Roman"/>
                <w:sz w:val="24"/>
                <w:szCs w:val="24"/>
              </w:rPr>
            </w:rPrChange>
          </w:rPr>
          <w:t>8</w:t>
        </w:r>
        <w:r w:rsidRPr="76D3435A">
          <w:rPr>
            <w:rFonts w:ascii="Times New Roman" w:hAnsi="Times New Roman" w:cs="Times New Roman"/>
            <w:sz w:val="24"/>
            <w:szCs w:val="24"/>
          </w:rPr>
          <w:t xml:space="preserve">, </w:t>
        </w:r>
      </w:ins>
      <w:r w:rsidRPr="76D3435A">
        <w:rPr>
          <w:rFonts w:ascii="Times New Roman" w:hAnsi="Times New Roman" w:cs="Times New Roman"/>
          <w:sz w:val="24"/>
          <w:szCs w:val="24"/>
        </w:rPr>
        <w:t>Ganming Liu</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Nathan Manning</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xml:space="preserve">, Kevin </w:t>
      </w:r>
      <w:ins w:id="9" w:author="Kevin E McCluney" w:date="2026-09-30T14:45:00Z" w16du:dateUtc="2026-09-30T14:45:05Z">
        <w:r w:rsidR="73E3A539" w:rsidRPr="76D3435A">
          <w:rPr>
            <w:rFonts w:ascii="Times New Roman" w:hAnsi="Times New Roman" w:cs="Times New Roman"/>
            <w:sz w:val="24"/>
            <w:szCs w:val="24"/>
          </w:rPr>
          <w:t>E</w:t>
        </w:r>
      </w:ins>
      <w:ins w:id="10" w:author="Kevin E McCluney" w:date="2026-09-30T14:45:00Z" w16du:dateUtc="2026-09-30T14:45:06Z">
        <w:r w:rsidR="73E3A539" w:rsidRPr="76D3435A">
          <w:rPr>
            <w:rFonts w:ascii="Times New Roman" w:hAnsi="Times New Roman" w:cs="Times New Roman"/>
            <w:sz w:val="24"/>
            <w:szCs w:val="24"/>
          </w:rPr>
          <w:t xml:space="preserve">. </w:t>
        </w:r>
      </w:ins>
      <w:r w:rsidRPr="76D3435A">
        <w:rPr>
          <w:rFonts w:ascii="Times New Roman" w:hAnsi="Times New Roman" w:cs="Times New Roman"/>
          <w:sz w:val="24"/>
          <w:szCs w:val="24"/>
        </w:rPr>
        <w:t>McCluney</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xml:space="preserve">, </w:t>
      </w:r>
      <w:r w:rsidR="0049347F" w:rsidRPr="76D3435A">
        <w:rPr>
          <w:rFonts w:ascii="Times New Roman" w:hAnsi="Times New Roman" w:cs="Times New Roman"/>
          <w:sz w:val="24"/>
          <w:szCs w:val="24"/>
        </w:rPr>
        <w:t>Silvia Newell</w:t>
      </w:r>
      <w:r w:rsidR="0000178B" w:rsidRPr="76D3435A">
        <w:rPr>
          <w:rFonts w:ascii="Times New Roman" w:hAnsi="Times New Roman" w:cs="Times New Roman"/>
          <w:sz w:val="24"/>
          <w:szCs w:val="24"/>
          <w:vertAlign w:val="superscript"/>
        </w:rPr>
        <w:t>7</w:t>
      </w:r>
      <w:r w:rsidR="0049347F" w:rsidRPr="76D3435A">
        <w:rPr>
          <w:rFonts w:ascii="Times New Roman" w:hAnsi="Times New Roman" w:cs="Times New Roman"/>
          <w:sz w:val="24"/>
          <w:szCs w:val="24"/>
        </w:rPr>
        <w:t xml:space="preserve">, </w:t>
      </w:r>
      <w:r w:rsidRPr="76D3435A">
        <w:rPr>
          <w:rFonts w:ascii="Times New Roman" w:hAnsi="Times New Roman" w:cs="Times New Roman"/>
          <w:sz w:val="24"/>
          <w:szCs w:val="24"/>
        </w:rPr>
        <w:t>Helen Michaels</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W. Robert Midden</w:t>
      </w:r>
      <w:r w:rsidR="0097029B" w:rsidRPr="76D3435A">
        <w:rPr>
          <w:rFonts w:ascii="Times New Roman" w:hAnsi="Times New Roman" w:cs="Times New Roman"/>
          <w:sz w:val="24"/>
          <w:szCs w:val="24"/>
          <w:vertAlign w:val="superscript"/>
        </w:rPr>
        <w:t>2</w:t>
      </w:r>
      <w:r w:rsidRPr="76D3435A">
        <w:rPr>
          <w:rFonts w:ascii="Times New Roman" w:hAnsi="Times New Roman" w:cs="Times New Roman"/>
          <w:sz w:val="24"/>
          <w:szCs w:val="24"/>
        </w:rPr>
        <w:t>, Ryan Winston</w:t>
      </w:r>
      <w:r w:rsidR="0097029B" w:rsidRPr="76D3435A">
        <w:rPr>
          <w:rFonts w:ascii="Times New Roman" w:hAnsi="Times New Roman" w:cs="Times New Roman"/>
          <w:sz w:val="24"/>
          <w:szCs w:val="24"/>
          <w:vertAlign w:val="superscript"/>
        </w:rPr>
        <w:t>6</w:t>
      </w:r>
      <w:r w:rsidRPr="76D3435A">
        <w:rPr>
          <w:rFonts w:ascii="Times New Roman" w:hAnsi="Times New Roman" w:cs="Times New Roman"/>
          <w:sz w:val="24"/>
          <w:szCs w:val="24"/>
        </w:rPr>
        <w:t xml:space="preserve">, </w:t>
      </w:r>
      <w:r w:rsidR="00186254" w:rsidRPr="76D3435A">
        <w:rPr>
          <w:rFonts w:ascii="Times New Roman" w:hAnsi="Times New Roman" w:cs="Times New Roman"/>
          <w:sz w:val="24"/>
          <w:szCs w:val="24"/>
        </w:rPr>
        <w:t>Lauren Kinsman-Costello</w:t>
      </w:r>
      <w:r w:rsidR="0097029B" w:rsidRPr="76D3435A">
        <w:rPr>
          <w:rFonts w:ascii="Times New Roman" w:hAnsi="Times New Roman" w:cs="Times New Roman"/>
          <w:sz w:val="24"/>
          <w:szCs w:val="24"/>
          <w:vertAlign w:val="superscript"/>
        </w:rPr>
        <w:t>1</w:t>
      </w:r>
    </w:p>
    <w:p w14:paraId="1AF4B131" w14:textId="31E824FC" w:rsidR="00A36B22" w:rsidRPr="00682BBA" w:rsidRDefault="00AF2F50" w:rsidP="00F5084D">
      <w:pPr>
        <w:spacing w:line="240" w:lineRule="auto"/>
        <w:rPr>
          <w:rFonts w:ascii="Times New Roman" w:hAnsi="Times New Roman" w:cs="Times New Roman"/>
          <w:sz w:val="24"/>
          <w:szCs w:val="24"/>
        </w:rPr>
      </w:pPr>
      <w:r w:rsidRPr="00682BBA">
        <w:rPr>
          <w:rFonts w:ascii="Times New Roman" w:hAnsi="Times New Roman" w:cs="Times New Roman"/>
          <w:sz w:val="24"/>
          <w:szCs w:val="24"/>
        </w:rPr>
        <w:t>* = corresponding author; kande120@kent.edu</w:t>
      </w:r>
    </w:p>
    <w:p w14:paraId="51D083E4" w14:textId="4A5DB3EB" w:rsidR="00944883" w:rsidRPr="00944883" w:rsidRDefault="004A422C" w:rsidP="00944883">
      <w:pPr>
        <w:spacing w:line="240" w:lineRule="auto"/>
        <w:rPr>
          <w:rFonts w:ascii="Times New Roman" w:hAnsi="Times New Roman" w:cs="Times New Roman"/>
          <w:sz w:val="24"/>
          <w:szCs w:val="24"/>
        </w:rPr>
      </w:pPr>
      <w:r w:rsidRPr="00682BBA">
        <w:rPr>
          <w:rFonts w:ascii="Times New Roman" w:hAnsi="Times New Roman" w:cs="Times New Roman"/>
          <w:sz w:val="24"/>
          <w:szCs w:val="24"/>
        </w:rPr>
        <w:t xml:space="preserve">Affiliations: </w:t>
      </w:r>
      <w:r w:rsidR="00B12DA0">
        <w:rPr>
          <w:rFonts w:ascii="Times New Roman" w:hAnsi="Times New Roman" w:cs="Times New Roman"/>
          <w:sz w:val="24"/>
          <w:szCs w:val="24"/>
        </w:rPr>
        <w:t xml:space="preserve">1. </w:t>
      </w:r>
      <w:r w:rsidR="00543C10" w:rsidRPr="00682BBA">
        <w:rPr>
          <w:rFonts w:ascii="Times New Roman" w:hAnsi="Times New Roman" w:cs="Times New Roman"/>
          <w:sz w:val="24"/>
          <w:szCs w:val="24"/>
        </w:rPr>
        <w:t>Kent State University</w:t>
      </w:r>
      <w:r w:rsidR="00B12DA0">
        <w:rPr>
          <w:rFonts w:ascii="Times New Roman" w:hAnsi="Times New Roman" w:cs="Times New Roman"/>
          <w:sz w:val="24"/>
          <w:szCs w:val="24"/>
        </w:rPr>
        <w:t xml:space="preserve">, 2. </w:t>
      </w:r>
      <w:r w:rsidR="007C4593" w:rsidRPr="00682BBA">
        <w:rPr>
          <w:rFonts w:ascii="Times New Roman" w:hAnsi="Times New Roman" w:cs="Times New Roman"/>
          <w:sz w:val="24"/>
          <w:szCs w:val="24"/>
        </w:rPr>
        <w:t>Bowling Green State University</w:t>
      </w:r>
      <w:r w:rsidR="00B12DA0">
        <w:rPr>
          <w:rFonts w:ascii="Times New Roman" w:hAnsi="Times New Roman" w:cs="Times New Roman"/>
          <w:sz w:val="24"/>
          <w:szCs w:val="24"/>
        </w:rPr>
        <w:t xml:space="preserve">, 3. </w:t>
      </w:r>
      <w:r w:rsidR="009821D2" w:rsidRPr="00682BBA">
        <w:rPr>
          <w:rFonts w:ascii="Times New Roman" w:hAnsi="Times New Roman" w:cs="Times New Roman"/>
          <w:sz w:val="24"/>
          <w:szCs w:val="24"/>
        </w:rPr>
        <w:t>Heidelberg University</w:t>
      </w:r>
      <w:r w:rsidR="00B12DA0">
        <w:rPr>
          <w:rFonts w:ascii="Times New Roman" w:hAnsi="Times New Roman" w:cs="Times New Roman"/>
          <w:sz w:val="24"/>
          <w:szCs w:val="24"/>
        </w:rPr>
        <w:t xml:space="preserve">, 4. </w:t>
      </w:r>
      <w:r w:rsidR="00F7644F" w:rsidRPr="00682BBA">
        <w:rPr>
          <w:rFonts w:ascii="Times New Roman" w:hAnsi="Times New Roman" w:cs="Times New Roman"/>
          <w:sz w:val="24"/>
          <w:szCs w:val="24"/>
        </w:rPr>
        <w:t>University of Toledo</w:t>
      </w:r>
      <w:r w:rsidR="00B12DA0">
        <w:rPr>
          <w:rFonts w:ascii="Times New Roman" w:hAnsi="Times New Roman" w:cs="Times New Roman"/>
          <w:sz w:val="24"/>
          <w:szCs w:val="24"/>
        </w:rPr>
        <w:t xml:space="preserve">, 5. </w:t>
      </w:r>
      <w:r w:rsidR="00DE1486" w:rsidRPr="00682BBA">
        <w:rPr>
          <w:rFonts w:ascii="Times New Roman" w:hAnsi="Times New Roman" w:cs="Times New Roman"/>
          <w:sz w:val="24"/>
          <w:szCs w:val="24"/>
        </w:rPr>
        <w:t>Wright State University</w:t>
      </w:r>
      <w:r w:rsidR="00B12DA0">
        <w:rPr>
          <w:rFonts w:ascii="Times New Roman" w:hAnsi="Times New Roman" w:cs="Times New Roman"/>
          <w:sz w:val="24"/>
          <w:szCs w:val="24"/>
        </w:rPr>
        <w:t xml:space="preserve">, 6. </w:t>
      </w:r>
      <w:r w:rsidR="009B48F4" w:rsidRPr="00682BBA">
        <w:rPr>
          <w:rFonts w:ascii="Times New Roman" w:hAnsi="Times New Roman" w:cs="Times New Roman"/>
          <w:sz w:val="24"/>
          <w:szCs w:val="24"/>
        </w:rPr>
        <w:t>Ohio State University</w:t>
      </w:r>
      <w:r w:rsidR="0000178B">
        <w:rPr>
          <w:rFonts w:ascii="Times New Roman" w:hAnsi="Times New Roman" w:cs="Times New Roman"/>
          <w:sz w:val="24"/>
          <w:szCs w:val="24"/>
        </w:rPr>
        <w:t xml:space="preserve">, 7. </w:t>
      </w:r>
      <w:r w:rsidR="00944883" w:rsidRPr="00944883">
        <w:rPr>
          <w:rFonts w:ascii="Times New Roman" w:hAnsi="Times New Roman" w:cs="Times New Roman"/>
          <w:sz w:val="24"/>
          <w:szCs w:val="24"/>
        </w:rPr>
        <w:t>Michigan Sea Grant</w:t>
      </w:r>
      <w:ins w:id="11" w:author="Anderson, Kenneth" w:date="2026-10-09T10:56:00Z" w16du:dateUtc="2026-10-09T14:56:00Z">
        <w:r w:rsidR="00D60FCF">
          <w:rPr>
            <w:rFonts w:ascii="Times New Roman" w:hAnsi="Times New Roman" w:cs="Times New Roman"/>
            <w:sz w:val="24"/>
            <w:szCs w:val="24"/>
          </w:rPr>
          <w:t xml:space="preserve">, 8. </w:t>
        </w:r>
        <w:r w:rsidR="00F44C12">
          <w:rPr>
            <w:rFonts w:ascii="Times New Roman" w:hAnsi="Times New Roman" w:cs="Times New Roman"/>
            <w:sz w:val="24"/>
            <w:szCs w:val="24"/>
          </w:rPr>
          <w:t>Ohio Department of Natural Resources</w:t>
        </w:r>
      </w:ins>
      <w:del w:id="12" w:author="Anderson, Kenneth" w:date="2026-10-09T10:56:00Z" w16du:dateUtc="2026-10-09T14:56:00Z">
        <w:r w:rsidR="00056F2E" w:rsidDel="00D60FCF">
          <w:rPr>
            <w:rFonts w:ascii="Times New Roman" w:hAnsi="Times New Roman" w:cs="Times New Roman"/>
            <w:sz w:val="24"/>
            <w:szCs w:val="24"/>
          </w:rPr>
          <w:delText xml:space="preserve"> </w:delText>
        </w:r>
      </w:del>
    </w:p>
    <w:p w14:paraId="05EB4C20" w14:textId="7694022C" w:rsidR="006963F2" w:rsidRDefault="00056F2E" w:rsidP="00F5084D">
      <w:pPr>
        <w:spacing w:line="240" w:lineRule="auto"/>
        <w:rPr>
          <w:rFonts w:ascii="Times New Roman" w:hAnsi="Times New Roman" w:cs="Times New Roman"/>
          <w:sz w:val="24"/>
          <w:szCs w:val="24"/>
        </w:rPr>
      </w:pPr>
      <w:r w:rsidRPr="00056F2E">
        <w:rPr>
          <w:rFonts w:ascii="Times New Roman" w:hAnsi="Times New Roman" w:cs="Times New Roman"/>
          <w:sz w:val="24"/>
          <w:szCs w:val="24"/>
          <w:highlight w:val="yellow"/>
        </w:rPr>
        <w:t xml:space="preserve">Ask Chris Winslow, </w:t>
      </w:r>
      <w:r w:rsidR="006958EA">
        <w:rPr>
          <w:rFonts w:ascii="Times New Roman" w:hAnsi="Times New Roman" w:cs="Times New Roman"/>
          <w:sz w:val="24"/>
          <w:szCs w:val="24"/>
          <w:highlight w:val="yellow"/>
        </w:rPr>
        <w:t xml:space="preserve">Kristen Fussel, </w:t>
      </w:r>
      <w:r w:rsidRPr="00056F2E">
        <w:rPr>
          <w:rFonts w:ascii="Times New Roman" w:hAnsi="Times New Roman" w:cs="Times New Roman"/>
          <w:sz w:val="24"/>
          <w:szCs w:val="24"/>
          <w:highlight w:val="yellow"/>
        </w:rPr>
        <w:t>Eric Saas, and Janice Kerns if they want to be authors</w:t>
      </w:r>
    </w:p>
    <w:p w14:paraId="42852AA1" w14:textId="77777777" w:rsidR="00056F2E" w:rsidRDefault="00056F2E" w:rsidP="00F5084D">
      <w:pPr>
        <w:spacing w:line="240" w:lineRule="auto"/>
        <w:rPr>
          <w:rFonts w:ascii="Times New Roman" w:hAnsi="Times New Roman" w:cs="Times New Roman"/>
          <w:sz w:val="24"/>
          <w:szCs w:val="24"/>
        </w:rPr>
      </w:pPr>
    </w:p>
    <w:p w14:paraId="3555980B" w14:textId="28493541" w:rsidR="00621844" w:rsidRPr="00621844" w:rsidRDefault="00621844" w:rsidP="00F5084D">
      <w:pPr>
        <w:spacing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ADD</w:t>
      </w:r>
      <w:r w:rsidRPr="00621844">
        <w:rPr>
          <w:rFonts w:ascii="Times New Roman" w:hAnsi="Times New Roman" w:cs="Times New Roman"/>
          <w:b/>
          <w:bCs/>
          <w:sz w:val="24"/>
          <w:szCs w:val="24"/>
          <w:u w:val="single"/>
        </w:rPr>
        <w:t xml:space="preserve"> YOUR NAME BELOW TO STATE YOUR APPROVAL</w:t>
      </w:r>
      <w:r w:rsidR="009334E8">
        <w:rPr>
          <w:rFonts w:ascii="Times New Roman" w:hAnsi="Times New Roman" w:cs="Times New Roman"/>
          <w:b/>
          <w:bCs/>
          <w:sz w:val="24"/>
          <w:szCs w:val="24"/>
          <w:u w:val="single"/>
        </w:rPr>
        <w:t xml:space="preserve"> AFTER READING</w:t>
      </w:r>
      <w:r w:rsidRPr="00621844">
        <w:rPr>
          <w:rFonts w:ascii="Times New Roman" w:hAnsi="Times New Roman" w:cs="Times New Roman"/>
          <w:b/>
          <w:bCs/>
          <w:sz w:val="24"/>
          <w:szCs w:val="24"/>
          <w:u w:val="single"/>
        </w:rPr>
        <w:t xml:space="preserve">: </w:t>
      </w:r>
    </w:p>
    <w:p w14:paraId="46FAF0E7" w14:textId="138190E9" w:rsidR="00621844" w:rsidRPr="00682BBA" w:rsidRDefault="7E92DA56" w:rsidP="00F5084D">
      <w:pPr>
        <w:spacing w:line="240" w:lineRule="auto"/>
        <w:rPr>
          <w:rFonts w:ascii="Times New Roman" w:hAnsi="Times New Roman" w:cs="Times New Roman"/>
          <w:sz w:val="24"/>
          <w:szCs w:val="24"/>
        </w:rPr>
      </w:pPr>
      <w:r w:rsidRPr="76D3435A">
        <w:rPr>
          <w:rFonts w:ascii="Times New Roman" w:hAnsi="Times New Roman" w:cs="Times New Roman"/>
          <w:sz w:val="24"/>
          <w:szCs w:val="24"/>
        </w:rPr>
        <w:t xml:space="preserve">Kenny Anderson, </w:t>
      </w:r>
      <w:r w:rsidR="3D9EBAC0" w:rsidRPr="76D3435A">
        <w:rPr>
          <w:rFonts w:ascii="Times New Roman" w:hAnsi="Times New Roman" w:cs="Times New Roman"/>
          <w:sz w:val="24"/>
          <w:szCs w:val="24"/>
        </w:rPr>
        <w:t xml:space="preserve">Morgan Jutte, </w:t>
      </w:r>
      <w:r w:rsidR="536B3604" w:rsidRPr="76D3435A">
        <w:rPr>
          <w:rFonts w:ascii="Times New Roman" w:hAnsi="Times New Roman" w:cs="Times New Roman"/>
          <w:sz w:val="24"/>
          <w:szCs w:val="24"/>
        </w:rPr>
        <w:t>Stephen Jacquemin</w:t>
      </w:r>
      <w:ins w:id="13" w:author="Ganming Liu" w:date="2026-09-09T23:55:00Z" w16du:dateUtc="2026-09-09T23:55:32Z">
        <w:r w:rsidR="7F864C06" w:rsidRPr="76D3435A">
          <w:rPr>
            <w:rFonts w:ascii="Times New Roman" w:hAnsi="Times New Roman" w:cs="Times New Roman"/>
            <w:sz w:val="24"/>
            <w:szCs w:val="24"/>
          </w:rPr>
          <w:t>, Ganming Liu</w:t>
        </w:r>
      </w:ins>
      <w:ins w:id="14" w:author="Hoehn, Haley" w:date="2026-09-10T12:48:00Z" w16du:dateUtc="2026-09-10T12:48:26Z">
        <w:r w:rsidR="6E157363" w:rsidRPr="76D3435A">
          <w:rPr>
            <w:rFonts w:ascii="Times New Roman" w:hAnsi="Times New Roman" w:cs="Times New Roman"/>
            <w:sz w:val="24"/>
            <w:szCs w:val="24"/>
          </w:rPr>
          <w:t>, Haley Hoehn</w:t>
        </w:r>
      </w:ins>
      <w:ins w:id="15" w:author="Nainiger, Austin J" w:date="2026-09-11T13:03:00Z" w16du:dateUtc="2026-09-11T13:03:47Z">
        <w:r w:rsidR="4EF8231F" w:rsidRPr="76D3435A">
          <w:rPr>
            <w:rFonts w:ascii="Times New Roman" w:hAnsi="Times New Roman" w:cs="Times New Roman"/>
            <w:sz w:val="24"/>
            <w:szCs w:val="24"/>
          </w:rPr>
          <w:t>, Austin Nainiger</w:t>
        </w:r>
      </w:ins>
      <w:r w:rsidR="675D0A1D" w:rsidRPr="76D3435A">
        <w:rPr>
          <w:rFonts w:ascii="Times New Roman" w:hAnsi="Times New Roman" w:cs="Times New Roman"/>
          <w:sz w:val="24"/>
          <w:szCs w:val="24"/>
        </w:rPr>
        <w:t>, Mary Ellen Klukow</w:t>
      </w:r>
      <w:ins w:id="16" w:author="Winston, Ryan" w:date="2026-09-15T20:06:00Z" w16du:dateUtc="2026-09-15T20:06:35Z">
        <w:r w:rsidR="37A65DDB" w:rsidRPr="76D3435A">
          <w:rPr>
            <w:rFonts w:ascii="Times New Roman" w:hAnsi="Times New Roman" w:cs="Times New Roman"/>
            <w:sz w:val="24"/>
            <w:szCs w:val="24"/>
          </w:rPr>
          <w:t>, Ryan Winston</w:t>
        </w:r>
      </w:ins>
      <w:ins w:id="17" w:author="Rahman, Ishfaq" w:date="2026-09-21T15:15:00Z" w16du:dateUtc="2026-09-21T15:15:12Z">
        <w:r w:rsidR="65F55BCB" w:rsidRPr="76D3435A">
          <w:rPr>
            <w:rFonts w:ascii="Times New Roman" w:hAnsi="Times New Roman" w:cs="Times New Roman"/>
            <w:sz w:val="24"/>
            <w:szCs w:val="24"/>
          </w:rPr>
          <w:t>, Ishfaq Rahman</w:t>
        </w:r>
      </w:ins>
      <w:ins w:id="18" w:author="Esber, Hana" w:date="2026-09-21T21:11:00Z" w16du:dateUtc="2026-09-21T21:11:21Z">
        <w:r w:rsidR="2A718808" w:rsidRPr="76D3435A">
          <w:rPr>
            <w:rFonts w:ascii="Times New Roman" w:hAnsi="Times New Roman" w:cs="Times New Roman"/>
            <w:sz w:val="24"/>
            <w:szCs w:val="24"/>
          </w:rPr>
          <w:t>, Hana Esber</w:t>
        </w:r>
      </w:ins>
      <w:ins w:id="19" w:author="Sandoval, Leticia" w:date="2026-09-25T18:14:00Z" w16du:dateUtc="2026-09-25T18:14:38Z">
        <w:r w:rsidR="0379BAFE" w:rsidRPr="76D3435A">
          <w:rPr>
            <w:rFonts w:ascii="Times New Roman" w:hAnsi="Times New Roman" w:cs="Times New Roman"/>
            <w:sz w:val="24"/>
            <w:szCs w:val="24"/>
          </w:rPr>
          <w:t>, Leticia Sandoval</w:t>
        </w:r>
      </w:ins>
      <w:ins w:id="20" w:author="Dr W. Robert Midden" w:date="2026-09-28T22:47:00Z" w16du:dateUtc="2026-09-28T22:47:56Z">
        <w:r w:rsidR="0BD3BC35" w:rsidRPr="76D3435A">
          <w:rPr>
            <w:rFonts w:ascii="Times New Roman" w:hAnsi="Times New Roman" w:cs="Times New Roman"/>
            <w:sz w:val="24"/>
            <w:szCs w:val="24"/>
          </w:rPr>
          <w:t>, Bob Midden</w:t>
        </w:r>
      </w:ins>
      <w:ins w:id="21" w:author="Costello, David" w:date="2026-09-29T15:46:00Z" w16du:dateUtc="2026-09-29T19:46:00Z">
        <w:r w:rsidR="00453B0F" w:rsidRPr="76D3435A">
          <w:rPr>
            <w:rFonts w:ascii="Times New Roman" w:hAnsi="Times New Roman" w:cs="Times New Roman"/>
            <w:sz w:val="24"/>
            <w:szCs w:val="24"/>
          </w:rPr>
          <w:t>, Dave Costello</w:t>
        </w:r>
      </w:ins>
      <w:ins w:id="22" w:author="Kevin E McCluney" w:date="2026-09-30T14:45:00Z" w16du:dateUtc="2026-09-30T14:45:28Z">
        <w:r w:rsidR="48A5446D" w:rsidRPr="76D3435A">
          <w:rPr>
            <w:rFonts w:ascii="Times New Roman" w:hAnsi="Times New Roman" w:cs="Times New Roman"/>
            <w:sz w:val="24"/>
            <w:szCs w:val="24"/>
          </w:rPr>
          <w:t>, Kevin McCluney</w:t>
        </w:r>
      </w:ins>
      <w:ins w:id="23" w:author="Ochs, Alexandra" w:date="2026-10-01T04:10:00Z" w16du:dateUtc="2026-10-01T04:10:12Z">
        <w:r w:rsidR="4114C5EE" w:rsidRPr="063E5443">
          <w:rPr>
            <w:rFonts w:ascii="Times New Roman" w:hAnsi="Times New Roman" w:cs="Times New Roman"/>
            <w:sz w:val="24"/>
            <w:szCs w:val="24"/>
          </w:rPr>
          <w:t>, Alexandra Ochs</w:t>
        </w:r>
      </w:ins>
      <w:ins w:id="24" w:author="Smith, Joey" w:date="2026-10-05T19:32:00Z" w16du:dateUtc="2026-10-05T19:32:32Z">
        <w:r w:rsidR="015E404C" w:rsidRPr="46A17835">
          <w:rPr>
            <w:rFonts w:ascii="Times New Roman" w:hAnsi="Times New Roman" w:cs="Times New Roman"/>
            <w:sz w:val="24"/>
            <w:szCs w:val="24"/>
          </w:rPr>
          <w:t xml:space="preserve">, Joey </w:t>
        </w:r>
      </w:ins>
      <w:ins w:id="25" w:author="Smith, Joey" w:date="2026-10-05T19:32:00Z" w16du:dateUtc="2026-10-05T19:32:33Z">
        <w:r w:rsidR="015E404C" w:rsidRPr="4E8AC6CE">
          <w:rPr>
            <w:rFonts w:ascii="Times New Roman" w:hAnsi="Times New Roman" w:cs="Times New Roman"/>
            <w:sz w:val="24"/>
            <w:szCs w:val="24"/>
          </w:rPr>
          <w:t>Smith</w:t>
        </w:r>
      </w:ins>
      <w:ins w:id="26" w:author="Ochs, Alexandra" w:date="2026-10-01T04:10:00Z" w16du:dateUtc="2026-10-01T04:10:12Z">
        <w:del w:id="27" w:author="Smith, Joey" w:date="2026-10-05T19:32:00Z" w16du:dateUtc="2026-10-05T19:32:25Z">
          <w:r w:rsidR="4114C5EE" w:rsidRPr="063E5443">
            <w:rPr>
              <w:rFonts w:ascii="Times New Roman" w:hAnsi="Times New Roman" w:cs="Times New Roman"/>
              <w:sz w:val="24"/>
              <w:szCs w:val="24"/>
            </w:rPr>
            <w:delText xml:space="preserve"> </w:delText>
          </w:r>
        </w:del>
      </w:ins>
    </w:p>
    <w:p w14:paraId="0FAFB56C" w14:textId="77777777" w:rsidR="006963F2" w:rsidRPr="00682BBA" w:rsidRDefault="006963F2" w:rsidP="00F5084D">
      <w:pPr>
        <w:spacing w:after="0" w:line="240" w:lineRule="auto"/>
        <w:rPr>
          <w:rFonts w:ascii="Times New Roman" w:hAnsi="Times New Roman" w:cs="Times New Roman"/>
          <w:sz w:val="24"/>
          <w:szCs w:val="24"/>
        </w:rPr>
      </w:pPr>
    </w:p>
    <w:p w14:paraId="0250FAF9" w14:textId="77777777" w:rsidR="006963F2" w:rsidRDefault="006963F2" w:rsidP="00F5084D">
      <w:pPr>
        <w:spacing w:after="0" w:line="240" w:lineRule="auto"/>
        <w:rPr>
          <w:rFonts w:ascii="Times New Roman" w:hAnsi="Times New Roman" w:cs="Times New Roman"/>
          <w:sz w:val="24"/>
          <w:szCs w:val="24"/>
        </w:rPr>
      </w:pPr>
      <w:commentRangeStart w:id="28"/>
      <w:commentRangeStart w:id="29"/>
      <w:r w:rsidRPr="00682BBA">
        <w:rPr>
          <w:rFonts w:ascii="Times New Roman" w:hAnsi="Times New Roman" w:cs="Times New Roman"/>
          <w:sz w:val="24"/>
          <w:szCs w:val="24"/>
        </w:rPr>
        <w:t xml:space="preserve">Open Research Statement: </w:t>
      </w:r>
      <w:commentRangeEnd w:id="28"/>
      <w:r w:rsidR="00195F11">
        <w:rPr>
          <w:rStyle w:val="CommentReference"/>
          <w:rFonts w:ascii="Times New Roman" w:hAnsi="Times New Roman" w:cs="Times New Roman"/>
          <w:sz w:val="24"/>
          <w:szCs w:val="24"/>
        </w:rPr>
        <w:commentReference w:id="28"/>
      </w:r>
      <w:commentRangeEnd w:id="29"/>
      <w:r>
        <w:rPr>
          <w:rStyle w:val="CommentReference"/>
          <w:rFonts w:ascii="Times New Roman" w:hAnsi="Times New Roman" w:cs="Times New Roman"/>
          <w:sz w:val="24"/>
          <w:szCs w:val="24"/>
        </w:rPr>
        <w:commentReference w:id="29"/>
      </w:r>
    </w:p>
    <w:p w14:paraId="75CF781C" w14:textId="77777777" w:rsidR="00A54F51" w:rsidRDefault="00A54F51" w:rsidP="00F5084D">
      <w:pPr>
        <w:spacing w:after="0" w:line="240" w:lineRule="auto"/>
        <w:rPr>
          <w:rFonts w:ascii="Times New Roman" w:hAnsi="Times New Roman" w:cs="Times New Roman"/>
          <w:sz w:val="24"/>
          <w:szCs w:val="24"/>
        </w:rPr>
      </w:pPr>
    </w:p>
    <w:p w14:paraId="47610B07" w14:textId="77777777" w:rsidR="00587332" w:rsidRPr="00682BBA" w:rsidRDefault="00587332" w:rsidP="00F5084D">
      <w:pPr>
        <w:spacing w:after="0" w:line="240" w:lineRule="auto"/>
        <w:rPr>
          <w:rFonts w:ascii="Times New Roman" w:hAnsi="Times New Roman" w:cs="Times New Roman"/>
          <w:sz w:val="24"/>
          <w:szCs w:val="24"/>
        </w:rPr>
      </w:pPr>
    </w:p>
    <w:p w14:paraId="65095880" w14:textId="74AD271E" w:rsidR="00617C09" w:rsidRPr="00617C09" w:rsidRDefault="004940C3" w:rsidP="00617C09">
      <w:pPr>
        <w:spacing w:after="0" w:line="240" w:lineRule="auto"/>
        <w:rPr>
          <w:rFonts w:ascii="Times New Roman" w:hAnsi="Times New Roman" w:cs="Times New Roman"/>
          <w:sz w:val="24"/>
          <w:szCs w:val="24"/>
        </w:rPr>
      </w:pPr>
      <w:r w:rsidRPr="004940C3">
        <w:rPr>
          <w:rFonts w:ascii="Times New Roman" w:hAnsi="Times New Roman" w:cs="Times New Roman"/>
          <w:sz w:val="24"/>
          <w:szCs w:val="24"/>
        </w:rPr>
        <w:t>Key words</w:t>
      </w:r>
      <w:r>
        <w:rPr>
          <w:rFonts w:ascii="Times New Roman" w:hAnsi="Times New Roman" w:cs="Times New Roman"/>
          <w:sz w:val="24"/>
          <w:szCs w:val="24"/>
        </w:rPr>
        <w:t xml:space="preserve">: </w:t>
      </w:r>
      <w:del w:id="31" w:author="Jacquemin, Stephen James" w:date="2026-09-09T19:37:00Z" w16du:dateUtc="2026-09-09T19:37:10Z">
        <w:r w:rsidR="00617C09" w:rsidRPr="00617C09">
          <w:rPr>
            <w:rFonts w:ascii="Times New Roman" w:hAnsi="Times New Roman" w:cs="Times New Roman"/>
            <w:sz w:val="24"/>
            <w:szCs w:val="24"/>
          </w:rPr>
          <w:delText xml:space="preserve">Constructed </w:delText>
        </w:r>
        <w:r w:rsidRPr="7A25FDBF" w:rsidDel="004940C3">
          <w:rPr>
            <w:rFonts w:ascii="Times New Roman" w:hAnsi="Times New Roman" w:cs="Times New Roman"/>
            <w:sz w:val="24"/>
            <w:szCs w:val="24"/>
          </w:rPr>
          <w:delText>w</w:delText>
        </w:r>
      </w:del>
      <w:ins w:id="32" w:author="Jacquemin, Stephen James" w:date="2026-09-09T19:37:00Z" w16du:dateUtc="2026-09-09T19:37:11Z">
        <w:r w:rsidR="2902D5DE" w:rsidRPr="7A25FDBF">
          <w:rPr>
            <w:rFonts w:ascii="Times New Roman" w:hAnsi="Times New Roman" w:cs="Times New Roman"/>
            <w:sz w:val="24"/>
            <w:szCs w:val="24"/>
          </w:rPr>
          <w:t>W</w:t>
        </w:r>
      </w:ins>
      <w:r w:rsidR="00617C09" w:rsidRPr="7A25FDBF">
        <w:rPr>
          <w:rFonts w:ascii="Times New Roman" w:hAnsi="Times New Roman" w:cs="Times New Roman"/>
          <w:sz w:val="24"/>
          <w:szCs w:val="24"/>
        </w:rPr>
        <w:t>etland</w:t>
      </w:r>
      <w:ins w:id="33" w:author="Jacquemin, Stephen James" w:date="2026-09-09T19:37:00Z" w16du:dateUtc="2026-09-09T19:37:04Z">
        <w:r w:rsidR="2C6F262A" w:rsidRPr="7A25FDBF">
          <w:rPr>
            <w:rFonts w:ascii="Times New Roman" w:hAnsi="Times New Roman" w:cs="Times New Roman"/>
            <w:sz w:val="24"/>
            <w:szCs w:val="24"/>
          </w:rPr>
          <w:t xml:space="preserve"> restoration</w:t>
        </w:r>
      </w:ins>
      <w:r w:rsidR="00617C09">
        <w:rPr>
          <w:rFonts w:ascii="Times New Roman" w:hAnsi="Times New Roman" w:cs="Times New Roman"/>
          <w:sz w:val="24"/>
          <w:szCs w:val="24"/>
        </w:rPr>
        <w:t xml:space="preserve">; </w:t>
      </w:r>
      <w:r w:rsidR="00617C09" w:rsidRPr="00617C09">
        <w:rPr>
          <w:rFonts w:ascii="Times New Roman" w:hAnsi="Times New Roman" w:cs="Times New Roman"/>
          <w:sz w:val="24"/>
          <w:szCs w:val="24"/>
        </w:rPr>
        <w:t>Monitoring</w:t>
      </w:r>
      <w:r w:rsidR="00617C09">
        <w:rPr>
          <w:rFonts w:ascii="Times New Roman" w:hAnsi="Times New Roman" w:cs="Times New Roman"/>
          <w:sz w:val="24"/>
          <w:szCs w:val="24"/>
        </w:rPr>
        <w:t xml:space="preserve">; </w:t>
      </w:r>
      <w:r w:rsidR="00617C09" w:rsidRPr="00617C09">
        <w:rPr>
          <w:rFonts w:ascii="Times New Roman" w:hAnsi="Times New Roman" w:cs="Times New Roman"/>
          <w:sz w:val="24"/>
          <w:szCs w:val="24"/>
        </w:rPr>
        <w:t>Phosphorus</w:t>
      </w:r>
      <w:r w:rsidR="00617C09">
        <w:rPr>
          <w:rFonts w:ascii="Times New Roman" w:hAnsi="Times New Roman" w:cs="Times New Roman"/>
          <w:sz w:val="24"/>
          <w:szCs w:val="24"/>
        </w:rPr>
        <w:t xml:space="preserve">; Nitrogen; </w:t>
      </w:r>
      <w:ins w:id="34" w:author="Jacquemin, Stephen James" w:date="2026-09-09T19:37:00Z" w16du:dateUtc="2026-09-09T19:37:58Z">
        <w:r w:rsidR="2EB4E335" w:rsidRPr="7A25FDBF">
          <w:rPr>
            <w:rFonts w:ascii="Times New Roman" w:hAnsi="Times New Roman" w:cs="Times New Roman"/>
            <w:sz w:val="24"/>
            <w:szCs w:val="24"/>
          </w:rPr>
          <w:t xml:space="preserve">Nutrient </w:t>
        </w:r>
      </w:ins>
      <w:del w:id="35" w:author="Jacquemin, Stephen James" w:date="2026-09-09T19:37:00Z" w16du:dateUtc="2026-09-09T19:37:58Z">
        <w:r w:rsidRPr="7A25FDBF" w:rsidDel="004940C3">
          <w:rPr>
            <w:rFonts w:ascii="Times New Roman" w:hAnsi="Times New Roman" w:cs="Times New Roman"/>
            <w:sz w:val="24"/>
            <w:szCs w:val="24"/>
          </w:rPr>
          <w:delText>R</w:delText>
        </w:r>
      </w:del>
      <w:ins w:id="36" w:author="Jacquemin, Stephen James" w:date="2026-09-09T19:38:00Z" w16du:dateUtc="2026-09-09T19:38:01Z">
        <w:r w:rsidR="5DEF038D" w:rsidRPr="7A25FDBF">
          <w:rPr>
            <w:rFonts w:ascii="Times New Roman" w:hAnsi="Times New Roman" w:cs="Times New Roman"/>
            <w:sz w:val="24"/>
            <w:szCs w:val="24"/>
          </w:rPr>
          <w:t>r</w:t>
        </w:r>
      </w:ins>
      <w:r w:rsidR="00617C09" w:rsidRPr="7A25FDBF">
        <w:rPr>
          <w:rFonts w:ascii="Times New Roman" w:hAnsi="Times New Roman" w:cs="Times New Roman"/>
          <w:sz w:val="24"/>
          <w:szCs w:val="24"/>
        </w:rPr>
        <w:t>etention</w:t>
      </w:r>
      <w:ins w:id="37" w:author="Winston, Ryan" w:date="2026-09-14T20:02:00Z" w16du:dateUtc="2026-09-14T20:02:04Z">
        <w:del w:id="38" w:author="Kerns, Janice" w:date="2026-10-09T13:12:00Z" w16du:dateUtc="2026-10-09T17:12:00Z">
          <w:r w:rsidR="2ECD8AC8" w:rsidRPr="7A25FDBF">
            <w:rPr>
              <w:rFonts w:ascii="Times New Roman" w:hAnsi="Times New Roman" w:cs="Times New Roman"/>
              <w:sz w:val="24"/>
              <w:szCs w:val="24"/>
            </w:rPr>
            <w:delText>,</w:delText>
          </w:r>
        </w:del>
      </w:ins>
      <w:ins w:id="39" w:author="Kerns, Janice" w:date="2026-10-09T13:12:00Z" w16du:dateUtc="2026-10-09T17:12:00Z">
        <w:r w:rsidR="008A6EEE">
          <w:rPr>
            <w:rFonts w:ascii="Times New Roman" w:hAnsi="Times New Roman" w:cs="Times New Roman"/>
            <w:sz w:val="24"/>
            <w:szCs w:val="24"/>
          </w:rPr>
          <w:t>;</w:t>
        </w:r>
      </w:ins>
      <w:ins w:id="40" w:author="Winston, Ryan" w:date="2026-09-14T20:02:00Z" w16du:dateUtc="2026-09-14T20:02:04Z">
        <w:r w:rsidR="2ECD8AC8" w:rsidRPr="7A25FDBF">
          <w:rPr>
            <w:rFonts w:ascii="Times New Roman" w:hAnsi="Times New Roman" w:cs="Times New Roman"/>
            <w:sz w:val="24"/>
            <w:szCs w:val="24"/>
          </w:rPr>
          <w:t xml:space="preserve"> Connectivity</w:t>
        </w:r>
      </w:ins>
      <w:ins w:id="41" w:author="Rahman, Ishfaq" w:date="2026-09-21T14:52:00Z" w16du:dateUtc="2026-09-21T14:52:19Z">
        <w:r w:rsidR="34E31D91" w:rsidRPr="7A25FDBF">
          <w:rPr>
            <w:rFonts w:ascii="Times New Roman" w:hAnsi="Times New Roman" w:cs="Times New Roman"/>
            <w:sz w:val="24"/>
            <w:szCs w:val="24"/>
          </w:rPr>
          <w:t>; HAB</w:t>
        </w:r>
      </w:ins>
      <w:ins w:id="42" w:author="Costello, David" w:date="2026-09-24T20:30:00Z" w16du:dateUtc="2026-09-25T00:30:00Z">
        <w:r w:rsidR="00E51FFB">
          <w:rPr>
            <w:rFonts w:ascii="Times New Roman" w:hAnsi="Times New Roman" w:cs="Times New Roman"/>
            <w:sz w:val="24"/>
            <w:szCs w:val="24"/>
          </w:rPr>
          <w:t>s</w:t>
        </w:r>
      </w:ins>
    </w:p>
    <w:p w14:paraId="08D744CC" w14:textId="32950ECD" w:rsidR="006963F2" w:rsidRPr="00682BBA" w:rsidRDefault="006963F2" w:rsidP="00477345">
      <w:pPr>
        <w:spacing w:after="0" w:line="240" w:lineRule="auto"/>
        <w:rPr>
          <w:rFonts w:ascii="Times New Roman" w:hAnsi="Times New Roman" w:cs="Times New Roman"/>
          <w:sz w:val="24"/>
          <w:szCs w:val="24"/>
        </w:rPr>
      </w:pPr>
    </w:p>
    <w:p w14:paraId="6B66D103" w14:textId="77B8D52E" w:rsidR="002E365D" w:rsidRPr="00682BBA" w:rsidRDefault="002E365D" w:rsidP="00682BBA">
      <w:pPr>
        <w:spacing w:after="0" w:line="480" w:lineRule="auto"/>
        <w:rPr>
          <w:rFonts w:ascii="Times New Roman" w:hAnsi="Times New Roman" w:cs="Times New Roman"/>
          <w:sz w:val="24"/>
          <w:szCs w:val="24"/>
        </w:rPr>
      </w:pPr>
      <w:r w:rsidRPr="00682BBA">
        <w:rPr>
          <w:rFonts w:ascii="Times New Roman" w:hAnsi="Times New Roman" w:cs="Times New Roman"/>
          <w:sz w:val="24"/>
          <w:szCs w:val="24"/>
        </w:rPr>
        <w:br w:type="page"/>
      </w:r>
    </w:p>
    <w:p w14:paraId="6601AEDC" w14:textId="1C5694C9" w:rsidR="00E53FBF" w:rsidRPr="00682BBA" w:rsidRDefault="00E53FBF"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lastRenderedPageBreak/>
        <w:t>Abstract</w:t>
      </w:r>
    </w:p>
    <w:p w14:paraId="0B9CE3F5" w14:textId="1A03ED47" w:rsidR="002621B1" w:rsidRPr="00682BBA" w:rsidRDefault="00696DA4">
      <w:pPr>
        <w:spacing w:line="480" w:lineRule="auto"/>
        <w:ind w:firstLine="720"/>
        <w:rPr>
          <w:rFonts w:ascii="Times New Roman" w:hAnsi="Times New Roman" w:cs="Times New Roman"/>
          <w:b/>
          <w:bCs/>
          <w:sz w:val="24"/>
          <w:szCs w:val="24"/>
        </w:rPr>
        <w:pPrChange w:id="43" w:author="Anderson, Kenneth" w:date="2026-10-09T15:33:00Z" w16du:dateUtc="2026-10-09T19:33:00Z">
          <w:pPr>
            <w:spacing w:line="480" w:lineRule="auto"/>
          </w:pPr>
        </w:pPrChange>
      </w:pPr>
      <w:ins w:id="44" w:author="Anderson, Kenneth" w:date="2026-09-15T09:05:00Z" w16du:dateUtc="2026-09-15T13:05:00Z">
        <w:r w:rsidRPr="76D3435A">
          <w:rPr>
            <w:rFonts w:ascii="Times New Roman" w:hAnsi="Times New Roman" w:cs="Times New Roman"/>
            <w:sz w:val="24"/>
            <w:szCs w:val="24"/>
          </w:rPr>
          <w:t>Eutrophication associated with non-point source nutrient loads is a global problem</w:t>
        </w:r>
      </w:ins>
      <w:ins w:id="45" w:author="Costello, David" w:date="2026-09-24T20:23:00Z" w16du:dateUtc="2026-09-25T00:23:00Z">
        <w:r w:rsidR="00512AF8" w:rsidRPr="76D3435A">
          <w:rPr>
            <w:rFonts w:ascii="Times New Roman" w:hAnsi="Times New Roman" w:cs="Times New Roman"/>
            <w:sz w:val="24"/>
            <w:szCs w:val="24"/>
          </w:rPr>
          <w:t>,</w:t>
        </w:r>
      </w:ins>
      <w:ins w:id="46" w:author="Anderson, Kenneth" w:date="2026-09-15T09:05:00Z" w16du:dateUtc="2026-09-15T13:05:00Z">
        <w:r w:rsidRPr="76D3435A">
          <w:rPr>
            <w:rFonts w:ascii="Times New Roman" w:hAnsi="Times New Roman" w:cs="Times New Roman"/>
            <w:sz w:val="24"/>
            <w:szCs w:val="24"/>
          </w:rPr>
          <w:t xml:space="preserve"> and wetland construction is becoming increasingly common as a means of treating non-point source runoff. However, the effectiveness of wetlands at capturing nutrient runoff is highly variable</w:t>
        </w:r>
      </w:ins>
      <w:ins w:id="47" w:author="Kerns, Janice" w:date="2026-10-09T13:13:00Z" w16du:dateUtc="2026-10-09T17:13:00Z">
        <w:r w:rsidR="009363CC">
          <w:rPr>
            <w:rFonts w:ascii="Times New Roman" w:hAnsi="Times New Roman" w:cs="Times New Roman"/>
            <w:sz w:val="24"/>
            <w:szCs w:val="24"/>
          </w:rPr>
          <w:t>,</w:t>
        </w:r>
      </w:ins>
      <w:ins w:id="48" w:author="Anderson, Kenneth" w:date="2026-09-15T09:05:00Z" w16du:dateUtc="2026-09-15T13:05:00Z">
        <w:r w:rsidRPr="76D3435A">
          <w:rPr>
            <w:rFonts w:ascii="Times New Roman" w:hAnsi="Times New Roman" w:cs="Times New Roman"/>
            <w:sz w:val="24"/>
            <w:szCs w:val="24"/>
          </w:rPr>
          <w:t xml:space="preserve"> and our understanding of the drivers of nutrient retention in constructed wetlands is limited. To better understand how constructed wetlands retain nutrients</w:t>
        </w:r>
      </w:ins>
      <w:ins w:id="49" w:author="Kerns, Janice" w:date="2026-10-09T13:13:00Z" w16du:dateUtc="2026-10-09T17:13:00Z">
        <w:r w:rsidR="009363CC">
          <w:rPr>
            <w:rFonts w:ascii="Times New Roman" w:hAnsi="Times New Roman" w:cs="Times New Roman"/>
            <w:sz w:val="24"/>
            <w:szCs w:val="24"/>
          </w:rPr>
          <w:t>,</w:t>
        </w:r>
      </w:ins>
      <w:ins w:id="50" w:author="Anderson, Kenneth" w:date="2026-09-15T09:05:00Z" w16du:dateUtc="2026-09-15T13:05:00Z">
        <w:r w:rsidRPr="76D3435A">
          <w:rPr>
            <w:rFonts w:ascii="Times New Roman" w:hAnsi="Times New Roman" w:cs="Times New Roman"/>
            <w:sz w:val="24"/>
            <w:szCs w:val="24"/>
          </w:rPr>
          <w:t xml:space="preserve"> we monitored </w:t>
        </w:r>
      </w:ins>
      <w:ins w:id="51" w:author="Costello, David" w:date="2026-09-24T20:24:00Z" w16du:dateUtc="2026-09-25T00:24:00Z">
        <w:r w:rsidR="00B15542" w:rsidRPr="76D3435A">
          <w:rPr>
            <w:rFonts w:ascii="Times New Roman" w:hAnsi="Times New Roman" w:cs="Times New Roman"/>
            <w:sz w:val="24"/>
            <w:szCs w:val="24"/>
          </w:rPr>
          <w:t>24 wetlands in Ohio</w:t>
        </w:r>
      </w:ins>
      <w:ins w:id="52" w:author="Kevin E McCluney" w:date="2026-09-30T14:46:00Z" w16du:dateUtc="2026-09-30T14:46:03Z">
        <w:del w:id="53" w:author="Kerns, Janice" w:date="2026-10-09T13:14:00Z" w16du:dateUtc="2026-10-09T17:14:00Z">
          <w:r w:rsidR="7A962977" w:rsidRPr="76D3435A">
            <w:rPr>
              <w:rFonts w:ascii="Times New Roman" w:hAnsi="Times New Roman" w:cs="Times New Roman"/>
              <w:sz w:val="24"/>
              <w:szCs w:val="24"/>
            </w:rPr>
            <w:delText>,</w:delText>
          </w:r>
        </w:del>
      </w:ins>
      <w:ins w:id="54" w:author="Costello, David" w:date="2026-09-24T20:24:00Z" w16du:dateUtc="2026-09-25T00:24:00Z">
        <w:r w:rsidR="00B15542" w:rsidRPr="76D3435A">
          <w:rPr>
            <w:rFonts w:ascii="Times New Roman" w:hAnsi="Times New Roman" w:cs="Times New Roman"/>
            <w:sz w:val="24"/>
            <w:szCs w:val="24"/>
          </w:rPr>
          <w:t xml:space="preserve"> constructed through the H2Ohio initiative</w:t>
        </w:r>
      </w:ins>
      <w:ins w:id="55" w:author="Kevin E McCluney" w:date="2026-09-30T14:46:00Z" w16du:dateUtc="2026-09-30T14:46:14Z">
        <w:del w:id="56" w:author="Kerns, Janice" w:date="2026-10-09T13:14:00Z" w16du:dateUtc="2026-10-09T17:14:00Z">
          <w:r w:rsidR="6B29DD1D" w:rsidRPr="76D3435A">
            <w:rPr>
              <w:rFonts w:ascii="Times New Roman" w:hAnsi="Times New Roman" w:cs="Times New Roman"/>
              <w:sz w:val="24"/>
              <w:szCs w:val="24"/>
            </w:rPr>
            <w:delText>,</w:delText>
          </w:r>
        </w:del>
      </w:ins>
      <w:ins w:id="57" w:author="Costello, David" w:date="2026-09-24T20:24:00Z" w16du:dateUtc="2026-09-25T00:24:00Z">
        <w:r w:rsidR="00B15542" w:rsidRPr="76D3435A">
          <w:rPr>
            <w:rFonts w:ascii="Times New Roman" w:hAnsi="Times New Roman" w:cs="Times New Roman"/>
            <w:sz w:val="24"/>
            <w:szCs w:val="24"/>
          </w:rPr>
          <w:t xml:space="preserve"> </w:t>
        </w:r>
      </w:ins>
      <w:ins w:id="58" w:author="Anderson, Kenneth" w:date="2026-09-15T09:05:00Z" w16du:dateUtc="2026-09-15T13:05:00Z">
        <w:r w:rsidRPr="76D3435A">
          <w:rPr>
            <w:rFonts w:ascii="Times New Roman" w:hAnsi="Times New Roman" w:cs="Times New Roman"/>
            <w:sz w:val="24"/>
            <w:szCs w:val="24"/>
          </w:rPr>
          <w:t xml:space="preserve">and created nutrient budgets </w:t>
        </w:r>
      </w:ins>
      <w:ins w:id="59" w:author="Costello, David" w:date="2026-09-24T20:25:00Z" w16du:dateUtc="2026-09-25T00:25:00Z">
        <w:r w:rsidR="00917779" w:rsidRPr="76D3435A">
          <w:rPr>
            <w:rFonts w:ascii="Times New Roman" w:hAnsi="Times New Roman" w:cs="Times New Roman"/>
            <w:sz w:val="24"/>
            <w:szCs w:val="24"/>
          </w:rPr>
          <w:t xml:space="preserve">for each wetland </w:t>
        </w:r>
      </w:ins>
      <w:ins w:id="60" w:author="Anderson, Kenneth" w:date="2026-09-15T09:05:00Z" w16du:dateUtc="2026-09-15T13:05:00Z">
        <w:r w:rsidRPr="76D3435A">
          <w:rPr>
            <w:rFonts w:ascii="Times New Roman" w:hAnsi="Times New Roman" w:cs="Times New Roman"/>
            <w:sz w:val="24"/>
            <w:szCs w:val="24"/>
          </w:rPr>
          <w:t>through a mass loading approach</w:t>
        </w:r>
        <w:del w:id="61" w:author="Costello, David" w:date="2026-09-24T20:25:00Z" w16du:dateUtc="2026-09-25T00:25:00Z">
          <w:r w:rsidRPr="76D3435A" w:rsidDel="00696DA4">
            <w:rPr>
              <w:rFonts w:ascii="Times New Roman" w:hAnsi="Times New Roman" w:cs="Times New Roman"/>
              <w:sz w:val="24"/>
              <w:szCs w:val="24"/>
            </w:rPr>
            <w:delText xml:space="preserve"> </w:delText>
          </w:r>
        </w:del>
        <w:del w:id="62" w:author="Costello, David" w:date="2026-09-24T20:24:00Z" w16du:dateUtc="2026-09-25T00:24:00Z">
          <w:r w:rsidRPr="76D3435A" w:rsidDel="00696DA4">
            <w:rPr>
              <w:rFonts w:ascii="Times New Roman" w:hAnsi="Times New Roman" w:cs="Times New Roman"/>
              <w:sz w:val="24"/>
              <w:szCs w:val="24"/>
            </w:rPr>
            <w:delText>for 24 wetlands in Ohio constructed through the H2Ohio initiative</w:delText>
          </w:r>
        </w:del>
        <w:r w:rsidRPr="76D3435A">
          <w:rPr>
            <w:rFonts w:ascii="Times New Roman" w:hAnsi="Times New Roman" w:cs="Times New Roman"/>
            <w:sz w:val="24"/>
            <w:szCs w:val="24"/>
          </w:rPr>
          <w:t xml:space="preserve">. </w:t>
        </w:r>
      </w:ins>
      <w:ins w:id="63" w:author="Kinsman-Costello, Lauren" w:date="2026-10-08T14:40:00Z" w16du:dateUtc="2026-10-08T18:40:00Z">
        <w:r w:rsidR="001F44AC">
          <w:rPr>
            <w:rFonts w:ascii="Times New Roman" w:hAnsi="Times New Roman" w:cs="Times New Roman"/>
            <w:sz w:val="24"/>
            <w:szCs w:val="24"/>
          </w:rPr>
          <w:t xml:space="preserve">Although </w:t>
        </w:r>
        <w:del w:id="64" w:author="Kerns, Janice" w:date="2026-10-09T13:21:00Z" w16du:dateUtc="2026-10-09T17:21:00Z">
          <w:r w:rsidR="00BA2985" w:rsidDel="00A0407C">
            <w:rPr>
              <w:rFonts w:ascii="Times New Roman" w:hAnsi="Times New Roman" w:cs="Times New Roman"/>
              <w:sz w:val="24"/>
              <w:szCs w:val="24"/>
            </w:rPr>
            <w:delText>P</w:delText>
          </w:r>
        </w:del>
      </w:ins>
      <w:ins w:id="65" w:author="Kerns, Janice" w:date="2026-10-09T13:21:00Z" w16du:dateUtc="2026-10-09T17:21:00Z">
        <w:r w:rsidR="00A0407C">
          <w:rPr>
            <w:rFonts w:ascii="Times New Roman" w:hAnsi="Times New Roman" w:cs="Times New Roman"/>
            <w:sz w:val="24"/>
            <w:szCs w:val="24"/>
          </w:rPr>
          <w:t>hosphorus (P)</w:t>
        </w:r>
      </w:ins>
      <w:ins w:id="66" w:author="Kinsman-Costello, Lauren" w:date="2026-10-08T14:40:00Z" w16du:dateUtc="2026-10-08T18:40:00Z">
        <w:r w:rsidR="00BA2985">
          <w:rPr>
            <w:rFonts w:ascii="Times New Roman" w:hAnsi="Times New Roman" w:cs="Times New Roman"/>
            <w:sz w:val="24"/>
            <w:szCs w:val="24"/>
          </w:rPr>
          <w:t xml:space="preserve"> release from wetland sediments, particularly </w:t>
        </w:r>
      </w:ins>
      <w:ins w:id="67" w:author="Kinsman-Costello, Lauren" w:date="2026-10-08T14:41:00Z" w16du:dateUtc="2026-10-08T18:41:00Z">
        <w:r w:rsidR="00BA2985">
          <w:rPr>
            <w:rFonts w:ascii="Times New Roman" w:hAnsi="Times New Roman" w:cs="Times New Roman"/>
            <w:sz w:val="24"/>
            <w:szCs w:val="24"/>
          </w:rPr>
          <w:t>in systems constructed on soils that may contain legacy P from historic fertilizer use, is a known risk, o</w:t>
        </w:r>
      </w:ins>
      <w:commentRangeStart w:id="68"/>
      <w:ins w:id="69" w:author="Anderson, Kenneth" w:date="2026-09-15T09:05:00Z" w16du:dateUtc="2026-09-15T13:05:00Z">
        <w:del w:id="70" w:author="Kinsman-Costello, Lauren" w:date="2026-10-08T14:41:00Z" w16du:dateUtc="2026-10-08T18:41:00Z">
          <w:r w:rsidRPr="76D3435A">
            <w:rPr>
              <w:rFonts w:ascii="Times New Roman" w:hAnsi="Times New Roman" w:cs="Times New Roman"/>
              <w:sz w:val="24"/>
              <w:szCs w:val="24"/>
            </w:rPr>
            <w:delText>O</w:delText>
          </w:r>
        </w:del>
        <w:r w:rsidRPr="76D3435A">
          <w:rPr>
            <w:rFonts w:ascii="Times New Roman" w:hAnsi="Times New Roman" w:cs="Times New Roman"/>
            <w:sz w:val="24"/>
            <w:szCs w:val="24"/>
          </w:rPr>
          <w:t>ur data show</w:t>
        </w:r>
        <w:del w:id="71" w:author="Kevin E McCluney" w:date="2026-09-30T14:47:00Z" w16du:dateUtc="2026-09-30T14:47:55Z">
          <w:r w:rsidRPr="76D3435A" w:rsidDel="00696DA4">
            <w:rPr>
              <w:rFonts w:ascii="Times New Roman" w:hAnsi="Times New Roman" w:cs="Times New Roman"/>
              <w:sz w:val="24"/>
              <w:szCs w:val="24"/>
            </w:rPr>
            <w:delText>s</w:delText>
          </w:r>
        </w:del>
        <w:r w:rsidRPr="76D3435A">
          <w:rPr>
            <w:rFonts w:ascii="Times New Roman" w:hAnsi="Times New Roman" w:cs="Times New Roman"/>
            <w:sz w:val="24"/>
            <w:szCs w:val="24"/>
          </w:rPr>
          <w:t xml:space="preserve"> that</w:t>
        </w:r>
      </w:ins>
      <w:ins w:id="72" w:author="Kevin E McCluney" w:date="2026-09-30T14:46:00Z" w16du:dateUtc="2026-09-30T14:46:59Z">
        <w:r w:rsidR="63C9C76D" w:rsidRPr="76D3435A">
          <w:rPr>
            <w:rFonts w:ascii="Times New Roman" w:hAnsi="Times New Roman" w:cs="Times New Roman"/>
            <w:sz w:val="24"/>
            <w:szCs w:val="24"/>
          </w:rPr>
          <w:t xml:space="preserve"> </w:t>
        </w:r>
      </w:ins>
      <w:ins w:id="73" w:author="Anderson, Kenneth" w:date="2026-10-01T11:24:00Z" w16du:dateUtc="2026-10-01T15:24:00Z">
        <w:r w:rsidR="00EB4158">
          <w:rPr>
            <w:rFonts w:ascii="Times New Roman" w:hAnsi="Times New Roman" w:cs="Times New Roman"/>
            <w:sz w:val="24"/>
            <w:szCs w:val="24"/>
          </w:rPr>
          <w:t xml:space="preserve">almost </w:t>
        </w:r>
      </w:ins>
      <w:commentRangeStart w:id="74"/>
      <w:ins w:id="75" w:author="Kevin E McCluney" w:date="2026-09-30T14:46:00Z" w16du:dateUtc="2026-09-30T14:46:59Z">
        <w:r w:rsidR="63C9C76D" w:rsidRPr="76D3435A">
          <w:rPr>
            <w:rFonts w:ascii="Times New Roman" w:hAnsi="Times New Roman" w:cs="Times New Roman"/>
            <w:sz w:val="24"/>
            <w:szCs w:val="24"/>
          </w:rPr>
          <w:t>a</w:t>
        </w:r>
      </w:ins>
      <w:ins w:id="76" w:author="Kevin E McCluney" w:date="2026-09-30T14:47:00Z" w16du:dateUtc="2026-09-30T14:47:00Z">
        <w:r w:rsidR="63C9C76D" w:rsidRPr="76D3435A">
          <w:rPr>
            <w:rFonts w:ascii="Times New Roman" w:hAnsi="Times New Roman" w:cs="Times New Roman"/>
            <w:sz w:val="24"/>
            <w:szCs w:val="24"/>
          </w:rPr>
          <w:t>ll</w:t>
        </w:r>
      </w:ins>
      <w:commentRangeEnd w:id="74"/>
      <w:r w:rsidRPr="76D3435A">
        <w:rPr>
          <w:rStyle w:val="CommentReference"/>
          <w:rFonts w:ascii="Times New Roman" w:hAnsi="Times New Roman" w:cs="Times New Roman"/>
          <w:sz w:val="24"/>
          <w:szCs w:val="24"/>
        </w:rPr>
        <w:commentReference w:id="74"/>
      </w:r>
      <w:ins w:id="77" w:author="Anderson, Kenneth" w:date="2026-09-15T09:05:00Z" w16du:dateUtc="2026-09-15T13:05:00Z">
        <w:r w:rsidRPr="76D3435A">
          <w:rPr>
            <w:rFonts w:ascii="Times New Roman" w:hAnsi="Times New Roman" w:cs="Times New Roman"/>
            <w:sz w:val="24"/>
            <w:szCs w:val="24"/>
          </w:rPr>
          <w:t xml:space="preserve"> constructed wetlands retain</w:t>
        </w:r>
      </w:ins>
      <w:ins w:id="78" w:author="Kevin E McCluney" w:date="2026-09-30T14:48:00Z" w16du:dateUtc="2026-09-30T14:48:11Z">
        <w:r w:rsidR="6876DCEF" w:rsidRPr="76D3435A">
          <w:rPr>
            <w:rFonts w:ascii="Times New Roman" w:hAnsi="Times New Roman" w:cs="Times New Roman"/>
            <w:sz w:val="24"/>
            <w:szCs w:val="24"/>
          </w:rPr>
          <w:t>ed</w:t>
        </w:r>
      </w:ins>
      <w:ins w:id="79" w:author="Anderson, Kenneth" w:date="2026-09-15T09:05:00Z" w16du:dateUtc="2026-09-15T13:05:00Z">
        <w:r w:rsidRPr="76D3435A">
          <w:rPr>
            <w:rFonts w:ascii="Times New Roman" w:hAnsi="Times New Roman" w:cs="Times New Roman"/>
            <w:sz w:val="24"/>
            <w:szCs w:val="24"/>
          </w:rPr>
          <w:t xml:space="preserve"> nutrients</w:t>
        </w:r>
        <w:del w:id="80" w:author="Kevin E McCluney" w:date="2026-09-30T14:48:00Z" w16du:dateUtc="2026-09-30T14:48:41Z">
          <w:r w:rsidRPr="76D3435A" w:rsidDel="00696DA4">
            <w:rPr>
              <w:rFonts w:ascii="Times New Roman" w:hAnsi="Times New Roman" w:cs="Times New Roman"/>
              <w:sz w:val="24"/>
              <w:szCs w:val="24"/>
            </w:rPr>
            <w:delText>,</w:delText>
          </w:r>
        </w:del>
        <w:r w:rsidRPr="76D3435A">
          <w:rPr>
            <w:rFonts w:ascii="Times New Roman" w:hAnsi="Times New Roman" w:cs="Times New Roman"/>
            <w:sz w:val="24"/>
            <w:szCs w:val="24"/>
          </w:rPr>
          <w:t xml:space="preserve"> and </w:t>
        </w:r>
      </w:ins>
      <w:ins w:id="81" w:author="Kinsman-Costello, Lauren" w:date="2026-10-08T14:41:00Z" w16du:dateUtc="2026-10-08T18:41:00Z">
        <w:r w:rsidR="00E8727B">
          <w:rPr>
            <w:rFonts w:ascii="Times New Roman" w:hAnsi="Times New Roman" w:cs="Times New Roman"/>
            <w:sz w:val="24"/>
            <w:szCs w:val="24"/>
          </w:rPr>
          <w:t xml:space="preserve">that the magnitude of </w:t>
        </w:r>
      </w:ins>
      <w:ins w:id="82" w:author="Anderson, Kenneth" w:date="2026-09-15T09:05:00Z" w16du:dateUtc="2026-09-15T13:05:00Z">
        <w:r w:rsidRPr="76D3435A">
          <w:rPr>
            <w:rFonts w:ascii="Times New Roman" w:hAnsi="Times New Roman" w:cs="Times New Roman"/>
            <w:sz w:val="24"/>
            <w:szCs w:val="24"/>
          </w:rPr>
          <w:t xml:space="preserve">net annual retention </w:t>
        </w:r>
      </w:ins>
      <w:ins w:id="83" w:author="Kevin E McCluney" w:date="2026-09-30T14:48:00Z" w16du:dateUtc="2026-09-30T14:48:26Z">
        <w:r w:rsidR="02C4B7D0" w:rsidRPr="76D3435A">
          <w:rPr>
            <w:rFonts w:ascii="Times New Roman" w:hAnsi="Times New Roman" w:cs="Times New Roman"/>
            <w:sz w:val="24"/>
            <w:szCs w:val="24"/>
          </w:rPr>
          <w:t>was</w:t>
        </w:r>
      </w:ins>
      <w:ins w:id="84" w:author="Anderson, Kenneth" w:date="2026-09-15T09:05:00Z" w16du:dateUtc="2026-09-15T13:05:00Z">
        <w:del w:id="85" w:author="Kevin E McCluney" w:date="2026-09-30T14:48:00Z" w16du:dateUtc="2026-09-30T14:48:26Z">
          <w:r w:rsidRPr="76D3435A" w:rsidDel="00696DA4">
            <w:rPr>
              <w:rFonts w:ascii="Times New Roman" w:hAnsi="Times New Roman" w:cs="Times New Roman"/>
              <w:sz w:val="24"/>
              <w:szCs w:val="24"/>
            </w:rPr>
            <w:delText>i</w:delText>
          </w:r>
        </w:del>
        <w:del w:id="86" w:author="Kevin E McCluney" w:date="2026-09-30T14:48:00Z" w16du:dateUtc="2026-09-30T14:48:27Z">
          <w:r w:rsidRPr="76D3435A" w:rsidDel="00696DA4">
            <w:rPr>
              <w:rFonts w:ascii="Times New Roman" w:hAnsi="Times New Roman" w:cs="Times New Roman"/>
              <w:sz w:val="24"/>
              <w:szCs w:val="24"/>
            </w:rPr>
            <w:delText>s</w:delText>
          </w:r>
        </w:del>
        <w:r w:rsidRPr="76D3435A">
          <w:rPr>
            <w:rFonts w:ascii="Times New Roman" w:hAnsi="Times New Roman" w:cs="Times New Roman"/>
            <w:sz w:val="24"/>
            <w:szCs w:val="24"/>
          </w:rPr>
          <w:t xml:space="preserve"> far higher than</w:t>
        </w:r>
      </w:ins>
      <w:ins w:id="87" w:author="Kinsman-Costello, Lauren" w:date="2026-10-08T14:41:00Z" w16du:dateUtc="2026-10-08T18:41:00Z">
        <w:r w:rsidRPr="76D3435A">
          <w:rPr>
            <w:rFonts w:ascii="Times New Roman" w:hAnsi="Times New Roman" w:cs="Times New Roman"/>
            <w:sz w:val="24"/>
            <w:szCs w:val="24"/>
          </w:rPr>
          <w:t xml:space="preserve"> </w:t>
        </w:r>
        <w:r w:rsidR="00E8727B">
          <w:rPr>
            <w:rFonts w:ascii="Times New Roman" w:hAnsi="Times New Roman" w:cs="Times New Roman"/>
            <w:sz w:val="24"/>
            <w:szCs w:val="24"/>
          </w:rPr>
          <w:t>the magnitude</w:t>
        </w:r>
      </w:ins>
      <w:ins w:id="88" w:author="Anderson, Kenneth" w:date="2026-09-15T09:05:00Z" w16du:dateUtc="2026-09-15T13:05:00Z">
        <w:r w:rsidRPr="3B6BDE53">
          <w:rPr>
            <w:rFonts w:ascii="Times New Roman" w:hAnsi="Times New Roman" w:cs="Times New Roman"/>
            <w:sz w:val="24"/>
            <w:szCs w:val="24"/>
          </w:rPr>
          <w:t xml:space="preserve"> </w:t>
        </w:r>
      </w:ins>
      <w:commentRangeStart w:id="89"/>
      <w:ins w:id="90" w:author="Kinsman-Costello, Lauren" w:date="2026-10-08T14:41:00Z" w16du:dateUtc="2026-10-08T18:41:00Z">
        <w:r w:rsidR="00E8727B">
          <w:rPr>
            <w:rFonts w:ascii="Times New Roman" w:hAnsi="Times New Roman" w:cs="Times New Roman"/>
            <w:sz w:val="24"/>
            <w:szCs w:val="24"/>
          </w:rPr>
          <w:t xml:space="preserve">of </w:t>
        </w:r>
      </w:ins>
      <w:ins w:id="91" w:author="Anderson, Kenneth" w:date="2026-09-15T09:05:00Z" w16du:dateUtc="2026-09-15T13:05:00Z">
        <w:del w:id="92" w:author="Kinsman-Costello, Lauren" w:date="2026-10-08T14:41:00Z" w16du:dateUtc="2026-10-08T18:41:00Z">
          <w:r w:rsidRPr="3B6BDE53" w:rsidDel="00E8727B">
            <w:rPr>
              <w:rFonts w:ascii="Times New Roman" w:hAnsi="Times New Roman" w:cs="Times New Roman"/>
              <w:sz w:val="24"/>
              <w:szCs w:val="24"/>
            </w:rPr>
            <w:delText>intermittent</w:delText>
          </w:r>
        </w:del>
      </w:ins>
      <w:ins w:id="93" w:author="Kinsman-Costello, Lauren" w:date="2026-10-08T14:41:00Z" w16du:dateUtc="2026-10-08T18:41:00Z">
        <w:r w:rsidR="00E8727B">
          <w:rPr>
            <w:rFonts w:ascii="Times New Roman" w:hAnsi="Times New Roman" w:cs="Times New Roman"/>
            <w:sz w:val="24"/>
            <w:szCs w:val="24"/>
          </w:rPr>
          <w:t>transient</w:t>
        </w:r>
      </w:ins>
      <w:ins w:id="94" w:author="Anderson, Kenneth" w:date="2026-09-15T09:05:00Z" w16du:dateUtc="2026-09-15T13:05:00Z">
        <w:r w:rsidRPr="76D3435A">
          <w:rPr>
            <w:rFonts w:ascii="Times New Roman" w:hAnsi="Times New Roman" w:cs="Times New Roman"/>
            <w:sz w:val="24"/>
            <w:szCs w:val="24"/>
          </w:rPr>
          <w:t xml:space="preserve"> </w:t>
        </w:r>
      </w:ins>
      <w:commentRangeEnd w:id="89"/>
      <w:r w:rsidR="00E8727B" w:rsidRPr="76D3435A">
        <w:rPr>
          <w:rStyle w:val="CommentReference"/>
          <w:rFonts w:ascii="Times New Roman" w:hAnsi="Times New Roman" w:cs="Times New Roman"/>
          <w:sz w:val="24"/>
          <w:szCs w:val="24"/>
        </w:rPr>
        <w:commentReference w:id="89"/>
      </w:r>
      <w:ins w:id="95" w:author="Anderson, Kenneth" w:date="2026-09-15T09:05:00Z" w16du:dateUtc="2026-09-15T13:05:00Z">
        <w:r w:rsidRPr="76D3435A">
          <w:rPr>
            <w:rFonts w:ascii="Times New Roman" w:hAnsi="Times New Roman" w:cs="Times New Roman"/>
            <w:sz w:val="24"/>
            <w:szCs w:val="24"/>
          </w:rPr>
          <w:t>nutrient release</w:t>
        </w:r>
      </w:ins>
      <w:commentRangeEnd w:id="68"/>
      <w:r w:rsidR="001F44AC" w:rsidRPr="76D3435A">
        <w:rPr>
          <w:rStyle w:val="CommentReference"/>
          <w:rFonts w:ascii="Times New Roman" w:hAnsi="Times New Roman" w:cs="Times New Roman"/>
          <w:sz w:val="24"/>
          <w:szCs w:val="24"/>
        </w:rPr>
        <w:commentReference w:id="68"/>
      </w:r>
      <w:ins w:id="96" w:author="Anderson, Kenneth" w:date="2026-09-15T09:05:00Z" w16du:dateUtc="2026-09-15T13:05:00Z">
        <w:del w:id="97" w:author="Kevin E McCluney" w:date="2026-09-30T14:48:00Z" w16du:dateUtc="2026-09-30T14:48:57Z">
          <w:r w:rsidRPr="76D3435A" w:rsidDel="00696DA4">
            <w:rPr>
              <w:rFonts w:ascii="Times New Roman" w:hAnsi="Times New Roman" w:cs="Times New Roman"/>
              <w:sz w:val="24"/>
              <w:szCs w:val="24"/>
            </w:rPr>
            <w:delText>s</w:delText>
          </w:r>
        </w:del>
        <w:r w:rsidRPr="76D3435A">
          <w:rPr>
            <w:rFonts w:ascii="Times New Roman" w:hAnsi="Times New Roman" w:cs="Times New Roman"/>
            <w:sz w:val="24"/>
            <w:szCs w:val="24"/>
          </w:rPr>
          <w:t xml:space="preserve">. We found that inflowing volume </w:t>
        </w:r>
        <w:commentRangeStart w:id="98"/>
        <w:r w:rsidRPr="76D3435A">
          <w:rPr>
            <w:rFonts w:ascii="Times New Roman" w:hAnsi="Times New Roman" w:cs="Times New Roman"/>
            <w:sz w:val="24"/>
            <w:szCs w:val="24"/>
          </w:rPr>
          <w:t xml:space="preserve">set the </w:t>
        </w:r>
      </w:ins>
      <w:ins w:id="99" w:author="Anderson, Kenneth" w:date="2026-10-01T11:24:00Z" w16du:dateUtc="2026-10-01T15:24:00Z">
        <w:r w:rsidR="00CA4182">
          <w:rPr>
            <w:rFonts w:ascii="Times New Roman" w:hAnsi="Times New Roman" w:cs="Times New Roman"/>
            <w:sz w:val="24"/>
            <w:szCs w:val="24"/>
          </w:rPr>
          <w:t>maximum pote</w:t>
        </w:r>
      </w:ins>
      <w:ins w:id="100" w:author="Anderson, Kenneth" w:date="2026-10-01T11:25:00Z" w16du:dateUtc="2026-10-01T15:25:00Z">
        <w:r w:rsidR="00CA4182">
          <w:rPr>
            <w:rFonts w:ascii="Times New Roman" w:hAnsi="Times New Roman" w:cs="Times New Roman"/>
            <w:sz w:val="24"/>
            <w:szCs w:val="24"/>
          </w:rPr>
          <w:t>ntial</w:t>
        </w:r>
      </w:ins>
      <w:ins w:id="101" w:author="Anderson, Kenneth" w:date="2026-09-15T09:05:00Z" w16du:dateUtc="2026-09-15T13:05:00Z">
        <w:r w:rsidRPr="76D3435A">
          <w:rPr>
            <w:rFonts w:ascii="Times New Roman" w:hAnsi="Times New Roman" w:cs="Times New Roman"/>
            <w:sz w:val="24"/>
            <w:szCs w:val="24"/>
          </w:rPr>
          <w:t xml:space="preserve"> </w:t>
        </w:r>
      </w:ins>
      <w:commentRangeEnd w:id="98"/>
      <w:r w:rsidRPr="76D3435A">
        <w:rPr>
          <w:rStyle w:val="CommentReference"/>
          <w:rFonts w:ascii="Times New Roman" w:hAnsi="Times New Roman" w:cs="Times New Roman"/>
          <w:sz w:val="24"/>
          <w:szCs w:val="24"/>
        </w:rPr>
        <w:commentReference w:id="98"/>
      </w:r>
      <w:ins w:id="102" w:author="Anderson, Kenneth" w:date="2026-09-15T09:05:00Z" w16du:dateUtc="2026-09-15T13:05:00Z">
        <w:r w:rsidRPr="76D3435A">
          <w:rPr>
            <w:rFonts w:ascii="Times New Roman" w:hAnsi="Times New Roman" w:cs="Times New Roman"/>
            <w:sz w:val="24"/>
            <w:szCs w:val="24"/>
          </w:rPr>
          <w:t xml:space="preserve">for nutrient retention as a strong driver of both </w:t>
        </w:r>
        <w:del w:id="103" w:author="Kerns, Janice" w:date="2026-10-09T13:16:00Z" w16du:dateUtc="2026-10-09T17:16:00Z">
          <w:r w:rsidRPr="76D3435A">
            <w:rPr>
              <w:rFonts w:ascii="Times New Roman" w:hAnsi="Times New Roman" w:cs="Times New Roman"/>
              <w:sz w:val="24"/>
              <w:szCs w:val="24"/>
            </w:rPr>
            <w:delText xml:space="preserve">nutrient </w:delText>
          </w:r>
        </w:del>
        <w:r w:rsidRPr="76D3435A">
          <w:rPr>
            <w:rFonts w:ascii="Times New Roman" w:hAnsi="Times New Roman" w:cs="Times New Roman"/>
            <w:sz w:val="24"/>
            <w:szCs w:val="24"/>
          </w:rPr>
          <w:t xml:space="preserve">retention and release. </w:t>
        </w:r>
        <w:del w:id="104" w:author="Sandoval, Leticia" w:date="2026-09-25T18:13:00Z" w16du:dateUtc="2026-09-25T18:13:56Z">
          <w:r w:rsidRPr="76D3435A" w:rsidDel="00696DA4">
            <w:rPr>
              <w:rFonts w:ascii="Times New Roman" w:hAnsi="Times New Roman" w:cs="Times New Roman"/>
              <w:sz w:val="24"/>
              <w:szCs w:val="24"/>
            </w:rPr>
            <w:delText>However, inflowing</w:delText>
          </w:r>
        </w:del>
      </w:ins>
      <w:ins w:id="105" w:author="Costello, David" w:date="2026-09-24T20:27:00Z" w16du:dateUtc="2026-09-25T00:27:00Z">
        <w:del w:id="106" w:author="Sandoval, Leticia" w:date="2026-09-25T18:13:00Z" w16du:dateUtc="2026-09-25T18:13:56Z">
          <w:r w:rsidRPr="76D3435A" w:rsidDel="00696DA4">
            <w:rPr>
              <w:rFonts w:ascii="Times New Roman" w:hAnsi="Times New Roman" w:cs="Times New Roman"/>
              <w:sz w:val="24"/>
              <w:szCs w:val="24"/>
            </w:rPr>
            <w:delText>t</w:delText>
          </w:r>
        </w:del>
      </w:ins>
      <w:ins w:id="107" w:author="Sandoval, Leticia" w:date="2026-09-25T18:13:00Z" w16du:dateUtc="2026-09-25T18:13:56Z">
        <w:r w:rsidR="7CAEC96B" w:rsidRPr="76D3435A">
          <w:rPr>
            <w:rFonts w:ascii="Times New Roman" w:hAnsi="Times New Roman" w:cs="Times New Roman"/>
            <w:sz w:val="24"/>
            <w:szCs w:val="24"/>
          </w:rPr>
          <w:t>T</w:t>
        </w:r>
      </w:ins>
      <w:commentRangeStart w:id="108"/>
      <w:commentRangeStart w:id="109"/>
      <w:ins w:id="110" w:author="Costello, David" w:date="2026-09-24T20:27:00Z" w16du:dateUtc="2026-09-25T00:27:00Z">
        <w:r w:rsidR="007D758E" w:rsidRPr="76D3435A">
          <w:rPr>
            <w:rFonts w:ascii="Times New Roman" w:hAnsi="Times New Roman" w:cs="Times New Roman"/>
            <w:sz w:val="24"/>
            <w:szCs w:val="24"/>
          </w:rPr>
          <w:t>he</w:t>
        </w:r>
      </w:ins>
      <w:ins w:id="111" w:author="Anderson, Kenneth" w:date="2026-09-15T09:05:00Z" w16du:dateUtc="2026-09-15T13:05:00Z">
        <w:r w:rsidRPr="76D3435A">
          <w:rPr>
            <w:rFonts w:ascii="Times New Roman" w:hAnsi="Times New Roman" w:cs="Times New Roman"/>
            <w:sz w:val="24"/>
            <w:szCs w:val="24"/>
          </w:rPr>
          <w:t xml:space="preserve"> concentration</w:t>
        </w:r>
      </w:ins>
      <w:ins w:id="112" w:author="Costello, David" w:date="2026-09-24T20:27:00Z" w16du:dateUtc="2026-09-25T00:27:00Z">
        <w:r w:rsidR="007D758E" w:rsidRPr="76D3435A">
          <w:rPr>
            <w:rFonts w:ascii="Times New Roman" w:hAnsi="Times New Roman" w:cs="Times New Roman"/>
            <w:sz w:val="24"/>
            <w:szCs w:val="24"/>
          </w:rPr>
          <w:t xml:space="preserve"> of nutrients in inflow water</w:t>
        </w:r>
      </w:ins>
      <w:ins w:id="113" w:author="Anderson, Kenneth" w:date="2026-09-15T09:05:00Z" w16du:dateUtc="2026-09-15T13:05:00Z">
        <w:r w:rsidRPr="76D3435A">
          <w:rPr>
            <w:rFonts w:ascii="Times New Roman" w:hAnsi="Times New Roman" w:cs="Times New Roman"/>
            <w:sz w:val="24"/>
            <w:szCs w:val="24"/>
          </w:rPr>
          <w:t xml:space="preserve"> was not a strong predictor of nutrient retention </w:t>
        </w:r>
      </w:ins>
      <w:ins w:id="114" w:author="Anderson, Kenneth" w:date="2026-09-28T13:02:00Z" w16du:dateUtc="2026-09-28T17:02:00Z">
        <w:r w:rsidR="00820BBB" w:rsidRPr="76D3435A">
          <w:rPr>
            <w:rFonts w:ascii="Times New Roman" w:hAnsi="Times New Roman" w:cs="Times New Roman"/>
            <w:sz w:val="24"/>
            <w:szCs w:val="24"/>
          </w:rPr>
          <w:t xml:space="preserve">when comparing </w:t>
        </w:r>
      </w:ins>
      <w:ins w:id="115" w:author="Anderson, Kenneth" w:date="2026-09-15T09:05:00Z" w16du:dateUtc="2026-09-15T13:05:00Z">
        <w:r w:rsidRPr="76D3435A">
          <w:rPr>
            <w:rFonts w:ascii="Times New Roman" w:hAnsi="Times New Roman" w:cs="Times New Roman"/>
            <w:sz w:val="24"/>
            <w:szCs w:val="24"/>
          </w:rPr>
          <w:t xml:space="preserve">across </w:t>
        </w:r>
      </w:ins>
      <w:ins w:id="116" w:author="Anderson, Kenneth" w:date="2026-09-28T13:02:00Z" w16du:dateUtc="2026-09-28T17:02:00Z">
        <w:r w:rsidR="004E6FDA" w:rsidRPr="76D3435A">
          <w:rPr>
            <w:rFonts w:ascii="Times New Roman" w:hAnsi="Times New Roman" w:cs="Times New Roman"/>
            <w:sz w:val="24"/>
            <w:szCs w:val="24"/>
          </w:rPr>
          <w:t xml:space="preserve">all </w:t>
        </w:r>
      </w:ins>
      <w:ins w:id="117" w:author="Anderson, Kenneth" w:date="2026-09-15T09:05:00Z" w16du:dateUtc="2026-09-15T13:05:00Z">
        <w:r w:rsidRPr="76D3435A">
          <w:rPr>
            <w:rFonts w:ascii="Times New Roman" w:hAnsi="Times New Roman" w:cs="Times New Roman"/>
            <w:sz w:val="24"/>
            <w:szCs w:val="24"/>
          </w:rPr>
          <w:t>wetlands</w:t>
        </w:r>
      </w:ins>
      <w:ins w:id="118" w:author="Anderson, Kenneth" w:date="2026-09-28T13:02:00Z" w16du:dateUtc="2026-09-28T17:02:00Z">
        <w:r w:rsidR="00820BBB" w:rsidRPr="76D3435A">
          <w:rPr>
            <w:rFonts w:ascii="Times New Roman" w:hAnsi="Times New Roman" w:cs="Times New Roman"/>
            <w:sz w:val="24"/>
            <w:szCs w:val="24"/>
          </w:rPr>
          <w:t xml:space="preserve"> studied</w:t>
        </w:r>
      </w:ins>
      <w:commentRangeEnd w:id="108"/>
      <w:r w:rsidRPr="76D3435A">
        <w:rPr>
          <w:rStyle w:val="CommentReference"/>
          <w:rFonts w:ascii="Times New Roman" w:hAnsi="Times New Roman" w:cs="Times New Roman"/>
          <w:sz w:val="24"/>
          <w:szCs w:val="24"/>
        </w:rPr>
        <w:commentReference w:id="108"/>
      </w:r>
      <w:commentRangeEnd w:id="109"/>
      <w:r w:rsidRPr="76D3435A">
        <w:rPr>
          <w:rStyle w:val="CommentReference"/>
          <w:rFonts w:ascii="Times New Roman" w:hAnsi="Times New Roman" w:cs="Times New Roman"/>
          <w:sz w:val="24"/>
          <w:szCs w:val="24"/>
        </w:rPr>
        <w:commentReference w:id="109"/>
      </w:r>
      <w:ins w:id="119" w:author="Anderson, Kenneth" w:date="2026-09-15T09:05:00Z" w16du:dateUtc="2026-09-15T13:05:00Z">
        <w:r w:rsidRPr="76D3435A">
          <w:rPr>
            <w:rFonts w:ascii="Times New Roman" w:hAnsi="Times New Roman" w:cs="Times New Roman"/>
            <w:sz w:val="24"/>
            <w:szCs w:val="24"/>
          </w:rPr>
          <w:t xml:space="preserve">, </w:t>
        </w:r>
        <w:commentRangeStart w:id="120"/>
        <w:r w:rsidRPr="76D3435A">
          <w:rPr>
            <w:rFonts w:ascii="Times New Roman" w:hAnsi="Times New Roman" w:cs="Times New Roman"/>
            <w:sz w:val="24"/>
            <w:szCs w:val="24"/>
          </w:rPr>
          <w:t xml:space="preserve">but </w:t>
        </w:r>
      </w:ins>
      <w:ins w:id="121" w:author="Anderson, Kenneth" w:date="2026-09-28T13:02:00Z" w16du:dateUtc="2026-09-28T17:02:00Z">
        <w:r w:rsidR="00820BBB" w:rsidRPr="76D3435A">
          <w:rPr>
            <w:rFonts w:ascii="Times New Roman" w:hAnsi="Times New Roman" w:cs="Times New Roman"/>
            <w:sz w:val="24"/>
            <w:szCs w:val="24"/>
          </w:rPr>
          <w:t>when analyzing data from</w:t>
        </w:r>
      </w:ins>
      <w:ins w:id="122" w:author="Anderson, Kenneth" w:date="2026-09-15T09:05:00Z" w16du:dateUtc="2026-09-15T13:05:00Z">
        <w:r w:rsidRPr="76D3435A">
          <w:rPr>
            <w:rFonts w:ascii="Times New Roman" w:hAnsi="Times New Roman" w:cs="Times New Roman"/>
            <w:sz w:val="24"/>
            <w:szCs w:val="24"/>
          </w:rPr>
          <w:t xml:space="preserve"> individual wetlands</w:t>
        </w:r>
      </w:ins>
      <w:ins w:id="123" w:author="Kevin E McCluney" w:date="2026-09-30T14:51:00Z" w16du:dateUtc="2026-09-30T14:51:30Z">
        <w:r w:rsidR="0E2DA3A7" w:rsidRPr="76D3435A">
          <w:rPr>
            <w:rFonts w:ascii="Times New Roman" w:hAnsi="Times New Roman" w:cs="Times New Roman"/>
            <w:sz w:val="24"/>
            <w:szCs w:val="24"/>
          </w:rPr>
          <w:t xml:space="preserve"> over time</w:t>
        </w:r>
      </w:ins>
      <w:ins w:id="124" w:author="Anderson, Kenneth" w:date="2026-09-28T13:02:00Z" w16du:dateUtc="2026-09-28T17:02:00Z">
        <w:r w:rsidR="00820BBB" w:rsidRPr="76D3435A">
          <w:rPr>
            <w:rFonts w:ascii="Times New Roman" w:hAnsi="Times New Roman" w:cs="Times New Roman"/>
            <w:sz w:val="24"/>
            <w:szCs w:val="24"/>
          </w:rPr>
          <w:t>,</w:t>
        </w:r>
      </w:ins>
      <w:ins w:id="125" w:author="Anderson, Kenneth" w:date="2026-09-15T09:05:00Z" w16du:dateUtc="2026-09-15T13:05:00Z">
        <w:r w:rsidRPr="76D3435A">
          <w:rPr>
            <w:rFonts w:ascii="Times New Roman" w:hAnsi="Times New Roman" w:cs="Times New Roman"/>
            <w:sz w:val="24"/>
            <w:szCs w:val="24"/>
          </w:rPr>
          <w:t xml:space="preserve"> inflow</w:t>
        </w:r>
        <w:del w:id="126" w:author="Kerns, Janice" w:date="2026-10-09T13:17:00Z" w16du:dateUtc="2026-10-09T17:17:00Z">
          <w:r w:rsidRPr="76D3435A">
            <w:rPr>
              <w:rFonts w:ascii="Times New Roman" w:hAnsi="Times New Roman" w:cs="Times New Roman"/>
              <w:sz w:val="24"/>
              <w:szCs w:val="24"/>
            </w:rPr>
            <w:delText>ing</w:delText>
          </w:r>
        </w:del>
        <w:r w:rsidRPr="76D3435A">
          <w:rPr>
            <w:rFonts w:ascii="Times New Roman" w:hAnsi="Times New Roman" w:cs="Times New Roman"/>
            <w:sz w:val="24"/>
            <w:szCs w:val="24"/>
          </w:rPr>
          <w:t xml:space="preserve"> concentration often played an important role. </w:t>
        </w:r>
      </w:ins>
      <w:commentRangeEnd w:id="120"/>
      <w:r w:rsidRPr="76D3435A">
        <w:rPr>
          <w:rStyle w:val="CommentReference"/>
          <w:rFonts w:ascii="Times New Roman" w:hAnsi="Times New Roman" w:cs="Times New Roman"/>
          <w:sz w:val="24"/>
          <w:szCs w:val="24"/>
        </w:rPr>
        <w:commentReference w:id="120"/>
      </w:r>
      <w:ins w:id="127" w:author="Anderson, Kenneth" w:date="2026-09-15T09:05:00Z" w16du:dateUtc="2026-09-15T13:05:00Z">
        <w:r w:rsidRPr="76D3435A">
          <w:rPr>
            <w:rFonts w:ascii="Times New Roman" w:hAnsi="Times New Roman" w:cs="Times New Roman"/>
            <w:sz w:val="24"/>
            <w:szCs w:val="24"/>
          </w:rPr>
          <w:t>By scaling up our data</w:t>
        </w:r>
      </w:ins>
      <w:ins w:id="128" w:author="Kerns, Janice" w:date="2026-10-09T13:18:00Z" w16du:dateUtc="2026-10-09T17:18:00Z">
        <w:r w:rsidR="006B56E3">
          <w:rPr>
            <w:rFonts w:ascii="Times New Roman" w:hAnsi="Times New Roman" w:cs="Times New Roman"/>
            <w:sz w:val="24"/>
            <w:szCs w:val="24"/>
          </w:rPr>
          <w:t>,</w:t>
        </w:r>
      </w:ins>
      <w:ins w:id="129" w:author="Anderson, Kenneth" w:date="2026-09-15T09:05:00Z" w16du:dateUtc="2026-09-15T13:05:00Z">
        <w:r w:rsidRPr="76D3435A">
          <w:rPr>
            <w:rFonts w:ascii="Times New Roman" w:hAnsi="Times New Roman" w:cs="Times New Roman"/>
            <w:sz w:val="24"/>
            <w:szCs w:val="24"/>
          </w:rPr>
          <w:t xml:space="preserve"> we show that constructed wetlands </w:t>
        </w:r>
        <w:del w:id="130" w:author="Costello, David" w:date="2026-09-24T20:29:00Z" w16du:dateUtc="2026-09-25T00:29:00Z">
          <w:r w:rsidRPr="76D3435A" w:rsidDel="00696DA4">
            <w:rPr>
              <w:rFonts w:ascii="Times New Roman" w:hAnsi="Times New Roman" w:cs="Times New Roman"/>
              <w:sz w:val="24"/>
              <w:szCs w:val="24"/>
            </w:rPr>
            <w:delText>can</w:delText>
          </w:r>
        </w:del>
      </w:ins>
      <w:r w:rsidR="00403AFD">
        <w:rPr>
          <w:rFonts w:ascii="Times New Roman" w:hAnsi="Times New Roman" w:cs="Times New Roman"/>
          <w:sz w:val="24"/>
          <w:szCs w:val="24"/>
        </w:rPr>
        <w:t>can</w:t>
      </w:r>
      <w:ins w:id="131" w:author="Anderson, Kenneth" w:date="2026-09-15T09:05:00Z" w16du:dateUtc="2026-09-15T13:05:00Z">
        <w:r w:rsidRPr="76D3435A">
          <w:rPr>
            <w:rFonts w:ascii="Times New Roman" w:hAnsi="Times New Roman" w:cs="Times New Roman"/>
            <w:sz w:val="24"/>
            <w:szCs w:val="24"/>
          </w:rPr>
          <w:t xml:space="preserve"> meaningfully contribute to regional water quality goals, but that contribution is far more effective if nutrient retention is optimized by connecting wetlands to sources of both water and nutrients. </w:t>
        </w:r>
      </w:ins>
    </w:p>
    <w:p w14:paraId="0C9735F2" w14:textId="77777777" w:rsidR="002621B1" w:rsidRPr="00682BBA" w:rsidRDefault="002621B1" w:rsidP="00682BBA">
      <w:pPr>
        <w:spacing w:line="480" w:lineRule="auto"/>
        <w:rPr>
          <w:rFonts w:ascii="Times New Roman" w:hAnsi="Times New Roman" w:cs="Times New Roman"/>
          <w:b/>
          <w:bCs/>
          <w:sz w:val="24"/>
          <w:szCs w:val="24"/>
        </w:rPr>
      </w:pPr>
    </w:p>
    <w:p w14:paraId="1916BA65" w14:textId="699E17CB" w:rsidR="00F06CB2" w:rsidRPr="00682BBA" w:rsidRDefault="00F06CB2"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1. Introduction: </w:t>
      </w:r>
    </w:p>
    <w:p w14:paraId="6EA8DA8D" w14:textId="3F31D66A" w:rsidR="005F1168" w:rsidRPr="00682BBA" w:rsidRDefault="005F1168" w:rsidP="003E0270">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Non-point source</w:t>
      </w:r>
      <w:commentRangeStart w:id="132"/>
      <w:commentRangeStart w:id="133"/>
      <w:r w:rsidRPr="00682BBA">
        <w:rPr>
          <w:rFonts w:ascii="Times New Roman" w:hAnsi="Times New Roman" w:cs="Times New Roman"/>
          <w:sz w:val="24"/>
          <w:szCs w:val="24"/>
        </w:rPr>
        <w:t xml:space="preserve"> </w:t>
      </w:r>
      <w:commentRangeEnd w:id="132"/>
      <w:r w:rsidRPr="00682BBA">
        <w:rPr>
          <w:rStyle w:val="CommentReference"/>
          <w:rFonts w:ascii="Times New Roman" w:hAnsi="Times New Roman" w:cs="Times New Roman"/>
          <w:sz w:val="24"/>
          <w:szCs w:val="24"/>
        </w:rPr>
        <w:commentReference w:id="132"/>
      </w:r>
      <w:commentRangeEnd w:id="133"/>
      <w:r w:rsidRPr="00682BBA">
        <w:rPr>
          <w:rStyle w:val="CommentReference"/>
          <w:rFonts w:ascii="Times New Roman" w:hAnsi="Times New Roman" w:cs="Times New Roman"/>
          <w:sz w:val="24"/>
          <w:szCs w:val="24"/>
        </w:rPr>
        <w:commentReference w:id="133"/>
      </w:r>
      <w:r w:rsidRPr="00682BBA">
        <w:rPr>
          <w:rFonts w:ascii="Times New Roman" w:hAnsi="Times New Roman" w:cs="Times New Roman"/>
          <w:sz w:val="24"/>
          <w:szCs w:val="24"/>
        </w:rPr>
        <w:t>nutrient</w:t>
      </w:r>
      <w:del w:id="134" w:author="Winston, Ryan" w:date="2026-09-14T20:02:00Z" w16du:dateUtc="2026-09-14T20:02:46Z">
        <w:r w:rsidRPr="00682BBA">
          <w:rPr>
            <w:rFonts w:ascii="Times New Roman" w:hAnsi="Times New Roman" w:cs="Times New Roman"/>
            <w:sz w:val="24"/>
            <w:szCs w:val="24"/>
          </w:rPr>
          <w:delText>s</w:delText>
        </w:r>
      </w:del>
      <w:ins w:id="135" w:author="Winston, Ryan" w:date="2026-09-14T20:03:00Z" w16du:dateUtc="2026-09-14T20:03:20Z">
        <w:r w:rsidRPr="00682BBA">
          <w:rPr>
            <w:rFonts w:ascii="Times New Roman" w:hAnsi="Times New Roman" w:cs="Times New Roman"/>
            <w:sz w:val="24"/>
            <w:szCs w:val="24"/>
          </w:rPr>
          <w:t xml:space="preserve"> </w:t>
        </w:r>
      </w:ins>
      <w:ins w:id="136" w:author="Winston, Ryan" w:date="2026-09-14T20:02:00Z" w16du:dateUtc="2026-09-14T20:02:47Z">
        <w:del w:id="137" w:author="Anderson, Kenneth" w:date="2026-09-15T09:16:00Z" w16du:dateUtc="2026-09-15T13:16:00Z">
          <w:r w:rsidR="6DAD7812" w:rsidRPr="79E63734" w:rsidDel="005F1168">
            <w:rPr>
              <w:rFonts w:ascii="Times New Roman" w:hAnsi="Times New Roman" w:cs="Times New Roman"/>
              <w:sz w:val="24"/>
              <w:szCs w:val="24"/>
            </w:rPr>
            <w:delText>loads</w:delText>
          </w:r>
        </w:del>
      </w:ins>
      <w:ins w:id="138" w:author="Anderson, Kenneth" w:date="2026-09-15T09:16:00Z" w16du:dateUtc="2026-09-15T13:16:00Z">
        <w:r w:rsidR="4F5B24D5" w:rsidRPr="79E63734">
          <w:rPr>
            <w:rFonts w:ascii="Times New Roman" w:hAnsi="Times New Roman" w:cs="Times New Roman"/>
            <w:sz w:val="24"/>
            <w:szCs w:val="24"/>
          </w:rPr>
          <w:t>discharge</w:t>
        </w:r>
      </w:ins>
      <w:ins w:id="139" w:author="Kinsman-Costello, Lauren" w:date="2026-09-25T15:33:00Z" w16du:dateUtc="2026-09-25T19:33:00Z">
        <w:r w:rsidR="00603B76">
          <w:rPr>
            <w:rFonts w:ascii="Times New Roman" w:hAnsi="Times New Roman" w:cs="Times New Roman"/>
            <w:sz w:val="24"/>
            <w:szCs w:val="24"/>
          </w:rPr>
          <w:t>s,</w:t>
        </w:r>
      </w:ins>
      <w:r w:rsidRPr="6073A50D">
        <w:rPr>
          <w:rFonts w:ascii="Times New Roman" w:hAnsi="Times New Roman" w:cs="Times New Roman"/>
          <w:sz w:val="24"/>
          <w:szCs w:val="24"/>
        </w:rPr>
        <w:t xml:space="preserve"> </w:t>
      </w:r>
      <w:del w:id="140" w:author="Kinsman-Costello, Lauren" w:date="2026-09-25T15:34:00Z" w16du:dateUtc="2026-09-25T19:34:00Z">
        <w:r w:rsidRPr="00682BBA">
          <w:rPr>
            <w:rFonts w:ascii="Times New Roman" w:hAnsi="Times New Roman" w:cs="Times New Roman"/>
            <w:sz w:val="24"/>
            <w:szCs w:val="24"/>
          </w:rPr>
          <w:delText>(</w:delText>
        </w:r>
        <w:commentRangeStart w:id="141"/>
        <w:r w:rsidRPr="00682BBA">
          <w:rPr>
            <w:rFonts w:ascii="Times New Roman" w:hAnsi="Times New Roman" w:cs="Times New Roman"/>
            <w:sz w:val="24"/>
            <w:szCs w:val="24"/>
          </w:rPr>
          <w:delText>nutrients that</w:delText>
        </w:r>
      </w:del>
      <w:ins w:id="142" w:author="Winston, Ryan" w:date="2026-09-14T20:02:00Z" w16du:dateUtc="2026-09-14T20:02:53Z">
        <w:del w:id="143" w:author="Kinsman-Costello, Lauren" w:date="2026-09-25T15:34:00Z" w16du:dateUtc="2026-09-25T19:34:00Z">
          <w:r w:rsidR="788D599C" w:rsidRPr="0320B47B">
            <w:rPr>
              <w:rFonts w:ascii="Times New Roman" w:hAnsi="Times New Roman" w:cs="Times New Roman"/>
              <w:sz w:val="24"/>
              <w:szCs w:val="24"/>
            </w:rPr>
            <w:delText xml:space="preserve">i.e., </w:delText>
          </w:r>
        </w:del>
      </w:ins>
      <w:ins w:id="144" w:author="Winston, Ryan" w:date="2026-09-14T20:02:00Z" w16du:dateUtc="2026-09-14T20:02:54Z">
        <w:r w:rsidR="788D599C" w:rsidRPr="347B70DA">
          <w:rPr>
            <w:rFonts w:ascii="Times New Roman" w:hAnsi="Times New Roman" w:cs="Times New Roman"/>
            <w:sz w:val="24"/>
            <w:szCs w:val="24"/>
          </w:rPr>
          <w:t>which</w:t>
        </w:r>
      </w:ins>
      <w:r w:rsidRPr="6073A50D">
        <w:rPr>
          <w:rFonts w:ascii="Times New Roman" w:hAnsi="Times New Roman" w:cs="Times New Roman"/>
          <w:sz w:val="24"/>
          <w:szCs w:val="24"/>
        </w:rPr>
        <w:t xml:space="preserve"> </w:t>
      </w:r>
      <w:ins w:id="145" w:author="Bahlai, Christie" w:date="2026-09-09T19:55:00Z" w16du:dateUtc="2026-09-09T19:55:59Z">
        <w:del w:id="146" w:author="Sandoval, Leticia" w:date="2026-09-25T15:36:00Z" w16du:dateUtc="2026-09-25T15:36:53Z">
          <w:r w:rsidR="6337FEF9" w:rsidRPr="6073A50D">
            <w:rPr>
              <w:rFonts w:ascii="Times New Roman" w:hAnsi="Times New Roman" w:cs="Times New Roman"/>
              <w:sz w:val="24"/>
              <w:szCs w:val="24"/>
            </w:rPr>
            <w:delText>a</w:delText>
          </w:r>
        </w:del>
      </w:ins>
      <w:commentRangeEnd w:id="141"/>
      <w:r w:rsidRPr="6073A50D">
        <w:rPr>
          <w:rStyle w:val="CommentReference"/>
          <w:rFonts w:ascii="Times New Roman" w:hAnsi="Times New Roman" w:cs="Times New Roman"/>
          <w:sz w:val="24"/>
          <w:szCs w:val="24"/>
        </w:rPr>
        <w:commentReference w:id="141"/>
      </w:r>
      <w:ins w:id="147" w:author="Bahlai, Christie" w:date="2026-09-09T19:55:00Z" w16du:dateUtc="2026-09-09T19:55:59Z">
        <w:del w:id="148" w:author="Sandoval, Leticia" w:date="2026-09-25T15:36:00Z" w16du:dateUtc="2026-09-25T15:36:53Z">
          <w:r w:rsidR="6337FEF9" w:rsidRPr="6073A50D">
            <w:rPr>
              <w:rFonts w:ascii="Times New Roman" w:hAnsi="Times New Roman" w:cs="Times New Roman"/>
              <w:sz w:val="24"/>
              <w:szCs w:val="24"/>
            </w:rPr>
            <w:delText>ris</w:delText>
          </w:r>
        </w:del>
      </w:ins>
      <w:ins w:id="149" w:author="Bahlai, Christie" w:date="2026-09-09T19:56:00Z" w16du:dateUtc="2026-09-09T19:56:41Z">
        <w:del w:id="150" w:author="Sandoval, Leticia" w:date="2026-09-25T15:36:00Z" w16du:dateUtc="2026-09-25T15:36:53Z">
          <w:r w:rsidR="6337FEF9" w:rsidRPr="6073A50D">
            <w:rPr>
              <w:rFonts w:ascii="Times New Roman" w:hAnsi="Times New Roman" w:cs="Times New Roman"/>
              <w:sz w:val="24"/>
              <w:szCs w:val="24"/>
            </w:rPr>
            <w:delText>e</w:delText>
          </w:r>
          <w:r w:rsidRPr="6F6C5922" w:rsidDel="5E3A7E84">
            <w:rPr>
              <w:rFonts w:ascii="Times New Roman" w:hAnsi="Times New Roman" w:cs="Times New Roman"/>
              <w:sz w:val="24"/>
              <w:szCs w:val="24"/>
            </w:rPr>
            <w:delText xml:space="preserve"> </w:delText>
          </w:r>
        </w:del>
      </w:ins>
      <w:ins w:id="151" w:author="Sandoval, Leticia" w:date="2026-09-25T15:36:00Z" w16du:dateUtc="2026-09-25T15:36:55Z">
        <w:r w:rsidR="4247560B" w:rsidRPr="6F6C5922">
          <w:rPr>
            <w:rFonts w:ascii="Times New Roman" w:hAnsi="Times New Roman" w:cs="Times New Roman"/>
            <w:sz w:val="24"/>
            <w:szCs w:val="24"/>
          </w:rPr>
          <w:t>originate</w:t>
        </w:r>
        <w:r w:rsidR="6337FEF9" w:rsidRPr="6073A50D">
          <w:rPr>
            <w:rFonts w:ascii="Times New Roman" w:hAnsi="Times New Roman" w:cs="Times New Roman"/>
            <w:sz w:val="24"/>
            <w:szCs w:val="24"/>
          </w:rPr>
          <w:t xml:space="preserve"> </w:t>
        </w:r>
      </w:ins>
      <w:ins w:id="152" w:author="Bahlai, Christie" w:date="2026-09-09T19:56:00Z" w16du:dateUtc="2026-09-09T19:56:41Z">
        <w:r w:rsidR="6337FEF9" w:rsidRPr="6073A50D">
          <w:rPr>
            <w:rFonts w:ascii="Times New Roman" w:hAnsi="Times New Roman" w:cs="Times New Roman"/>
            <w:sz w:val="24"/>
            <w:szCs w:val="24"/>
          </w:rPr>
          <w:t>across broad landscapes rather than from discrete discharge points</w:t>
        </w:r>
      </w:ins>
      <w:del w:id="153" w:author="Bahlai, Christie" w:date="2026-09-09T19:56:00Z" w16du:dateUtc="2026-09-09T19:56:52Z">
        <w:r w:rsidRPr="00682BBA">
          <w:rPr>
            <w:rFonts w:ascii="Times New Roman" w:hAnsi="Times New Roman" w:cs="Times New Roman"/>
            <w:sz w:val="24"/>
            <w:szCs w:val="24"/>
          </w:rPr>
          <w:delText xml:space="preserve">do not originate </w:delText>
        </w:r>
        <w:r w:rsidR="00FB6AB8">
          <w:rPr>
            <w:rFonts w:ascii="Times New Roman" w:hAnsi="Times New Roman" w:cs="Times New Roman"/>
            <w:sz w:val="24"/>
            <w:szCs w:val="24"/>
          </w:rPr>
          <w:delText>at</w:delText>
        </w:r>
        <w:r w:rsidRPr="00682BBA">
          <w:rPr>
            <w:rFonts w:ascii="Times New Roman" w:hAnsi="Times New Roman" w:cs="Times New Roman"/>
            <w:sz w:val="24"/>
            <w:szCs w:val="24"/>
          </w:rPr>
          <w:delText xml:space="preserve"> individual points on a landscape, but from large areas</w:delText>
        </w:r>
      </w:del>
      <w:ins w:id="154" w:author="Kinsman-Costello, Lauren" w:date="2026-09-25T15:34:00Z" w16du:dateUtc="2026-09-25T19:34:00Z">
        <w:r w:rsidR="00603B76">
          <w:rPr>
            <w:rFonts w:ascii="Times New Roman" w:hAnsi="Times New Roman" w:cs="Times New Roman"/>
            <w:sz w:val="24"/>
            <w:szCs w:val="24"/>
          </w:rPr>
          <w:t>,</w:t>
        </w:r>
      </w:ins>
      <w:del w:id="155" w:author="Kinsman-Costello, Lauren" w:date="2026-09-25T15:34:00Z" w16du:dateUtc="2026-09-25T19:34:00Z">
        <w:r w:rsidRPr="00682BBA">
          <w:rPr>
            <w:rFonts w:ascii="Times New Roman" w:hAnsi="Times New Roman" w:cs="Times New Roman"/>
            <w:sz w:val="24"/>
            <w:szCs w:val="24"/>
          </w:rPr>
          <w:delText>)</w:delText>
        </w:r>
      </w:del>
      <w:r w:rsidRPr="00682BBA">
        <w:rPr>
          <w:rFonts w:ascii="Times New Roman" w:hAnsi="Times New Roman" w:cs="Times New Roman"/>
          <w:sz w:val="24"/>
          <w:szCs w:val="24"/>
        </w:rPr>
        <w:t xml:space="preserve"> are </w:t>
      </w:r>
      <w:del w:id="156" w:author="Kinsman-Costello, Lauren" w:date="2026-09-25T15:34:00Z" w16du:dateUtc="2026-09-25T19:34:00Z">
        <w:r w:rsidRPr="00682BBA">
          <w:rPr>
            <w:rFonts w:ascii="Times New Roman" w:hAnsi="Times New Roman" w:cs="Times New Roman"/>
            <w:sz w:val="24"/>
            <w:szCs w:val="24"/>
          </w:rPr>
          <w:delText>one of the</w:delText>
        </w:r>
      </w:del>
      <w:ins w:id="157" w:author="Kinsman-Costello, Lauren" w:date="2026-09-25T15:34:00Z" w16du:dateUtc="2026-09-25T19:34:00Z">
        <w:r w:rsidR="00603B76">
          <w:rPr>
            <w:rFonts w:ascii="Times New Roman" w:hAnsi="Times New Roman" w:cs="Times New Roman"/>
            <w:sz w:val="24"/>
            <w:szCs w:val="24"/>
          </w:rPr>
          <w:t>a</w:t>
        </w:r>
      </w:ins>
      <w:r w:rsidR="6DAD7812" w:rsidRPr="79E63734">
        <w:rPr>
          <w:rFonts w:ascii="Times New Roman" w:hAnsi="Times New Roman" w:cs="Times New Roman"/>
          <w:sz w:val="24"/>
          <w:szCs w:val="24"/>
        </w:rPr>
        <w:t xml:space="preserve"> lead</w:t>
      </w:r>
      <w:ins w:id="158" w:author="Kinsman-Costello, Lauren" w:date="2026-09-25T15:34:00Z" w16du:dateUtc="2026-09-25T19:34:00Z">
        <w:r w:rsidR="00603B76">
          <w:rPr>
            <w:rFonts w:ascii="Times New Roman" w:hAnsi="Times New Roman" w:cs="Times New Roman"/>
            <w:sz w:val="24"/>
            <w:szCs w:val="24"/>
          </w:rPr>
          <w:t>ing</w:t>
        </w:r>
      </w:ins>
      <w:del w:id="159" w:author="Kinsman-Costello, Lauren" w:date="2026-09-25T15:34:00Z" w16du:dateUtc="2026-09-25T19:34:00Z">
        <w:r w:rsidR="6DAD7812" w:rsidRPr="79E63734" w:rsidDel="00603B76">
          <w:rPr>
            <w:rFonts w:ascii="Times New Roman" w:hAnsi="Times New Roman" w:cs="Times New Roman"/>
            <w:sz w:val="24"/>
            <w:szCs w:val="24"/>
          </w:rPr>
          <w:delText>ing</w:delText>
        </w:r>
      </w:del>
      <w:r w:rsidRPr="00682BBA">
        <w:rPr>
          <w:rFonts w:ascii="Times New Roman" w:hAnsi="Times New Roman" w:cs="Times New Roman"/>
          <w:sz w:val="24"/>
          <w:szCs w:val="24"/>
        </w:rPr>
        <w:t xml:space="preserve"> </w:t>
      </w:r>
      <w:del w:id="160" w:author="Kinsman-Costello, Lauren" w:date="2026-09-25T15:34:00Z" w16du:dateUtc="2026-09-25T19:34:00Z">
        <w:r w:rsidRPr="00682BBA">
          <w:rPr>
            <w:rFonts w:ascii="Times New Roman" w:hAnsi="Times New Roman" w:cs="Times New Roman"/>
            <w:sz w:val="24"/>
            <w:szCs w:val="24"/>
          </w:rPr>
          <w:delText xml:space="preserve">factors </w:delText>
        </w:r>
      </w:del>
      <w:del w:id="161" w:author="Marques Mendonca, Raissa" w:date="2026-09-14T10:59:00Z" w16du:dateUtc="2026-09-14T14:59:00Z">
        <w:r w:rsidRPr="00682BBA">
          <w:rPr>
            <w:rFonts w:ascii="Times New Roman" w:hAnsi="Times New Roman" w:cs="Times New Roman"/>
            <w:sz w:val="24"/>
            <w:szCs w:val="24"/>
          </w:rPr>
          <w:delText xml:space="preserve">driving </w:delText>
        </w:r>
      </w:del>
      <w:ins w:id="162" w:author="Marques Mendonca, Raissa" w:date="2026-09-14T10:59:00Z" w16du:dateUtc="2026-09-14T14:59:00Z">
        <w:r w:rsidR="00E405C4">
          <w:rPr>
            <w:rFonts w:ascii="Times New Roman" w:hAnsi="Times New Roman" w:cs="Times New Roman"/>
            <w:sz w:val="24"/>
            <w:szCs w:val="24"/>
          </w:rPr>
          <w:t>caus</w:t>
        </w:r>
        <w:del w:id="163" w:author="Kinsman-Costello, Lauren" w:date="2026-09-25T15:34:00Z" w16du:dateUtc="2026-09-25T19:34:00Z">
          <w:r w:rsidR="00E405C4">
            <w:rPr>
              <w:rFonts w:ascii="Times New Roman" w:hAnsi="Times New Roman" w:cs="Times New Roman"/>
              <w:sz w:val="24"/>
              <w:szCs w:val="24"/>
            </w:rPr>
            <w:delText>ing</w:delText>
          </w:r>
        </w:del>
      </w:ins>
      <w:ins w:id="164" w:author="Kinsman-Costello, Lauren" w:date="2026-09-25T15:34:00Z" w16du:dateUtc="2026-09-25T19:34:00Z">
        <w:r w:rsidR="00603B76">
          <w:rPr>
            <w:rFonts w:ascii="Times New Roman" w:hAnsi="Times New Roman" w:cs="Times New Roman"/>
            <w:sz w:val="24"/>
            <w:szCs w:val="24"/>
          </w:rPr>
          <w:t>e</w:t>
        </w:r>
      </w:ins>
      <w:ins w:id="165" w:author="Marques Mendonca, Raissa" w:date="2026-09-14T10:59:00Z" w16du:dateUtc="2026-09-14T14:59:00Z">
        <w:r w:rsidR="6EC8396E" w:rsidRPr="79E63734">
          <w:rPr>
            <w:rFonts w:ascii="Times New Roman" w:hAnsi="Times New Roman" w:cs="Times New Roman"/>
            <w:sz w:val="24"/>
            <w:szCs w:val="24"/>
          </w:rPr>
          <w:t xml:space="preserve"> </w:t>
        </w:r>
      </w:ins>
      <w:ins w:id="166" w:author="Kinsman-Costello, Lauren" w:date="2026-09-25T15:34:00Z" w16du:dateUtc="2026-09-25T19:34:00Z">
        <w:r w:rsidR="00603B76">
          <w:rPr>
            <w:rFonts w:ascii="Times New Roman" w:hAnsi="Times New Roman" w:cs="Times New Roman"/>
            <w:sz w:val="24"/>
            <w:szCs w:val="24"/>
          </w:rPr>
          <w:t>of aquatic ecosystem impairment</w:t>
        </w:r>
        <w:r w:rsidR="00E405C4" w:rsidRPr="6073A50D">
          <w:rPr>
            <w:rFonts w:ascii="Times New Roman" w:hAnsi="Times New Roman" w:cs="Times New Roman"/>
            <w:sz w:val="24"/>
            <w:szCs w:val="24"/>
          </w:rPr>
          <w:t xml:space="preserve"> </w:t>
        </w:r>
      </w:ins>
      <w:del w:id="167" w:author="Marques Mendonca, Raissa" w:date="2026-09-14T10:57:00Z" w16du:dateUtc="2026-09-14T14:57:00Z">
        <w:r w:rsidRPr="00682BBA">
          <w:rPr>
            <w:rFonts w:ascii="Times New Roman" w:hAnsi="Times New Roman" w:cs="Times New Roman"/>
            <w:sz w:val="24"/>
            <w:szCs w:val="24"/>
          </w:rPr>
          <w:delText>water quality issues</w:delText>
        </w:r>
      </w:del>
      <w:ins w:id="168" w:author="Marques Mendonca, Raissa" w:date="2026-09-14T10:57:00Z" w16du:dateUtc="2026-09-14T14:57:00Z">
        <w:del w:id="169" w:author="Kinsman-Costello, Lauren" w:date="2026-09-25T15:34:00Z" w16du:dateUtc="2026-09-25T19:34:00Z">
          <w:r w:rsidR="00C45A95">
            <w:rPr>
              <w:rFonts w:ascii="Times New Roman" w:hAnsi="Times New Roman" w:cs="Times New Roman"/>
              <w:sz w:val="24"/>
              <w:szCs w:val="24"/>
            </w:rPr>
            <w:delText>impairment</w:delText>
          </w:r>
        </w:del>
      </w:ins>
      <w:del w:id="170" w:author="Kinsman-Costello, Lauren" w:date="2026-09-25T15:34:00Z" w16du:dateUtc="2026-09-25T19:34:00Z">
        <w:r w:rsidRPr="6073A50D">
          <w:rPr>
            <w:rFonts w:ascii="Times New Roman" w:hAnsi="Times New Roman" w:cs="Times New Roman"/>
            <w:sz w:val="24"/>
            <w:szCs w:val="24"/>
          </w:rPr>
          <w:delText xml:space="preserve"> </w:delText>
        </w:r>
      </w:del>
      <w:ins w:id="171" w:author="Marques Mendonca, Raissa" w:date="2026-09-14T10:59:00Z" w16du:dateUtc="2026-09-14T14:59:00Z">
        <w:del w:id="172" w:author="Kinsman-Costello, Lauren" w:date="2026-09-25T15:37:00Z" w16du:dateUtc="2026-09-25T19:37:00Z">
          <w:r w:rsidR="00E405C4">
            <w:rPr>
              <w:rFonts w:ascii="Times New Roman" w:hAnsi="Times New Roman" w:cs="Times New Roman"/>
              <w:sz w:val="24"/>
              <w:szCs w:val="24"/>
            </w:rPr>
            <w:delText>of</w:delText>
          </w:r>
        </w:del>
      </w:ins>
      <w:del w:id="173" w:author="Kinsman-Costello, Lauren" w:date="2026-09-25T15:37:00Z" w16du:dateUtc="2026-09-25T19:37:00Z">
        <w:r w:rsidRPr="00682BBA">
          <w:rPr>
            <w:rFonts w:ascii="Times New Roman" w:hAnsi="Times New Roman" w:cs="Times New Roman"/>
            <w:sz w:val="24"/>
            <w:szCs w:val="24"/>
          </w:rPr>
          <w:delText xml:space="preserve">in aquatic ecosystems </w:delText>
        </w:r>
      </w:del>
      <w:r w:rsidRPr="00682BBA">
        <w:rPr>
          <w:rFonts w:ascii="Times New Roman" w:hAnsi="Times New Roman" w:cs="Times New Roman"/>
          <w:sz w:val="24"/>
          <w:szCs w:val="24"/>
        </w:rPr>
        <w:t xml:space="preserve">around the </w:t>
      </w:r>
      <w:r w:rsidRPr="00682BBA">
        <w:rPr>
          <w:rFonts w:ascii="Times New Roman" w:hAnsi="Times New Roman" w:cs="Times New Roman"/>
          <w:sz w:val="24"/>
          <w:szCs w:val="24"/>
        </w:rPr>
        <w:lastRenderedPageBreak/>
        <w:t xml:space="preserve">world </w:t>
      </w:r>
      <w:r w:rsidRPr="00682BBA">
        <w:rPr>
          <w:rFonts w:ascii="Times New Roman" w:hAnsi="Times New Roman" w:cs="Times New Roman"/>
          <w:sz w:val="24"/>
          <w:szCs w:val="24"/>
        </w:rPr>
        <w:fldChar w:fldCharType="begin"/>
      </w:r>
      <w:r w:rsidRPr="00682BBA">
        <w:rPr>
          <w:rFonts w:ascii="Times New Roman" w:hAnsi="Times New Roman" w:cs="Times New Roman"/>
          <w:sz w:val="24"/>
          <w:szCs w:val="24"/>
        </w:rPr>
        <w:instrText xml:space="preserve"> ADDIN ZOTERO_ITEM CSL_CITATION {"citationID":"6Ta0oebd","properties":{"formattedCitation":"(Heisler et al. 2008, Smith and Schindler 2009, Wurtsbaugh et al. 2019)","plainCitation":"(Heisler et al. 2008, Smith and Schindler 2009, Wurtsbaugh et al. 2019)","noteIndex":0},"citationItems":[{"id":1745,"uris":["http://zotero.org/users/5222684/items/NRQQI8A4"],"itemData":{"id":1745,"type":"article-journal","abstract":"In January 2003, the US Environmental Protection Agency sponsored a “roundtable discussion” to develop a consensus on the relationship between eutrophication and harmful algal blooms (HABs), specifically targeting those relationships for which management actions may be appropriate. Academic, federal, and state agency representatives were in attendance. The following seven statements were unanimously adopted by attendees based on review and analysis of current as well as pertinent previous data:(1)Degraded water quality from increased nutrient pollution promotes the development and persistence of many HABs and is one of the reasons for their expansion in the U.S. and other nations;(2)The composition–not just the total quantity–of the nutrient pool impacts HABs;(3)High-biomass blooms must have exogenous nutrients to be sustained;(4)Both chronic and episodic nutrient delivery promote HAB development;(5)Recently developed tools and techniques are already improving the detection of some HABs, and emerging technologies are rapidly advancing toward operational status for the prediction of HABs and their toxins;(6)Experimental studies are critical to further the understanding about the role of nutrients in HABs expression, and will strengthen prediction and mitigation of HABs; and(7)Management of nutrient inputs to the watershed can lead to significant reduction in HABs. Supporting evidence and pertinent examples for each consensus statement are provided herein.","collection-title":"HABs and Eutrophication","container-title":"Harmful Algae","DOI":"10.1016/j.hal.2008.08.006","ISSN":"1568-9883","issue":"1","journalAbbreviation":"Harmful Algae","page":"3-13","source":"ScienceDirect","title":"Eutrophication and harmful algal blooms: A scientific consensus","title-short":"Eutrophication and harmful algal blooms","volume":"8","author":[{"family":"Heisler","given":"J."},{"family":"Glibert","given":"P. M."},{"family":"Burkholder","given":"J. M."},{"family":"Anderson","given":"D. M."},{"family":"Cochlan","given":"W."},{"family":"Dennison","given":"W. C."},{"family":"Dortch","given":"Q."},{"family":"Gobler","given":"C. J."},{"family":"Heil","given":"C. A."},{"family":"Humphries","given":"E."},{"family":"Lewitus","given":"A."},{"family":"Magnien","given":"R."},{"family":"Marshall","given":"H. G."},{"family":"Sellner","given":"K."},{"family":"Stockwell","given":"D. A."},{"family":"Stoecker","given":"D. K."},{"family":"Suddleson","given":"M."}],"issued":{"date-parts":[["2008",12,1]]}}},{"id":956,"uris":["http://zotero.org/users/5222684/items/DV354ABV"],"itemData":{"id":956,"type":"article-journal","container-title":"Trends in ecology &amp; evolution","issue":"4","page":"201–207","source":"Google Scholar","title":"Eutrophication science: where do we go from here?","title-short":"Eutrophication science","volume":"24","author":[{"family":"Smith","given":"Val H."},{"family":"Schindler","given":"David W."}],"issued":{"date-parts":[["2009"]]}}},{"id":1744,"uris":["http://zotero.org/users/5222684/items/QB76PJ2G"],"itemData":{"id":1744,"type":"article-journal","abstract":"Agricultural, urban and industrial activities have dramatically increased aquatic nitrogen and phosphorus pollution (eutrophication), threatening water quality and biotic integrity from headwater streams to coastal areas world-wide. Eutrophication creates multiple problems, including hypoxic “dead zones” that reduce fish and shellfish production; harmful algal blooms that create taste and odor problems and threaten the safety of drinking water and aquatic food supplies; stimulation of greenhouse gas releases; and degradation of cultural and social values of these waters. Conservative estimates of annual costs of eutrophication have indicated \\1 billion losses for European coastal waters and \\2.4 billion for lakes and streams in the United States. Scientists have debated whether phosphorus, nitrogen, or both need to be reduced to control eutrophication along the freshwater to marine continuum, but many management agencies worldwide are increasingly opting for dual control. The unidirectional flow of water and nutrients through streams, rivers, lakes, estuaries and ultimately coastal oceans adds additional complexity, as each of these ecosystems may be limited by different factors. Consequently, the reduction of just one nutrient upstream to control eutrophication can allow the export of other nutrients downstream where they may stimulate algal production. The technology exists for controlling eutrophication, but many challenges remain for understanding and managing this global environmental problem. This article is categorized under: Science of Water &gt; Water Quality Water and Life &gt; Stresses and Pressures on Ecosystems","container-title":"WIREs Water","DOI":"10.1002/wat2.1373","ISSN":"2049-1948","issue":"5","language":"en","license":"© 2019 Wiley Periodicals, Inc.","note":"_eprint: https://onlinelibrary.wiley.com/doi/pdf/10.1002/wat2.1373","page":"e1373","source":"Wiley Online Library","title":"Nutrients, eutrophication and harmful algal blooms along the freshwater to marine continuum","volume":"6","author":[{"family":"Wurtsbaugh","given":"Wayne A."},{"family":"Paerl","given":"Hans W."},{"family":"Dodds","given":"Walter K."}],"issued":{"date-parts":[["2019"]]}}}],"schema":"https://github.com/citation-style-language/schema/raw/master/csl-citation.json"} </w:instrText>
      </w:r>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(Heisler et al. 2008, Smith and Schindler 2009, Wurtsbaugh et al. 2019)</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w:t>
      </w:r>
      <w:r w:rsidRPr="6073A50D">
        <w:rPr>
          <w:rFonts w:ascii="Times New Roman" w:hAnsi="Times New Roman" w:cs="Times New Roman"/>
          <w:sz w:val="24"/>
          <w:szCs w:val="24"/>
        </w:rPr>
        <w:t>E</w:t>
      </w:r>
      <w:ins w:id="174" w:author="Marques Mendonca, Raissa" w:date="2026-09-14T10:56:00Z" w16du:dateUtc="2026-09-14T14:56:00Z">
        <w:r w:rsidR="00097C16">
          <w:rPr>
            <w:rFonts w:ascii="Times New Roman" w:hAnsi="Times New Roman" w:cs="Times New Roman"/>
            <w:sz w:val="24"/>
            <w:szCs w:val="24"/>
          </w:rPr>
          <w:t xml:space="preserve">xcess nutrients </w:t>
        </w:r>
      </w:ins>
      <w:ins w:id="175" w:author="Marques Mendonca, Raissa" w:date="2026-09-14T10:59:00Z" w16du:dateUtc="2026-09-14T14:59:00Z">
        <w:r w:rsidR="00E405C4">
          <w:rPr>
            <w:rFonts w:ascii="Times New Roman" w:hAnsi="Times New Roman" w:cs="Times New Roman"/>
            <w:sz w:val="24"/>
            <w:szCs w:val="24"/>
          </w:rPr>
          <w:t>drive</w:t>
        </w:r>
      </w:ins>
      <w:ins w:id="176" w:author="Marques Mendonca, Raissa" w:date="2026-09-14T10:57:00Z" w16du:dateUtc="2026-09-14T14:57:00Z">
        <w:r w:rsidR="0080001D">
          <w:rPr>
            <w:rFonts w:ascii="Times New Roman" w:hAnsi="Times New Roman" w:cs="Times New Roman"/>
            <w:sz w:val="24"/>
            <w:szCs w:val="24"/>
          </w:rPr>
          <w:t xml:space="preserve"> e</w:t>
        </w:r>
      </w:ins>
      <w:r w:rsidRPr="6073A50D">
        <w:rPr>
          <w:rFonts w:ascii="Times New Roman" w:hAnsi="Times New Roman" w:cs="Times New Roman"/>
          <w:sz w:val="24"/>
          <w:szCs w:val="24"/>
        </w:rPr>
        <w:t>utrophication</w:t>
      </w:r>
      <w:r w:rsidRPr="00682BBA">
        <w:rPr>
          <w:rFonts w:ascii="Times New Roman" w:hAnsi="Times New Roman" w:cs="Times New Roman"/>
          <w:sz w:val="24"/>
          <w:szCs w:val="24"/>
        </w:rPr>
        <w:t xml:space="preserve"> </w:t>
      </w:r>
      <w:del w:id="177" w:author="Marques Mendonca, Raissa" w:date="2026-09-14T10:59:00Z" w16du:dateUtc="2026-09-14T14:59:00Z">
        <w:r w:rsidRPr="00682BBA">
          <w:rPr>
            <w:rFonts w:ascii="Times New Roman" w:hAnsi="Times New Roman" w:cs="Times New Roman"/>
            <w:sz w:val="24"/>
            <w:szCs w:val="24"/>
          </w:rPr>
          <w:delText xml:space="preserve">of </w:delText>
        </w:r>
      </w:del>
      <w:ins w:id="178" w:author="Marques Mendonca, Raissa" w:date="2026-09-14T10:59:00Z" w16du:dateUtc="2026-09-14T14:59:00Z">
        <w:r w:rsidR="00C13360">
          <w:rPr>
            <w:rFonts w:ascii="Times New Roman" w:hAnsi="Times New Roman" w:cs="Times New Roman"/>
            <w:sz w:val="24"/>
            <w:szCs w:val="24"/>
          </w:rPr>
          <w:t>in</w:t>
        </w:r>
        <w:r w:rsidR="00C13360" w:rsidRPr="6073A50D">
          <w:rPr>
            <w:rFonts w:ascii="Times New Roman" w:hAnsi="Times New Roman" w:cs="Times New Roman"/>
            <w:sz w:val="24"/>
            <w:szCs w:val="24"/>
          </w:rPr>
          <w:t xml:space="preserve"> </w:t>
        </w:r>
      </w:ins>
      <w:r w:rsidRPr="00682BBA">
        <w:rPr>
          <w:rFonts w:ascii="Times New Roman" w:hAnsi="Times New Roman" w:cs="Times New Roman"/>
          <w:sz w:val="24"/>
          <w:szCs w:val="24"/>
        </w:rPr>
        <w:t xml:space="preserve">aquatic habitats </w:t>
      </w:r>
      <w:del w:id="179" w:author="Marques Mendonca, Raissa" w:date="2026-09-14T10:57:00Z" w16du:dateUtc="2026-09-14T14:57:00Z">
        <w:r w:rsidRPr="00682BBA">
          <w:rPr>
            <w:rFonts w:ascii="Times New Roman" w:hAnsi="Times New Roman" w:cs="Times New Roman"/>
            <w:sz w:val="24"/>
            <w:szCs w:val="24"/>
          </w:rPr>
          <w:delText xml:space="preserve">has </w:delText>
        </w:r>
        <w:r w:rsidR="7A05C1D0" w:rsidRPr="00682BBA">
          <w:rPr>
            <w:rFonts w:ascii="Times New Roman" w:hAnsi="Times New Roman" w:cs="Times New Roman"/>
            <w:sz w:val="24"/>
            <w:szCs w:val="24"/>
          </w:rPr>
          <w:delText>led</w:delText>
        </w:r>
        <w:r w:rsidRPr="00682BBA">
          <w:rPr>
            <w:rFonts w:ascii="Times New Roman" w:hAnsi="Times New Roman" w:cs="Times New Roman"/>
            <w:sz w:val="24"/>
            <w:szCs w:val="24"/>
          </w:rPr>
          <w:delText xml:space="preserve"> to</w:delText>
        </w:r>
      </w:del>
      <w:ins w:id="180" w:author="Marques Mendonca, Raissa" w:date="2026-09-14T10:57:00Z" w16du:dateUtc="2026-09-14T14:57:00Z">
        <w:r w:rsidR="0080001D">
          <w:rPr>
            <w:rFonts w:ascii="Times New Roman" w:hAnsi="Times New Roman" w:cs="Times New Roman"/>
            <w:sz w:val="24"/>
            <w:szCs w:val="24"/>
          </w:rPr>
          <w:t>and can result in</w:t>
        </w:r>
      </w:ins>
      <w:r w:rsidRPr="00682BBA">
        <w:rPr>
          <w:rFonts w:ascii="Times New Roman" w:hAnsi="Times New Roman" w:cs="Times New Roman"/>
          <w:sz w:val="24"/>
          <w:szCs w:val="24"/>
        </w:rPr>
        <w:t xml:space="preserve"> a variety of water quality issues</w:t>
      </w:r>
      <w:ins w:id="181" w:author="Kerns, Janice" w:date="2026-10-09T13:18:00Z" w16du:dateUtc="2026-10-09T17:18:00Z">
        <w:r w:rsidR="00B94CD3">
          <w:rPr>
            <w:rFonts w:ascii="Times New Roman" w:hAnsi="Times New Roman" w:cs="Times New Roman"/>
            <w:sz w:val="24"/>
            <w:szCs w:val="24"/>
          </w:rPr>
          <w:t>,</w:t>
        </w:r>
      </w:ins>
      <w:r w:rsidRPr="00682BBA">
        <w:rPr>
          <w:rFonts w:ascii="Times New Roman" w:hAnsi="Times New Roman" w:cs="Times New Roman"/>
          <w:sz w:val="24"/>
          <w:szCs w:val="24"/>
        </w:rPr>
        <w:t xml:space="preserve"> including harmful algal blooms </w:t>
      </w:r>
      <w:r w:rsidRPr="00682BBA">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{"citationID":"FztFvFaR","properties":{"formattedCitation":"(Anderson et al. 2002, Wurtsbaugh et al. 2019)","plainCitation":"(Anderson et al. 2002, Wurtsbaugh et al. 2019)","dontUpdate":true,"noteIndex":0},"citationItems":[{"id":1748,"uris":["http://zotero.org/users/5222684/items/FQTJ6S5E"],"itemData":{"id":1748,"type":"article-journal","abstract":"Although algal blooms, including those considered toxic or harmful, can be natural phenomena, the nature of the global problem of harmful algal blooms (HABs) has expanded both in extent and its public perception over the last several decades. Of concern, especially for resource managers, is the potential relationship between HABs and the accelerated eutrophication of coastal waters from human activities. We address current insights into the relationships between HABs and eutrophication, focusing on sources of nutrients, known effects of nutrient loading and reduction, new understanding of pathways of nutrient acquisition among HAB species, and relationships between nutrients and toxic algae. Through specific, regional, and global examples of these various relationships, we offer both an assessment of the state of understanding, and the uncertainties that require future research efforts. The sources of nutrients potentially stimulating algal blooms include sewage, atmospheric deposition, groundwater flow, as well as agricultural and aquaculture runoff and discharge. On a global basis, strong correlations have been demonstrated between total phosphorus inputs and phytoplankton production in freshwaters, and between total nitrogen input and phytoplankton production in estuarine and marine waters. There are also numerous examples in geographic regions ranging from the largest and second largest U.S. mainland estuaries (Chesapeake Bay and the Albemarle-Pamlico Estuarine System), to the Inland Sea of Japan, the Black Sea, and Chinese coastal waters, where increases in nutrient loading have been linked with the development of large biomass blooms, leading to anoxia and even toxic or harmful impacts on fisheries resources, ecosystems, and human health or recreation. Many of these regions have witnessed reductions in phytoplankton biomass (as chlorophylla) or HAB incidence when nutrient controls were put in place. Shifts in species composition have often been attributed to changes in nutrient supply ratios, primarily N</w:instrText>
      </w:r>
      <w:r w:rsidR="007D19A1">
        <w:rPr>
          <w:rFonts w:ascii="Cambria Math" w:hAnsi="Cambria Math" w:cs="Cambria Math"/>
          <w:sz w:val="24"/>
          <w:szCs w:val="24"/>
        </w:rPr>
        <w:instrText>∶</w:instrText>
      </w:r>
      <w:r w:rsidR="007D19A1">
        <w:rPr>
          <w:rFonts w:ascii="Times New Roman" w:hAnsi="Times New Roman" w:cs="Times New Roman"/>
          <w:sz w:val="24"/>
          <w:szCs w:val="24"/>
        </w:rPr>
        <w:instrText>P or N</w:instrText>
      </w:r>
      <w:r w:rsidR="007D19A1">
        <w:rPr>
          <w:rFonts w:ascii="Cambria Math" w:hAnsi="Cambria Math" w:cs="Cambria Math"/>
          <w:sz w:val="24"/>
          <w:szCs w:val="24"/>
        </w:rPr>
        <w:instrText>∶</w:instrText>
      </w:r>
      <w:r w:rsidR="007D19A1">
        <w:rPr>
          <w:rFonts w:ascii="Times New Roman" w:hAnsi="Times New Roman" w:cs="Times New Roman"/>
          <w:sz w:val="24"/>
          <w:szCs w:val="24"/>
        </w:rPr>
        <w:instrText>Si. Recently this concept has been extended to include organic forms of nutrients, and an elevation in the ratio of dissolved organic carbon to dissolved organic nitrogen (DOC</w:instrText>
      </w:r>
      <w:r w:rsidR="007D19A1">
        <w:rPr>
          <w:rFonts w:ascii="Cambria Math" w:hAnsi="Cambria Math" w:cs="Cambria Math"/>
          <w:sz w:val="24"/>
          <w:szCs w:val="24"/>
        </w:rPr>
        <w:instrText>∶</w:instrText>
      </w:r>
      <w:r w:rsidR="007D19A1">
        <w:rPr>
          <w:rFonts w:ascii="Times New Roman" w:hAnsi="Times New Roman" w:cs="Times New Roman"/>
          <w:sz w:val="24"/>
          <w:szCs w:val="24"/>
        </w:rPr>
        <w:instrText xml:space="preserve">DON) has been observed during several recent blooms. The physiological strategies by which different groups of species acquire their nutrients have become better understood, and alternate modes of nutrition such as heterotrophy and mixotrophy are now recognized as common among HAB species. Despite our increased understanding of the pathways by which nutrients are delivered to ecosystems and the pathways by which they are assimilated differentially by different groups of species, the relationships between nutrient delivery and the development of blooms and their potential toxicity or harmfulness remain poorly understood. Many factors such as algal species presence/abundance, degree of flushing or water exchange, weather conditions, and presence and abundance of grazers contribute to the success of a given species at a given point in time. Similar nutrient loads do not have the same impact in different environments or in the same environment at different points in time. Eutrophication is one of several mechanisms by which harmful algae appear to be increasing in extent and duration in many locations. Although important, it is not the only explanation for blooms or toxic outbreaks. Nutrient enrichment has been strongly linked to stimulation of some harmful species, but for others it has not been an apparent contributing factor. The overall effect of nutrient over-enrichment on harmful algal species is clearly species specific.","container-title":"Estuaries","DOI":"10.1007/BF02804901","ISSN":"0160-8347","issue":"4","journalAbbreviation":"Estuaries","language":"en","page":"704-726","source":"Springer Link","title":"Harmful algal blooms and eutrophication: Nutrient sources, composition, and consequences","title-short":"Harmful algal blooms and eutrophication","volume":"25","author":[{"family":"Anderson","given":"Donald M."},{"family":"Glibert","given":"Patricia M."},{"family":"Burkholder","given":"Joann M."}],"issued":{"date-parts":[["2002",8,1]]}}},{"id":1744,"uris":["http://zotero.org/users/5222684/items/QB76PJ2G"],"itemData":{"id":1744,"type":"article-journal","abstract":"Agricultural, urban and industrial activities have dramatically increased aquatic nitrogen and phosphorus pollution (eutrophication), threatening water quality and biotic integrity from headwater streams to coastal areas world-wide. Eutrophication creates multiple problems, including hypoxic “dead zones” that reduce fish and shellfish production; harmful algal blooms that create taste and odor problems and threaten the safety of drinking water and aquatic food supplies; stimulation of greenhouse gas releases; and degradation of cultural and social values of these waters. Conservative estimates of annual costs of eutrophication have indicated \\1 billion losses for European coastal waters and \\2.4 billion for lakes and streams in the United States. Scientists have debated whether phosphorus, nitrogen, or both need to be reduced to control eutrophication along the freshwater to marine continuum, but many management agencies worldwide are increasingly opting for dual control. The unidirectional flow of water and nutrients through streams, rivers, lakes, estuaries and ultimately coastal oceans adds additional complexity, as each of these ecosystems may be limited by different factors. Consequently, the reduction of just one nutrient upstream to control eutrophication can allow the export of other nutrients downstream where they may stimulate algal production. The technology exists for controlling eutrophication, but many challenges remain for understanding and managing this global environmental problem. This article is categorized under: Science of Water &gt; Water Quality Water and Life &gt; Stresses and Pressures on Ecosystems","container-title":"WIREs Water","DOI":"10.1002/wat2.1373","ISSN":"2049-1948","issue":"5","language":"en","license":"© 2019 Wiley Periodicals, Inc.","note":"_eprint: https://onlinelibrary.wiley.com/doi/pdf/10.1002/wat2.1373","page":"e1373","source":"Wiley Online Library","title":"Nutrients, eutrophication and harmful algal blooms along the freshwater to marine continuum","volume":"6","author":[{"family":"Wurtsbaugh","given":"Wayne A."},{"family":"Paerl","given":"Hans W."},{"family":"Dodds","given":"Walter K."}],"issued":{"date-parts":[["2019"]]}}}],"schema":"https://github.com/citation-style-language/schema/raw/master/csl-citation.json"} </w:instrText>
      </w:r>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w:t>
      </w:r>
      <w:ins w:id="182" w:author="Anderson, Kenneth" w:date="2026-09-15T12:53:00Z" w16du:dateUtc="2026-09-15T16:53:00Z">
        <w:r w:rsidR="00D37BBE">
          <w:rPr>
            <w:rFonts w:ascii="Times New Roman" w:hAnsi="Times New Roman" w:cs="Times New Roman"/>
            <w:sz w:val="24"/>
            <w:szCs w:val="24"/>
          </w:rPr>
          <w:t xml:space="preserve">HABs; </w:t>
        </w:r>
      </w:ins>
      <w:r w:rsidR="00714131" w:rsidRPr="00682BBA">
        <w:rPr>
          <w:rFonts w:ascii="Times New Roman" w:hAnsi="Times New Roman" w:cs="Times New Roman"/>
          <w:sz w:val="24"/>
          <w:szCs w:val="24"/>
        </w:rPr>
        <w:t>Anderson et al. 2002, Wurtsbaugh et al. 2019)</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The creation or restoration of wetlands </w:t>
      </w:r>
      <w:del w:id="183" w:author="Kinsman-Costello, Lauren" w:date="2026-09-25T15:37:00Z" w16du:dateUtc="2026-09-25T19:37:00Z">
        <w:r w:rsidRPr="00682BBA">
          <w:rPr>
            <w:rFonts w:ascii="Times New Roman" w:hAnsi="Times New Roman" w:cs="Times New Roman"/>
            <w:sz w:val="24"/>
            <w:szCs w:val="24"/>
          </w:rPr>
          <w:delText>has become</w:delText>
        </w:r>
        <w:r w:rsidR="6DAD7812" w:rsidRPr="79E63734" w:rsidDel="00584F08">
          <w:rPr>
            <w:rFonts w:ascii="Times New Roman" w:hAnsi="Times New Roman" w:cs="Times New Roman"/>
            <w:sz w:val="24"/>
            <w:szCs w:val="24"/>
          </w:rPr>
          <w:delText xml:space="preserve"> a</w:delText>
        </w:r>
      </w:del>
      <w:ins w:id="184" w:author="Kinsman-Costello, Lauren" w:date="2026-09-25T15:37:00Z" w16du:dateUtc="2026-09-25T19:37:00Z">
        <w:r w:rsidR="00584F08">
          <w:rPr>
            <w:rFonts w:ascii="Times New Roman" w:hAnsi="Times New Roman" w:cs="Times New Roman"/>
            <w:sz w:val="24"/>
            <w:szCs w:val="24"/>
          </w:rPr>
          <w:t>is</w:t>
        </w:r>
        <w:r w:rsidRPr="00682BBA">
          <w:rPr>
            <w:rFonts w:ascii="Times New Roman" w:hAnsi="Times New Roman" w:cs="Times New Roman"/>
            <w:sz w:val="24"/>
            <w:szCs w:val="24"/>
          </w:rPr>
          <w:t xml:space="preserve"> a</w:t>
        </w:r>
      </w:ins>
      <w:r w:rsidRPr="00682BBA">
        <w:rPr>
          <w:rFonts w:ascii="Times New Roman" w:hAnsi="Times New Roman" w:cs="Times New Roman"/>
          <w:sz w:val="24"/>
          <w:szCs w:val="24"/>
        </w:rPr>
        <w:t xml:space="preserve"> common </w:t>
      </w:r>
      <w:del w:id="185" w:author="Marques Mendonca, Raissa" w:date="2026-09-14T11:00:00Z" w16du:dateUtc="2026-09-14T15:00:00Z">
        <w:r w:rsidRPr="00682BBA">
          <w:rPr>
            <w:rFonts w:ascii="Times New Roman" w:hAnsi="Times New Roman" w:cs="Times New Roman"/>
            <w:sz w:val="24"/>
            <w:szCs w:val="24"/>
          </w:rPr>
          <w:delText>tool in attempts</w:delText>
        </w:r>
      </w:del>
      <w:ins w:id="186" w:author="Marques Mendonca, Raissa" w:date="2026-09-14T11:00:00Z" w16du:dateUtc="2026-09-14T15:00:00Z">
        <w:r w:rsidR="00C23AE3">
          <w:rPr>
            <w:rFonts w:ascii="Times New Roman" w:hAnsi="Times New Roman" w:cs="Times New Roman"/>
            <w:sz w:val="24"/>
            <w:szCs w:val="24"/>
          </w:rPr>
          <w:t>approach</w:t>
        </w:r>
      </w:ins>
      <w:r w:rsidRPr="6073A50D">
        <w:rPr>
          <w:rFonts w:ascii="Times New Roman" w:hAnsi="Times New Roman" w:cs="Times New Roman"/>
          <w:sz w:val="24"/>
          <w:szCs w:val="24"/>
        </w:rPr>
        <w:t xml:space="preserve"> to</w:t>
      </w:r>
      <w:ins w:id="187" w:author="Marques Mendonca, Raissa" w:date="2026-09-14T11:00:00Z" w16du:dateUtc="2026-09-14T15:00:00Z">
        <w:r w:rsidR="00C23AE3">
          <w:rPr>
            <w:rFonts w:ascii="Times New Roman" w:hAnsi="Times New Roman" w:cs="Times New Roman"/>
            <w:sz w:val="24"/>
            <w:szCs w:val="24"/>
          </w:rPr>
          <w:t xml:space="preserve"> </w:t>
        </w:r>
        <w:del w:id="188" w:author="Kinsman-Costello, Lauren" w:date="2026-09-25T15:38:00Z" w16du:dateUtc="2026-09-25T19:38:00Z">
          <w:r w:rsidR="00C23AE3">
            <w:rPr>
              <w:rFonts w:ascii="Times New Roman" w:hAnsi="Times New Roman" w:cs="Times New Roman"/>
              <w:sz w:val="24"/>
              <w:szCs w:val="24"/>
            </w:rPr>
            <w:delText>help</w:delText>
          </w:r>
        </w:del>
      </w:ins>
      <w:del w:id="189" w:author="Kinsman-Costello, Lauren" w:date="2026-09-25T15:38:00Z" w16du:dateUtc="2026-09-25T19:38:00Z">
        <w:r w:rsidRPr="00682BBA">
          <w:rPr>
            <w:rFonts w:ascii="Times New Roman" w:hAnsi="Times New Roman" w:cs="Times New Roman"/>
            <w:sz w:val="24"/>
            <w:szCs w:val="24"/>
          </w:rPr>
          <w:delText xml:space="preserve"> </w:delText>
        </w:r>
      </w:del>
      <w:r w:rsidRPr="00682BBA">
        <w:rPr>
          <w:rFonts w:ascii="Times New Roman" w:hAnsi="Times New Roman" w:cs="Times New Roman"/>
          <w:sz w:val="24"/>
          <w:szCs w:val="24"/>
        </w:rPr>
        <w:t xml:space="preserve">mitigate non-point source </w:t>
      </w:r>
      <w:r w:rsidR="009E4091">
        <w:rPr>
          <w:rFonts w:ascii="Times New Roman" w:hAnsi="Times New Roman" w:cs="Times New Roman"/>
          <w:sz w:val="24"/>
          <w:szCs w:val="24"/>
        </w:rPr>
        <w:t>nutrients</w:t>
      </w:r>
      <w:del w:id="190" w:author="Marques Mendonca, Raissa" w:date="2026-09-14T11:00:00Z" w16du:dateUtc="2026-09-14T15:00:00Z">
        <w:r w:rsidR="009E4091">
          <w:rPr>
            <w:rFonts w:ascii="Times New Roman" w:hAnsi="Times New Roman" w:cs="Times New Roman"/>
            <w:sz w:val="24"/>
            <w:szCs w:val="24"/>
          </w:rPr>
          <w:delText>,</w:delText>
        </w:r>
      </w:del>
      <w:r w:rsidR="009E4091" w:rsidRPr="00682BBA">
        <w:rPr>
          <w:rFonts w:ascii="Times New Roman" w:hAnsi="Times New Roman" w:cs="Times New Roman"/>
          <w:sz w:val="24"/>
          <w:szCs w:val="24"/>
        </w:rPr>
        <w:t xml:space="preserve"> </w:t>
      </w:r>
      <w:r w:rsidRPr="00682BBA">
        <w:rPr>
          <w:rFonts w:ascii="Times New Roman" w:hAnsi="Times New Roman" w:cs="Times New Roman"/>
          <w:sz w:val="24"/>
          <w:szCs w:val="24"/>
        </w:rPr>
        <w:t xml:space="preserve">because </w:t>
      </w:r>
      <w:del w:id="191" w:author="Marques Mendonca, Raissa" w:date="2026-09-14T11:07:00Z" w16du:dateUtc="2026-09-14T15:07:00Z">
        <w:r w:rsidRPr="00682BBA">
          <w:rPr>
            <w:rFonts w:ascii="Times New Roman" w:hAnsi="Times New Roman" w:cs="Times New Roman"/>
            <w:sz w:val="24"/>
            <w:szCs w:val="24"/>
          </w:rPr>
          <w:delText xml:space="preserve">they </w:delText>
        </w:r>
      </w:del>
      <w:ins w:id="192" w:author="Marques Mendonca, Raissa" w:date="2026-09-14T11:07:00Z" w16du:dateUtc="2026-09-14T15:07:00Z">
        <w:r w:rsidR="00151444">
          <w:rPr>
            <w:rFonts w:ascii="Times New Roman" w:hAnsi="Times New Roman" w:cs="Times New Roman"/>
            <w:sz w:val="24"/>
            <w:szCs w:val="24"/>
          </w:rPr>
          <w:t>wetlands</w:t>
        </w:r>
        <w:r w:rsidR="00151444" w:rsidRPr="6073A50D">
          <w:rPr>
            <w:rFonts w:ascii="Times New Roman" w:hAnsi="Times New Roman" w:cs="Times New Roman"/>
            <w:sz w:val="24"/>
            <w:szCs w:val="24"/>
          </w:rPr>
          <w:t xml:space="preserve"> </w:t>
        </w:r>
      </w:ins>
      <w:del w:id="193" w:author="Winston, Ryan" w:date="2026-09-14T20:05:00Z" w16du:dateUtc="2026-09-14T20:05:09Z">
        <w:r w:rsidRPr="71386E83" w:rsidDel="211B5C26">
          <w:rPr>
            <w:rFonts w:ascii="Times New Roman" w:hAnsi="Times New Roman" w:cs="Times New Roman"/>
            <w:sz w:val="24"/>
            <w:szCs w:val="24"/>
          </w:rPr>
          <w:delText>receive</w:delText>
        </w:r>
      </w:del>
      <w:ins w:id="194" w:author="Winston, Ryan" w:date="2026-09-14T20:05:00Z" w16du:dateUtc="2026-09-14T20:05:10Z">
        <w:r w:rsidR="04121FC4" w:rsidRPr="71386E83">
          <w:rPr>
            <w:rFonts w:ascii="Times New Roman" w:hAnsi="Times New Roman" w:cs="Times New Roman"/>
            <w:sz w:val="24"/>
            <w:szCs w:val="24"/>
          </w:rPr>
          <w:t>t</w:t>
        </w:r>
        <w:commentRangeStart w:id="195"/>
        <w:r w:rsidR="04121FC4" w:rsidRPr="71386E83">
          <w:rPr>
            <w:rFonts w:ascii="Times New Roman" w:hAnsi="Times New Roman" w:cs="Times New Roman"/>
            <w:sz w:val="24"/>
            <w:szCs w:val="24"/>
          </w:rPr>
          <w:t>reat</w:t>
        </w:r>
      </w:ins>
      <w:r w:rsidRPr="00682BBA">
        <w:rPr>
          <w:rFonts w:ascii="Times New Roman" w:hAnsi="Times New Roman" w:cs="Times New Roman"/>
          <w:sz w:val="24"/>
          <w:szCs w:val="24"/>
        </w:rPr>
        <w:t xml:space="preserve"> runoff from </w:t>
      </w:r>
      <w:del w:id="196" w:author="Winston, Ryan" w:date="2026-09-14T20:05:00Z" w16du:dateUtc="2026-09-14T20:05:20Z">
        <w:r w:rsidRPr="00682BBA">
          <w:rPr>
            <w:rFonts w:ascii="Times New Roman" w:hAnsi="Times New Roman" w:cs="Times New Roman"/>
            <w:sz w:val="24"/>
            <w:szCs w:val="24"/>
          </w:rPr>
          <w:delText>broad</w:delText>
        </w:r>
      </w:del>
      <w:del w:id="197" w:author="Marques Mendonca, Raissa" w:date="2026-09-15T09:03:00Z" w16du:dateUtc="2026-09-15T13:03:00Z">
        <w:r w:rsidRPr="00682BBA">
          <w:rPr>
            <w:rFonts w:ascii="Times New Roman" w:hAnsi="Times New Roman" w:cs="Times New Roman"/>
            <w:sz w:val="24"/>
            <w:szCs w:val="24"/>
          </w:rPr>
          <w:delText xml:space="preserve"> </w:delText>
        </w:r>
      </w:del>
      <w:r w:rsidRPr="00682BBA">
        <w:rPr>
          <w:rFonts w:ascii="Times New Roman" w:hAnsi="Times New Roman" w:cs="Times New Roman"/>
          <w:sz w:val="24"/>
          <w:szCs w:val="24"/>
        </w:rPr>
        <w:t xml:space="preserve">areas across the </w:t>
      </w:r>
      <w:del w:id="198" w:author="Sandoval, Leticia" w:date="2026-09-25T15:43:00Z" w16du:dateUtc="2026-09-25T15:43:00Z">
        <w:r w:rsidR="6DAD7812" w:rsidRPr="6E9C0302" w:rsidDel="6DAD7812">
          <w:rPr>
            <w:rFonts w:ascii="Times New Roman" w:hAnsi="Times New Roman" w:cs="Times New Roman"/>
            <w:sz w:val="24"/>
            <w:szCs w:val="24"/>
          </w:rPr>
          <w:delText>landscape</w:delText>
        </w:r>
      </w:del>
      <w:ins w:id="199" w:author="Sandoval, Leticia" w:date="2026-09-25T15:43:00Z" w16du:dateUtc="2026-09-25T15:43:03Z">
        <w:r w:rsidR="23D4461B" w:rsidRPr="6E9C0302">
          <w:rPr>
            <w:rFonts w:ascii="Times New Roman" w:hAnsi="Times New Roman" w:cs="Times New Roman"/>
            <w:sz w:val="24"/>
            <w:szCs w:val="24"/>
          </w:rPr>
          <w:t>watershed</w:t>
        </w:r>
      </w:ins>
      <w:r w:rsidR="008F5A15">
        <w:rPr>
          <w:rFonts w:ascii="Times New Roman" w:hAnsi="Times New Roman" w:cs="Times New Roman"/>
          <w:sz w:val="24"/>
          <w:szCs w:val="24"/>
        </w:rPr>
        <w:t xml:space="preserve"> and</w:t>
      </w:r>
      <w:r w:rsidRPr="00682BBA">
        <w:rPr>
          <w:rFonts w:ascii="Times New Roman" w:hAnsi="Times New Roman" w:cs="Times New Roman"/>
          <w:sz w:val="24"/>
          <w:szCs w:val="24"/>
        </w:rPr>
        <w:t xml:space="preserve"> </w:t>
      </w:r>
      <w:r w:rsidR="008F5A15" w:rsidRPr="00682BBA">
        <w:rPr>
          <w:rFonts w:ascii="Times New Roman" w:hAnsi="Times New Roman" w:cs="Times New Roman"/>
          <w:sz w:val="24"/>
          <w:szCs w:val="24"/>
        </w:rPr>
        <w:t>creat</w:t>
      </w:r>
      <w:r w:rsidR="008F5A15">
        <w:rPr>
          <w:rFonts w:ascii="Times New Roman" w:hAnsi="Times New Roman" w:cs="Times New Roman"/>
          <w:sz w:val="24"/>
          <w:szCs w:val="24"/>
        </w:rPr>
        <w:t>e</w:t>
      </w:r>
      <w:r w:rsidR="008F5A15" w:rsidRPr="00682BBA">
        <w:rPr>
          <w:rFonts w:ascii="Times New Roman" w:hAnsi="Times New Roman" w:cs="Times New Roman"/>
          <w:sz w:val="24"/>
          <w:szCs w:val="24"/>
        </w:rPr>
        <w:t xml:space="preserve"> </w:t>
      </w:r>
      <w:r w:rsidRPr="00682BBA">
        <w:rPr>
          <w:rFonts w:ascii="Times New Roman" w:hAnsi="Times New Roman" w:cs="Times New Roman"/>
          <w:sz w:val="24"/>
          <w:szCs w:val="24"/>
        </w:rPr>
        <w:t xml:space="preserve">a </w:t>
      </w:r>
      <w:r w:rsidR="00192FF2">
        <w:rPr>
          <w:rFonts w:ascii="Times New Roman" w:hAnsi="Times New Roman" w:cs="Times New Roman"/>
          <w:sz w:val="24"/>
          <w:szCs w:val="24"/>
        </w:rPr>
        <w:t>focal point</w:t>
      </w:r>
      <w:r w:rsidR="00192FF2" w:rsidRPr="00682BBA">
        <w:rPr>
          <w:rFonts w:ascii="Times New Roman" w:hAnsi="Times New Roman" w:cs="Times New Roman"/>
          <w:sz w:val="24"/>
          <w:szCs w:val="24"/>
        </w:rPr>
        <w:t xml:space="preserve"> </w:t>
      </w:r>
      <w:r w:rsidRPr="00682BBA">
        <w:rPr>
          <w:rFonts w:ascii="Times New Roman" w:hAnsi="Times New Roman" w:cs="Times New Roman"/>
          <w:sz w:val="24"/>
          <w:szCs w:val="24"/>
        </w:rPr>
        <w:t>where non-point source pollution can be concentrated</w:t>
      </w:r>
      <w:r w:rsidR="6EA15E3E" w:rsidRPr="00682BBA">
        <w:rPr>
          <w:rFonts w:ascii="Times New Roman" w:hAnsi="Times New Roman" w:cs="Times New Roman"/>
          <w:sz w:val="24"/>
          <w:szCs w:val="24"/>
        </w:rPr>
        <w:t xml:space="preserve"> and processed</w:t>
      </w:r>
      <w:r w:rsidRPr="00682BBA">
        <w:rPr>
          <w:rFonts w:ascii="Times New Roman" w:hAnsi="Times New Roman" w:cs="Times New Roman"/>
          <w:sz w:val="24"/>
          <w:szCs w:val="24"/>
        </w:rPr>
        <w:t xml:space="preserve"> </w:t>
      </w:r>
      <w:r w:rsidRPr="00682BBA">
        <w:rPr>
          <w:rFonts w:ascii="Times New Roman" w:hAnsi="Times New Roman" w:cs="Times New Roman"/>
          <w:sz w:val="24"/>
          <w:szCs w:val="24"/>
        </w:rPr>
        <w:fldChar w:fldCharType="begin"/>
      </w:r>
      <w:r w:rsidR="00DB4966" w:rsidRPr="00682BBA">
        <w:rPr>
          <w:rFonts w:ascii="Times New Roman" w:hAnsi="Times New Roman" w:cs="Times New Roman"/>
          <w:sz w:val="24"/>
          <w:szCs w:val="24"/>
        </w:rPr>
        <w:instrText xml:space="preserve"> ADDIN ZOTERO_ITEM CSL_CITATION {"citationID":"u3mF1erS","properties":{"formattedCitation":"(Carpenter et al. 1998, Vymazal 2007, Weisner et al. 2016a)","plainCitation":"(Carpenter et al. 1998, Vymazal 2007, Weisner et al. 2016a)","noteIndex":0},"citationItems":[{"id":4821,"uris":["http://zotero.org/users/5222684/items/AY5R3XJ7"],"itemData":{"id":4821,"type":"article-journal","abstract":"Agriculture and urban activities are major sources of phosphorus and nitrogen to aquatic ecosystems. Atmospheric deposition further contributes as a source of N. These nonpoint inputs of nutrients are difficult to measure and regulate because they derive from activities dispersed over wide areas of land and are variable in time due to effects of weather. In aquatic ecosystems, these nutrients cause diverse problems such as toxic algal blooms, loss of oxygen, fish kills, loss of biodiversity (including species important for commerce and recreation), loss of aquatic plant beds and coral reefs, and other problems. Nutrient enrichment seriously degrades aquatic ecosystems and impairs the use of water for drinking, industry, agriculture, recreation, and other purposes. Based on our review of the scientific literature, we are certain that (1) eutrophication is a widespread problem in rivers, lakes, estuaries, and coastal oceans, caused by overenrichment with P and N; (2) nonpoint pollution, a major source of P and N to surface waters of the United States, results primarily from agriculture and urban activity, including industry; (3) inputs of P and N to agriculture in the form of fertilizers exceed outputs in produce in the United States and many other nations; (4) nutrient flows to aquatic ecosystems are directly related to animal stocking densities, and under high livestock densities, manure production exceeds the needs of crops to which the manure is applied; (5) excess fertilization and manure production cause a P surplus to accumulate in soil, some of which is transported to aquatic ecosystems; and (6) excess fertilization and manure production on agricultural lands create surplus N, which is mobile in many soils and often leaches to downstream aquatic ecosystems, and which can also volatilize to the atmosphere, redepositing elsewhere and eventually reaching aquatic ecosystems. If current practices continue, nonpoint pollution of surface waters is virtually certain to increase in the future. Such an outcome is not inevitable, however, because a number of technologies, land use practices, and conservation measures are capable of decreasing the flow of nonpoint P and N into surface waters. From our review of the available scientific information, we are confident that: (1) nonpoint pollution of surface waters with P and N could be reduced by reducing surplus nutrient flows in agricultural systems and processes, reducing agricultural and urban runoff by diverse methods, and reducing N emissions from fossil fuel burning; and (2) eutrophication can be reversed by decreasing input rates of P and N to aquatic ecosystems, but rates of recovery are highly variable among water bodies. Often, the eutrophic state is persistent, and recovery is slow.","container-title":"Ecological Applications","DOI":"10.1890/1051-0761(1998)008[0559:NPOSWW]2.0.CO;2","ISSN":"1939-5582","issue":"3","language":"en","license":"© 1998 by the Ecological Society of America","note":"_eprint: https://onlinelibrary.wiley.com/doi/pdf/10.1890/1051-0761%281998%29008%5B0559%3ANPOSWW%5D2.0.CO%3B2","page":"559-568","source":"Wiley Online Library","title":"Nonpoint Pollution of Surface Waters with Phosphorus and Nitrogen","volume":"8","author":[{"family":"Carpenter","given":"S. R."},{"family":"Caraco","given":"N. F."},{"family":"Correll","given":"D. L."},{"family":"Howarth","given":"R. W."},{"family":"Sharpley","given":"A. N."},{"family":"Smith","given":"V. H."}],"issued":{"date-parts":[["1998"]]}}},{"id":1733,"uris":["http://zotero.org/users/5222684/items/XB3ZVBPS"],"itemData":{"id":1733,"type":"article-journal","abstract":"The processes that affect removal and retention of nitrogen during wastewater treatment in constructed wetlands (CWs) are manifold and include NH3 volatilization, nitrification, denitrification, nitrogen fixation, plant and microbial uptake, mineralization (ammonification), nitrate reduction to ammonium (nitrate-ammonification), anaerobic ammonia oxidation (ANAMMOX), fragmentation, sorption, desorption, burial, and leaching. However, only few processes ultimately remove total nitrogen from the wastewater while most processes just convert nitrogen to its various forms. Removal of total nitrogen in studied types of constructed wetlands varied between 40 and 55% with removed load ranging between 250 and 630 g N m−2 yr−1 depending on CWs type and inflow loading. However, the processes responsible for the removal differ in magnitude among systems. Single-stage constructed wetlands cannot achieve high removal of total nitrogen due to their inability to provide both aerobic and anaerobic conditions at the same time. Vertical flow constructed wetlands remove successfully ammonia-N but very limited denitrification takes place in these systems. On the other hand, horizontal-flow constructed wetlands provide good conditions for denitrification but the ability of these system to nitrify ammonia is very limited. Therefore, various types of constructed wetlands may be combined with each other in order to exploit the specific advantages of the individual systems. The soil phosphorus cycle is fundamentally different from the N cycle. There are no valency changes during biotic assimilation of inorganic P or during decomposition of organic P by microorganisms. Phosphorus transformations during wastewater treatment in CWs include adsorption, desorption, precipitation, dissolution, plant and microbial uptake, fragmentation, leaching, mineralization, sedimentation (peat accretion) and burial. The major phosphorus removal processes are sorption, precipitation, plant uptake (with subsequent harvest) and peat/soil accretion. However, the first three processes are saturable and soil accretion occurs only in FWS CWs. Removal of phosphorus in all types of constructed wetlands is low unless special substrates with high sorption capacity are used. Removal of total phosphorus varied between 40 and 60% in all types of constructed wetlands with removed load ranging between 45 and 75 g N m−2 yr−1 depending on CWs type and inflow loading. Removal of both nitrogen and phosphorus via harvesting of aboveground biomass of emergent vegetation is low but it could be substantial for lightly loaded systems (cca 100–200 g N m−2 yr−1 and 10–20 g P m−2 yr−1). Systems with free-floating plants may achieve higher removal of nitrogen via harvesting due to multiple harvesting schedule.","collection-title":"Contaminants in Natural and Constructed Wetlands: Pollutant Dynamics and Control","container-title":"Science of The Total Environment","DOI":"10.1016/j.scitotenv.2006.09.014","ISSN":"0048-9697","issue":"1","journalAbbreviation":"Science of The Total Environment","page":"48-65","source":"ScienceDirect","title":"Removal of nutrients in various types of constructed wetlands","volume":"380","author":[{"family":"Vymazal","given":"Jan"}],"issued":{"date-parts":[["2007",7,15]]}}},{"id":4776,"uris":["http://zotero.org/users/5222684/items/IZKP3WPD"],"itemData":{"id":4776,"type":"article-journal","abstract":"During 2007–2013, the Swedish Board of Agriculture granted support within a national program to about 1000 wetlands, corresponding to a 5300-hectare wetland area, with the dual goal to remove nutrients from water and to improve biodiversity in agricultural landscapes. The aim of the present study was to compare the effects on nutrient transports that are realized within the national program to what could be obtained with the same area of wetlands if location and design of wetlands were optimized. In single, highly nutrient-loaded wetlands, a removal of around 1000 kg nitrogen and 100 kg phosphorus per hectare wetland area and year was estimated from monitoring data. Statistical models were developed to estimate the overall nutrient removal effects of wetlands created within the national program. Depending on model, the effect of the national program as a whole was estimated to between 27 and 38 kg nitrogen and between 2.7 and 4.5 kg phosphorus per hectare created wetland area and year. Comparison of what is achieved in individual wetlands to what was achieved in the national program indicates that nutrient removal effects could be increased substantially in future wetland programs by emphasising location and design of wetlands.","container-title":"Water","DOI":"10.3390/w8110544","ISSN":"2073-4441","issue":"11","language":"en","license":"http://creativecommons.org/licenses/by/3.0/","note":"number: 11","page":"544","publisher":"Multidisciplinary Digital Publishing Institute","source":"www.mdpi.com","title":"National Large-Scale Wetland Creation in Agricultural Areas—Potential versus Realized Effects on Nutrient Transports","volume":"8","author":[{"family":"Weisner","given":"Stefan E. B."},{"family":"Johannesson","given":"Karin"},{"family":"Thiere","given":"Geraldine"},{"family":"Svengren","given":"Henrik"},{"family":"Ehde","given":"Per Magnus"},{"family":"Tonderski","given":"Karin S."}],"issued":{"date-parts":[["2016",11]]}}}],"schema":"https://github.com/citation-style-language/schema/raw/master/csl-citation.json"} </w:instrText>
      </w:r>
      <w:r w:rsidRPr="00682BBA">
        <w:rPr>
          <w:rFonts w:ascii="Times New Roman" w:hAnsi="Times New Roman" w:cs="Times New Roman"/>
          <w:sz w:val="24"/>
          <w:szCs w:val="24"/>
        </w:rPr>
        <w:fldChar w:fldCharType="separate"/>
      </w:r>
      <w:r w:rsidR="00DB4966" w:rsidRPr="00682BBA">
        <w:rPr>
          <w:rFonts w:ascii="Times New Roman" w:hAnsi="Times New Roman" w:cs="Times New Roman"/>
          <w:sz w:val="24"/>
          <w:szCs w:val="24"/>
        </w:rPr>
        <w:t>(Carpenter et al. 1998, Vymazal 2007, Weisner et al. 2016a)</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w:t>
      </w:r>
      <w:commentRangeEnd w:id="195"/>
      <w:r w:rsidRPr="00682BBA">
        <w:rPr>
          <w:rStyle w:val="CommentReference"/>
          <w:rFonts w:ascii="Times New Roman" w:hAnsi="Times New Roman" w:cs="Times New Roman"/>
          <w:sz w:val="24"/>
          <w:szCs w:val="24"/>
        </w:rPr>
        <w:commentReference w:id="195"/>
      </w:r>
    </w:p>
    <w:p w14:paraId="3961343B" w14:textId="4188B681" w:rsidR="00003188" w:rsidRPr="00195F11" w:rsidDel="00547296" w:rsidRDefault="005F1168">
      <w:pPr>
        <w:spacing w:line="480" w:lineRule="auto"/>
        <w:ind w:firstLine="720"/>
        <w:rPr>
          <w:del w:id="200" w:author="Anderson, Kenneth" w:date="2026-09-15T09:19:00Z" w16du:dateUtc="2026-09-15T13:19:00Z"/>
          <w:rPrChange w:id="201" w:author="Anderson, Kenneth" w:date="2026-10-01T14:35:00Z" w16du:dateUtc="2026-10-01T18:35:00Z">
            <w:rPr>
              <w:del w:id="202" w:author="Anderson, Kenneth" w:date="2026-09-15T09:19:00Z" w16du:dateUtc="2026-09-15T13:19:00Z"/>
              <w:rFonts w:ascii="Times New Roman" w:hAnsi="Times New Roman" w:cs="Times New Roman"/>
              <w:sz w:val="24"/>
              <w:szCs w:val="24"/>
            </w:rPr>
          </w:rPrChange>
        </w:rPr>
        <w:pPrChange w:id="203" w:author="Kerns, Janice" w:date="2026-10-09T15:33:00Z" w16du:dateUtc="2026-10-09T19:33:00Z">
          <w:pPr>
            <w:spacing w:line="480" w:lineRule="auto"/>
          </w:pPr>
        </w:pPrChange>
      </w:pPr>
      <w:r w:rsidRPr="76D3435A">
        <w:rPr>
          <w:rFonts w:ascii="Times New Roman" w:hAnsi="Times New Roman" w:cs="Times New Roman"/>
          <w:sz w:val="24"/>
          <w:szCs w:val="24"/>
        </w:rPr>
        <w:t xml:space="preserve">Wetlands are </w:t>
      </w:r>
      <w:r w:rsidR="008F5A15" w:rsidRPr="76D3435A">
        <w:rPr>
          <w:rFonts w:ascii="Times New Roman" w:hAnsi="Times New Roman" w:cs="Times New Roman"/>
          <w:sz w:val="24"/>
          <w:szCs w:val="24"/>
        </w:rPr>
        <w:t>nutrient-</w:t>
      </w:r>
      <w:r w:rsidRPr="76D3435A">
        <w:rPr>
          <w:rFonts w:ascii="Times New Roman" w:hAnsi="Times New Roman" w:cs="Times New Roman"/>
          <w:sz w:val="24"/>
          <w:szCs w:val="24"/>
        </w:rPr>
        <w:t xml:space="preserve">cycling hotspots that </w:t>
      </w:r>
      <w:del w:id="204" w:author="Winston, Ryan" w:date="2026-09-14T20:07:00Z" w16du:dateUtc="2026-09-14T20:07:09Z">
        <w:r w:rsidRPr="76D3435A" w:rsidDel="005F1168">
          <w:rPr>
            <w:rFonts w:ascii="Times New Roman" w:hAnsi="Times New Roman" w:cs="Times New Roman"/>
            <w:sz w:val="24"/>
            <w:szCs w:val="24"/>
          </w:rPr>
          <w:delText xml:space="preserve">can both </w:delText>
        </w:r>
      </w:del>
      <w:r w:rsidRPr="76D3435A">
        <w:rPr>
          <w:rFonts w:ascii="Times New Roman" w:hAnsi="Times New Roman" w:cs="Times New Roman"/>
          <w:sz w:val="24"/>
          <w:szCs w:val="24"/>
        </w:rPr>
        <w:t xml:space="preserve">capture and process </w:t>
      </w:r>
      <w:r w:rsidRPr="00DB59A0">
        <w:rPr>
          <w:rFonts w:ascii="Times New Roman" w:hAnsi="Times New Roman" w:cs="Times New Roman"/>
          <w:sz w:val="24"/>
          <w:szCs w:val="24"/>
        </w:rPr>
        <w:t xml:space="preserve">nutrients </w:t>
      </w:r>
      <w:ins w:id="205" w:author="Anderson, Kenneth" w:date="2026-10-01T14:35:00Z" w16du:dateUtc="2026-10-01T18:35:00Z">
        <w:r w:rsidR="00195F11" w:rsidRPr="00DB59A0">
          <w:rPr>
            <w:rFonts w:ascii="Times New Roman" w:hAnsi="Times New Roman" w:cs="Times New Roman"/>
            <w:sz w:val="24"/>
            <w:szCs w:val="24"/>
            <w:rPrChange w:id="206" w:author="Anderson, Kenneth" w:date="2026-10-01T14:36:00Z" w16du:dateUtc="2026-10-01T18:36:00Z">
              <w:rPr/>
            </w:rPrChange>
          </w:rPr>
          <w:fldChar w:fldCharType="begin"/>
        </w:r>
        <w:r w:rsidR="00195F11" w:rsidRPr="00DB59A0">
          <w:rPr>
            <w:rFonts w:ascii="Times New Roman" w:hAnsi="Times New Roman" w:cs="Times New Roman"/>
            <w:sz w:val="24"/>
            <w:szCs w:val="24"/>
            <w:rPrChange w:id="207" w:author="Anderson, Kenneth" w:date="2026-10-01T14:36:00Z" w16du:dateUtc="2026-10-01T18:36:00Z">
              <w:rPr/>
            </w:rPrChange>
          </w:rPr>
          <w:instrText xml:space="preserve"> ADDIN ZOTERO_ITEM CSL_CITATION {"citationID":"h0vXoojm","properties":{"unsorted":false,"formattedCitation":"(McClain et al. 2003, Cheng and Basu 2017)","plainCitation":"(McClain et al. 2003, Cheng and Basu 2017)","noteIndex":0},"citationItems":[{"id":1756,"uris":["http://zotero.org/users/5222684/items/S4Z4WY3W"],"itemData":{"id":1756,"type":"article-journal","abstract":"Rates and reactions of biogeochemical processes vary in space and time to produce both hot spots and hot moments of elemental cycling. We define biogeochemical hot spots as patches that show disproportionately high reaction rates relative to the surrounding matrix, whereas hot moments are defined as short periods of time that exhibit disproportionately high reaction rates relative to longer intervening time periods. As has been appreciated by ecologists for decades, hot spot and hot moment activity is often enhanced at terrestrial-aquatic interfaces. Using examples from the carbon (C) and nitrogen (N) cycles, we show that hot spots occur where hydrological flowpaths converge with substrates or other flowpaths containing complementary or missing reactants. Hot moments occur when episodic hydrological flowpaths reactivate and/or mobilize accumulated reactants. By focusing on the delivery of specific missing reactants via hydrologic flowpaths, we can forge a better mechanistic understanding of the factors that create hot spots and hot moments. Such a mechanistic understanding is necessary so that biogeochemical hot spots can be identified at broader spatiotemporal scales and factored into quantitative models. We specifically recommend that resource managers incorporate both natural and artificially created biogeochemical hot spots into their plans for water quality management. Finally, we emphasize the needs for further research to assess the potential importance of hot spot and hot moment phenomena in the cycling of different bioactive elements, improve our ability to predict their occurrence, assess their importance in landscape biogeochemistry, and evaluate their utility as tools for resource management.","container-title":"Ecosystems","ISSN":"1432-9840","issue":"4","page":"301-312","publisher":"Springer","source":"JSTOR","title":"Biogeochemical Hot Spots and Hot Moments at the Interface of Terrestrial and Aquatic Ecosystems","volume":"6","author":[{"family":"McClain","given":"Michael E."},{"family":"Boyer","given":"Elizabeth W."},{"family":"Dent","given":"C. Lisa"},{"family":"Gergel","given":"Sarah E."},{"family":"Grimm","given":"Nancy B."},{"family":"Groffman","given":"Peter M."},{"family":"Hart","given":"Stephen C."},{"family":"Harvey","given":"Judson W."},{"family":"Johnston","given":"Carol A."},{"family":"Mayorga","given":"Emilio"},{"family":"McDowell","given":"William H."},{"family":"Pinay","given":"Gilles"}],"issued":{"date-parts":[["2003"]]}}},{"id":64,"uris":["http://zotero.org/users/5222684/items/4N5GLFJS"],"itemData":{"id":64,"type":"article-journal","abstract":"Increased loading of nitrogen (N) and phosphorus (P) from agricultural and urban intensification has led to severe degradation of inland and coastal waters. Lakes, reservoirs, and wetlands (lentic systems) retain these nutrients, thus regulating their delivery to downstream waters. While the processes controlling N and P retention are relatively well-known, there is a lack of quantitative understanding of how these processes manifest across spatial scales. We synthesized data from 600 lentic systems around the world to gain insight into the relationship between hydrologic and biogeochemical controls on nutrient retention. Our results indicate that the first-order reaction rate constant, k [T−1], is inversely proportional to the hydraulic residence time, τ [T], across 6 orders of magnitude in residence time for total N, total P, nitrate, and phosphate. We hypothesized that the consistency of the relationship points to a strong hydrologic control on biogeochemical processing, and validated our hypothesis using a sediment-water model that links major nutrient removal processes with system size. Finally, the k-τ relationships were upscaled to the landscape scale using a wetland size-frequency distribution. Results suggest that small wetlands play a disproportionately large role in landscape-scale nutrient processing—50% of nitrogen removal occurs in wetlands smaller than 102.5 m2 in our example. Thus, given the same loss in wetland area, the nutrient retention potential lost is greater when smaller wetlands are preferentially lost from the landscape. Our study highlights the need for a stronger focus on small lentic systems as major nutrient sinks in the landscape.","container-title":"Water Resources Research","DOI":"10.1002/2016WR020102","ISSN":"1944-7973","issue":"6","language":"en","note":"_eprint: https://onlinelibrary.wiley.com/doi/pdf/10.1002/2016WR020102","page":"5038-5056","source":"Wiley Online Library","title":"Biogeochemical hotspots: Role of small water bodies in landscape nutrient processing","title-short":"Biogeochemical hotspots","volume":"53","author":[{"family":"Cheng","given":"Frederick Y."},{"family":"Basu","given":"Nandita B."}],"issued":{"date-parts":[["2017"]]}}}],"schema":"https://github.com/citation-style-language/schema/raw/master/csl-citation.json"} </w:instrText>
        </w:r>
        <w:r w:rsidR="00195F11" w:rsidRPr="00DB59A0">
          <w:rPr>
            <w:rFonts w:ascii="Times New Roman" w:hAnsi="Times New Roman" w:cs="Times New Roman"/>
            <w:sz w:val="24"/>
            <w:szCs w:val="24"/>
            <w:rPrChange w:id="208" w:author="Anderson, Kenneth" w:date="2026-10-01T14:36:00Z" w16du:dateUtc="2026-10-01T18:36:00Z">
              <w:rPr/>
            </w:rPrChange>
          </w:rPr>
          <w:fldChar w:fldCharType="separate"/>
        </w:r>
        <w:r w:rsidR="00195F11" w:rsidRPr="00DB59A0">
          <w:rPr>
            <w:rFonts w:ascii="Times New Roman" w:hAnsi="Times New Roman" w:cs="Times New Roman"/>
            <w:sz w:val="24"/>
            <w:szCs w:val="24"/>
            <w:rPrChange w:id="209" w:author="Anderson, Kenneth" w:date="2026-10-01T14:36:00Z" w16du:dateUtc="2026-10-01T18:36:00Z">
              <w:rPr>
                <w:rFonts w:ascii="Aptos" w:hAnsi="Aptos"/>
              </w:rPr>
            </w:rPrChange>
          </w:rPr>
          <w:t>(McClain et al. 2003, Cheng and Basu 2017)</w:t>
        </w:r>
        <w:r w:rsidR="00195F11" w:rsidRPr="00DB59A0">
          <w:rPr>
            <w:rFonts w:ascii="Times New Roman" w:hAnsi="Times New Roman" w:cs="Times New Roman"/>
            <w:sz w:val="24"/>
            <w:szCs w:val="24"/>
            <w:rPrChange w:id="210" w:author="Anderson, Kenneth" w:date="2026-10-01T14:36:00Z" w16du:dateUtc="2026-10-01T18:36:00Z">
              <w:rPr/>
            </w:rPrChange>
          </w:rPr>
          <w:fldChar w:fldCharType="end"/>
        </w:r>
        <w:r w:rsidR="00195F11" w:rsidRPr="00DB59A0">
          <w:rPr>
            <w:rFonts w:ascii="Times New Roman" w:hAnsi="Times New Roman" w:cs="Times New Roman"/>
            <w:sz w:val="24"/>
            <w:szCs w:val="24"/>
            <w:rPrChange w:id="211" w:author="Anderson, Kenneth" w:date="2026-10-01T14:36:00Z" w16du:dateUtc="2026-10-01T18:36:00Z">
              <w:rPr/>
            </w:rPrChange>
          </w:rPr>
          <w:t>.</w:t>
        </w:r>
        <w:r w:rsidR="00195F11" w:rsidRPr="00532DBC">
          <w:rPr>
            <w:rFonts w:ascii="Times New Roman" w:hAnsi="Times New Roman" w:cs="Times New Roman"/>
            <w:sz w:val="24"/>
            <w:szCs w:val="24"/>
          </w:rPr>
          <w:t xml:space="preserve"> </w:t>
        </w:r>
      </w:ins>
      <w:del w:id="212" w:author="Anderson, Kenneth" w:date="2026-10-01T14:35:00Z" w16du:dateUtc="2026-10-01T18:35:00Z">
        <w:r w:rsidRPr="00DB59A0" w:rsidDel="00195F11">
          <w:rPr>
            <w:rFonts w:ascii="Times New Roman" w:hAnsi="Times New Roman" w:cs="Times New Roman"/>
            <w:sz w:val="24"/>
            <w:szCs w:val="24"/>
          </w:rPr>
          <w:fldChar w:fldCharType="begin"/>
        </w:r>
        <w:r w:rsidRPr="00DB59A0" w:rsidDel="00195F11">
          <w:rPr>
            <w:rFonts w:ascii="Times New Roman" w:hAnsi="Times New Roman" w:cs="Times New Roman"/>
            <w:sz w:val="24"/>
            <w:szCs w:val="24"/>
          </w:rPr>
          <w:delInstrText xml:space="preserve"> ADDIN ZOTERO_ITEM CSL_CITATION {"citationID":"EPgOxUQ9","properties":{"formattedCitation":"(Atkinson and Vaughn 2015, Cheng and Basu 2017)","plainCitation":"(Atkinson and Vaughn 2015, Cheng and Basu 2017)","noteIndex":0},"citationItems":[{"id":868,"uris":["http://zotero.org/users/5222684/items/JZPNWXE4"],"itemData":{"id":868,"type":"article-journal","abstract":"In streams, the creation of nutrient-transformation hotspots by aggregated organisms may have heterogeneous and strong cumulative influences on stream nutrient dynamics. Here, we examine the potential for aggregations of freshwater mussels to create such hotspots. We measured nitrogen (N) and phosphorus (P) excretion rates of six mussel species and body tissue composition of eight. We combined these data with population densities of surveyed mussel beds in the Kiamichi River, OK, to estimate reach-scale and stream-scale nutrient recycling and storage. Additionally, we estimated the temporal variability in the magnitude of mussel nutrient recycling combining volumetric excretion at a reach scale with discharge and temperature data. Mussel beds constituted 1.45% of the area of the Kiamichi River. Mussel nutrient remineralisation varied greatly across beds (11.1–699.5 μmol N m−2 h−1 and 0.8–53.0 μmol P m−2 h−1), because of varying mussel densities. The community-wide average excretion N:P (molar) of the mussel communities was 29.57, with higher excretion N:P significantly associated with higher abundances of Actinonaias ligamentina. Total nutrient storage per bed varied two orders of magnitude (6.3–631.7 kg N and 2.3–227.5 kg P) between mussel beds. Moreover, areal nutrient storage varied among the beds (11.2–133.7 mg N m−2, 4.1–48.9 mg P m−2) with the majority of nutrient storage in a long-term store, shell (c. 87% of total N storage, c. 95% of total P storage). Freshwater mussels can be important to nutrient dynamics through nutrient regeneration and the creation of storage hotspots. However, the importance of nutrient remineralisation varies dramatically in response to organism patchiness, flow conditions and background nutrient concentrations.","container-title":"Freshwater Biology","DOI":"10.1111/fwb.12498","ISSN":"1365-2427","issue":"3","language":"en","page":"563-574","source":"Wiley Online Library","title":"Biogeochemical hotspots: temporal and spatial scaling of the impact of freshwater mussels on ecosystem function","title-short":"Biogeochemical hotspots","volume":"60","author":[{"family":"Atkinson","given":"Carla L."},{"family":"Vaughn","given":"Caryn C."}],"issued":{"date-parts":[["2015"]]}}},{"id":64,"uris":["http://zotero.org/users/5222684/items/4N5GLFJS"],"itemData":{"id":64,"type":"article-journal","abstract":"Increased loading of nitrogen (N) and phosphorus (P) from agricultural and urban intensification has led to severe degradation of inland and coastal waters. Lakes, reservoirs, and wetlands (lentic systems) retain these nutrients, thus regulating their delivery to downstream waters. While the processes controlling N and P retention are relatively well-known, there is a lack of quantitative understanding of how these processes manifest across spatial scales. We synthesized data from 600 lentic systems around the world to gain insight into the relationship between hydrologic and biogeochemical controls on nutrient retention. Our results indicate that the first-order reaction rate constant, k [T−1], is inversely proportional to the hydraulic residence time, τ [T], across 6 orders of magnitude in residence time for total N, total P, nitrate, and phosphate. We hypothesized that the consistency of the relationship points to a strong hydrologic control on biogeochemical processing, and validated our hypothesis using a sediment-water model that links major nutrient removal processes with system size. Finally, the k-τ relationships were upscaled to the landscape scale using a wetland size-frequency distribution. Results suggest that small wetlands play a disproportionately large role in landscape-scale nutrient processing—50% of nitrogen removal occurs in wetlands smaller than 102.5 m2 in our example. Thus, given the same loss in wetland area, the nutrient retention potential lost is greater when smaller wetlands are preferentially lost from the landscape. Our study highlights the need for a stronger focus on small lentic systems as major nutrient sinks in the landscape.","container-title":"Water Resources Research","DOI":"10.1002/2016WR020102","ISSN":"1944-7973","issue":"6","language":"en","note":"_eprint: https://onlinelibrary.wiley.com/doi/pdf/10.1002/2016WR020102","page":"5038-5056","source":"Wiley Online Library","title":"Biogeochemical hotspots: Role of small water bodies in landscape nutrient processing","title-short":"Biogeochemical hotspots","volume":"53","author":[{"family":"Cheng","given":"Frederick Y."},{"family":"Basu","given":"Nandita B."}],"issued":{"date-parts":[["2017"]]}}}],"schema":"https://github.com/citation-style-language/schema/raw/master/csl-citation.json"} </w:delInstrText>
        </w:r>
        <w:r w:rsidRPr="00DB59A0" w:rsidDel="00195F11">
          <w:rPr>
            <w:rFonts w:ascii="Times New Roman" w:hAnsi="Times New Roman" w:cs="Times New Roman"/>
            <w:sz w:val="24"/>
            <w:szCs w:val="24"/>
          </w:rPr>
          <w:fldChar w:fldCharType="separate"/>
        </w:r>
        <w:r w:rsidR="00714131" w:rsidRPr="00DB59A0" w:rsidDel="00195F11">
          <w:rPr>
            <w:rFonts w:ascii="Times New Roman" w:hAnsi="Times New Roman" w:cs="Times New Roman"/>
            <w:sz w:val="24"/>
            <w:szCs w:val="24"/>
          </w:rPr>
          <w:delText>(Atkinson and Vaughn 2015, Cheng and Basu 2017)</w:delText>
        </w:r>
        <w:r w:rsidRPr="00DB59A0" w:rsidDel="00195F11">
          <w:rPr>
            <w:rFonts w:ascii="Times New Roman" w:hAnsi="Times New Roman" w:cs="Times New Roman"/>
            <w:sz w:val="24"/>
            <w:szCs w:val="24"/>
          </w:rPr>
          <w:fldChar w:fldCharType="end"/>
        </w:r>
        <w:r w:rsidRPr="00DB59A0" w:rsidDel="00195F11">
          <w:rPr>
            <w:rFonts w:ascii="Times New Roman" w:hAnsi="Times New Roman" w:cs="Times New Roman"/>
            <w:sz w:val="24"/>
            <w:szCs w:val="24"/>
          </w:rPr>
          <w:delText xml:space="preserve">. </w:delText>
        </w:r>
      </w:del>
      <w:commentRangeStart w:id="213"/>
      <w:r w:rsidRPr="00DB59A0">
        <w:rPr>
          <w:rFonts w:ascii="Times New Roman" w:hAnsi="Times New Roman" w:cs="Times New Roman"/>
          <w:sz w:val="24"/>
          <w:szCs w:val="24"/>
        </w:rPr>
        <w:t>Even small</w:t>
      </w:r>
      <w:r w:rsidRPr="76D3435A">
        <w:rPr>
          <w:rFonts w:ascii="Times New Roman" w:hAnsi="Times New Roman" w:cs="Times New Roman"/>
          <w:sz w:val="24"/>
          <w:szCs w:val="24"/>
        </w:rPr>
        <w:t xml:space="preserve"> and seemingly disconnected wetlands </w:t>
      </w:r>
      <w:r w:rsidR="0015047B" w:rsidRPr="76D3435A">
        <w:rPr>
          <w:rFonts w:ascii="Times New Roman" w:hAnsi="Times New Roman" w:cs="Times New Roman"/>
          <w:sz w:val="24"/>
          <w:szCs w:val="24"/>
        </w:rPr>
        <w:t>can</w:t>
      </w:r>
      <w:r w:rsidRPr="76D3435A">
        <w:rPr>
          <w:rFonts w:ascii="Times New Roman" w:hAnsi="Times New Roman" w:cs="Times New Roman"/>
          <w:sz w:val="24"/>
          <w:szCs w:val="24"/>
        </w:rPr>
        <w:t xml:space="preserve"> play major roles </w:t>
      </w:r>
      <w:del w:id="214" w:author="Costello, David" w:date="2026-09-24T20:32:00Z" w16du:dateUtc="2026-09-25T00:32:00Z">
        <w:r w:rsidRPr="76D3435A" w:rsidDel="005F1168">
          <w:rPr>
            <w:rFonts w:ascii="Times New Roman" w:hAnsi="Times New Roman" w:cs="Times New Roman"/>
            <w:sz w:val="24"/>
            <w:szCs w:val="24"/>
          </w:rPr>
          <w:delText>on</w:delText>
        </w:r>
        <w:r w:rsidRPr="76D3435A" w:rsidDel="489F19C7">
          <w:rPr>
            <w:rFonts w:ascii="Times New Roman" w:hAnsi="Times New Roman" w:cs="Times New Roman"/>
            <w:sz w:val="24"/>
            <w:szCs w:val="24"/>
          </w:rPr>
          <w:delText xml:space="preserve"> </w:delText>
        </w:r>
      </w:del>
      <w:ins w:id="215" w:author="Anderson, Kenneth" w:date="2026-09-15T09:17:00Z" w16du:dateUtc="2026-09-15T13:17:00Z">
        <w:del w:id="216" w:author="Costello, David" w:date="2026-09-24T20:32:00Z" w16du:dateUtc="2026-09-25T00:32:00Z">
          <w:r w:rsidRPr="76D3435A" w:rsidDel="00D95739">
            <w:rPr>
              <w:rFonts w:ascii="Times New Roman" w:hAnsi="Times New Roman" w:cs="Times New Roman"/>
              <w:sz w:val="24"/>
              <w:szCs w:val="24"/>
            </w:rPr>
            <w:delText>large</w:delText>
          </w:r>
        </w:del>
        <w:del w:id="217" w:author="Costello, David" w:date="2026-09-24T20:31:00Z" w16du:dateUtc="2026-09-25T00:31:00Z">
          <w:r w:rsidRPr="76D3435A" w:rsidDel="005F1168">
            <w:rPr>
              <w:rFonts w:ascii="Times New Roman" w:hAnsi="Times New Roman" w:cs="Times New Roman"/>
              <w:sz w:val="24"/>
              <w:szCs w:val="24"/>
            </w:rPr>
            <w:delText xml:space="preserve"> </w:delText>
          </w:r>
        </w:del>
      </w:ins>
      <w:commentRangeStart w:id="218"/>
      <w:del w:id="219" w:author="Costello, David" w:date="2026-09-24T20:32:00Z" w16du:dateUtc="2026-09-25T00:32:00Z">
        <w:r w:rsidRPr="76D3435A" w:rsidDel="005F1168">
          <w:rPr>
            <w:rFonts w:ascii="Times New Roman" w:hAnsi="Times New Roman" w:cs="Times New Roman"/>
            <w:sz w:val="24"/>
            <w:szCs w:val="24"/>
          </w:rPr>
          <w:delText>landscape</w:delText>
        </w:r>
      </w:del>
      <w:commentRangeEnd w:id="218"/>
      <w:r w:rsidRPr="76D3435A">
        <w:rPr>
          <w:rStyle w:val="CommentReference"/>
          <w:rFonts w:ascii="Times New Roman" w:hAnsi="Times New Roman" w:cs="Times New Roman"/>
          <w:sz w:val="24"/>
          <w:szCs w:val="24"/>
        </w:rPr>
        <w:commentReference w:id="218"/>
      </w:r>
      <w:del w:id="220" w:author="Costello, David" w:date="2026-09-24T20:32:00Z" w16du:dateUtc="2026-09-25T00:32:00Z">
        <w:r w:rsidRPr="76D3435A" w:rsidDel="008F5A15">
          <w:rPr>
            <w:rFonts w:ascii="Times New Roman" w:hAnsi="Times New Roman" w:cs="Times New Roman"/>
            <w:sz w:val="24"/>
            <w:szCs w:val="24"/>
          </w:rPr>
          <w:delText>-</w:delText>
        </w:r>
        <w:r w:rsidRPr="76D3435A" w:rsidDel="005F1168">
          <w:rPr>
            <w:rFonts w:ascii="Times New Roman" w:hAnsi="Times New Roman" w:cs="Times New Roman"/>
            <w:sz w:val="24"/>
            <w:szCs w:val="24"/>
          </w:rPr>
          <w:delText>scale</w:delText>
        </w:r>
      </w:del>
      <w:ins w:id="221" w:author="Costello, David" w:date="2026-09-24T20:32:00Z" w16du:dateUtc="2026-09-25T00:32:00Z">
        <w:r w:rsidR="00AC7C8A" w:rsidRPr="76D3435A">
          <w:rPr>
            <w:rFonts w:ascii="Times New Roman" w:hAnsi="Times New Roman" w:cs="Times New Roman"/>
            <w:sz w:val="24"/>
            <w:szCs w:val="24"/>
          </w:rPr>
          <w:t>in landscape-scale</w:t>
        </w:r>
      </w:ins>
      <w:ins w:id="222" w:author="Costello, David" w:date="2026-09-24T20:33:00Z" w16du:dateUtc="2026-09-25T00:33:00Z">
        <w:r w:rsidR="00AC7C8A" w:rsidRPr="76D3435A">
          <w:rPr>
            <w:rFonts w:ascii="Times New Roman" w:hAnsi="Times New Roman" w:cs="Times New Roman"/>
            <w:sz w:val="24"/>
            <w:szCs w:val="24"/>
          </w:rPr>
          <w:t xml:space="preserve"> rates of</w:t>
        </w:r>
      </w:ins>
      <w:r w:rsidRPr="76D3435A">
        <w:rPr>
          <w:rFonts w:ascii="Times New Roman" w:hAnsi="Times New Roman" w:cs="Times New Roman"/>
          <w:sz w:val="24"/>
          <w:szCs w:val="24"/>
        </w:rPr>
        <w:t xml:space="preserve"> nutrient cycling</w:t>
      </w:r>
      <w:commentRangeEnd w:id="213"/>
      <w:r w:rsidRPr="76D3435A">
        <w:rPr>
          <w:rStyle w:val="CommentReference"/>
          <w:rFonts w:ascii="Times New Roman" w:hAnsi="Times New Roman" w:cs="Times New Roman"/>
          <w:sz w:val="24"/>
          <w:szCs w:val="24"/>
        </w:rPr>
        <w:commentReference w:id="213"/>
      </w:r>
      <w:r w:rsidR="0015047B" w:rsidRPr="76D3435A">
        <w:rPr>
          <w:rFonts w:ascii="Times New Roman" w:hAnsi="Times New Roman" w:cs="Times New Roman"/>
          <w:sz w:val="24"/>
          <w:szCs w:val="24"/>
        </w:rPr>
        <w:t xml:space="preserve"> when </w:t>
      </w:r>
      <w:r w:rsidR="0B248846" w:rsidRPr="76D3435A">
        <w:rPr>
          <w:rFonts w:ascii="Times New Roman" w:hAnsi="Times New Roman" w:cs="Times New Roman"/>
          <w:sz w:val="24"/>
          <w:szCs w:val="24"/>
        </w:rPr>
        <w:t>they</w:t>
      </w:r>
      <w:ins w:id="223" w:author="Marques Mendonca, Raissa" w:date="2026-09-14T11:10:00Z" w16du:dateUtc="2026-09-14T15:10:00Z">
        <w:r w:rsidR="005B056A" w:rsidRPr="76D3435A">
          <w:rPr>
            <w:rFonts w:ascii="Times New Roman" w:hAnsi="Times New Roman" w:cs="Times New Roman"/>
            <w:sz w:val="24"/>
            <w:szCs w:val="24"/>
          </w:rPr>
          <w:t xml:space="preserve"> a</w:t>
        </w:r>
      </w:ins>
      <w:del w:id="224" w:author="Winston, Ryan" w:date="2026-09-14T20:07:00Z" w16du:dateUtc="2026-09-14T20:07:21Z">
        <w:r w:rsidRPr="76D3435A" w:rsidDel="0B248846">
          <w:rPr>
            <w:rFonts w:ascii="Times New Roman" w:hAnsi="Times New Roman" w:cs="Times New Roman"/>
            <w:sz w:val="24"/>
            <w:szCs w:val="24"/>
          </w:rPr>
          <w:delText>’</w:delText>
        </w:r>
      </w:del>
      <w:r w:rsidR="0B248846" w:rsidRPr="76D3435A">
        <w:rPr>
          <w:rFonts w:ascii="Times New Roman" w:hAnsi="Times New Roman" w:cs="Times New Roman"/>
          <w:sz w:val="24"/>
          <w:szCs w:val="24"/>
        </w:rPr>
        <w:t>re</w:t>
      </w:r>
      <w:r w:rsidR="0015047B" w:rsidRPr="76D3435A">
        <w:rPr>
          <w:rFonts w:ascii="Times New Roman" w:hAnsi="Times New Roman" w:cs="Times New Roman"/>
          <w:sz w:val="24"/>
          <w:szCs w:val="24"/>
        </w:rPr>
        <w:t xml:space="preserve"> </w:t>
      </w:r>
      <w:ins w:id="225" w:author="Costello, David" w:date="2026-09-24T20:35:00Z" w16du:dateUtc="2026-09-25T00:35:00Z">
        <w:r w:rsidR="00E76D20" w:rsidRPr="76D3435A">
          <w:rPr>
            <w:rFonts w:ascii="Times New Roman" w:hAnsi="Times New Roman" w:cs="Times New Roman"/>
            <w:sz w:val="24"/>
            <w:szCs w:val="24"/>
          </w:rPr>
          <w:t>in high abundance</w:t>
        </w:r>
      </w:ins>
      <w:del w:id="226" w:author="Costello, David" w:date="2026-09-24T20:35:00Z" w16du:dateUtc="2026-09-25T00:35:00Z">
        <w:r w:rsidRPr="76D3435A" w:rsidDel="0015047B">
          <w:rPr>
            <w:rFonts w:ascii="Times New Roman" w:hAnsi="Times New Roman" w:cs="Times New Roman"/>
            <w:sz w:val="24"/>
            <w:szCs w:val="24"/>
          </w:rPr>
          <w:delText>prevalent across the landscape</w:delText>
        </w:r>
      </w:del>
      <w:r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{"citationID":"jmKlGi80","properties":{"formattedCitation":"(Marton et al. 2015, Cheng et al. 2023)","plainCitation":"(Marton et al. 2015, Cheng et al. 2023)","noteIndex":0},"citationItems":[{"id":1648,"uris":["http://zotero.org/users/5222684/items/XZAUYF77"],"itemData":{"id":1648,"type":"article-journal","container-title":"Bioscience","issue":"4","page":"408–418","publisher":"Oxford University Press","source":"Google Scholar","title":"Geographically isolated wetlands are important biogeochemical reactors on the landscape","volume":"65","author":[{"family":"Marton","given":"John M."},{"family":"Creed","given":"Irena F."},{"family":"Lewis","given":"David B."},{"family":"Lane","given":"Charles R."},{"family":"Basu","given":"Nandita B."},{"family":"Cohen","given":"Matthew J."},{"family":"Craft","given":"Christopher B."}],"issued":{"date-parts":[["2015"]]}}},{"id":1655,"uris":["http://zotero.org/users/5222684/items/2ARKRPTS"],"itemData":{"id":1655,"type":"article-journal","container-title":"Environmental Research Letters","issue":"2","page":"024018","publisher":"IOP Publishing","source":"Google Scholar","title":"Disconnectivity matters: the outsized role of small ephemeral wetlands in landscape-scale nutrient retention","title-short":"Disconnectivity matters","volume":"18","author":[{"family":"Cheng","given":"Frederick Y."},{"family":"Park","given":"Junehyeong"},{"family":"Kumar","given":"Mukesh"},{"family":"Basu","given":"Nandita B."}],"issued":{"date-parts":[["2023"]]}}}],"schema":"https://github.com/citation-style-language/schema/raw/master/csl-citation.json"}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(Marton et al. 2015, Cheng et al. 2023)</w:t>
      </w:r>
      <w:r w:rsidRPr="76D3435A">
        <w:rPr>
          <w:rFonts w:ascii="Times New Roman" w:hAnsi="Times New Roman" w:cs="Times New Roman"/>
          <w:sz w:val="24"/>
          <w:szCs w:val="24"/>
        </w:rPr>
        <w:fldChar w:fldCharType="end"/>
      </w:r>
      <w:r w:rsidRPr="76D3435A">
        <w:rPr>
          <w:rFonts w:ascii="Times New Roman" w:hAnsi="Times New Roman" w:cs="Times New Roman"/>
          <w:sz w:val="24"/>
          <w:szCs w:val="24"/>
        </w:rPr>
        <w:t xml:space="preserve">. </w:t>
      </w:r>
      <w:r w:rsidR="005346B5" w:rsidRPr="76D3435A">
        <w:rPr>
          <w:rFonts w:ascii="Times New Roman" w:hAnsi="Times New Roman" w:cs="Times New Roman"/>
          <w:sz w:val="24"/>
          <w:szCs w:val="24"/>
        </w:rPr>
        <w:t>T</w:t>
      </w:r>
      <w:r w:rsidR="4BC2EF08" w:rsidRPr="76D3435A">
        <w:rPr>
          <w:rFonts w:ascii="Times New Roman" w:hAnsi="Times New Roman" w:cs="Times New Roman"/>
          <w:sz w:val="24"/>
          <w:szCs w:val="24"/>
        </w:rPr>
        <w:t xml:space="preserve">he Grand Lake St. Marys </w:t>
      </w:r>
      <w:ins w:id="227" w:author="Marques Mendonca, Raissa" w:date="2026-09-14T11:18:00Z" w16du:dateUtc="2026-09-14T15:18:00Z">
        <w:r w:rsidR="0066412D" w:rsidRPr="76D3435A">
          <w:rPr>
            <w:rFonts w:ascii="Times New Roman" w:hAnsi="Times New Roman" w:cs="Times New Roman"/>
            <w:sz w:val="24"/>
            <w:szCs w:val="24"/>
          </w:rPr>
          <w:t>w</w:t>
        </w:r>
      </w:ins>
      <w:del w:id="228" w:author="Marques Mendonca, Raissa" w:date="2026-09-14T11:18:00Z" w16du:dateUtc="2026-09-14T15:18:00Z">
        <w:r w:rsidRPr="76D3435A" w:rsidDel="4BC2EF08">
          <w:rPr>
            <w:rFonts w:ascii="Times New Roman" w:hAnsi="Times New Roman" w:cs="Times New Roman"/>
            <w:sz w:val="24"/>
            <w:szCs w:val="24"/>
          </w:rPr>
          <w:delText>W</w:delText>
        </w:r>
      </w:del>
      <w:r w:rsidR="4BC2EF08" w:rsidRPr="76D3435A">
        <w:rPr>
          <w:rFonts w:ascii="Times New Roman" w:hAnsi="Times New Roman" w:cs="Times New Roman"/>
          <w:sz w:val="24"/>
          <w:szCs w:val="24"/>
        </w:rPr>
        <w:t xml:space="preserve">atershed </w:t>
      </w:r>
      <w:r w:rsidR="26877A03" w:rsidRPr="76D3435A">
        <w:rPr>
          <w:rFonts w:ascii="Times New Roman" w:hAnsi="Times New Roman" w:cs="Times New Roman"/>
          <w:sz w:val="24"/>
          <w:szCs w:val="24"/>
        </w:rPr>
        <w:t>(</w:t>
      </w:r>
      <w:r w:rsidR="005346B5" w:rsidRPr="76D3435A">
        <w:rPr>
          <w:rFonts w:ascii="Times New Roman" w:hAnsi="Times New Roman" w:cs="Times New Roman"/>
          <w:sz w:val="24"/>
          <w:szCs w:val="24"/>
        </w:rPr>
        <w:t xml:space="preserve">located in northwest Ohio) </w:t>
      </w:r>
      <w:r w:rsidR="00FA446E" w:rsidRPr="76D3435A">
        <w:rPr>
          <w:rFonts w:ascii="Times New Roman" w:hAnsi="Times New Roman" w:cs="Times New Roman"/>
          <w:sz w:val="24"/>
          <w:szCs w:val="24"/>
        </w:rPr>
        <w:t xml:space="preserve">has </w:t>
      </w:r>
      <w:r w:rsidR="4BC2EF08" w:rsidRPr="76D3435A">
        <w:rPr>
          <w:rFonts w:ascii="Times New Roman" w:hAnsi="Times New Roman" w:cs="Times New Roman"/>
          <w:sz w:val="24"/>
          <w:szCs w:val="24"/>
        </w:rPr>
        <w:t xml:space="preserve">become emblematic of the effects of elevated </w:t>
      </w:r>
      <w:del w:id="229" w:author="Winston, Ryan" w:date="2026-09-14T20:10:00Z" w16du:dateUtc="2026-09-14T20:10:07Z">
        <w:r w:rsidRPr="76D3435A" w:rsidDel="4BC2EF08">
          <w:rPr>
            <w:rFonts w:ascii="Times New Roman" w:hAnsi="Times New Roman" w:cs="Times New Roman"/>
            <w:sz w:val="24"/>
            <w:szCs w:val="24"/>
          </w:rPr>
          <w:delText>non-point source</w:delText>
        </w:r>
      </w:del>
      <w:ins w:id="230" w:author="Winston, Ryan" w:date="2026-09-14T20:10:00Z" w16du:dateUtc="2026-09-14T20:10:08Z">
        <w:r w:rsidR="191147B7" w:rsidRPr="76D3435A">
          <w:rPr>
            <w:rFonts w:ascii="Times New Roman" w:hAnsi="Times New Roman" w:cs="Times New Roman"/>
            <w:sz w:val="24"/>
            <w:szCs w:val="24"/>
          </w:rPr>
          <w:t>nutrient</w:t>
        </w:r>
      </w:ins>
      <w:ins w:id="231" w:author="Kerns, Janice" w:date="2026-10-09T13:20:00Z" w16du:dateUtc="2026-10-09T17:20:00Z">
        <w:r w:rsidR="00D27F50">
          <w:rPr>
            <w:rFonts w:ascii="Times New Roman" w:hAnsi="Times New Roman" w:cs="Times New Roman"/>
            <w:sz w:val="24"/>
            <w:szCs w:val="24"/>
          </w:rPr>
          <w:t xml:space="preserve"> level</w:t>
        </w:r>
      </w:ins>
      <w:ins w:id="232" w:author="Winston, Ryan" w:date="2026-09-14T20:10:00Z" w16du:dateUtc="2026-09-14T20:10:08Z">
        <w:r w:rsidR="191147B7" w:rsidRPr="76D3435A">
          <w:rPr>
            <w:rFonts w:ascii="Times New Roman" w:hAnsi="Times New Roman" w:cs="Times New Roman"/>
            <w:sz w:val="24"/>
            <w:szCs w:val="24"/>
          </w:rPr>
          <w:t>s in</w:t>
        </w:r>
      </w:ins>
      <w:commentRangeStart w:id="233"/>
      <w:r w:rsidR="4BC2EF08" w:rsidRPr="76D3435A">
        <w:rPr>
          <w:rFonts w:ascii="Times New Roman" w:hAnsi="Times New Roman" w:cs="Times New Roman"/>
          <w:sz w:val="24"/>
          <w:szCs w:val="24"/>
        </w:rPr>
        <w:t xml:space="preserve"> </w:t>
      </w:r>
      <w:commentRangeEnd w:id="233"/>
      <w:r w:rsidRPr="76D3435A">
        <w:rPr>
          <w:rStyle w:val="CommentReference"/>
          <w:rFonts w:ascii="Times New Roman" w:hAnsi="Times New Roman" w:cs="Times New Roman"/>
          <w:sz w:val="24"/>
          <w:szCs w:val="24"/>
        </w:rPr>
        <w:commentReference w:id="233"/>
      </w:r>
      <w:r w:rsidR="4BC2EF08" w:rsidRPr="76D3435A">
        <w:rPr>
          <w:rFonts w:ascii="Times New Roman" w:hAnsi="Times New Roman" w:cs="Times New Roman"/>
          <w:sz w:val="24"/>
          <w:szCs w:val="24"/>
        </w:rPr>
        <w:t>runoff</w:t>
      </w:r>
      <w:del w:id="234" w:author="Kerns, Janice" w:date="2026-10-09T13:20:00Z" w16du:dateUtc="2026-10-09T17:20:00Z">
        <w:r w:rsidR="00D10626" w:rsidRPr="76D3435A">
          <w:rPr>
            <w:rFonts w:ascii="Times New Roman" w:hAnsi="Times New Roman" w:cs="Times New Roman"/>
            <w:sz w:val="24"/>
            <w:szCs w:val="24"/>
          </w:rPr>
          <w:delText>, as well as</w:delText>
        </w:r>
      </w:del>
      <w:ins w:id="235" w:author="Kerns, Janice" w:date="2026-10-09T13:20:00Z" w16du:dateUtc="2026-10-09T17:20:00Z">
        <w:r w:rsidR="00D10626" w:rsidRPr="76D3435A">
          <w:rPr>
            <w:rFonts w:ascii="Times New Roman" w:hAnsi="Times New Roman" w:cs="Times New Roman"/>
            <w:sz w:val="24"/>
            <w:szCs w:val="24"/>
          </w:rPr>
          <w:t xml:space="preserve"> </w:t>
        </w:r>
        <w:r w:rsidR="003A6331">
          <w:rPr>
            <w:rFonts w:ascii="Times New Roman" w:hAnsi="Times New Roman" w:cs="Times New Roman"/>
            <w:sz w:val="24"/>
            <w:szCs w:val="24"/>
          </w:rPr>
          <w:t>and</w:t>
        </w:r>
      </w:ins>
      <w:r w:rsidR="00D10626" w:rsidRPr="76D3435A">
        <w:rPr>
          <w:rFonts w:ascii="Times New Roman" w:hAnsi="Times New Roman" w:cs="Times New Roman"/>
          <w:sz w:val="24"/>
          <w:szCs w:val="24"/>
        </w:rPr>
        <w:t xml:space="preserve"> wetland-centric</w:t>
      </w:r>
      <w:r w:rsidR="21C419B7" w:rsidRPr="76D3435A">
        <w:rPr>
          <w:rFonts w:ascii="Times New Roman" w:hAnsi="Times New Roman" w:cs="Times New Roman"/>
          <w:sz w:val="24"/>
          <w:szCs w:val="24"/>
        </w:rPr>
        <w:t xml:space="preserve"> conservation practices</w:t>
      </w:r>
      <w:del w:id="236" w:author="Anderson, Kenneth" w:date="2026-09-15T09:18:00Z" w16du:dateUtc="2026-09-15T13:18:00Z">
        <w:r w:rsidRPr="76D3435A" w:rsidDel="21C419B7">
          <w:rPr>
            <w:rFonts w:ascii="Times New Roman" w:hAnsi="Times New Roman" w:cs="Times New Roman"/>
            <w:sz w:val="24"/>
            <w:szCs w:val="24"/>
          </w:rPr>
          <w:delText xml:space="preserve"> </w:delText>
        </w:r>
        <w:r w:rsidRPr="76D3435A" w:rsidDel="621173EA">
          <w:rPr>
            <w:rFonts w:ascii="Times New Roman" w:hAnsi="Times New Roman" w:cs="Times New Roman"/>
            <w:sz w:val="24"/>
            <w:szCs w:val="24"/>
          </w:rPr>
          <w:delText>(Jacquemin et al. 2018)</w:delText>
        </w:r>
      </w:del>
      <w:r w:rsidR="00D10626" w:rsidRPr="76D3435A">
        <w:rPr>
          <w:rFonts w:ascii="Times New Roman" w:hAnsi="Times New Roman" w:cs="Times New Roman"/>
          <w:sz w:val="24"/>
          <w:szCs w:val="24"/>
        </w:rPr>
        <w:t>;</w:t>
      </w:r>
      <w:r w:rsidR="4BC2EF08" w:rsidRPr="76D3435A">
        <w:rPr>
          <w:rFonts w:ascii="Times New Roman" w:hAnsi="Times New Roman" w:cs="Times New Roman"/>
          <w:sz w:val="24"/>
          <w:szCs w:val="24"/>
        </w:rPr>
        <w:t xml:space="preserve"> </w:t>
      </w:r>
      <w:commentRangeStart w:id="237"/>
      <w:r w:rsidR="4AF8A257" w:rsidRPr="76D3435A">
        <w:rPr>
          <w:rFonts w:ascii="Times New Roman" w:hAnsi="Times New Roman" w:cs="Times New Roman"/>
          <w:sz w:val="24"/>
          <w:szCs w:val="24"/>
        </w:rPr>
        <w:t xml:space="preserve">over 1,000 acres of wetlands have been constructed </w:t>
      </w:r>
      <w:r w:rsidR="007A16F4" w:rsidRPr="76D3435A">
        <w:rPr>
          <w:rFonts w:ascii="Times New Roman" w:hAnsi="Times New Roman" w:cs="Times New Roman"/>
          <w:sz w:val="24"/>
          <w:szCs w:val="24"/>
        </w:rPr>
        <w:t xml:space="preserve">in the watershed </w:t>
      </w:r>
      <w:r w:rsidR="4AF8A257" w:rsidRPr="76D3435A">
        <w:rPr>
          <w:rFonts w:ascii="Times New Roman" w:hAnsi="Times New Roman" w:cs="Times New Roman"/>
          <w:sz w:val="24"/>
          <w:szCs w:val="24"/>
        </w:rPr>
        <w:t>over the past decade</w:t>
      </w:r>
      <w:commentRangeEnd w:id="237"/>
      <w:r w:rsidRPr="76D3435A">
        <w:rPr>
          <w:rStyle w:val="CommentReference"/>
          <w:rFonts w:ascii="Times New Roman" w:hAnsi="Times New Roman" w:cs="Times New Roman"/>
          <w:sz w:val="24"/>
          <w:szCs w:val="24"/>
        </w:rPr>
        <w:commentReference w:id="237"/>
      </w:r>
      <w:ins w:id="238" w:author="Anderson, Kenneth" w:date="2026-09-15T09:18:00Z" w16du:dateUtc="2026-09-15T13:18:00Z">
        <w:r w:rsidR="004D51AE" w:rsidRPr="76D3435A">
          <w:rPr>
            <w:rFonts w:ascii="Times New Roman" w:hAnsi="Times New Roman" w:cs="Times New Roman"/>
            <w:sz w:val="24"/>
            <w:szCs w:val="24"/>
          </w:rPr>
          <w:t xml:space="preserve"> (Jacquemin et al. 2018)</w:t>
        </w:r>
      </w:ins>
      <w:r w:rsidR="5BB4C620" w:rsidRPr="76D3435A">
        <w:rPr>
          <w:rFonts w:ascii="Times New Roman" w:hAnsi="Times New Roman" w:cs="Times New Roman"/>
          <w:sz w:val="24"/>
          <w:szCs w:val="24"/>
        </w:rPr>
        <w:t>.</w:t>
      </w:r>
      <w:r w:rsidR="272676F3" w:rsidRPr="76D3435A">
        <w:rPr>
          <w:rFonts w:ascii="Times New Roman" w:hAnsi="Times New Roman" w:cs="Times New Roman"/>
          <w:sz w:val="24"/>
          <w:szCs w:val="24"/>
        </w:rPr>
        <w:t xml:space="preserve"> These wetlands </w:t>
      </w:r>
      <w:del w:id="239" w:author="Winston, Ryan" w:date="2026-09-14T20:10:00Z" w16du:dateUtc="2026-09-14T20:10:22Z">
        <w:r w:rsidRPr="76D3435A" w:rsidDel="272676F3">
          <w:rPr>
            <w:rFonts w:ascii="Times New Roman" w:hAnsi="Times New Roman" w:cs="Times New Roman"/>
            <w:sz w:val="24"/>
            <w:szCs w:val="24"/>
          </w:rPr>
          <w:delText xml:space="preserve">have been shown to </w:delText>
        </w:r>
      </w:del>
      <w:r w:rsidR="272676F3" w:rsidRPr="76D3435A">
        <w:rPr>
          <w:rFonts w:ascii="Times New Roman" w:hAnsi="Times New Roman" w:cs="Times New Roman"/>
          <w:sz w:val="24"/>
          <w:szCs w:val="24"/>
        </w:rPr>
        <w:t xml:space="preserve">treat </w:t>
      </w:r>
      <w:del w:id="240" w:author="Costello, David" w:date="2026-09-24T20:39:00Z" w16du:dateUtc="2026-09-25T00:39:00Z">
        <w:r w:rsidRPr="76D3435A" w:rsidDel="272676F3">
          <w:rPr>
            <w:rFonts w:ascii="Times New Roman" w:hAnsi="Times New Roman" w:cs="Times New Roman"/>
            <w:sz w:val="24"/>
            <w:szCs w:val="24"/>
          </w:rPr>
          <w:delText xml:space="preserve">volumes </w:delText>
        </w:r>
      </w:del>
      <w:ins w:id="241" w:author="Costello, David" w:date="2026-09-24T20:39:00Z" w16du:dateUtc="2026-09-25T00:39:00Z">
        <w:r w:rsidR="006E7EED" w:rsidRPr="76D3435A">
          <w:rPr>
            <w:rFonts w:ascii="Times New Roman" w:hAnsi="Times New Roman" w:cs="Times New Roman"/>
            <w:sz w:val="24"/>
            <w:szCs w:val="24"/>
          </w:rPr>
          <w:t>more</w:t>
        </w:r>
        <w:del w:id="242" w:author="Kerns, Janice" w:date="2026-10-09T13:20:00Z" w16du:dateUtc="2026-10-09T17:20:00Z">
          <w:r w:rsidR="006E7EED" w:rsidRPr="76D3435A">
            <w:rPr>
              <w:rFonts w:ascii="Times New Roman" w:hAnsi="Times New Roman" w:cs="Times New Roman"/>
              <w:sz w:val="24"/>
              <w:szCs w:val="24"/>
            </w:rPr>
            <w:delText xml:space="preserve"> </w:delText>
          </w:r>
        </w:del>
      </w:ins>
      <w:del w:id="243" w:author="Costello, David" w:date="2026-09-24T20:39:00Z" w16du:dateUtc="2026-09-25T00:39:00Z">
        <w:r w:rsidRPr="76D3435A" w:rsidDel="0071112C">
          <w:rPr>
            <w:rFonts w:ascii="Times New Roman" w:hAnsi="Times New Roman" w:cs="Times New Roman"/>
            <w:sz w:val="24"/>
            <w:szCs w:val="24"/>
          </w:rPr>
          <w:delText xml:space="preserve">of </w:delText>
        </w:r>
      </w:del>
      <w:del w:id="244" w:author="Kevin E McCluney" w:date="2026-09-30T14:59:00Z" w16du:dateUtc="2026-09-30T14:59:30Z">
        <w:r w:rsidRPr="76D3435A" w:rsidDel="0071112C">
          <w:rPr>
            <w:rFonts w:ascii="Times New Roman" w:hAnsi="Times New Roman" w:cs="Times New Roman"/>
            <w:sz w:val="24"/>
            <w:szCs w:val="24"/>
          </w:rPr>
          <w:delText xml:space="preserve">water </w:delText>
        </w:r>
      </w:del>
      <w:del w:id="245" w:author="Kevin E McCluney" w:date="2026-09-30T14:58:00Z" w16du:dateUtc="2026-09-30T14:58:31Z">
        <w:r w:rsidRPr="76D3435A" w:rsidDel="272676F3">
          <w:rPr>
            <w:rFonts w:ascii="Times New Roman" w:hAnsi="Times New Roman" w:cs="Times New Roman"/>
            <w:sz w:val="24"/>
            <w:szCs w:val="24"/>
          </w:rPr>
          <w:delText>and corresponding</w:delText>
        </w:r>
      </w:del>
      <w:r w:rsidR="272676F3" w:rsidRPr="76D3435A">
        <w:rPr>
          <w:rFonts w:ascii="Times New Roman" w:hAnsi="Times New Roman" w:cs="Times New Roman"/>
          <w:sz w:val="24"/>
          <w:szCs w:val="24"/>
        </w:rPr>
        <w:t xml:space="preserve"> </w:t>
      </w:r>
      <w:r w:rsidR="4D898479" w:rsidRPr="76D3435A">
        <w:rPr>
          <w:rFonts w:ascii="Times New Roman" w:hAnsi="Times New Roman" w:cs="Times New Roman"/>
          <w:sz w:val="24"/>
          <w:szCs w:val="24"/>
        </w:rPr>
        <w:t>phosphorus</w:t>
      </w:r>
      <w:ins w:id="246" w:author="Anderson, Kenneth" w:date="2026-09-15T12:54:00Z" w16du:dateUtc="2026-09-15T16:54:00Z">
        <w:r w:rsidR="4D898479" w:rsidRPr="76D3435A">
          <w:rPr>
            <w:rFonts w:ascii="Times New Roman" w:hAnsi="Times New Roman" w:cs="Times New Roman"/>
            <w:sz w:val="24"/>
            <w:szCs w:val="24"/>
          </w:rPr>
          <w:t xml:space="preserve"> </w:t>
        </w:r>
        <w:r w:rsidR="00501BE7" w:rsidRPr="76D3435A">
          <w:rPr>
            <w:rFonts w:ascii="Times New Roman" w:hAnsi="Times New Roman" w:cs="Times New Roman"/>
            <w:sz w:val="24"/>
            <w:szCs w:val="24"/>
          </w:rPr>
          <w:t>(P)</w:t>
        </w:r>
      </w:ins>
      <w:r w:rsidR="222C72D2" w:rsidRPr="76D3435A">
        <w:rPr>
          <w:rFonts w:ascii="Times New Roman" w:hAnsi="Times New Roman" w:cs="Times New Roman"/>
          <w:sz w:val="24"/>
          <w:szCs w:val="24"/>
        </w:rPr>
        <w:t xml:space="preserve"> </w:t>
      </w:r>
      <w:r w:rsidR="4D898479" w:rsidRPr="76D3435A">
        <w:rPr>
          <w:rFonts w:ascii="Times New Roman" w:hAnsi="Times New Roman" w:cs="Times New Roman"/>
          <w:sz w:val="24"/>
          <w:szCs w:val="24"/>
        </w:rPr>
        <w:t>and nitrogen</w:t>
      </w:r>
      <w:ins w:id="247" w:author="Anderson, Kenneth" w:date="2026-09-15T12:54:00Z" w16du:dateUtc="2026-09-15T16:54:00Z">
        <w:r w:rsidR="4D898479" w:rsidRPr="76D3435A">
          <w:rPr>
            <w:rFonts w:ascii="Times New Roman" w:hAnsi="Times New Roman" w:cs="Times New Roman"/>
            <w:sz w:val="24"/>
            <w:szCs w:val="24"/>
          </w:rPr>
          <w:t xml:space="preserve"> </w:t>
        </w:r>
        <w:r w:rsidR="00501BE7" w:rsidRPr="76D3435A">
          <w:rPr>
            <w:rFonts w:ascii="Times New Roman" w:hAnsi="Times New Roman" w:cs="Times New Roman"/>
            <w:sz w:val="24"/>
            <w:szCs w:val="24"/>
          </w:rPr>
          <w:t>(N)</w:t>
        </w:r>
      </w:ins>
      <w:r w:rsidR="222C72D2" w:rsidRPr="76D3435A">
        <w:rPr>
          <w:rFonts w:ascii="Times New Roman" w:hAnsi="Times New Roman" w:cs="Times New Roman"/>
          <w:sz w:val="24"/>
          <w:szCs w:val="24"/>
        </w:rPr>
        <w:t xml:space="preserve"> </w:t>
      </w:r>
      <w:del w:id="248" w:author="Kevin E McCluney" w:date="2026-09-30T14:58:00Z" w16du:dateUtc="2026-09-30T14:58:46Z">
        <w:r w:rsidRPr="76D3435A" w:rsidDel="272676F3">
          <w:rPr>
            <w:rFonts w:ascii="Times New Roman" w:hAnsi="Times New Roman" w:cs="Times New Roman"/>
            <w:sz w:val="24"/>
            <w:szCs w:val="24"/>
          </w:rPr>
          <w:delText xml:space="preserve">nutrient loads </w:delText>
        </w:r>
      </w:del>
      <w:del w:id="249" w:author="Lauren N Brown" w:date="2026-09-10T14:35:00Z" w16du:dateUtc="2026-09-10T14:35:59Z">
        <w:r w:rsidRPr="76D3435A" w:rsidDel="272676F3">
          <w:rPr>
            <w:rFonts w:ascii="Times New Roman" w:hAnsi="Times New Roman" w:cs="Times New Roman"/>
            <w:sz w:val="24"/>
            <w:szCs w:val="24"/>
          </w:rPr>
          <w:delText xml:space="preserve">far in excess of </w:delText>
        </w:r>
      </w:del>
      <w:ins w:id="250" w:author="Lauren N Brown" w:date="2026-09-10T14:35:00Z" w16du:dateUtc="2026-09-10T14:35:59Z">
        <w:del w:id="251" w:author="Costello, David" w:date="2026-09-24T20:39:00Z" w16du:dateUtc="2026-09-25T00:39:00Z">
          <w:r w:rsidRPr="76D3435A" w:rsidDel="1C8585EA">
            <w:rPr>
              <w:rFonts w:ascii="Times New Roman" w:hAnsi="Times New Roman" w:cs="Times New Roman"/>
              <w:sz w:val="24"/>
              <w:szCs w:val="24"/>
            </w:rPr>
            <w:delText>b</w:delText>
          </w:r>
        </w:del>
      </w:ins>
      <w:ins w:id="252" w:author="Lauren N Brown" w:date="2026-09-10T14:36:00Z" w16du:dateUtc="2026-09-10T14:36:01Z">
        <w:del w:id="253" w:author="Costello, David" w:date="2026-09-24T20:39:00Z" w16du:dateUtc="2026-09-25T00:39:00Z">
          <w:r w:rsidRPr="76D3435A" w:rsidDel="1C8585EA">
            <w:rPr>
              <w:rFonts w:ascii="Times New Roman" w:hAnsi="Times New Roman" w:cs="Times New Roman"/>
              <w:sz w:val="24"/>
              <w:szCs w:val="24"/>
            </w:rPr>
            <w:delText>eyond</w:delText>
          </w:r>
        </w:del>
      </w:ins>
      <w:ins w:id="254" w:author="Costello, David" w:date="2026-09-24T20:39:00Z" w16du:dateUtc="2026-09-25T00:39:00Z">
        <w:r w:rsidR="006E7EED" w:rsidRPr="76D3435A">
          <w:rPr>
            <w:rFonts w:ascii="Times New Roman" w:hAnsi="Times New Roman" w:cs="Times New Roman"/>
            <w:sz w:val="24"/>
            <w:szCs w:val="24"/>
          </w:rPr>
          <w:t>than</w:t>
        </w:r>
      </w:ins>
      <w:ins w:id="255" w:author="Lauren N Brown" w:date="2026-09-10T14:36:00Z" w16du:dateUtc="2026-09-10T14:36:01Z">
        <w:r w:rsidR="1C8585EA" w:rsidRPr="76D3435A">
          <w:rPr>
            <w:rFonts w:ascii="Times New Roman" w:hAnsi="Times New Roman" w:cs="Times New Roman"/>
            <w:sz w:val="24"/>
            <w:szCs w:val="24"/>
          </w:rPr>
          <w:t xml:space="preserve"> </w:t>
        </w:r>
      </w:ins>
      <w:r w:rsidR="272676F3" w:rsidRPr="76D3435A">
        <w:rPr>
          <w:rFonts w:ascii="Times New Roman" w:hAnsi="Times New Roman" w:cs="Times New Roman"/>
          <w:sz w:val="24"/>
          <w:szCs w:val="24"/>
        </w:rPr>
        <w:t xml:space="preserve">what their </w:t>
      </w:r>
      <w:r w:rsidR="475FA226" w:rsidRPr="76D3435A">
        <w:rPr>
          <w:rFonts w:ascii="Times New Roman" w:hAnsi="Times New Roman" w:cs="Times New Roman"/>
          <w:sz w:val="24"/>
          <w:szCs w:val="24"/>
        </w:rPr>
        <w:t xml:space="preserve">spatial </w:t>
      </w:r>
      <w:r w:rsidR="272676F3" w:rsidRPr="76D3435A">
        <w:rPr>
          <w:rFonts w:ascii="Times New Roman" w:hAnsi="Times New Roman" w:cs="Times New Roman"/>
          <w:sz w:val="24"/>
          <w:szCs w:val="24"/>
        </w:rPr>
        <w:t xml:space="preserve">footprints </w:t>
      </w:r>
      <w:r w:rsidR="0C5122FA" w:rsidRPr="76D3435A">
        <w:rPr>
          <w:rFonts w:ascii="Times New Roman" w:hAnsi="Times New Roman" w:cs="Times New Roman"/>
          <w:sz w:val="24"/>
          <w:szCs w:val="24"/>
        </w:rPr>
        <w:t xml:space="preserve">might </w:t>
      </w:r>
      <w:r w:rsidR="272676F3" w:rsidRPr="76D3435A">
        <w:rPr>
          <w:rFonts w:ascii="Times New Roman" w:hAnsi="Times New Roman" w:cs="Times New Roman"/>
          <w:sz w:val="24"/>
          <w:szCs w:val="24"/>
        </w:rPr>
        <w:t>suggest.</w:t>
      </w:r>
      <w:r w:rsidR="3152EEDB" w:rsidRPr="76D3435A">
        <w:rPr>
          <w:rFonts w:ascii="Times New Roman" w:hAnsi="Times New Roman" w:cs="Times New Roman"/>
          <w:sz w:val="24"/>
          <w:szCs w:val="24"/>
        </w:rPr>
        <w:t xml:space="preserve"> For example, Coldwater Creek Restored Wetland has been in operation for about 10 years</w:t>
      </w:r>
      <w:r w:rsidR="2D6E8219" w:rsidRPr="76D3435A">
        <w:rPr>
          <w:rFonts w:ascii="Times New Roman" w:hAnsi="Times New Roman" w:cs="Times New Roman"/>
          <w:sz w:val="24"/>
          <w:szCs w:val="24"/>
        </w:rPr>
        <w:t>,</w:t>
      </w:r>
      <w:r w:rsidR="3152EEDB" w:rsidRPr="76D3435A">
        <w:rPr>
          <w:rFonts w:ascii="Times New Roman" w:hAnsi="Times New Roman" w:cs="Times New Roman"/>
          <w:sz w:val="24"/>
          <w:szCs w:val="24"/>
        </w:rPr>
        <w:t xml:space="preserve"> </w:t>
      </w:r>
      <w:r w:rsidR="5D8EE9C2" w:rsidRPr="76D3435A">
        <w:rPr>
          <w:rFonts w:ascii="Times New Roman" w:hAnsi="Times New Roman" w:cs="Times New Roman"/>
          <w:sz w:val="24"/>
          <w:szCs w:val="24"/>
        </w:rPr>
        <w:t>and</w:t>
      </w:r>
      <w:r w:rsidR="65ADA74B" w:rsidRPr="76D3435A">
        <w:rPr>
          <w:rFonts w:ascii="Times New Roman" w:hAnsi="Times New Roman" w:cs="Times New Roman"/>
          <w:sz w:val="24"/>
          <w:szCs w:val="24"/>
        </w:rPr>
        <w:t xml:space="preserve"> </w:t>
      </w:r>
      <w:r w:rsidR="3152EEDB" w:rsidRPr="76D3435A">
        <w:rPr>
          <w:rFonts w:ascii="Times New Roman" w:hAnsi="Times New Roman" w:cs="Times New Roman"/>
          <w:sz w:val="24"/>
          <w:szCs w:val="24"/>
        </w:rPr>
        <w:t>while</w:t>
      </w:r>
      <w:r w:rsidR="00DC50BA" w:rsidRPr="76D3435A">
        <w:rPr>
          <w:rFonts w:ascii="Times New Roman" w:hAnsi="Times New Roman" w:cs="Times New Roman"/>
          <w:sz w:val="24"/>
          <w:szCs w:val="24"/>
        </w:rPr>
        <w:t xml:space="preserve"> </w:t>
      </w:r>
      <w:r w:rsidR="798B757F" w:rsidRPr="76D3435A">
        <w:rPr>
          <w:rFonts w:ascii="Times New Roman" w:hAnsi="Times New Roman" w:cs="Times New Roman"/>
          <w:sz w:val="24"/>
          <w:szCs w:val="24"/>
        </w:rPr>
        <w:t>it</w:t>
      </w:r>
      <w:ins w:id="256" w:author="Winston, Ryan" w:date="2026-09-14T20:12:00Z" w16du:dateUtc="2026-09-14T20:12:06Z">
        <w:r w:rsidR="15E39812" w:rsidRPr="76D3435A">
          <w:rPr>
            <w:rFonts w:ascii="Times New Roman" w:hAnsi="Times New Roman" w:cs="Times New Roman"/>
            <w:sz w:val="24"/>
            <w:szCs w:val="24"/>
          </w:rPr>
          <w:t>s surface area is</w:t>
        </w:r>
      </w:ins>
      <w:r w:rsidR="00DC50BA" w:rsidRPr="76D3435A">
        <w:rPr>
          <w:rFonts w:ascii="Times New Roman" w:hAnsi="Times New Roman" w:cs="Times New Roman"/>
          <w:sz w:val="24"/>
          <w:szCs w:val="24"/>
        </w:rPr>
        <w:t xml:space="preserve"> </w:t>
      </w:r>
      <w:del w:id="257" w:author="Winston, Ryan" w:date="2026-09-14T20:12:00Z" w16du:dateUtc="2026-09-14T20:12:15Z">
        <w:r w:rsidRPr="76D3435A" w:rsidDel="00DC50BA">
          <w:rPr>
            <w:rFonts w:ascii="Times New Roman" w:hAnsi="Times New Roman" w:cs="Times New Roman"/>
            <w:sz w:val="24"/>
            <w:szCs w:val="24"/>
          </w:rPr>
          <w:delText>is</w:delText>
        </w:r>
        <w:r w:rsidRPr="76D3435A" w:rsidDel="3152EEDB">
          <w:rPr>
            <w:rFonts w:ascii="Times New Roman" w:hAnsi="Times New Roman" w:cs="Times New Roman"/>
            <w:sz w:val="24"/>
            <w:szCs w:val="24"/>
          </w:rPr>
          <w:delText xml:space="preserve"> </w:delText>
        </w:r>
        <w:r w:rsidRPr="76D3435A" w:rsidDel="714A6F03">
          <w:rPr>
            <w:rFonts w:ascii="Times New Roman" w:hAnsi="Times New Roman" w:cs="Times New Roman"/>
            <w:sz w:val="24"/>
            <w:szCs w:val="24"/>
          </w:rPr>
          <w:delText>situated</w:delText>
        </w:r>
        <w:r w:rsidRPr="76D3435A" w:rsidDel="3152EEDB">
          <w:rPr>
            <w:rFonts w:ascii="Times New Roman" w:hAnsi="Times New Roman" w:cs="Times New Roman"/>
            <w:sz w:val="24"/>
            <w:szCs w:val="24"/>
          </w:rPr>
          <w:delText xml:space="preserve"> on less </w:delText>
        </w:r>
        <w:r w:rsidRPr="76D3435A" w:rsidDel="35FBF4AE">
          <w:rPr>
            <w:rFonts w:ascii="Times New Roman" w:hAnsi="Times New Roman" w:cs="Times New Roman"/>
            <w:sz w:val="24"/>
            <w:szCs w:val="24"/>
          </w:rPr>
          <w:delText>than</w:delText>
        </w:r>
        <w:r w:rsidRPr="76D3435A" w:rsidDel="472FAE93">
          <w:rPr>
            <w:rFonts w:ascii="Times New Roman" w:hAnsi="Times New Roman" w:cs="Times New Roman"/>
            <w:sz w:val="24"/>
            <w:szCs w:val="24"/>
          </w:rPr>
          <w:delText xml:space="preserve"> </w:delText>
        </w:r>
      </w:del>
      <w:commentRangeStart w:id="258"/>
      <w:r w:rsidR="472FAE93" w:rsidRPr="76D3435A">
        <w:rPr>
          <w:rFonts w:ascii="Times New Roman" w:hAnsi="Times New Roman" w:cs="Times New Roman"/>
          <w:sz w:val="24"/>
          <w:szCs w:val="24"/>
        </w:rPr>
        <w:t>0</w:t>
      </w:r>
      <w:r w:rsidR="7430BD06" w:rsidRPr="76D3435A">
        <w:rPr>
          <w:rFonts w:ascii="Times New Roman" w:hAnsi="Times New Roman" w:cs="Times New Roman"/>
          <w:sz w:val="24"/>
          <w:szCs w:val="24"/>
        </w:rPr>
        <w:t>.</w:t>
      </w:r>
      <w:r w:rsidR="472FAE93" w:rsidRPr="76D3435A">
        <w:rPr>
          <w:rFonts w:ascii="Times New Roman" w:hAnsi="Times New Roman" w:cs="Times New Roman"/>
          <w:sz w:val="24"/>
          <w:szCs w:val="24"/>
        </w:rPr>
        <w:t>2</w:t>
      </w:r>
      <w:del w:id="259" w:author="Anderson, Kenneth" w:date="2026-09-15T09:18:00Z" w16du:dateUtc="2026-09-15T13:18:00Z">
        <w:r w:rsidRPr="76D3435A" w:rsidDel="472FAE93">
          <w:rPr>
            <w:rFonts w:ascii="Times New Roman" w:hAnsi="Times New Roman" w:cs="Times New Roman"/>
            <w:sz w:val="24"/>
            <w:szCs w:val="24"/>
          </w:rPr>
          <w:delText>1</w:delText>
        </w:r>
      </w:del>
      <w:r w:rsidR="472FAE93" w:rsidRPr="76D3435A">
        <w:rPr>
          <w:rFonts w:ascii="Times New Roman" w:hAnsi="Times New Roman" w:cs="Times New Roman"/>
          <w:sz w:val="24"/>
          <w:szCs w:val="24"/>
        </w:rPr>
        <w:t>%</w:t>
      </w:r>
      <w:commentRangeEnd w:id="258"/>
      <w:r w:rsidRPr="76D3435A">
        <w:rPr>
          <w:rStyle w:val="CommentReference"/>
          <w:rFonts w:ascii="Times New Roman" w:hAnsi="Times New Roman" w:cs="Times New Roman"/>
          <w:sz w:val="24"/>
          <w:szCs w:val="24"/>
        </w:rPr>
        <w:commentReference w:id="258"/>
      </w:r>
      <w:r w:rsidR="472FAE93" w:rsidRPr="76D3435A">
        <w:rPr>
          <w:rFonts w:ascii="Times New Roman" w:hAnsi="Times New Roman" w:cs="Times New Roman"/>
          <w:sz w:val="24"/>
          <w:szCs w:val="24"/>
        </w:rPr>
        <w:t xml:space="preserve"> of the </w:t>
      </w:r>
      <w:del w:id="260" w:author="Anderson, Kenneth" w:date="2026-09-15T09:28:00Z" w16du:dateUtc="2026-09-15T13:28:00Z">
        <w:r w:rsidRPr="76D3435A" w:rsidDel="472FAE93">
          <w:rPr>
            <w:rFonts w:ascii="Times New Roman" w:hAnsi="Times New Roman" w:cs="Times New Roman"/>
            <w:sz w:val="24"/>
            <w:szCs w:val="24"/>
          </w:rPr>
          <w:delText>sub</w:delText>
        </w:r>
        <w:r w:rsidRPr="76D3435A" w:rsidDel="0DE74A55">
          <w:rPr>
            <w:rFonts w:ascii="Times New Roman" w:hAnsi="Times New Roman" w:cs="Times New Roman"/>
            <w:sz w:val="24"/>
            <w:szCs w:val="24"/>
          </w:rPr>
          <w:delText>-</w:delText>
        </w:r>
        <w:r w:rsidRPr="76D3435A" w:rsidDel="5A589DF2">
          <w:rPr>
            <w:rFonts w:ascii="Times New Roman" w:hAnsi="Times New Roman" w:cs="Times New Roman"/>
            <w:sz w:val="24"/>
            <w:szCs w:val="24"/>
          </w:rPr>
          <w:delText>watershed</w:delText>
        </w:r>
      </w:del>
      <w:ins w:id="261" w:author="Anderson, Kenneth" w:date="2026-09-15T09:28:00Z" w16du:dateUtc="2026-09-15T13:28:00Z">
        <w:r w:rsidR="00E85DCD" w:rsidRPr="76D3435A">
          <w:rPr>
            <w:rFonts w:ascii="Times New Roman" w:hAnsi="Times New Roman" w:cs="Times New Roman"/>
            <w:sz w:val="24"/>
            <w:szCs w:val="24"/>
          </w:rPr>
          <w:t>sub</w:t>
        </w:r>
        <w:r w:rsidR="002D39A5" w:rsidRPr="76D3435A">
          <w:rPr>
            <w:rFonts w:ascii="Times New Roman" w:hAnsi="Times New Roman" w:cs="Times New Roman"/>
            <w:sz w:val="24"/>
            <w:szCs w:val="24"/>
          </w:rPr>
          <w:t>-</w:t>
        </w:r>
        <w:r w:rsidR="472FAE93" w:rsidRPr="76D3435A">
          <w:rPr>
            <w:rFonts w:ascii="Times New Roman" w:hAnsi="Times New Roman" w:cs="Times New Roman"/>
            <w:sz w:val="24"/>
            <w:szCs w:val="24"/>
          </w:rPr>
          <w:t>watershed</w:t>
        </w:r>
      </w:ins>
      <w:r w:rsidR="2D6E557C" w:rsidRPr="76D3435A">
        <w:rPr>
          <w:rFonts w:ascii="Times New Roman" w:hAnsi="Times New Roman" w:cs="Times New Roman"/>
          <w:sz w:val="24"/>
          <w:szCs w:val="24"/>
        </w:rPr>
        <w:t>,</w:t>
      </w:r>
      <w:r w:rsidR="472FAE93" w:rsidRPr="76D3435A">
        <w:rPr>
          <w:rFonts w:ascii="Times New Roman" w:hAnsi="Times New Roman" w:cs="Times New Roman"/>
          <w:sz w:val="24"/>
          <w:szCs w:val="24"/>
        </w:rPr>
        <w:t xml:space="preserve"> </w:t>
      </w:r>
      <w:r w:rsidR="675025DD" w:rsidRPr="76D3435A">
        <w:rPr>
          <w:rFonts w:ascii="Times New Roman" w:hAnsi="Times New Roman" w:cs="Times New Roman"/>
          <w:sz w:val="24"/>
          <w:szCs w:val="24"/>
        </w:rPr>
        <w:t xml:space="preserve">it has </w:t>
      </w:r>
      <w:commentRangeStart w:id="262"/>
      <w:r w:rsidR="675025DD" w:rsidRPr="76D3435A">
        <w:rPr>
          <w:rFonts w:ascii="Times New Roman" w:hAnsi="Times New Roman" w:cs="Times New Roman"/>
          <w:sz w:val="24"/>
          <w:szCs w:val="24"/>
        </w:rPr>
        <w:t>been shown to</w:t>
      </w:r>
      <w:r w:rsidR="472FAE93" w:rsidRPr="76D3435A">
        <w:rPr>
          <w:rFonts w:ascii="Times New Roman" w:hAnsi="Times New Roman" w:cs="Times New Roman"/>
          <w:sz w:val="24"/>
          <w:szCs w:val="24"/>
        </w:rPr>
        <w:t xml:space="preserve"> process nearly 5% of the total annual nutrient load</w:t>
      </w:r>
      <w:commentRangeEnd w:id="262"/>
      <w:r w:rsidRPr="76D3435A">
        <w:rPr>
          <w:rStyle w:val="CommentReference"/>
          <w:rFonts w:ascii="Times New Roman" w:hAnsi="Times New Roman" w:cs="Times New Roman"/>
          <w:sz w:val="24"/>
          <w:szCs w:val="24"/>
        </w:rPr>
        <w:commentReference w:id="262"/>
      </w:r>
      <w:r w:rsidR="005668DA"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{"citationID":"MJcSKKi7","properties":{"unsorted":false,"formattedCitation":"(Jacquemin et al. 2025)","plainCitation":"(Jacquemin et al. 2025)","noteIndex":0},"citationItems":[{"id":6250,"uris":["http://zotero.org/users/5222684/items/B67RST4G"],"itemData":{"id":6250,"type":"article-journal","abstract":"Abstract\n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Pr="76D3435A">
        <w:rPr>
          <w:rFonts w:ascii="Times New Roman" w:hAnsi="Times New Roman" w:cs="Times New Roman"/>
          <w:sz w:val="24"/>
          <w:szCs w:val="24"/>
        </w:rPr>
        <w:fldChar w:fldCharType="separate"/>
      </w:r>
      <w:r w:rsidR="005668DA" w:rsidRPr="76D3435A">
        <w:rPr>
          <w:rFonts w:ascii="Times New Roman" w:hAnsi="Times New Roman" w:cs="Times New Roman"/>
          <w:sz w:val="24"/>
          <w:szCs w:val="24"/>
        </w:rPr>
        <w:t>(Jacquemin et al. 2025)</w:t>
      </w:r>
      <w:r w:rsidRPr="76D3435A">
        <w:rPr>
          <w:rFonts w:ascii="Times New Roman" w:hAnsi="Times New Roman" w:cs="Times New Roman"/>
          <w:sz w:val="24"/>
          <w:szCs w:val="24"/>
        </w:rPr>
        <w:fldChar w:fldCharType="end"/>
      </w:r>
      <w:r w:rsidR="472FAE93" w:rsidRPr="76D3435A">
        <w:rPr>
          <w:rFonts w:ascii="Times New Roman" w:hAnsi="Times New Roman" w:cs="Times New Roman"/>
          <w:sz w:val="24"/>
          <w:szCs w:val="24"/>
        </w:rPr>
        <w:t xml:space="preserve">. </w:t>
      </w:r>
    </w:p>
    <w:p w14:paraId="49423D5D" w14:textId="2D5F2E7A" w:rsidR="00547296" w:rsidRPr="00682BBA" w:rsidRDefault="00547296" w:rsidP="001F5368">
      <w:pPr>
        <w:spacing w:line="480" w:lineRule="auto"/>
        <w:ind w:firstLine="720"/>
        <w:rPr>
          <w:ins w:id="263" w:author="Anderson, Kenneth" w:date="2026-10-01T11:27:00Z" w16du:dateUtc="2026-10-01T15:27:00Z"/>
          <w:rFonts w:ascii="Times New Roman" w:hAnsi="Times New Roman" w:cs="Times New Roman"/>
          <w:sz w:val="24"/>
          <w:szCs w:val="24"/>
        </w:rPr>
      </w:pPr>
    </w:p>
    <w:p w14:paraId="47935DF9" w14:textId="2BF4ADCB" w:rsidR="00101218" w:rsidDel="002A31C2" w:rsidRDefault="00F207F7">
      <w:pPr>
        <w:spacing w:line="480" w:lineRule="auto"/>
        <w:ind w:firstLine="720"/>
        <w:rPr>
          <w:ins w:id="264" w:author="Anderson, Kenneth" w:date="2026-09-15T09:47:00Z" w16du:dateUtc="2026-09-15T13:47:00Z"/>
          <w:del w:id="265" w:author="Costello, David" w:date="2026-09-24T20:43:00Z" w16du:dateUtc="2026-09-25T00:43:00Z"/>
          <w:rFonts w:ascii="Times New Roman" w:hAnsi="Times New Roman" w:cs="Times New Roman"/>
          <w:sz w:val="24"/>
          <w:szCs w:val="24"/>
        </w:rPr>
      </w:pPr>
      <w:commentRangeStart w:id="266"/>
      <w:commentRangeStart w:id="267"/>
      <w:del w:id="268" w:author="Kinsman-Costello, Lauren" w:date="2026-09-25T15:41:00Z" w16du:dateUtc="2026-09-25T19:41:00Z">
        <w:r w:rsidRPr="76D3435A" w:rsidDel="00F207F7">
          <w:rPr>
            <w:rFonts w:ascii="Times New Roman" w:hAnsi="Times New Roman" w:cs="Times New Roman"/>
            <w:sz w:val="24"/>
            <w:szCs w:val="24"/>
          </w:rPr>
          <w:delText>Th</w:delText>
        </w:r>
        <w:r w:rsidRPr="76D3435A" w:rsidDel="005A32F0">
          <w:rPr>
            <w:rFonts w:ascii="Times New Roman" w:hAnsi="Times New Roman" w:cs="Times New Roman"/>
            <w:sz w:val="24"/>
            <w:szCs w:val="24"/>
          </w:rPr>
          <w:delText>is</w:delText>
        </w:r>
        <w:r w:rsidRPr="76D3435A" w:rsidDel="00F207F7">
          <w:rPr>
            <w:rFonts w:ascii="Times New Roman" w:hAnsi="Times New Roman" w:cs="Times New Roman"/>
            <w:sz w:val="24"/>
            <w:szCs w:val="24"/>
          </w:rPr>
          <w:delText xml:space="preserve"> example </w:delText>
        </w:r>
        <w:r w:rsidRPr="76D3435A" w:rsidDel="005A32F0">
          <w:rPr>
            <w:rFonts w:ascii="Times New Roman" w:hAnsi="Times New Roman" w:cs="Times New Roman"/>
            <w:sz w:val="24"/>
            <w:szCs w:val="24"/>
          </w:rPr>
          <w:delText xml:space="preserve">demonstrates </w:delText>
        </w:r>
        <w:r w:rsidRPr="76D3435A" w:rsidDel="00F207F7">
          <w:rPr>
            <w:rFonts w:ascii="Times New Roman" w:hAnsi="Times New Roman" w:cs="Times New Roman"/>
            <w:sz w:val="24"/>
            <w:szCs w:val="24"/>
          </w:rPr>
          <w:delText>that c</w:delText>
        </w:r>
        <w:r w:rsidRPr="76D3435A" w:rsidDel="00003188">
          <w:rPr>
            <w:rFonts w:ascii="Times New Roman" w:hAnsi="Times New Roman" w:cs="Times New Roman"/>
            <w:sz w:val="24"/>
            <w:szCs w:val="24"/>
          </w:rPr>
          <w:delText xml:space="preserve">onstructed </w:delText>
        </w:r>
      </w:del>
      <w:commentRangeStart w:id="269"/>
      <w:ins w:id="270" w:author="Kinsman-Costello, Lauren" w:date="2026-09-25T15:41:00Z" w16du:dateUtc="2026-09-25T19:41:00Z">
        <w:r w:rsidR="001012A5" w:rsidRPr="76D3435A">
          <w:rPr>
            <w:rFonts w:ascii="Times New Roman" w:hAnsi="Times New Roman" w:cs="Times New Roman"/>
            <w:sz w:val="24"/>
            <w:szCs w:val="24"/>
          </w:rPr>
          <w:t>Constructed</w:t>
        </w:r>
      </w:ins>
      <w:commentRangeEnd w:id="269"/>
      <w:r w:rsidRPr="76D3435A">
        <w:rPr>
          <w:rStyle w:val="CommentReference"/>
          <w:rFonts w:ascii="Times New Roman" w:hAnsi="Times New Roman" w:cs="Times New Roman"/>
          <w:sz w:val="24"/>
          <w:szCs w:val="24"/>
        </w:rPr>
        <w:commentReference w:id="269"/>
      </w:r>
      <w:ins w:id="271" w:author="Kinsman-Costello, Lauren" w:date="2026-09-25T15:41:00Z" w16du:dateUtc="2026-09-25T19:41:00Z">
        <w:r w:rsidR="001012A5" w:rsidRPr="76D3435A">
          <w:rPr>
            <w:rFonts w:ascii="Times New Roman" w:hAnsi="Times New Roman" w:cs="Times New Roman"/>
            <w:sz w:val="24"/>
            <w:szCs w:val="24"/>
          </w:rPr>
          <w:t xml:space="preserve"> </w:t>
        </w:r>
      </w:ins>
      <w:r w:rsidR="00003188" w:rsidRPr="76D3435A">
        <w:rPr>
          <w:rFonts w:ascii="Times New Roman" w:hAnsi="Times New Roman" w:cs="Times New Roman"/>
          <w:sz w:val="24"/>
          <w:szCs w:val="24"/>
        </w:rPr>
        <w:t xml:space="preserve">wetlands have </w:t>
      </w:r>
      <w:del w:id="272" w:author="Kinsman-Costello, Lauren" w:date="2026-09-25T15:41:00Z" w16du:dateUtc="2026-09-25T19:41:00Z">
        <w:r w:rsidRPr="76D3435A" w:rsidDel="00F207F7">
          <w:rPr>
            <w:rFonts w:ascii="Times New Roman" w:hAnsi="Times New Roman" w:cs="Times New Roman"/>
            <w:sz w:val="24"/>
            <w:szCs w:val="24"/>
          </w:rPr>
          <w:delText xml:space="preserve">the </w:delText>
        </w:r>
      </w:del>
      <w:ins w:id="273" w:author="Kinsman-Costello, Lauren" w:date="2026-09-25T15:41:00Z" w16du:dateUtc="2026-09-25T19:41:00Z">
        <w:r w:rsidR="001012A5" w:rsidRPr="76D3435A">
          <w:rPr>
            <w:rFonts w:ascii="Times New Roman" w:hAnsi="Times New Roman" w:cs="Times New Roman"/>
            <w:sz w:val="24"/>
            <w:szCs w:val="24"/>
          </w:rPr>
          <w:t>demonstrated</w:t>
        </w:r>
        <w:r w:rsidRPr="76D3435A">
          <w:rPr>
            <w:rFonts w:ascii="Times New Roman" w:hAnsi="Times New Roman" w:cs="Times New Roman"/>
            <w:sz w:val="24"/>
            <w:szCs w:val="24"/>
          </w:rPr>
          <w:t xml:space="preserve"> </w:t>
        </w:r>
      </w:ins>
      <w:r w:rsidRPr="76D3435A">
        <w:rPr>
          <w:rFonts w:ascii="Times New Roman" w:hAnsi="Times New Roman" w:cs="Times New Roman"/>
          <w:sz w:val="24"/>
          <w:szCs w:val="24"/>
        </w:rPr>
        <w:t>potential to successfully</w:t>
      </w:r>
      <w:r w:rsidR="00003188" w:rsidRPr="76D3435A">
        <w:rPr>
          <w:rFonts w:ascii="Times New Roman" w:hAnsi="Times New Roman" w:cs="Times New Roman"/>
          <w:sz w:val="24"/>
          <w:szCs w:val="24"/>
        </w:rPr>
        <w:t xml:space="preserve"> treat</w:t>
      </w:r>
      <w:r w:rsidRPr="76D3435A">
        <w:rPr>
          <w:rFonts w:ascii="Times New Roman" w:hAnsi="Times New Roman" w:cs="Times New Roman"/>
          <w:sz w:val="24"/>
          <w:szCs w:val="24"/>
        </w:rPr>
        <w:t xml:space="preserve"> </w:t>
      </w:r>
      <w:r w:rsidR="00003188" w:rsidRPr="76D3435A">
        <w:rPr>
          <w:rFonts w:ascii="Times New Roman" w:hAnsi="Times New Roman" w:cs="Times New Roman"/>
          <w:sz w:val="24"/>
          <w:szCs w:val="24"/>
        </w:rPr>
        <w:t xml:space="preserve">watershed nutrient </w:t>
      </w:r>
      <w:ins w:id="274" w:author="Anderson, Kenneth" w:date="2026-10-01T14:44:00Z" w16du:dateUtc="2026-10-01T18:44:00Z">
        <w:r w:rsidR="00E0185D">
          <w:rPr>
            <w:rFonts w:ascii="Times New Roman" w:hAnsi="Times New Roman" w:cs="Times New Roman"/>
            <w:sz w:val="24"/>
            <w:szCs w:val="24"/>
          </w:rPr>
          <w:t>l</w:t>
        </w:r>
      </w:ins>
      <w:commentRangeStart w:id="275"/>
      <w:del w:id="276" w:author="Anderson, Kenneth" w:date="2026-10-01T14:41:00Z" w16du:dateUtc="2026-10-01T18:41:00Z">
        <w:r w:rsidR="00003188" w:rsidRPr="76D3435A" w:rsidDel="00405A68">
          <w:rPr>
            <w:rFonts w:ascii="Times New Roman" w:hAnsi="Times New Roman" w:cs="Times New Roman"/>
            <w:sz w:val="24"/>
            <w:szCs w:val="24"/>
          </w:rPr>
          <w:delText>l</w:delText>
        </w:r>
      </w:del>
      <w:r w:rsidR="00003188" w:rsidRPr="76D3435A">
        <w:rPr>
          <w:rFonts w:ascii="Times New Roman" w:hAnsi="Times New Roman" w:cs="Times New Roman"/>
          <w:sz w:val="24"/>
          <w:szCs w:val="24"/>
        </w:rPr>
        <w:t>oading</w:t>
      </w:r>
      <w:commentRangeEnd w:id="275"/>
      <w:r w:rsidRPr="76D3435A">
        <w:rPr>
          <w:rStyle w:val="CommentReference"/>
          <w:rFonts w:ascii="Times New Roman" w:hAnsi="Times New Roman" w:cs="Times New Roman"/>
          <w:sz w:val="24"/>
          <w:szCs w:val="24"/>
        </w:rPr>
        <w:commentReference w:id="275"/>
      </w:r>
      <w:r w:rsidR="002F0757" w:rsidRPr="76D3435A">
        <w:rPr>
          <w:rFonts w:ascii="Times New Roman" w:hAnsi="Times New Roman" w:cs="Times New Roman"/>
          <w:sz w:val="24"/>
          <w:szCs w:val="24"/>
        </w:rPr>
        <w:t>; however</w:t>
      </w:r>
      <w:r w:rsidR="00003188" w:rsidRPr="76D3435A">
        <w:rPr>
          <w:rFonts w:ascii="Times New Roman" w:hAnsi="Times New Roman" w:cs="Times New Roman"/>
          <w:sz w:val="24"/>
          <w:szCs w:val="24"/>
        </w:rPr>
        <w:t xml:space="preserve">, </w:t>
      </w:r>
      <w:ins w:id="277" w:author="Anderson, Kenneth" w:date="2026-09-15T09:20:00Z" w16du:dateUtc="2026-09-15T09:20:00Z">
        <w:r w:rsidR="00003188" w:rsidRPr="76D3435A">
          <w:rPr>
            <w:rFonts w:ascii="Times New Roman" w:hAnsi="Times New Roman" w:cs="Times New Roman"/>
            <w:sz w:val="24"/>
            <w:szCs w:val="24"/>
          </w:rPr>
          <w:t xml:space="preserve">the designs of </w:t>
        </w:r>
        <w:r w:rsidR="001C1BD3" w:rsidRPr="76D3435A">
          <w:rPr>
            <w:rFonts w:ascii="Times New Roman" w:hAnsi="Times New Roman" w:cs="Times New Roman"/>
            <w:sz w:val="24"/>
            <w:szCs w:val="24"/>
          </w:rPr>
          <w:t xml:space="preserve">constructed wetlands with highest nutrient processing capacity are rooted in a deep understanding </w:t>
        </w:r>
      </w:ins>
      <w:del w:id="278" w:author="Anderson, Kenneth" w:date="2026-09-15T09:20:00Z" w16du:dateUtc="2026-09-15T13:20:00Z">
        <w:r w:rsidRPr="76D3435A" w:rsidDel="1DABF445">
          <w:rPr>
            <w:rFonts w:ascii="Times New Roman" w:hAnsi="Times New Roman" w:cs="Times New Roman"/>
            <w:sz w:val="24"/>
            <w:szCs w:val="24"/>
          </w:rPr>
          <w:delText xml:space="preserve">the designs of </w:delText>
        </w:r>
        <w:r w:rsidRPr="76D3435A" w:rsidDel="00003188">
          <w:rPr>
            <w:rFonts w:ascii="Times New Roman" w:hAnsi="Times New Roman" w:cs="Times New Roman"/>
            <w:sz w:val="24"/>
            <w:szCs w:val="24"/>
          </w:rPr>
          <w:delText xml:space="preserve">the </w:delText>
        </w:r>
        <w:commentRangeStart w:id="279"/>
        <w:r w:rsidRPr="76D3435A" w:rsidDel="00003188">
          <w:rPr>
            <w:rFonts w:ascii="Times New Roman" w:hAnsi="Times New Roman" w:cs="Times New Roman"/>
            <w:sz w:val="24"/>
            <w:szCs w:val="24"/>
          </w:rPr>
          <w:delText>most successful</w:delText>
        </w:r>
      </w:del>
      <w:commentRangeEnd w:id="279"/>
      <w:r w:rsidRPr="76D3435A">
        <w:rPr>
          <w:rStyle w:val="CommentReference"/>
          <w:rFonts w:ascii="Times New Roman" w:hAnsi="Times New Roman" w:cs="Times New Roman"/>
          <w:sz w:val="24"/>
          <w:szCs w:val="24"/>
        </w:rPr>
        <w:commentReference w:id="279"/>
      </w:r>
      <w:del w:id="280" w:author="Anderson, Kenneth" w:date="2026-09-15T09:20:00Z" w16du:dateUtc="2026-09-15T13:20:00Z">
        <w:r w:rsidRPr="76D3435A" w:rsidDel="00003188">
          <w:rPr>
            <w:rFonts w:ascii="Times New Roman" w:hAnsi="Times New Roman" w:cs="Times New Roman"/>
            <w:sz w:val="24"/>
            <w:szCs w:val="24"/>
          </w:rPr>
          <w:delText xml:space="preserve"> restoration </w:delText>
        </w:r>
        <w:r w:rsidRPr="76D3435A" w:rsidDel="1DABF445">
          <w:rPr>
            <w:rFonts w:ascii="Times New Roman" w:hAnsi="Times New Roman" w:cs="Times New Roman"/>
            <w:sz w:val="24"/>
            <w:szCs w:val="24"/>
          </w:rPr>
          <w:delText>project</w:delText>
        </w:r>
      </w:del>
    </w:p>
    <w:p w14:paraId="5ED54244" w14:textId="4CB45A3C" w:rsidR="005F1168" w:rsidRPr="00682BBA" w:rsidRDefault="1DABF445">
      <w:pPr>
        <w:spacing w:line="480" w:lineRule="auto"/>
        <w:ind w:firstLine="720"/>
        <w:rPr>
          <w:rFonts w:ascii="Times New Roman" w:hAnsi="Times New Roman" w:cs="Times New Roman"/>
          <w:sz w:val="24"/>
          <w:szCs w:val="24"/>
        </w:rPr>
        <w:pPrChange w:id="281" w:author="Anderson, Kenneth" w:date="2026-10-01T14:44:00Z" w16du:dateUtc="2026-10-01T18:44:00Z">
          <w:pPr>
            <w:spacing w:line="480" w:lineRule="auto"/>
            <w:ind w:firstLine="360"/>
          </w:pPr>
        </w:pPrChange>
      </w:pPr>
      <w:del w:id="282" w:author="Anderson, Kenneth" w:date="2026-09-15T09:20:00Z" w16du:dateUtc="2026-09-15T13:20:00Z">
        <w:r w:rsidRPr="7A25FDBF" w:rsidDel="1DABF445">
          <w:rPr>
            <w:rFonts w:ascii="Times New Roman" w:hAnsi="Times New Roman" w:cs="Times New Roman"/>
            <w:sz w:val="24"/>
            <w:szCs w:val="24"/>
          </w:rPr>
          <w:delText>s</w:delText>
        </w:r>
        <w:r w:rsidR="00003188" w:rsidRPr="00682BBA">
          <w:rPr>
            <w:rFonts w:ascii="Times New Roman" w:hAnsi="Times New Roman" w:cs="Times New Roman"/>
            <w:sz w:val="24"/>
            <w:szCs w:val="24"/>
          </w:rPr>
          <w:delText xml:space="preserve"> are rooted in a deep understanding </w:delText>
        </w:r>
      </w:del>
      <w:r w:rsidR="00003188" w:rsidRPr="00682BBA">
        <w:rPr>
          <w:rFonts w:ascii="Times New Roman" w:hAnsi="Times New Roman" w:cs="Times New Roman"/>
          <w:sz w:val="24"/>
          <w:szCs w:val="24"/>
        </w:rPr>
        <w:t>of the underlying</w:t>
      </w:r>
      <w:ins w:id="283" w:author="Winston, Ryan" w:date="2026-09-14T20:13:00Z" w16du:dateUtc="2026-09-14T20:13:28Z">
        <w:r w:rsidR="00003188" w:rsidRPr="00682BBA">
          <w:rPr>
            <w:rFonts w:ascii="Times New Roman" w:hAnsi="Times New Roman" w:cs="Times New Roman"/>
            <w:sz w:val="24"/>
            <w:szCs w:val="24"/>
          </w:rPr>
          <w:t xml:space="preserve"> </w:t>
        </w:r>
        <w:r w:rsidR="199461EB" w:rsidRPr="7A25FDBF">
          <w:rPr>
            <w:rFonts w:ascii="Times New Roman" w:hAnsi="Times New Roman" w:cs="Times New Roman"/>
            <w:sz w:val="24"/>
            <w:szCs w:val="24"/>
          </w:rPr>
          <w:t>wetland</w:t>
        </w:r>
      </w:ins>
      <w:r w:rsidR="0AFFC6F4" w:rsidRPr="7A25FDBF">
        <w:rPr>
          <w:rFonts w:ascii="Times New Roman" w:hAnsi="Times New Roman" w:cs="Times New Roman"/>
          <w:sz w:val="24"/>
          <w:szCs w:val="24"/>
        </w:rPr>
        <w:t xml:space="preserve"> </w:t>
      </w:r>
      <w:r w:rsidR="00003188" w:rsidRPr="00682BBA">
        <w:rPr>
          <w:rFonts w:ascii="Times New Roman" w:hAnsi="Times New Roman" w:cs="Times New Roman"/>
          <w:sz w:val="24"/>
          <w:szCs w:val="24"/>
        </w:rPr>
        <w:t>nutrient</w:t>
      </w:r>
      <w:ins w:id="284" w:author="Marques Mendonca, Raissa" w:date="2026-09-14T13:05:00Z" w16du:dateUtc="2026-09-14T17:05:00Z">
        <w:r w:rsidR="00F14C3F" w:rsidRPr="7A25FDBF">
          <w:rPr>
            <w:rFonts w:ascii="Times New Roman" w:hAnsi="Times New Roman" w:cs="Times New Roman"/>
            <w:sz w:val="24"/>
            <w:szCs w:val="24"/>
          </w:rPr>
          <w:t xml:space="preserve"> </w:t>
        </w:r>
      </w:ins>
      <w:del w:id="285" w:author="Marques Mendonca, Raissa" w:date="2026-09-14T13:05:00Z" w16du:dateUtc="2026-09-14T17:05:00Z">
        <w:r w:rsidR="000D7AA8">
          <w:rPr>
            <w:rFonts w:ascii="Times New Roman" w:hAnsi="Times New Roman" w:cs="Times New Roman"/>
            <w:sz w:val="24"/>
            <w:szCs w:val="24"/>
          </w:rPr>
          <w:delText>-</w:delText>
        </w:r>
      </w:del>
      <w:r w:rsidR="00003188" w:rsidRPr="00682BBA">
        <w:rPr>
          <w:rFonts w:ascii="Times New Roman" w:hAnsi="Times New Roman" w:cs="Times New Roman"/>
          <w:sz w:val="24"/>
          <w:szCs w:val="24"/>
        </w:rPr>
        <w:t xml:space="preserve">retention mechanisms </w:t>
      </w:r>
      <w:commentRangeStart w:id="286"/>
      <w:del w:id="287" w:author="Winston, Ryan" w:date="2026-09-14T20:13:00Z" w16du:dateUtc="2026-09-14T20:13:24Z">
        <w:r w:rsidR="00003188" w:rsidRPr="00682BBA">
          <w:rPr>
            <w:rFonts w:ascii="Times New Roman" w:hAnsi="Times New Roman" w:cs="Times New Roman"/>
            <w:sz w:val="24"/>
            <w:szCs w:val="24"/>
          </w:rPr>
          <w:delText>of</w:delText>
        </w:r>
      </w:del>
      <w:commentRangeEnd w:id="286"/>
      <w:r w:rsidRPr="00682BBA">
        <w:rPr>
          <w:rStyle w:val="CommentReference"/>
          <w:rFonts w:ascii="Times New Roman" w:hAnsi="Times New Roman" w:cs="Times New Roman"/>
          <w:sz w:val="24"/>
          <w:szCs w:val="24"/>
        </w:rPr>
        <w:commentReference w:id="286"/>
      </w:r>
      <w:del w:id="288" w:author="Winston, Ryan" w:date="2026-09-14T20:13:00Z" w16du:dateUtc="2026-09-14T20:13:24Z">
        <w:r w:rsidR="00003188" w:rsidRPr="00682BBA">
          <w:rPr>
            <w:rFonts w:ascii="Times New Roman" w:hAnsi="Times New Roman" w:cs="Times New Roman"/>
            <w:sz w:val="24"/>
            <w:szCs w:val="24"/>
          </w:rPr>
          <w:delText xml:space="preserve"> wetlands</w:delText>
        </w:r>
      </w:del>
      <w:del w:id="289" w:author="Anderson, Kenneth" w:date="2026-10-01T14:38:00Z" w16du:dateUtc="2026-10-01T18:38:00Z">
        <w:r w:rsidR="00003188" w:rsidRPr="00682BBA" w:rsidDel="000D64FC">
          <w:rPr>
            <w:rFonts w:ascii="Times New Roman" w:hAnsi="Times New Roman" w:cs="Times New Roman"/>
            <w:sz w:val="24"/>
            <w:szCs w:val="24"/>
          </w:rPr>
          <w:delText xml:space="preserve"> </w:delText>
        </w:r>
      </w:del>
      <w:commentRangeStart w:id="290"/>
      <w:r w:rsidR="00003188" w:rsidRPr="00682BBA">
        <w:rPr>
          <w:rFonts w:ascii="Times New Roman" w:hAnsi="Times New Roman" w:cs="Times New Roman"/>
          <w:sz w:val="24"/>
          <w:szCs w:val="24"/>
        </w:rPr>
        <w:fldChar w:fldCharType="begin"/>
      </w:r>
      <w:r w:rsidR="00003188" w:rsidRPr="00682BBA">
        <w:rPr>
          <w:rFonts w:ascii="Times New Roman" w:hAnsi="Times New Roman" w:cs="Times New Roman"/>
          <w:sz w:val="24"/>
          <w:szCs w:val="24"/>
        </w:rPr>
        <w:instrText xml:space="preserve"> ADDIN ZOTERO_ITEM CSL_CITATION {"citationID":"XKEUVrvV","properties":{"unsorted":false,"formattedCitation":"(Kadlec 2016, Jacquemin et al. 2018, Ury et al. 2023)","plainCitation":"(Kadlec 2016, Jacquemin et al. 2018, Ury et al. 2023)","dontUpdate":true,"noteIndex":0},"citationItems":[{"id":6248,"uris":["http://zotero.org/users/5222684/items/D22E4CL6"],"itemData":{"id":6248,"type":"article-journal","abstract":"This paper reviews aspects of the performance of large (&gt;40 ha) constructed treatment wetlands intended for phosphorus control. Thirty-seven such wetlands have been built and have good data records, with a median size of 754 ha. All are successfully removing phosphorus from a variety of waters. Period of record median concentration reductions were 71%, load reductions 0.77 gP·m−2·year−1, and rate coefficients 12.5 m·year−1. Large wetlands have a narrower performance spectrum than the larger group of all sizes. Some systems display startup trends, ranging to several years, likely resulting from antecedent soil and vegetation conditions. There are internal longitudinal gradients in concentration, which vary with lateral position and flow conditions. Accretion in inlet zones may require attention. Concentrations are reduced to plateau values, in the range of about 10–50 mgP·m−3. Vegetation type has an effect upon performance measures, and its presence facilitates performance. Trends in the performance measures over the history of individual systems display only small changes, with both increases and decreases occurring. Such trends remove little of the variance in behavior. Seasonality is typically weak for steady flow systems, and most variability appears to be stochastic. Stormwater systems display differences between wet and dry season behavior, which appear to be flow-driven. Several models of system performance have been developed, both steady and dynamic.","container-title":"Water","DOI":"10.3390/w8060243","ISSN":"2073-4441","issue":"6","language":"en","license":"http://creativecommons.org/licenses/by/3.0/","page":"243","publisher":"Multidisciplinary Digital Publishing Institute","source":"www.mdpi.com","title":"Large Constructed Wetlands for Phosphorus Control: A Review","title-short":"Large Constructed Wetlands for Phosphorus Control","volume":"8","author":[{"family":"Kadlec","given":"Robert H."}],"issued":{"date-parts":[["2016",6]]}}},{"id":5211,"uris":["http://zotero.org/users/5222684/items/RJW87AEC"],"itemData":{"id":5211,"type":"article-journal","abstract":"Grand Lake St. Marys watershed has drawn attention over the past decade as water quality issues resulting from nutrient loading have come to the forefront of public opinion, political concern, and scientific study. The objective of this study was to assess long-term changes in water quality (nutrient and sediment concentrations) following the distressed watershed rules package instituted in 2011. Since that time, a variety of rules (e.g., winter manure ban) and best management practices (cover crops, manure storage or transfers, buffers, etc.) have been implemented. We used a general linear model to assess variation in total suspended solids, particulate phosphorus, soluble reactive phosphorus (SRP), nitrate N, and total Kjeldahl nitrogen concentrations from daily Chickasaw Creek (drains </w:instrText>
      </w:r>
      <w:r w:rsidR="00003188" w:rsidRPr="00682BBA">
        <w:rPr>
          <w:rFonts w:ascii="Cambria Math" w:hAnsi="Cambria Math" w:cs="Cambria Math"/>
          <w:sz w:val="24"/>
          <w:szCs w:val="24"/>
        </w:rPr>
        <w:instrText>∼</w:instrText>
      </w:r>
      <w:r w:rsidR="00003188" w:rsidRPr="00682BBA">
        <w:rPr>
          <w:rFonts w:ascii="Times New Roman" w:hAnsi="Times New Roman" w:cs="Times New Roman"/>
          <w:sz w:val="24"/>
          <w:szCs w:val="24"/>
        </w:rPr>
        <w:instrText xml:space="preserve">25% of watershed) samples spanning 2008 to 2016. Parameters were related to flow (higher values during high flows), timing (lower values during winter months), and the implementation of the distressed watershed rules package (lower values following implementation). Overall, reductions following the distressed designation for all parameters ranged from 5 to 35% during medium and high flow periods (with exception of SRP). Reductions were even more pronounced during winter months covered by the manure ban, where all parameters (including SRP) exhibited decreases at medium and high flows between 20 and 60%. While the reductions seen in this study are significant, concentrations are still highly elevated and continue to be a problem. We are optimistic that this study will serve to inform future management in the region and elsewhere. Core Ideas Grand Lake St. Marys receives high nutrient runoff from crop and livestock agriculture. The watershed was declared distressed in 2011, and management priorities were implemented. Management priorities included a winter manure application ban and encouraged other BMPs. Reductions in TSS, PP, SRP, NO3−, and TKN were noted at all flows following the designation. This represents an important step toward improved water quality in the watershed.","container-title":"Journal of Environmental Quality","DOI":"10.2134/jeq2017.08.0338","ISSN":"1537-2537","issue":"1","language":"en","license":"© 2018 The Authors.","note":"_eprint: https://onlinelibrary.wiley.com/doi/pdf/10.2134/jeq2017.08.0338","page":"113-120","source":"Wiley Online Library","title":"Changes in Water Quality of Grand Lake St. Marys Watershed Following Implementation of a Distressed Watershed Rules Package","volume":"47","author":[{"family":"Jacquemin","given":"Stephen J."},{"family":"Johnson","given":"Laura T."},{"family":"Dirksen","given":"Theresa A."},{"family":"McGlinch","given":"Greg"}],"issued":{"date-parts":[["2018"]]}}},{"id":1654,"uris":["http://zotero.org/users/5222684/items/L4YNJ95X"],"itemData":{"id":1654,"type":"article-journal","container-title":"Environmental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00003188" w:rsidRPr="00682BBA">
        <w:rPr>
          <w:rFonts w:ascii="Times New Roman" w:hAnsi="Times New Roman" w:cs="Times New Roman"/>
          <w:sz w:val="24"/>
          <w:szCs w:val="24"/>
        </w:rPr>
        <w:fldChar w:fldCharType="separate"/>
      </w:r>
      <w:r w:rsidR="00003188" w:rsidRPr="00682BBA">
        <w:rPr>
          <w:rFonts w:ascii="Times New Roman" w:hAnsi="Times New Roman" w:cs="Times New Roman"/>
          <w:sz w:val="24"/>
          <w:szCs w:val="24"/>
        </w:rPr>
        <w:t>(Kadlec 2016, Ury et al. 2023)</w:t>
      </w:r>
      <w:r w:rsidR="00003188" w:rsidRPr="00682BBA">
        <w:rPr>
          <w:rFonts w:ascii="Times New Roman" w:hAnsi="Times New Roman" w:cs="Times New Roman"/>
          <w:sz w:val="24"/>
          <w:szCs w:val="24"/>
        </w:rPr>
        <w:fldChar w:fldCharType="end"/>
      </w:r>
      <w:commentRangeEnd w:id="290"/>
      <w:r w:rsidR="0023301D" w:rsidRPr="00682BBA">
        <w:rPr>
          <w:rStyle w:val="CommentReference"/>
          <w:rFonts w:ascii="Times New Roman" w:hAnsi="Times New Roman" w:cs="Times New Roman"/>
          <w:sz w:val="24"/>
          <w:szCs w:val="24"/>
        </w:rPr>
        <w:commentReference w:id="290"/>
      </w:r>
      <w:r w:rsidR="00003188" w:rsidRPr="00682BBA">
        <w:rPr>
          <w:rFonts w:ascii="Times New Roman" w:hAnsi="Times New Roman" w:cs="Times New Roman"/>
          <w:sz w:val="24"/>
          <w:szCs w:val="24"/>
        </w:rPr>
        <w:t>.</w:t>
      </w:r>
      <w:commentRangeEnd w:id="266"/>
      <w:r w:rsidRPr="00682BBA">
        <w:rPr>
          <w:rStyle w:val="CommentReference"/>
          <w:rFonts w:ascii="Times New Roman" w:hAnsi="Times New Roman" w:cs="Times New Roman"/>
          <w:sz w:val="24"/>
          <w:szCs w:val="24"/>
        </w:rPr>
        <w:commentReference w:id="266"/>
      </w:r>
      <w:commentRangeEnd w:id="267"/>
      <w:r w:rsidRPr="00682BBA">
        <w:rPr>
          <w:rStyle w:val="CommentReference"/>
          <w:rFonts w:ascii="Times New Roman" w:hAnsi="Times New Roman" w:cs="Times New Roman"/>
          <w:sz w:val="24"/>
          <w:szCs w:val="24"/>
        </w:rPr>
        <w:commentReference w:id="267"/>
      </w:r>
      <w:r w:rsidR="001175F1" w:rsidRPr="00682BBA">
        <w:rPr>
          <w:rFonts w:ascii="Times New Roman" w:hAnsi="Times New Roman" w:cs="Times New Roman"/>
          <w:sz w:val="24"/>
          <w:szCs w:val="24"/>
        </w:rPr>
        <w:t xml:space="preserve"> </w:t>
      </w:r>
      <w:r w:rsidR="005F1168" w:rsidRPr="76D3435A">
        <w:rPr>
          <w:rFonts w:ascii="Times New Roman" w:hAnsi="Times New Roman" w:cs="Times New Roman"/>
          <w:sz w:val="24"/>
          <w:szCs w:val="24"/>
        </w:rPr>
        <w:t xml:space="preserve">Wetlands initially capture nutrients by retaining water and </w:t>
      </w:r>
      <w:del w:id="291" w:author="Winston, Ryan" w:date="2026-09-14T20:13:00Z" w16du:dateUtc="2026-09-14T20:13:52Z">
        <w:r w:rsidR="005F1168" w:rsidRPr="76D3435A" w:rsidDel="005F1168">
          <w:rPr>
            <w:rFonts w:ascii="Times New Roman" w:hAnsi="Times New Roman" w:cs="Times New Roman"/>
            <w:sz w:val="24"/>
            <w:szCs w:val="24"/>
          </w:rPr>
          <w:delText xml:space="preserve">slowing down </w:delText>
        </w:r>
      </w:del>
      <w:ins w:id="292" w:author="Winston, Ryan" w:date="2026-09-14T20:13:00Z" w16du:dateUtc="2026-09-14T20:13:53Z">
        <w:r w:rsidR="456CE629" w:rsidRPr="76D3435A">
          <w:rPr>
            <w:rFonts w:ascii="Times New Roman" w:hAnsi="Times New Roman" w:cs="Times New Roman"/>
            <w:sz w:val="24"/>
            <w:szCs w:val="24"/>
          </w:rPr>
          <w:t xml:space="preserve">reducing </w:t>
        </w:r>
      </w:ins>
      <w:r w:rsidR="7D342748" w:rsidRPr="76D3435A">
        <w:rPr>
          <w:rFonts w:ascii="Times New Roman" w:hAnsi="Times New Roman" w:cs="Times New Roman"/>
          <w:sz w:val="24"/>
          <w:szCs w:val="24"/>
        </w:rPr>
        <w:t>flow</w:t>
      </w:r>
      <w:ins w:id="293" w:author="Winston, Ryan" w:date="2026-09-14T20:13:00Z" w16du:dateUtc="2026-09-14T20:13:58Z">
        <w:r w:rsidR="425E70C6" w:rsidRPr="76D3435A">
          <w:rPr>
            <w:rFonts w:ascii="Times New Roman" w:hAnsi="Times New Roman" w:cs="Times New Roman"/>
            <w:sz w:val="24"/>
            <w:szCs w:val="24"/>
          </w:rPr>
          <w:t xml:space="preserve"> velocity</w:t>
        </w:r>
      </w:ins>
      <w:r w:rsidR="005F1168" w:rsidRPr="76D3435A">
        <w:rPr>
          <w:rFonts w:ascii="Times New Roman" w:hAnsi="Times New Roman" w:cs="Times New Roman"/>
          <w:sz w:val="24"/>
          <w:szCs w:val="24"/>
        </w:rPr>
        <w:t xml:space="preserve">, which </w:t>
      </w:r>
      <w:del w:id="294" w:author="Marques Mendonca, Raissa" w:date="2026-09-14T11:51:00Z" w16du:dateUtc="2026-09-14T15:51:00Z">
        <w:r w:rsidR="005F1168" w:rsidRPr="76D3435A" w:rsidDel="005F1168">
          <w:rPr>
            <w:rFonts w:ascii="Times New Roman" w:hAnsi="Times New Roman" w:cs="Times New Roman"/>
            <w:sz w:val="24"/>
            <w:szCs w:val="24"/>
          </w:rPr>
          <w:delText>leads to</w:delText>
        </w:r>
      </w:del>
      <w:ins w:id="295" w:author="Marques Mendonca, Raissa" w:date="2026-09-14T11:51:00Z" w16du:dateUtc="2026-09-14T15:51:00Z">
        <w:r w:rsidR="00841163" w:rsidRPr="76D3435A">
          <w:rPr>
            <w:rFonts w:ascii="Times New Roman" w:hAnsi="Times New Roman" w:cs="Times New Roman"/>
            <w:sz w:val="24"/>
            <w:szCs w:val="24"/>
          </w:rPr>
          <w:t>allows time for</w:t>
        </w:r>
      </w:ins>
      <w:r w:rsidR="489F19C7" w:rsidRPr="76D3435A">
        <w:rPr>
          <w:rFonts w:ascii="Times New Roman" w:hAnsi="Times New Roman" w:cs="Times New Roman"/>
          <w:sz w:val="24"/>
          <w:szCs w:val="24"/>
        </w:rPr>
        <w:t xml:space="preserve"> </w:t>
      </w:r>
      <w:r w:rsidR="005F1168" w:rsidRPr="76D3435A">
        <w:rPr>
          <w:rFonts w:ascii="Times New Roman" w:hAnsi="Times New Roman" w:cs="Times New Roman"/>
          <w:sz w:val="24"/>
          <w:szCs w:val="24"/>
        </w:rPr>
        <w:t xml:space="preserve">sedimentation of </w:t>
      </w:r>
      <w:commentRangeStart w:id="296"/>
      <w:del w:id="297" w:author="Kinsman-Costello, Lauren" w:date="2026-09-25T15:42:00Z" w16du:dateUtc="2026-09-25T19:42:00Z">
        <w:r w:rsidR="005F1168" w:rsidRPr="76D3435A" w:rsidDel="005F1168">
          <w:rPr>
            <w:rFonts w:ascii="Times New Roman" w:hAnsi="Times New Roman" w:cs="Times New Roman"/>
            <w:sz w:val="24"/>
            <w:szCs w:val="24"/>
          </w:rPr>
          <w:delText>material</w:delText>
        </w:r>
        <w:r w:rsidR="005F1168" w:rsidRPr="76D3435A" w:rsidDel="00847E5C">
          <w:rPr>
            <w:rFonts w:ascii="Times New Roman" w:hAnsi="Times New Roman" w:cs="Times New Roman"/>
            <w:sz w:val="24"/>
            <w:szCs w:val="24"/>
          </w:rPr>
          <w:delText>s</w:delText>
        </w:r>
        <w:r w:rsidR="005F1168" w:rsidRPr="76D3435A" w:rsidDel="005F1168">
          <w:rPr>
            <w:rFonts w:ascii="Times New Roman" w:hAnsi="Times New Roman" w:cs="Times New Roman"/>
            <w:sz w:val="24"/>
            <w:szCs w:val="24"/>
          </w:rPr>
          <w:delText xml:space="preserve"> that contains</w:delText>
        </w:r>
      </w:del>
      <w:ins w:id="298" w:author="Jacquemin, Stephen James" w:date="2026-09-09T19:39:00Z" w16du:dateUtc="2026-09-09T19:39:38Z">
        <w:del w:id="299" w:author="Kinsman-Costello, Lauren" w:date="2026-09-25T15:42:00Z" w16du:dateUtc="2026-09-25T19:42:00Z">
          <w:r w:rsidR="005F1168" w:rsidRPr="76D3435A" w:rsidDel="0A66A90B">
            <w:rPr>
              <w:rFonts w:ascii="Times New Roman" w:hAnsi="Times New Roman" w:cs="Times New Roman"/>
              <w:sz w:val="24"/>
              <w:szCs w:val="24"/>
            </w:rPr>
            <w:delText>contain</w:delText>
          </w:r>
        </w:del>
      </w:ins>
      <w:ins w:id="300" w:author="Kinsman-Costello, Lauren" w:date="2026-09-25T15:42:00Z" w16du:dateUtc="2026-09-25T19:42:00Z">
        <w:r w:rsidR="009456B3" w:rsidRPr="76D3435A">
          <w:rPr>
            <w:rFonts w:ascii="Times New Roman" w:hAnsi="Times New Roman" w:cs="Times New Roman"/>
            <w:sz w:val="24"/>
            <w:szCs w:val="24"/>
          </w:rPr>
          <w:t xml:space="preserve">particles and </w:t>
        </w:r>
        <w:r w:rsidR="009456B3" w:rsidRPr="76D3435A">
          <w:rPr>
            <w:rFonts w:ascii="Times New Roman" w:hAnsi="Times New Roman" w:cs="Times New Roman"/>
            <w:sz w:val="24"/>
            <w:szCs w:val="24"/>
          </w:rPr>
          <w:lastRenderedPageBreak/>
          <w:t>associated</w:t>
        </w:r>
      </w:ins>
      <w:r w:rsidR="005F1168" w:rsidRPr="76D3435A">
        <w:rPr>
          <w:rFonts w:ascii="Times New Roman" w:hAnsi="Times New Roman" w:cs="Times New Roman"/>
          <w:sz w:val="24"/>
          <w:szCs w:val="24"/>
        </w:rPr>
        <w:t xml:space="preserve"> nutrients</w:t>
      </w:r>
      <w:commentRangeEnd w:id="296"/>
      <w:r w:rsidR="005F1168" w:rsidRPr="76D3435A">
        <w:rPr>
          <w:rStyle w:val="CommentReference"/>
          <w:rFonts w:ascii="Times New Roman" w:hAnsi="Times New Roman" w:cs="Times New Roman"/>
          <w:sz w:val="24"/>
          <w:szCs w:val="24"/>
        </w:rPr>
        <w:commentReference w:id="296"/>
      </w:r>
      <w:r w:rsidR="005F1168" w:rsidRPr="76D3435A">
        <w:rPr>
          <w:rFonts w:ascii="Times New Roman" w:hAnsi="Times New Roman" w:cs="Times New Roman"/>
          <w:sz w:val="24"/>
          <w:szCs w:val="24"/>
        </w:rPr>
        <w:t xml:space="preserve"> </w: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 ADDIN ZOTERO_ITEM CSL_CITATION {"citationID":"oBPLjKbm","properties":{"formattedCitation":"(Mitsch et al. 2014, Aziz and Van Cappellen 2021)","plainCitation":"(Mitsch et al. 2014, Aziz and Van Cappellen 2021)","noteIndex":0},"citationItems":[{"id":5173,"uris":["http://zotero.org/users/5222684/items/USB6UQF6"],"itemData":{"id":5173,"type":"article-journal","abstract":"This study summarizes five separate sedimentation studies spanning 15 years (years 3–17 following wetland creation in 1994) of two 1ha experimental flow-through wetlands. Included are methods and analyses of the most recent (2009–2010) comparative study that attempted to quantify both erosion and bioturbation processes. Depending on techniques used, two distinct types of sedimentation rates were estimated—gross and net sedimentation. Gross sedimentation in 2004–2005 (years 11 and 12) using sediment trap bottles was 45kgm−2 for 4 months during and after spring flood pulsing conditions in 2004 and 39kgm−2 for the same 4 months during and after steady flow conditions in 2005. Annual sediment accretion using feldspar and other horizon markers was 31.7±4.4kgm−2yr−1 (4.2±0.6cmyr−1) in 1996 (year 3 after wetland creation) and 34.4±4.5kgm−2yr−1 (5.5±0.8cmyr−1) in 2009 (year 16 after wetland creation). Net sedimentation using soil cores to estimate accumulation of sediments over antecedent soil horizon layers was 4.7±0.3kgm−2yr−1 (0.9±0.07cmyr−1) in 2004 (year 11) and 6.0±0.4kgm−2yr−1 (0.9±0.06cmyr−1) in 2009 (year 16). Net sedimentation, using estimates of sedimentation and erosion with the sediment erosion table (SET) method in 2009–2010 (years 16–17) was 3.9±6.1–9.0kgm−2yr−1 (1.3±0.8–1.4cmyr−1). Bioturbation by macrofauna significantly decreased sedimentation rates during the 2009 (year 16) study. Spatial patterns, consistent among horizon marker and net sedimentation studies, showed that deep, open-water areas had higher rates of sedimentation than shallow areas with emergent vegetation, and that sedimentation rates were higher when closer to the inflow than at the outflow of these flow-through wetlands. Net sedimentation of these created riverine wetlands ranged from 1.2cm/yr to 1.4cm/yr, suggesting that these wetlands will accumulate about 30cm of sediments in a little more than two decades.","collection-title":"The Olentangy River Wetland Research Park: Two Decades of Research on Ecosystem Services","container-title":"Ecological Engineering","DOI":"10.1016/j.ecoleng.2014.09.116","ISSN":"0925-8574","journalAbbreviation":"Ecological Engineering","page":"25-34","source":"ScienceDirect","title":"Sedimentation in created freshwater riverine wetlands: 15 years of succession and contrast of methods","title-short":"Sedimentation in created freshwater riverine wetlands","volume":"72","author":[{"family":"Mitsch","given":"William J."},{"family":"Nedrich","given":"Sara M."},{"family":"Harter","given":"Sarah K."},{"family":"Anderson","given":"Christopher"},{"family":"Nahlik","given":"Amanda M."},{"family":"Bernal","given":"Blanca"}],"issued":{"date-parts":[["2014",11,1]]}}},{"id":4760,"uris":["http://zotero.org/users/5222684/items/VCYEKIMB"],"itemData":{"id":4760,"type":"article-journal","abstract":"Wetlands are known for their water filtration (or purification) function. Although different wetland types differ in their filtration capacity, they are usually aggregated together in economic valuation studies. Here, we explicitly separate the valuation of the suspended sediment and phosphorus (P) filtration services of the four major wetland types—bogs, fens, marshes and swamps—found in southern Ontario, Canada. The areal extents of the four wetland types are derived from the Canadian Wetland Inventory (CWI) progress map, while the sediment accretion rate is used as the key variable regulating the suspended sediment and P filtration functions. Based on available literature data, we assess the relationship of the sediment accretion rate to wetland size. Because only weak positive correlations are found, we assign a mean (average) sediment accretion rate to each wetland type. The sediment accretion rates are combined with mean soil P concentrations to estimate Pretention rates by the wetlands. The replacement cost method is then applied to valuate the sediment and P filtration services. The unit values for both sediment and P retention decrease in the order: marshes &gt; bogs ≈ swamps &gt; fens. The total value of sediment plus phosphorus removal by all wetlands in southern Ontario amounts to $4.2 ± 2.9 billion per year, of which about 80% is accounted for by swamps. We further assess the costs of different options to offset the additional P loading generated in a hypothetical scenario whereby all wetlands are converted to agriculture. The results demonstrate that replacing the P filtration function of existing wetlands with conventional land management and water treatment solutions is not cost-effective, hence reinforcing the importance of protecting existing wetlands.","container-title":"Hydrological Processes","DOI":"10.1002/hyp.14442","ISSN":"1099-1085","issue":"12","language":"en","license":"© 2021 The Authors. Hydrological Processes published by John Wiley &amp; Sons Ltd.","note":"_eprint: https://onlinelibrary.wiley.com/doi/pdf/10.1002/hyp.14442","page":"e14442","source":"Wiley Online Library","title":"Economic valuation of suspended sediment and phosphorus filtration services by four different wetland types: A preliminary assessment for southern Ontario, Canada","title-short":"Economic valuation of suspended sediment and phosphorus filtration services by four different wetland types","volume":"35","author":[{"family":"Aziz","given":"Tariq"},{"family":"Van Cappellen","given":"Philippe"}],"issued":{"date-parts":[["2021"]]}}}],"schema":"https://github.com/citation-style-language/schema/raw/master/csl-citation.json"} </w:instrText>
      </w:r>
      <w:r w:rsidR="005F1168"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(Mitsch et al. 2014, Aziz and Van Cappellen 2021)</w:t>
      </w:r>
      <w:r w:rsidR="005F1168" w:rsidRPr="76D3435A">
        <w:rPr>
          <w:rFonts w:ascii="Times New Roman" w:hAnsi="Times New Roman" w:cs="Times New Roman"/>
          <w:sz w:val="24"/>
          <w:szCs w:val="24"/>
        </w:rPr>
        <w:fldChar w:fldCharType="end"/>
      </w:r>
      <w:ins w:id="301" w:author="Marques Mendonca, Raissa" w:date="2026-09-14T13:10:00Z" w16du:dateUtc="2026-09-14T17:10:00Z">
        <w:r w:rsidR="0089165E" w:rsidRPr="76D3435A">
          <w:rPr>
            <w:rFonts w:ascii="Times New Roman" w:hAnsi="Times New Roman" w:cs="Times New Roman"/>
            <w:sz w:val="24"/>
            <w:szCs w:val="24"/>
          </w:rPr>
          <w:t>,</w:t>
        </w:r>
        <w:del w:id="302" w:author="Anderson, Kenneth" w:date="2026-09-15T09:20:00Z" w16du:dateUtc="2026-09-15T13:20:00Z">
          <w:r w:rsidR="005F1168" w:rsidRPr="76D3435A" w:rsidDel="0089165E">
            <w:rPr>
              <w:rFonts w:ascii="Times New Roman" w:hAnsi="Times New Roman" w:cs="Times New Roman"/>
              <w:sz w:val="24"/>
              <w:szCs w:val="24"/>
            </w:rPr>
            <w:delText xml:space="preserve"> </w:delText>
          </w:r>
        </w:del>
      </w:ins>
      <w:del w:id="303" w:author="Marques Mendonca, Raissa" w:date="2026-09-14T11:51:00Z" w16du:dateUtc="2026-09-14T15:51:00Z">
        <w:r w:rsidR="005F1168" w:rsidRPr="76D3435A" w:rsidDel="489F19C7">
          <w:rPr>
            <w:rFonts w:ascii="Times New Roman" w:hAnsi="Times New Roman" w:cs="Times New Roman"/>
            <w:sz w:val="24"/>
            <w:szCs w:val="24"/>
          </w:rPr>
          <w:delText>.</w:delText>
        </w:r>
        <w:commentRangeStart w:id="304"/>
        <w:r w:rsidR="005F1168" w:rsidRPr="76D3435A" w:rsidDel="005F1168">
          <w:rPr>
            <w:rFonts w:ascii="Times New Roman" w:hAnsi="Times New Roman" w:cs="Times New Roman"/>
            <w:sz w:val="24"/>
            <w:szCs w:val="24"/>
          </w:rPr>
          <w:delText xml:space="preserve"> Slowing down flow </w:delText>
        </w:r>
        <w:r w:rsidR="005F1168" w:rsidRPr="76D3435A" w:rsidDel="000C0251">
          <w:rPr>
            <w:rFonts w:ascii="Times New Roman" w:hAnsi="Times New Roman" w:cs="Times New Roman"/>
            <w:sz w:val="24"/>
            <w:szCs w:val="24"/>
          </w:rPr>
          <w:delText>allows</w:delText>
        </w:r>
        <w:r w:rsidR="005F1168" w:rsidRPr="76D3435A" w:rsidDel="00205AC7">
          <w:rPr>
            <w:rFonts w:ascii="Times New Roman" w:hAnsi="Times New Roman" w:cs="Times New Roman"/>
            <w:sz w:val="24"/>
            <w:szCs w:val="24"/>
          </w:rPr>
          <w:delText xml:space="preserve"> both</w:delText>
        </w:r>
        <w:r w:rsidR="005F1168" w:rsidRPr="76D3435A" w:rsidDel="005F1168">
          <w:rPr>
            <w:rFonts w:ascii="Times New Roman" w:hAnsi="Times New Roman" w:cs="Times New Roman"/>
            <w:sz w:val="24"/>
            <w:szCs w:val="24"/>
          </w:rPr>
          <w:delText xml:space="preserve"> sediment to </w:delText>
        </w:r>
        <w:r w:rsidR="005F1168" w:rsidRPr="76D3435A" w:rsidDel="6BC0CED6">
          <w:rPr>
            <w:rFonts w:ascii="Times New Roman" w:hAnsi="Times New Roman" w:cs="Times New Roman"/>
            <w:sz w:val="24"/>
            <w:szCs w:val="24"/>
          </w:rPr>
          <w:delText>settle and</w:delText>
        </w:r>
        <w:r w:rsidR="005F1168" w:rsidRPr="76D3435A" w:rsidDel="005F1168">
          <w:rPr>
            <w:rFonts w:ascii="Times New Roman" w:hAnsi="Times New Roman" w:cs="Times New Roman"/>
            <w:sz w:val="24"/>
            <w:szCs w:val="24"/>
          </w:rPr>
          <w:delText xml:space="preserve"> </w:delText>
        </w:r>
        <w:commentRangeStart w:id="305"/>
        <w:r w:rsidR="005F1168" w:rsidRPr="76D3435A" w:rsidDel="005F1168">
          <w:rPr>
            <w:rFonts w:ascii="Times New Roman" w:hAnsi="Times New Roman" w:cs="Times New Roman"/>
            <w:sz w:val="24"/>
            <w:szCs w:val="24"/>
          </w:rPr>
          <w:delText xml:space="preserve">time for </w:delText>
        </w:r>
        <w:r w:rsidR="005F1168" w:rsidRPr="76D3435A" w:rsidDel="00194584">
          <w:rPr>
            <w:rFonts w:ascii="Times New Roman" w:hAnsi="Times New Roman" w:cs="Times New Roman"/>
            <w:sz w:val="24"/>
            <w:szCs w:val="24"/>
          </w:rPr>
          <w:delText>the</w:delText>
        </w:r>
      </w:del>
      <w:r w:rsidR="00194584" w:rsidRPr="76D3435A">
        <w:rPr>
          <w:rFonts w:ascii="Times New Roman" w:hAnsi="Times New Roman" w:cs="Times New Roman"/>
          <w:sz w:val="24"/>
          <w:szCs w:val="24"/>
        </w:rPr>
        <w:t xml:space="preserve"> </w:t>
      </w:r>
      <w:commentRangeEnd w:id="304"/>
      <w:r w:rsidR="005F1168" w:rsidRPr="76D3435A">
        <w:rPr>
          <w:rStyle w:val="CommentReference"/>
          <w:rFonts w:ascii="Times New Roman" w:hAnsi="Times New Roman" w:cs="Times New Roman"/>
          <w:sz w:val="24"/>
          <w:szCs w:val="24"/>
        </w:rPr>
        <w:commentReference w:id="304"/>
      </w:r>
      <w:ins w:id="306" w:author="Winston, Ryan" w:date="2026-09-14T20:14:00Z" w16du:dateUtc="2026-09-14T20:14:20Z">
        <w:r w:rsidR="10F4FB24" w:rsidRPr="76D3435A">
          <w:rPr>
            <w:rFonts w:ascii="Times New Roman" w:hAnsi="Times New Roman" w:cs="Times New Roman"/>
            <w:sz w:val="24"/>
            <w:szCs w:val="24"/>
          </w:rPr>
          <w:t>ad</w:t>
        </w:r>
      </w:ins>
      <w:r w:rsidR="7D342748" w:rsidRPr="76D3435A">
        <w:rPr>
          <w:rFonts w:ascii="Times New Roman" w:hAnsi="Times New Roman" w:cs="Times New Roman"/>
          <w:sz w:val="24"/>
          <w:szCs w:val="24"/>
        </w:rPr>
        <w:t>sorption</w:t>
      </w:r>
      <w:r w:rsidR="005F1168" w:rsidRPr="76D3435A">
        <w:rPr>
          <w:rFonts w:ascii="Times New Roman" w:hAnsi="Times New Roman" w:cs="Times New Roman"/>
          <w:sz w:val="24"/>
          <w:szCs w:val="24"/>
        </w:rPr>
        <w:t xml:space="preserve"> of </w:t>
      </w:r>
      <w:commentRangeStart w:id="307"/>
      <w:del w:id="308" w:author="Kinsman-Costello, Lauren" w:date="2026-09-25T15:42:00Z" w16du:dateUtc="2026-09-25T19:42:00Z">
        <w:r w:rsidR="005F1168" w:rsidRPr="76D3435A" w:rsidDel="005F1168">
          <w:rPr>
            <w:rFonts w:ascii="Times New Roman" w:hAnsi="Times New Roman" w:cs="Times New Roman"/>
            <w:sz w:val="24"/>
            <w:szCs w:val="24"/>
          </w:rPr>
          <w:delText>phosphorus</w:delText>
        </w:r>
      </w:del>
      <w:ins w:id="309" w:author="Kinsman-Costello, Lauren" w:date="2026-09-25T15:42:00Z" w16du:dateUtc="2026-09-25T19:42:00Z">
        <w:r w:rsidR="009456B3" w:rsidRPr="76D3435A">
          <w:rPr>
            <w:rFonts w:ascii="Times New Roman" w:hAnsi="Times New Roman" w:cs="Times New Roman"/>
            <w:sz w:val="24"/>
            <w:szCs w:val="24"/>
          </w:rPr>
          <w:t>phosphate</w:t>
        </w:r>
      </w:ins>
      <w:ins w:id="310" w:author="Anderson, Kenneth" w:date="2026-10-01T11:27:00Z" w16du:dateUtc="2026-10-01T15:27:00Z">
        <w:r w:rsidR="00547296">
          <w:rPr>
            <w:rFonts w:ascii="Times New Roman" w:hAnsi="Times New Roman" w:cs="Times New Roman"/>
            <w:sz w:val="24"/>
            <w:szCs w:val="24"/>
          </w:rPr>
          <w:t xml:space="preserve"> and ammonium</w:t>
        </w:r>
      </w:ins>
      <w:r w:rsidR="005F1168" w:rsidRPr="76D3435A">
        <w:rPr>
          <w:rFonts w:ascii="Times New Roman" w:hAnsi="Times New Roman" w:cs="Times New Roman"/>
          <w:sz w:val="24"/>
          <w:szCs w:val="24"/>
        </w:rPr>
        <w:t xml:space="preserve"> </w:t>
      </w:r>
      <w:commentRangeEnd w:id="307"/>
      <w:r w:rsidR="005F1168" w:rsidRPr="76D3435A">
        <w:rPr>
          <w:rStyle w:val="CommentReference"/>
          <w:rFonts w:ascii="Times New Roman" w:hAnsi="Times New Roman" w:cs="Times New Roman"/>
          <w:sz w:val="24"/>
          <w:szCs w:val="24"/>
        </w:rPr>
        <w:commentReference w:id="307"/>
      </w:r>
      <w:r w:rsidR="005F1168" w:rsidRPr="76D3435A">
        <w:rPr>
          <w:rFonts w:ascii="Times New Roman" w:hAnsi="Times New Roman" w:cs="Times New Roman"/>
          <w:sz w:val="24"/>
          <w:szCs w:val="24"/>
        </w:rPr>
        <w:t xml:space="preserve">to </w:t>
      </w:r>
      <w:del w:id="311" w:author="Winston, Ryan" w:date="2026-09-14T20:14:00Z" w16du:dateUtc="2026-09-14T20:14:29Z">
        <w:r w:rsidR="005F1168" w:rsidRPr="76D3435A" w:rsidDel="005F1168">
          <w:rPr>
            <w:rFonts w:ascii="Times New Roman" w:hAnsi="Times New Roman" w:cs="Times New Roman"/>
            <w:sz w:val="24"/>
            <w:szCs w:val="24"/>
          </w:rPr>
          <w:delText>sediment</w:delText>
        </w:r>
        <w:r w:rsidR="005F1168" w:rsidRPr="76D3435A" w:rsidDel="007B057A">
          <w:rPr>
            <w:rFonts w:ascii="Times New Roman" w:hAnsi="Times New Roman" w:cs="Times New Roman"/>
            <w:sz w:val="24"/>
            <w:szCs w:val="24"/>
          </w:rPr>
          <w:delText>-</w:delText>
        </w:r>
      </w:del>
      <w:r w:rsidR="005F1168" w:rsidRPr="76D3435A">
        <w:rPr>
          <w:rFonts w:ascii="Times New Roman" w:hAnsi="Times New Roman" w:cs="Times New Roman"/>
          <w:sz w:val="24"/>
          <w:szCs w:val="24"/>
        </w:rPr>
        <w:t>binding sites</w:t>
      </w:r>
      <w:commentRangeEnd w:id="305"/>
      <w:r w:rsidR="005F1168" w:rsidRPr="76D3435A">
        <w:rPr>
          <w:rStyle w:val="CommentReference"/>
          <w:rFonts w:ascii="Times New Roman" w:hAnsi="Times New Roman" w:cs="Times New Roman"/>
          <w:sz w:val="24"/>
          <w:szCs w:val="24"/>
        </w:rPr>
        <w:commentReference w:id="305"/>
      </w:r>
      <w:ins w:id="312" w:author="Winston, Ryan" w:date="2026-09-14T20:14:00Z" w16du:dateUtc="2026-09-14T20:14:30Z">
        <w:r w:rsidR="387CAD38" w:rsidRPr="76D3435A">
          <w:rPr>
            <w:rFonts w:ascii="Times New Roman" w:hAnsi="Times New Roman" w:cs="Times New Roman"/>
            <w:sz w:val="24"/>
            <w:szCs w:val="24"/>
          </w:rPr>
          <w:t xml:space="preserve"> on sediment</w:t>
        </w:r>
      </w:ins>
      <w:ins w:id="313" w:author="Marques Mendonca, Raissa" w:date="2026-09-14T13:10:00Z" w16du:dateUtc="2026-09-14T17:10:00Z">
        <w:r w:rsidR="0089165E" w:rsidRPr="76D3435A">
          <w:rPr>
            <w:rFonts w:ascii="Times New Roman" w:hAnsi="Times New Roman" w:cs="Times New Roman"/>
            <w:sz w:val="24"/>
            <w:szCs w:val="24"/>
          </w:rPr>
          <w:t>,</w:t>
        </w:r>
      </w:ins>
      <w:r w:rsidR="0071650A" w:rsidRPr="76D3435A">
        <w:rPr>
          <w:rFonts w:ascii="Times New Roman" w:hAnsi="Times New Roman" w:cs="Times New Roman"/>
          <w:sz w:val="24"/>
          <w:szCs w:val="24"/>
        </w:rPr>
        <w:t xml:space="preserve"> and </w:t>
      </w:r>
      <w:del w:id="314" w:author="Anderson, Kenneth" w:date="2026-09-28T10:21:00Z" w16du:dateUtc="2026-09-28T14:21:00Z">
        <w:r w:rsidR="005F1168" w:rsidRPr="76D3435A" w:rsidDel="003A11D1">
          <w:rPr>
            <w:rFonts w:ascii="Times New Roman" w:hAnsi="Times New Roman" w:cs="Times New Roman"/>
            <w:sz w:val="24"/>
            <w:szCs w:val="24"/>
          </w:rPr>
          <w:delText>denitrification</w:delText>
        </w:r>
        <w:r w:rsidR="005F1168" w:rsidRPr="76D3435A" w:rsidDel="005F1168">
          <w:rPr>
            <w:rFonts w:ascii="Times New Roman" w:hAnsi="Times New Roman" w:cs="Times New Roman"/>
            <w:sz w:val="24"/>
            <w:szCs w:val="24"/>
          </w:rPr>
          <w:delText xml:space="preserve"> </w:delText>
        </w:r>
      </w:del>
      <w:ins w:id="315" w:author="Anderson, Kenneth" w:date="2026-09-28T10:21:00Z" w16du:dateUtc="2026-09-28T14:21:00Z">
        <w:r w:rsidR="00B8403D" w:rsidRPr="76D3435A">
          <w:rPr>
            <w:rFonts w:ascii="Times New Roman" w:hAnsi="Times New Roman" w:cs="Times New Roman"/>
            <w:sz w:val="24"/>
            <w:szCs w:val="24"/>
          </w:rPr>
          <w:t xml:space="preserve">nitrogen removal </w:t>
        </w:r>
      </w:ins>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 ADDIN ZOTERO_ITEM CSL_CITATION {"citationID":"ziKvZYnY","properties":{"formattedCitation":"(Collins et al. 2016)","plainCitation":"(Collins et al. 2016)","noteIndex":0},"citationItems":[{"id":5235,"uris":["http://zotero.org/users/5222684/items/29GSIQYS"],"itemData":{"id":5235,"type":"article-journal","abstract":"Although considered a sink of nutrients, limited information exists to verify phosphorus (P) and nitrogen (N) retention in drainage networks such as ditches and canals. Nutrient retention within two ditches on a cattle ranch in the greater Everglades region was measured using in-situ mesocosms. Phosphorus and N concentrations of water inside the mesocosms were increased or decreased to evaluate the effect of P and N concentration on P and N flux across the sediment-water interface. Ditch sediments possess high P retention capacity which was related to aluminum and iron contents. Soluble reactive P (SRP) retention over seven days varied between 13 and 55% of the starting water column concentration, though retention was significant after one day (p=0.035). Significant P release, although observed only at one site, does indicate the potential for the ditch to be a source of P to downstream locations. The P uptake and release were greater and more rapid in a ditch with organic sediment and emergent macrophytes compared to a ditch with a mineral substrate. P retention over time was rate-limited by diffusion and sediment pore-water exchange. Nitrogen transformation processes were unsubstantial, possibly because in warm sub-tropical Florida most nitrate is denitrified in the presence of an energy source. Several empirical P models predicted (r2&gt;0.90) P retention based on the known water column SRP concentrations and hydraulic residence time. The residence time of the site (0.46 and 0.11 days for the two ditches) is not long enough to significantly reduce P loads passing through the ditches under the current drainage regime. Delaying the drainage by increased water retention as a voluntary Best Management Practice (BMP) or Payment for Environmental Services (PES) program can help increase the residence time to reduce P leaving the ranch. Although these results are derived from a cattle ranch, similar benefits can be expected for drainage ditches in other agricultural systems such as agronomic (e.g. sugarcane) or horticultural (e.g. citrus, vegetable) crops, and the models presented in this paper may be useful for basin-scale water quality management.","container-title":"Ecological Engineering","DOI":"10.1016/j.ecoleng.2016.04.003","ISSN":"0925-8574","journalAbbreviation":"Ecological Engineering","page":"218-228","source":"ScienceDirect","title":"Drainage ditches have sufficient adsorption capacity but inadequate residence time for phosphorus retention in the Everglades","volume":"92","author":[{"family":"Collins","given":"Steven D."},{"family":"Shukla","given":"Sanjay"},{"family":"Shrestha","given":"Niroj K."}],"issued":{"date-parts":[["2016",7,1]]}}}],"schema":"https://github.com/citation-style-language/schema/raw/master/csl-citation.json"} </w:instrText>
      </w:r>
      <w:r w:rsidR="005F1168"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(Collins et al. 2016)</w:t>
      </w:r>
      <w:r w:rsidR="005F1168" w:rsidRPr="76D3435A">
        <w:rPr>
          <w:rFonts w:ascii="Times New Roman" w:hAnsi="Times New Roman" w:cs="Times New Roman"/>
          <w:sz w:val="24"/>
          <w:szCs w:val="24"/>
        </w:rPr>
        <w:fldChar w:fldCharType="end"/>
      </w:r>
      <w:r w:rsidR="005F1168" w:rsidRPr="76D3435A">
        <w:rPr>
          <w:rFonts w:ascii="Times New Roman" w:hAnsi="Times New Roman" w:cs="Times New Roman"/>
          <w:sz w:val="24"/>
          <w:szCs w:val="24"/>
        </w:rPr>
        <w:t xml:space="preserve">. </w:t>
      </w:r>
      <w:ins w:id="316" w:author="Anderson, Kenneth" w:date="2026-09-28T10:21:00Z" w16du:dateUtc="2026-09-28T14:21:00Z">
        <w:r w:rsidR="002D6E01" w:rsidRPr="76D3435A">
          <w:rPr>
            <w:rFonts w:ascii="Times New Roman" w:hAnsi="Times New Roman" w:cs="Times New Roman"/>
            <w:sz w:val="24"/>
            <w:szCs w:val="24"/>
          </w:rPr>
          <w:t>Dissolved nitrogen can be converted to N</w:t>
        </w:r>
        <w:r w:rsidR="002D6E01" w:rsidRPr="76D3435A">
          <w:rPr>
            <w:rFonts w:ascii="Times New Roman" w:hAnsi="Times New Roman" w:cs="Times New Roman"/>
            <w:sz w:val="24"/>
            <w:szCs w:val="24"/>
            <w:vertAlign w:val="subscript"/>
          </w:rPr>
          <w:t>2</w:t>
        </w:r>
        <w:r w:rsidR="002D6E01" w:rsidRPr="76D3435A">
          <w:rPr>
            <w:rFonts w:ascii="Times New Roman" w:hAnsi="Times New Roman" w:cs="Times New Roman"/>
            <w:sz w:val="24"/>
            <w:szCs w:val="24"/>
          </w:rPr>
          <w:t xml:space="preserve"> gas and removed from the system via denitrification (the stepwise reduction of nitrate to N</w:t>
        </w:r>
        <w:r w:rsidR="002D6E01" w:rsidRPr="76D3435A">
          <w:rPr>
            <w:rFonts w:ascii="Times New Roman" w:hAnsi="Times New Roman" w:cs="Times New Roman"/>
            <w:sz w:val="24"/>
            <w:szCs w:val="24"/>
            <w:vertAlign w:val="subscript"/>
          </w:rPr>
          <w:t>2</w:t>
        </w:r>
        <w:r w:rsidR="002D6E01" w:rsidRPr="76D3435A">
          <w:rPr>
            <w:rFonts w:ascii="Times New Roman" w:hAnsi="Times New Roman" w:cs="Times New Roman"/>
            <w:sz w:val="24"/>
            <w:szCs w:val="24"/>
          </w:rPr>
          <w:t>;</w:t>
        </w:r>
      </w:ins>
      <w:r w:rsidR="00AC1203" w:rsidRPr="76D3435A">
        <w:rPr>
          <w:rFonts w:ascii="Times New Roman" w:hAnsi="Times New Roman" w:cs="Times New Roman"/>
          <w:sz w:val="24"/>
          <w:szCs w:val="24"/>
        </w:rPr>
        <w:t xml:space="preserve"> </w:t>
      </w:r>
      <w:ins w:id="317" w:author="Anderson, Kenneth" w:date="2026-10-01T14:37:00Z" w16du:dateUtc="2026-10-01T18:37:00Z">
        <w:r w:rsidR="00916A32">
          <w:rPr>
            <w:rFonts w:ascii="Times New Roman" w:hAnsi="Times New Roman" w:cs="Times New Roman"/>
            <w:sz w:val="24"/>
            <w:szCs w:val="24"/>
          </w:rPr>
          <w:fldChar w:fldCharType="begin"/>
        </w:r>
      </w:ins>
      <w:r w:rsidR="007D19A1">
        <w:rPr>
          <w:rFonts w:ascii="Times New Roman" w:hAnsi="Times New Roman" w:cs="Times New Roman"/>
          <w:sz w:val="24"/>
          <w:szCs w:val="24"/>
        </w:rPr>
        <w:instrText xml:space="preserve"> ADDIN ZOTERO_ITEM CSL_CITATION {"citationID":"Y8qCAx6s","properties":{"unsorted":false,"formattedCitation":"(Seitzinger et al. 2006)","plainCitation":"(Seitzinger et al. 2006)","dontUpdate":true,"noteIndex":0},"citationItems":[{"id":6418,"uris":["http://zotero.org/users/5222684/items/6BVFA3QY"],"itemData":{"id":6418,"type":"article-journal","abstract":"Denitrification is a critical process regulating the removal of bioavailable nitrogen (N) from natural and human-altered systems. While it has been extensively studied in terrestrial, freshwater, and marine systems, there has been limited communication among denitrification scientists working in these individual systems. Here, we compare rates of denitrification and controlling factors across a range of ecosystem types. We suggest that terrestrial, freshwater, and marine systems in which denitrification occurs can be organized along a continuum ranging from (1) those in which nitrification and denitrification are tightly coupled in space and time to (2) those in which nitrate production and denitrification are relatively decoupled. In aquatic ecosystems, N inputs influence denitrification rates whereas hydrology and geomorphology influence the proportion of N inputs that are denitrified. Relationships between denitrification and water residence time and N load are remarkably similar across lakes, river reaches, estuaries, and continental shelves. Spatially distributed global models of denitrification suggest that continental shelf sediments account for the largest portion (44%) of total global denitrification, followed by terrestrial soils (22%) and oceanic oxygen minimum zones (OMZs; 14%). Freshwater systems (groundwater, lakes, rivers) account for about 20% and estuaries 1% of total global denitrification. Denitrification of land-based N sources is distributed somewhat differently. Within watersheds, the amount of land-based N denitrified is generally highest in terrestrial soils, with progressively smaller amounts denitrified in groundwater, rivers, lakes and reservoirs, and estuaries. A number of regional exceptions to this general trend of decreasing denitrification in a downstream direction exist, including significant denitrification in continental shelves of N from terrestrial sources. Though terrestrial soils and groundwater are responsible for much denitrification at the watershed scale, per-area denitrification rates in soils and groundwater (kg N·km−2·yr−1) are, on average, approximately one-tenth the per-area rates of denitrification in lakes, rivers, estuaries, continental shelves, or OMZs. A number of potential approaches to increase denitrification on the landscape, and thus decrease N export to sensitive coastal systems exist. However, these have not generally been widely tested for their effectiveness at scales required to significantly reduce N export at the whole watershed scale.","container-title":"Ecological Applications","DOI":"10.1890/1051-0761(2006)016[2064:DALAWA]2.0.CO;2","ISSN":"1939-5582","issue":"6","language":"en","page":"2064-2090","source":"Wiley Online Library","title":"Denitrification Across Landscapes and Waterscapes: A Synthesis","title-short":"Denitrification Across Landscapes and Waterscapes","volume":"16","author":[{"family":"Seitzinger","given":"S."},{"family":"Harrison","given":"J. A."},{"family":"Böhlke","given":"J. K."},{"family":"Bouwman","given":"A. F."},{"family":"Lowrance","given":"R."},{"family":"Peterson","given":"B."},{"family":"Tobias","given":"C."},{"family":"Drecht","given":"G. Van"}],"issued":{"date-parts":[["2006"]]}}}],"schema":"https://github.com/citation-style-language/schema/raw/master/csl-citation.json"} </w:instrText>
      </w:r>
      <w:ins w:id="318" w:author="Anderson, Kenneth" w:date="2026-10-01T14:37:00Z" w16du:dateUtc="2026-10-01T18:37:00Z">
        <w:r w:rsidR="00916A32">
          <w:rPr>
            <w:rFonts w:ascii="Times New Roman" w:hAnsi="Times New Roman" w:cs="Times New Roman"/>
            <w:sz w:val="24"/>
            <w:szCs w:val="24"/>
          </w:rPr>
          <w:fldChar w:fldCharType="separate"/>
        </w:r>
        <w:r w:rsidR="00916A32" w:rsidRPr="007F5F89">
          <w:rPr>
            <w:rFonts w:ascii="Times New Roman" w:hAnsi="Times New Roman" w:cs="Times New Roman"/>
            <w:sz w:val="24"/>
          </w:rPr>
          <w:t>Seitzinger et al. 2006)</w:t>
        </w:r>
        <w:r w:rsidR="00916A32">
          <w:rPr>
            <w:rFonts w:ascii="Times New Roman" w:hAnsi="Times New Roman" w:cs="Times New Roman"/>
            <w:sz w:val="24"/>
            <w:szCs w:val="24"/>
          </w:rPr>
          <w:fldChar w:fldCharType="end"/>
        </w:r>
      </w:ins>
      <w:del w:id="319" w:author="Anderson, Kenneth" w:date="2026-10-01T14:37:00Z" w16du:dateUtc="2026-10-01T18:37:00Z">
        <w:r w:rsidR="00AC1203" w:rsidRPr="76D3435A" w:rsidDel="00916A32">
          <w:rPr>
            <w:rFonts w:ascii="Times New Roman" w:hAnsi="Times New Roman" w:cs="Times New Roman"/>
            <w:sz w:val="24"/>
            <w:szCs w:val="24"/>
          </w:rPr>
          <w:delText xml:space="preserve">Seitzinger et al </w:delText>
        </w:r>
        <w:commentRangeStart w:id="320"/>
        <w:r w:rsidR="00AC1203" w:rsidRPr="76D3435A" w:rsidDel="00916A32">
          <w:rPr>
            <w:rFonts w:ascii="Times New Roman" w:hAnsi="Times New Roman" w:cs="Times New Roman"/>
            <w:sz w:val="24"/>
            <w:szCs w:val="24"/>
          </w:rPr>
          <w:delText>2006</w:delText>
        </w:r>
        <w:commentRangeEnd w:id="320"/>
        <w:r w:rsidR="005F1168" w:rsidRPr="76D3435A" w:rsidDel="00916A32">
          <w:rPr>
            <w:rStyle w:val="CommentReference"/>
            <w:rFonts w:ascii="Times New Roman" w:hAnsi="Times New Roman" w:cs="Times New Roman"/>
            <w:sz w:val="24"/>
            <w:szCs w:val="24"/>
          </w:rPr>
          <w:commentReference w:id="320"/>
        </w:r>
        <w:r w:rsidR="00AC1203" w:rsidRPr="76D3435A" w:rsidDel="00916A32">
          <w:rPr>
            <w:rFonts w:ascii="Times New Roman" w:hAnsi="Times New Roman" w:cs="Times New Roman"/>
            <w:sz w:val="24"/>
            <w:szCs w:val="24"/>
          </w:rPr>
          <w:delText>)</w:delText>
        </w:r>
      </w:del>
      <w:del w:id="321" w:author="Anderson, Kenneth" w:date="2026-09-28T10:33:00Z" w16du:dateUtc="2026-09-28T14:33:00Z">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delInstrText xml:space="preserve"> ADDIN ZOTERO_TEMP </w:delInstrText>
        </w:r>
        <w:r w:rsidR="005F1168" w:rsidRPr="76D3435A">
          <w:rPr>
            <w:rFonts w:ascii="Times New Roman" w:hAnsi="Times New Roman" w:cs="Times New Roman"/>
            <w:sz w:val="24"/>
            <w:szCs w:val="24"/>
          </w:rPr>
          <w:fldChar w:fldCharType="separate"/>
        </w:r>
        <w:r w:rsidR="005F1168" w:rsidRPr="76D3435A" w:rsidDel="0044223F">
          <w:rPr>
            <w:rFonts w:ascii="Times New Roman" w:hAnsi="Times New Roman" w:cs="Times New Roman"/>
            <w:sz w:val="24"/>
            <w:szCs w:val="24"/>
          </w:rPr>
          <w:delText>{Citation}</w:delText>
        </w:r>
        <w:r w:rsidR="005F1168" w:rsidRPr="76D3435A">
          <w:rPr>
            <w:rFonts w:ascii="Times New Roman" w:hAnsi="Times New Roman" w:cs="Times New Roman"/>
            <w:sz w:val="24"/>
            <w:szCs w:val="24"/>
          </w:rPr>
          <w:fldChar w:fldCharType="end"/>
        </w:r>
      </w:del>
      <w:ins w:id="322" w:author="Anderson, Kenneth" w:date="2026-09-28T10:22:00Z" w16du:dateUtc="2026-09-28T14:22:00Z">
        <w:r w:rsidR="00992AE0" w:rsidRPr="76D3435A">
          <w:rPr>
            <w:rFonts w:ascii="Times New Roman" w:hAnsi="Times New Roman" w:cs="Times New Roman"/>
            <w:sz w:val="24"/>
            <w:szCs w:val="24"/>
          </w:rPr>
          <w:t xml:space="preserve"> </w:t>
        </w:r>
      </w:ins>
      <w:del w:id="323" w:author="Anderson, Kenneth" w:date="2026-09-28T10:23:00Z" w16du:dateUtc="2026-09-28T14:23:00Z">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delInstrText xml:space="preserve"> ADDIN ZOTERO_TEMP </w:delInstrText>
        </w:r>
        <w:r w:rsidR="005F1168" w:rsidRPr="76D3435A">
          <w:rPr>
            <w:rFonts w:ascii="Times New Roman" w:hAnsi="Times New Roman" w:cs="Times New Roman"/>
            <w:sz w:val="24"/>
            <w:szCs w:val="24"/>
          </w:rPr>
          <w:fldChar w:fldCharType="separate"/>
        </w:r>
        <w:r w:rsidR="005F1168" w:rsidRPr="76D3435A" w:rsidDel="00AE494E">
          <w:rPr>
            <w:rFonts w:ascii="Times New Roman" w:hAnsi="Times New Roman" w:cs="Times New Roman"/>
            <w:sz w:val="24"/>
            <w:szCs w:val="24"/>
          </w:rPr>
          <w:delText>{Citation}</w:delText>
        </w:r>
        <w:r w:rsidR="005F1168" w:rsidRPr="76D3435A">
          <w:rPr>
            <w:rFonts w:ascii="Times New Roman" w:hAnsi="Times New Roman" w:cs="Times New Roman"/>
            <w:sz w:val="24"/>
            <w:szCs w:val="24"/>
          </w:rPr>
          <w:fldChar w:fldCharType="end"/>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delInstrText xml:space="preserve"> ADDIN ZOTERO_TEMP </w:delInstrText>
        </w:r>
        <w:r w:rsidR="005F1168" w:rsidRPr="76D3435A">
          <w:rPr>
            <w:rFonts w:ascii="Times New Roman" w:hAnsi="Times New Roman" w:cs="Times New Roman"/>
            <w:sz w:val="24"/>
            <w:szCs w:val="24"/>
          </w:rPr>
          <w:fldChar w:fldCharType="separate"/>
        </w:r>
        <w:r w:rsidR="005F1168" w:rsidRPr="76D3435A" w:rsidDel="00992AE0">
          <w:rPr>
            <w:rFonts w:ascii="Times New Roman" w:hAnsi="Times New Roman" w:cs="Times New Roman"/>
            <w:sz w:val="24"/>
            <w:szCs w:val="24"/>
          </w:rPr>
          <w:delText>{Citation}</w:delText>
        </w:r>
        <w:r w:rsidR="005F1168" w:rsidRPr="76D3435A">
          <w:rPr>
            <w:rFonts w:ascii="Times New Roman" w:hAnsi="Times New Roman" w:cs="Times New Roman"/>
            <w:sz w:val="24"/>
            <w:szCs w:val="24"/>
          </w:rPr>
          <w:fldChar w:fldCharType="end"/>
        </w:r>
      </w:del>
      <w:ins w:id="324" w:author="Anderson, Kenneth" w:date="2026-09-28T10:21:00Z" w16du:dateUtc="2026-09-28T14:21:00Z">
        <w:r w:rsidR="002D6E01" w:rsidRPr="76D3435A">
          <w:rPr>
            <w:rFonts w:ascii="Times New Roman" w:hAnsi="Times New Roman" w:cs="Times New Roman"/>
            <w:sz w:val="24"/>
            <w:szCs w:val="24"/>
          </w:rPr>
          <w:t>or anammox (anaerobic ammonia oxidation by nitrite;</w:t>
        </w:r>
      </w:ins>
      <w:ins w:id="325" w:author="Anderson, Kenneth" w:date="2026-09-28T10:33:00Z" w16du:dateUtc="2026-09-28T14:33:00Z">
        <w:r w:rsidR="0085575D" w:rsidRPr="76D3435A">
          <w:rPr>
            <w:rFonts w:ascii="Times New Roman" w:hAnsi="Times New Roman" w:cs="Times New Roman"/>
            <w:sz w:val="24"/>
            <w:szCs w:val="24"/>
          </w:rPr>
          <w:t xml:space="preserve"> </w:t>
        </w:r>
      </w:ins>
      <w:ins w:id="326" w:author="Anderson, Kenneth" w:date="2026-10-01T14:38:00Z" w16du:dateUtc="2026-10-01T18:38:00Z">
        <w:r w:rsidR="000D64FC">
          <w:rPr>
            <w:rFonts w:ascii="Times New Roman" w:hAnsi="Times New Roman" w:cs="Times New Roman"/>
            <w:sz w:val="24"/>
            <w:szCs w:val="24"/>
          </w:rPr>
          <w:fldChar w:fldCharType="begin"/>
        </w:r>
      </w:ins>
      <w:r w:rsidR="00E2047D">
        <w:rPr>
          <w:rFonts w:ascii="Times New Roman" w:hAnsi="Times New Roman" w:cs="Times New Roman"/>
          <w:sz w:val="24"/>
          <w:szCs w:val="24"/>
        </w:rPr>
        <w:instrText xml:space="preserve"> ADDIN ZOTERO_ITEM CSL_CITATION {"citationID":"yq71KccF","properties":{"unsorted":false,"formattedCitation":"(Koop-Jakobsen and Giblin 2009)","plainCitation":"(Koop-Jakobsen and Giblin 2009)","dontUpdate":true,"noteIndex":0},"citationItems":[{"id":6421,"uris":["http://zotero.org/users/5222684/items/TBS6PEAG"],"itemData":{"id":6421,"type":"article-journal","abstract":"Anammox bacteria are widespread in the marine environment, but studies of anammox in marshes and other wetlands are still scarce. In this study, the role of anammox in nitrogen removal from marsh sediments was surveyed in four vegetation types characteristic of New England marshes and in unvegetated tidal creeks. The sites spanned a salinity gradient from 0 to 20 psu. The impact of nitrogen loading on the role of anammox in marsh sediments was studied in a marsh fertilization experiment and in marshes with high nitrogen loading entering through ground water. In all locations, nitrogen removal through anammox was low compared to denitrification, with anammox accounting for less than 3% of the total N2 production. The highest relative importance of anammox was found in the sediments of freshwater-dominated marshes, where anammox approached 3%, whereas anammox was of lesser importance in saline marsh sediments. Increased nitrogen loading, in the form of nitrate from natural or artificial sources, did not impact the relative importance of anammox, which remained low in all the nitrogen enriched locations (&lt;1%).","container-title":"Estuaries and Coasts","DOI":"10.1007/s12237-008-9131-y","ISSN":"1559-2731","issue":"2","journalAbbreviation":"Estuaries and Coasts","language":"en","page":"238-245","source":"Springer Link","title":"Anammox in Tidal Marsh Sediments: The Role of Salinity, Nitrogen Loading, and Marsh Vegetation","title-short":"Anammox in Tidal Marsh Sediments","volume":"32","author":[{"family":"Koop-Jakobsen","given":"Ketil"},{"family":"Giblin","given":"Anne E."}],"issued":{"date-parts":[["2009",3,1]]}}}],"schema":"https://github.com/citation-style-language/schema/raw/master/csl-citation.json"} </w:instrText>
      </w:r>
      <w:ins w:id="327" w:author="Anderson, Kenneth" w:date="2026-10-01T14:38:00Z" w16du:dateUtc="2026-10-01T18:38:00Z">
        <w:r w:rsidR="000D64FC">
          <w:rPr>
            <w:rFonts w:ascii="Times New Roman" w:hAnsi="Times New Roman" w:cs="Times New Roman"/>
            <w:sz w:val="24"/>
            <w:szCs w:val="24"/>
          </w:rPr>
          <w:fldChar w:fldCharType="separate"/>
        </w:r>
        <w:del w:id="328" w:author="Kerns, Janice" w:date="2026-10-09T13:28:00Z" w16du:dateUtc="2026-10-09T17:28:00Z">
          <w:r w:rsidR="000D64FC" w:rsidRPr="00937680">
            <w:rPr>
              <w:rFonts w:ascii="Times New Roman" w:hAnsi="Times New Roman" w:cs="Times New Roman"/>
              <w:sz w:val="24"/>
            </w:rPr>
            <w:delText>(</w:delText>
          </w:r>
        </w:del>
        <w:r w:rsidR="000D64FC" w:rsidRPr="00937680">
          <w:rPr>
            <w:rFonts w:ascii="Times New Roman" w:hAnsi="Times New Roman" w:cs="Times New Roman"/>
            <w:sz w:val="24"/>
          </w:rPr>
          <w:t>Koop-Jakobsen and Giblin 2009)</w:t>
        </w:r>
        <w:r w:rsidR="000D64FC">
          <w:rPr>
            <w:rFonts w:ascii="Times New Roman" w:hAnsi="Times New Roman" w:cs="Times New Roman"/>
            <w:sz w:val="24"/>
            <w:szCs w:val="24"/>
          </w:rPr>
          <w:fldChar w:fldCharType="end"/>
        </w:r>
      </w:ins>
      <w:ins w:id="329" w:author="Anderson, Kenneth" w:date="2026-09-28T10:21:00Z" w16du:dateUtc="2026-09-28T14:21:00Z">
        <w:r w:rsidR="002D6E01" w:rsidRPr="76D3435A">
          <w:rPr>
            <w:rFonts w:ascii="Times New Roman" w:hAnsi="Times New Roman" w:cs="Times New Roman"/>
            <w:sz w:val="24"/>
            <w:szCs w:val="24"/>
          </w:rPr>
          <w:t>.</w:t>
        </w:r>
        <w:r w:rsidR="005F1168" w:rsidRPr="76D3435A">
          <w:rPr>
            <w:rFonts w:ascii="Times New Roman" w:hAnsi="Times New Roman" w:cs="Times New Roman"/>
            <w:sz w:val="24"/>
            <w:szCs w:val="24"/>
          </w:rPr>
          <w:t xml:space="preserve"> </w:t>
        </w:r>
      </w:ins>
      <w:r w:rsidR="005F1168" w:rsidRPr="76D3435A">
        <w:rPr>
          <w:rFonts w:ascii="Times New Roman" w:hAnsi="Times New Roman" w:cs="Times New Roman"/>
          <w:sz w:val="24"/>
          <w:szCs w:val="24"/>
        </w:rPr>
        <w:t>Longer</w:t>
      </w:r>
      <w:ins w:id="330" w:author="Marques Mendonca, Raissa" w:date="2026-09-14T11:53:00Z" w16du:dateUtc="2026-09-14T15:53:00Z">
        <w:r w:rsidR="00435A29" w:rsidRPr="76D3435A">
          <w:rPr>
            <w:rFonts w:ascii="Times New Roman" w:hAnsi="Times New Roman" w:cs="Times New Roman"/>
            <w:sz w:val="24"/>
            <w:szCs w:val="24"/>
          </w:rPr>
          <w:t>-</w:t>
        </w:r>
      </w:ins>
      <w:del w:id="331" w:author="Marques Mendonca, Raissa" w:date="2026-09-14T11:53:00Z" w16du:dateUtc="2026-09-14T15:53:00Z">
        <w:r w:rsidR="005F1168" w:rsidRPr="76D3435A" w:rsidDel="005F1168">
          <w:rPr>
            <w:rFonts w:ascii="Times New Roman" w:hAnsi="Times New Roman" w:cs="Times New Roman"/>
            <w:sz w:val="24"/>
            <w:szCs w:val="24"/>
          </w:rPr>
          <w:delText xml:space="preserve"> </w:delText>
        </w:r>
      </w:del>
      <w:r w:rsidR="005F1168" w:rsidRPr="76D3435A">
        <w:rPr>
          <w:rFonts w:ascii="Times New Roman" w:hAnsi="Times New Roman" w:cs="Times New Roman"/>
          <w:sz w:val="24"/>
          <w:szCs w:val="24"/>
        </w:rPr>
        <w:t xml:space="preserve">term storage </w:t>
      </w:r>
      <w:del w:id="332" w:author="Winston, Ryan" w:date="2026-09-14T20:15:00Z" w16du:dateUtc="2026-09-14T20:15:07Z">
        <w:r w:rsidR="005F1168" w:rsidRPr="76D3435A" w:rsidDel="005F1168">
          <w:rPr>
            <w:rFonts w:ascii="Times New Roman" w:hAnsi="Times New Roman" w:cs="Times New Roman"/>
            <w:sz w:val="24"/>
            <w:szCs w:val="24"/>
          </w:rPr>
          <w:delText xml:space="preserve">can </w:delText>
        </w:r>
      </w:del>
      <w:r w:rsidR="7D342748" w:rsidRPr="76D3435A">
        <w:rPr>
          <w:rFonts w:ascii="Times New Roman" w:hAnsi="Times New Roman" w:cs="Times New Roman"/>
          <w:sz w:val="24"/>
          <w:szCs w:val="24"/>
        </w:rPr>
        <w:t>occur</w:t>
      </w:r>
      <w:ins w:id="333" w:author="Winston, Ryan" w:date="2026-09-14T20:15:00Z" w16du:dateUtc="2026-09-14T20:15:08Z">
        <w:r w:rsidR="0F1B412C" w:rsidRPr="76D3435A">
          <w:rPr>
            <w:rFonts w:ascii="Times New Roman" w:hAnsi="Times New Roman" w:cs="Times New Roman"/>
            <w:sz w:val="24"/>
            <w:szCs w:val="24"/>
          </w:rPr>
          <w:t>s</w:t>
        </w:r>
      </w:ins>
      <w:r w:rsidR="005F1168" w:rsidRPr="76D3435A">
        <w:rPr>
          <w:rFonts w:ascii="Times New Roman" w:hAnsi="Times New Roman" w:cs="Times New Roman"/>
          <w:sz w:val="24"/>
          <w:szCs w:val="24"/>
        </w:rPr>
        <w:t xml:space="preserve"> through sediment </w:t>
      </w:r>
      <w:commentRangeStart w:id="334"/>
      <w:del w:id="335" w:author="Anderson, Kenneth" w:date="2026-09-15T09:21:00Z" w16du:dateUtc="2026-09-15T13:21:00Z">
        <w:r w:rsidR="005F1168" w:rsidRPr="76D3435A" w:rsidDel="005F1168">
          <w:rPr>
            <w:rFonts w:ascii="Times New Roman" w:hAnsi="Times New Roman" w:cs="Times New Roman"/>
            <w:sz w:val="24"/>
            <w:szCs w:val="24"/>
          </w:rPr>
          <w:delText>uptake</w:delText>
        </w:r>
      </w:del>
      <w:ins w:id="336" w:author="Anderson, Kenneth" w:date="2026-09-15T09:21:00Z" w16du:dateUtc="2026-09-15T13:21:00Z">
        <w:r w:rsidR="00EE21C7" w:rsidRPr="76D3435A">
          <w:rPr>
            <w:rFonts w:ascii="Times New Roman" w:hAnsi="Times New Roman" w:cs="Times New Roman"/>
            <w:sz w:val="24"/>
            <w:szCs w:val="24"/>
          </w:rPr>
          <w:t>trapping and nutrient uptake</w:t>
        </w:r>
      </w:ins>
      <w:commentRangeStart w:id="337"/>
      <w:r w:rsidR="005F1168" w:rsidRPr="76D3435A">
        <w:rPr>
          <w:rFonts w:ascii="Times New Roman" w:hAnsi="Times New Roman" w:cs="Times New Roman"/>
          <w:sz w:val="24"/>
          <w:szCs w:val="24"/>
        </w:rPr>
        <w:t xml:space="preserve"> </w:t>
      </w:r>
      <w:commentRangeEnd w:id="334"/>
      <w:r w:rsidR="005F1168" w:rsidRPr="76D3435A">
        <w:rPr>
          <w:rStyle w:val="CommentReference"/>
          <w:rFonts w:ascii="Times New Roman" w:hAnsi="Times New Roman" w:cs="Times New Roman"/>
          <w:sz w:val="24"/>
          <w:szCs w:val="24"/>
        </w:rPr>
        <w:commentReference w:id="334"/>
      </w:r>
      <w:r w:rsidR="005F1168" w:rsidRPr="76D3435A">
        <w:rPr>
          <w:rFonts w:ascii="Times New Roman" w:hAnsi="Times New Roman" w:cs="Times New Roman"/>
          <w:sz w:val="24"/>
          <w:szCs w:val="24"/>
        </w:rPr>
        <w:t>by vegetation</w:t>
      </w:r>
      <w:commentRangeEnd w:id="337"/>
      <w:r w:rsidR="005F1168" w:rsidRPr="76D3435A">
        <w:rPr>
          <w:rStyle w:val="CommentReference"/>
          <w:rFonts w:ascii="Times New Roman" w:hAnsi="Times New Roman" w:cs="Times New Roman"/>
          <w:sz w:val="24"/>
          <w:szCs w:val="24"/>
        </w:rPr>
        <w:commentReference w:id="337"/>
      </w:r>
      <w:r w:rsidR="005F1168" w:rsidRPr="76D3435A">
        <w:rPr>
          <w:rFonts w:ascii="Times New Roman" w:hAnsi="Times New Roman" w:cs="Times New Roman"/>
          <w:sz w:val="24"/>
          <w:szCs w:val="24"/>
        </w:rPr>
        <w:t xml:space="preserve">, which </w:t>
      </w:r>
      <w:del w:id="338" w:author="Kinsman-Costello, Lauren" w:date="2026-09-25T15:43:00Z" w16du:dateUtc="2026-09-25T19:43:00Z">
        <w:r w:rsidR="005F1168" w:rsidRPr="76D3435A" w:rsidDel="005F1168">
          <w:rPr>
            <w:rFonts w:ascii="Times New Roman" w:hAnsi="Times New Roman" w:cs="Times New Roman"/>
            <w:sz w:val="24"/>
            <w:szCs w:val="24"/>
          </w:rPr>
          <w:delText>binds inorganic phosphorus to organic material</w:delText>
        </w:r>
      </w:del>
      <w:ins w:id="339" w:author="Kinsman-Costello, Lauren" w:date="2026-09-25T15:43:00Z" w16du:dateUtc="2026-09-25T19:43:00Z">
        <w:r w:rsidR="003E7BEC" w:rsidRPr="76D3435A">
          <w:rPr>
            <w:rFonts w:ascii="Times New Roman" w:hAnsi="Times New Roman" w:cs="Times New Roman"/>
            <w:sz w:val="24"/>
            <w:szCs w:val="24"/>
          </w:rPr>
          <w:t xml:space="preserve">transforms inorganic </w:t>
        </w:r>
      </w:ins>
      <w:ins w:id="340" w:author="Anderson, Kenneth" w:date="2026-10-13T10:07:00Z" w16du:dateUtc="2026-10-13T14:07:00Z">
        <w:r w:rsidR="00737C1C">
          <w:rPr>
            <w:rFonts w:ascii="Times New Roman" w:hAnsi="Times New Roman" w:cs="Times New Roman"/>
            <w:sz w:val="24"/>
            <w:szCs w:val="24"/>
          </w:rPr>
          <w:t>n</w:t>
        </w:r>
      </w:ins>
      <w:ins w:id="341" w:author="Anderson, Kenneth" w:date="2026-10-13T10:08:00Z" w16du:dateUtc="2026-10-13T14:08:00Z">
        <w:r w:rsidR="00737C1C">
          <w:rPr>
            <w:rFonts w:ascii="Times New Roman" w:hAnsi="Times New Roman" w:cs="Times New Roman"/>
            <w:sz w:val="24"/>
            <w:szCs w:val="24"/>
          </w:rPr>
          <w:t>itrogen</w:t>
        </w:r>
      </w:ins>
      <w:ins w:id="342" w:author="Kinsman-Costello, Lauren" w:date="2026-09-25T15:43:00Z" w16du:dateUtc="2026-09-25T19:43:00Z">
        <w:del w:id="343" w:author="Anderson, Kenneth" w:date="2026-10-13T10:07:00Z" w16du:dateUtc="2026-10-13T14:07:00Z">
          <w:r w:rsidR="003E7BEC" w:rsidRPr="76D3435A" w:rsidDel="00737C1C">
            <w:rPr>
              <w:rFonts w:ascii="Times New Roman" w:hAnsi="Times New Roman" w:cs="Times New Roman"/>
              <w:sz w:val="24"/>
              <w:szCs w:val="24"/>
            </w:rPr>
            <w:delText>N</w:delText>
          </w:r>
        </w:del>
        <w:r w:rsidR="003E7BEC" w:rsidRPr="76D3435A">
          <w:rPr>
            <w:rFonts w:ascii="Times New Roman" w:hAnsi="Times New Roman" w:cs="Times New Roman"/>
            <w:sz w:val="24"/>
            <w:szCs w:val="24"/>
          </w:rPr>
          <w:t xml:space="preserve"> and </w:t>
        </w:r>
      </w:ins>
      <w:ins w:id="344" w:author="Anderson, Kenneth" w:date="2026-10-13T10:08:00Z" w16du:dateUtc="2026-10-13T14:08:00Z">
        <w:r w:rsidR="00737C1C">
          <w:rPr>
            <w:rFonts w:ascii="Times New Roman" w:hAnsi="Times New Roman" w:cs="Times New Roman"/>
            <w:sz w:val="24"/>
            <w:szCs w:val="24"/>
          </w:rPr>
          <w:t>phosphorus</w:t>
        </w:r>
      </w:ins>
      <w:ins w:id="345" w:author="Kinsman-Costello, Lauren" w:date="2026-09-25T15:43:00Z" w16du:dateUtc="2026-09-25T19:43:00Z">
        <w:del w:id="346" w:author="Anderson, Kenneth" w:date="2026-10-13T10:08:00Z" w16du:dateUtc="2026-10-13T14:08:00Z">
          <w:r w:rsidR="003E7BEC" w:rsidRPr="76D3435A" w:rsidDel="00737C1C">
            <w:rPr>
              <w:rFonts w:ascii="Times New Roman" w:hAnsi="Times New Roman" w:cs="Times New Roman"/>
              <w:sz w:val="24"/>
              <w:szCs w:val="24"/>
            </w:rPr>
            <w:delText>P</w:delText>
          </w:r>
        </w:del>
        <w:r w:rsidR="003E7BEC" w:rsidRPr="76D3435A">
          <w:rPr>
            <w:rFonts w:ascii="Times New Roman" w:hAnsi="Times New Roman" w:cs="Times New Roman"/>
            <w:sz w:val="24"/>
            <w:szCs w:val="24"/>
          </w:rPr>
          <w:t xml:space="preserve"> into less </w:t>
        </w:r>
        <w:del w:id="347" w:author="Kevin E McCluney" w:date="2026-09-30T15:02:00Z" w16du:dateUtc="2026-09-30T15:02:54Z">
          <w:r w:rsidR="005F1168" w:rsidRPr="76D3435A" w:rsidDel="003E7BEC">
            <w:rPr>
              <w:rFonts w:ascii="Times New Roman" w:hAnsi="Times New Roman" w:cs="Times New Roman"/>
              <w:sz w:val="24"/>
              <w:szCs w:val="24"/>
            </w:rPr>
            <w:delText>immediately</w:delText>
          </w:r>
        </w:del>
        <w:del w:id="348" w:author="Kerns, Janice" w:date="2026-10-09T13:27:00Z" w16du:dateUtc="2026-10-09T17:27:00Z">
          <w:r w:rsidR="003E7BEC" w:rsidRPr="76D3435A">
            <w:rPr>
              <w:rFonts w:ascii="Times New Roman" w:hAnsi="Times New Roman" w:cs="Times New Roman"/>
              <w:sz w:val="24"/>
              <w:szCs w:val="24"/>
            </w:rPr>
            <w:delText xml:space="preserve"> </w:delText>
          </w:r>
        </w:del>
        <w:r w:rsidR="003E7BEC" w:rsidRPr="76D3435A">
          <w:rPr>
            <w:rFonts w:ascii="Times New Roman" w:hAnsi="Times New Roman" w:cs="Times New Roman"/>
            <w:sz w:val="24"/>
            <w:szCs w:val="24"/>
          </w:rPr>
          <w:t>bioavailable organic forms</w:t>
        </w:r>
      </w:ins>
      <w:ins w:id="349" w:author="Kevin E McCluney" w:date="2026-09-30T15:03:00Z" w16du:dateUtc="2026-09-30T15:03:53Z">
        <w:r w:rsidR="1744690E" w:rsidRPr="76D3435A">
          <w:rPr>
            <w:rFonts w:ascii="Times New Roman" w:hAnsi="Times New Roman" w:cs="Times New Roman"/>
            <w:sz w:val="24"/>
            <w:szCs w:val="24"/>
          </w:rPr>
          <w:t xml:space="preserve"> that may be stored by pe</w:t>
        </w:r>
        <w:del w:id="350" w:author="Kerns, Janice" w:date="2026-10-09T13:29:00Z" w16du:dateUtc="2026-10-09T17:29:00Z">
          <w:r w:rsidR="1744690E" w:rsidRPr="76D3435A" w:rsidDel="00582EF4">
            <w:rPr>
              <w:rFonts w:ascii="Times New Roman" w:hAnsi="Times New Roman" w:cs="Times New Roman"/>
              <w:sz w:val="24"/>
              <w:szCs w:val="24"/>
            </w:rPr>
            <w:delText>r</w:delText>
          </w:r>
        </w:del>
      </w:ins>
      <w:ins w:id="351" w:author="Kevin E McCluney" w:date="2026-09-30T15:04:00Z" w16du:dateUtc="2026-09-30T15:04:01Z">
        <w:r w:rsidR="1744690E" w:rsidRPr="76D3435A">
          <w:rPr>
            <w:rFonts w:ascii="Times New Roman" w:hAnsi="Times New Roman" w:cs="Times New Roman"/>
            <w:sz w:val="24"/>
            <w:szCs w:val="24"/>
          </w:rPr>
          <w:t>ren</w:t>
        </w:r>
      </w:ins>
      <w:ins w:id="352" w:author="Kerns, Janice" w:date="2026-10-09T13:29:00Z" w16du:dateUtc="2026-10-09T17:29:00Z">
        <w:r w:rsidR="00582EF4">
          <w:rPr>
            <w:rFonts w:ascii="Times New Roman" w:hAnsi="Times New Roman" w:cs="Times New Roman"/>
            <w:sz w:val="24"/>
            <w:szCs w:val="24"/>
          </w:rPr>
          <w:t>n</w:t>
        </w:r>
      </w:ins>
      <w:ins w:id="353" w:author="Kevin E McCluney" w:date="2026-09-30T15:04:00Z" w16du:dateUtc="2026-09-30T15:04:01Z">
        <w:r w:rsidR="1744690E" w:rsidRPr="76D3435A">
          <w:rPr>
            <w:rFonts w:ascii="Times New Roman" w:hAnsi="Times New Roman" w:cs="Times New Roman"/>
            <w:sz w:val="24"/>
            <w:szCs w:val="24"/>
          </w:rPr>
          <w:t>ial</w:t>
        </w:r>
      </w:ins>
      <w:ins w:id="354" w:author="Kevin E McCluney" w:date="2026-09-30T15:03:00Z" w16du:dateUtc="2026-09-30T15:03:53Z">
        <w:r w:rsidR="1744690E" w:rsidRPr="76D3435A">
          <w:rPr>
            <w:rFonts w:ascii="Times New Roman" w:hAnsi="Times New Roman" w:cs="Times New Roman"/>
            <w:sz w:val="24"/>
            <w:szCs w:val="24"/>
          </w:rPr>
          <w:t xml:space="preserve"> plants across years</w:t>
        </w:r>
      </w:ins>
      <w:del w:id="355" w:author="Kinsman-Costello, Lauren" w:date="2026-09-25T15:43:00Z" w16du:dateUtc="2026-09-25T19:43:00Z">
        <w:r w:rsidR="005F1168" w:rsidRPr="76D3435A" w:rsidDel="007B057A">
          <w:rPr>
            <w:rFonts w:ascii="Times New Roman" w:hAnsi="Times New Roman" w:cs="Times New Roman"/>
            <w:sz w:val="24"/>
            <w:szCs w:val="24"/>
          </w:rPr>
          <w:delText>,</w:delText>
        </w:r>
        <w:r w:rsidR="005F1168" w:rsidRPr="76D3435A" w:rsidDel="005F1168">
          <w:rPr>
            <w:rFonts w:ascii="Times New Roman" w:hAnsi="Times New Roman" w:cs="Times New Roman"/>
            <w:sz w:val="24"/>
            <w:szCs w:val="24"/>
          </w:rPr>
          <w:delText xml:space="preserve"> making it more difficult </w:delText>
        </w:r>
        <w:r w:rsidR="005F1168" w:rsidRPr="76D3435A" w:rsidDel="007B057A">
          <w:rPr>
            <w:rFonts w:ascii="Times New Roman" w:hAnsi="Times New Roman" w:cs="Times New Roman"/>
            <w:sz w:val="24"/>
            <w:szCs w:val="24"/>
          </w:rPr>
          <w:delText>for</w:delText>
        </w:r>
        <w:r w:rsidR="005F1168" w:rsidRPr="76D3435A" w:rsidDel="005F1168">
          <w:rPr>
            <w:rFonts w:ascii="Times New Roman" w:hAnsi="Times New Roman" w:cs="Times New Roman"/>
            <w:sz w:val="24"/>
            <w:szCs w:val="24"/>
          </w:rPr>
          <w:delText xml:space="preserve"> microbes and algae </w:delText>
        </w:r>
        <w:r w:rsidR="005F1168" w:rsidRPr="76D3435A" w:rsidDel="007B057A">
          <w:rPr>
            <w:rFonts w:ascii="Times New Roman" w:hAnsi="Times New Roman" w:cs="Times New Roman"/>
            <w:sz w:val="24"/>
            <w:szCs w:val="24"/>
          </w:rPr>
          <w:delText xml:space="preserve">to access </w:delText>
        </w:r>
      </w:del>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S."}],"accessed":{"date-parts":[["2023",8,21]]},"issued":{"date-parts":[["2010"]]}}},{"id":4935,"uris":["http://zotero.org/users/5222684/items/NR4NBXKT"],"itemData":{"id":4935,"type":"article-journal","abstract":"Former agricultural fields that are converted to wetlands can serve as either a source or a sink of P to connecting downstream water bodies. Understanding the P dynamics associated with these flooded fields can lead to appropriate mitigation strategies. We investigated P dynamics in flooded celery fields that are adjacent to and connect with a major tributary that eventually flows into Lake Michigan. We measured the P concentrations and loads in the tributary upstream and downstream of the flooded celery fields. Mean total P (TP) load was 2.6× greater downstream than upstream of the flooded celery fields. Turbidity, chlorophyll a, and soluble reactive P (SRP) concentration all were significantly greater at the downstream sampling site than at the upstream site. Mean water-column TP concentrations in the flooded celery fields ranged from 368 to 810 µg/L, compared to mean TP concentrations of 29 and 46 µg/L at the upstream and downstream sampling sites, respectively, in the tributary. Equilibrium P concentrations of flooded celery-field sediments were significantly greater than the water-column SRP concentrations, a result suggesting that the sediments were a source of P to the overlying water. Last, sediment pore-water concentrations of P were very high based on in-situ pore-water samplers, with maximum values of </w:instrText>
      </w:r>
      <w:r w:rsidR="005F1168" w:rsidRPr="76D3435A">
        <w:rPr>
          <w:rFonts w:ascii="Times New Roman" w:hAnsi="Times New Roman" w:cs="Times New Roman"/>
          <w:sz w:val="24"/>
          <w:szCs w:val="24"/>
        </w:rPr>
        <w:fldChar w:fldCharType="separate"/>
      </w:r>
      <w:r w:rsidR="554C9720" w:rsidRPr="76D3435A">
        <w:rPr>
          <w:rFonts w:ascii="Times New Roman" w:hAnsi="Times New Roman" w:cs="Times New Roman"/>
          <w:sz w:val="24"/>
          <w:szCs w:val="24"/>
        </w:rPr>
        <w:t>(Silvan et al. 2004, Lucas and Greenway 2008)</w:t>
      </w:r>
      <w:r w:rsidR="005F1168" w:rsidRPr="76D3435A">
        <w:rPr>
          <w:rFonts w:ascii="Times New Roman" w:hAnsi="Times New Roman" w:cs="Times New Roman"/>
          <w:sz w:val="24"/>
          <w:szCs w:val="24"/>
        </w:rPr>
        <w:fldChar w:fldCharType="end"/>
      </w:r>
      <w:r w:rsidR="489F19C7" w:rsidRPr="76D3435A">
        <w:rPr>
          <w:rFonts w:ascii="Times New Roman" w:hAnsi="Times New Roman" w:cs="Times New Roman"/>
          <w:sz w:val="24"/>
          <w:szCs w:val="24"/>
        </w:rPr>
        <w:t>.</w:t>
      </w:r>
      <w:r w:rsidR="005F1168"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However, d</w:t>
      </w:r>
      <w:r w:rsidR="00941A3F" w:rsidRPr="76D3435A">
        <w:rPr>
          <w:rFonts w:ascii="Times New Roman" w:hAnsi="Times New Roman" w:cs="Times New Roman"/>
          <w:sz w:val="24"/>
          <w:szCs w:val="24"/>
        </w:rPr>
        <w:t xml:space="preserve">espite the clear potential </w:t>
      </w:r>
      <w:r w:rsidR="00C84D49" w:rsidRPr="76D3435A">
        <w:rPr>
          <w:rFonts w:ascii="Times New Roman" w:hAnsi="Times New Roman" w:cs="Times New Roman"/>
          <w:sz w:val="24"/>
          <w:szCs w:val="24"/>
        </w:rPr>
        <w:t>of</w:t>
      </w:r>
      <w:r w:rsidR="00941A3F"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wetland restoration</w:t>
      </w:r>
      <w:del w:id="356" w:author="Winston, Ryan" w:date="2026-09-14T20:18:00Z" w16du:dateUtc="2026-09-14T20:18:10Z">
        <w:r w:rsidR="005F1168" w:rsidRPr="76D3435A" w:rsidDel="00C84D49">
          <w:rPr>
            <w:rFonts w:ascii="Times New Roman" w:hAnsi="Times New Roman" w:cs="Times New Roman"/>
            <w:sz w:val="24"/>
            <w:szCs w:val="24"/>
          </w:rPr>
          <w:delText>s</w:delText>
        </w:r>
      </w:del>
      <w:r w:rsidR="00941A3F" w:rsidRPr="76D3435A">
        <w:rPr>
          <w:rFonts w:ascii="Times New Roman" w:hAnsi="Times New Roman" w:cs="Times New Roman"/>
          <w:sz w:val="24"/>
          <w:szCs w:val="24"/>
        </w:rPr>
        <w:t xml:space="preserve"> </w:t>
      </w:r>
      <w:r w:rsidR="00C84D49" w:rsidRPr="76D3435A">
        <w:rPr>
          <w:rFonts w:ascii="Times New Roman" w:hAnsi="Times New Roman" w:cs="Times New Roman"/>
          <w:sz w:val="24"/>
          <w:szCs w:val="24"/>
        </w:rPr>
        <w:t xml:space="preserve">for nutrient </w:t>
      </w:r>
      <w:commentRangeStart w:id="357"/>
      <w:r w:rsidR="00C84D49" w:rsidRPr="76D3435A">
        <w:rPr>
          <w:rFonts w:ascii="Times New Roman" w:hAnsi="Times New Roman" w:cs="Times New Roman"/>
          <w:sz w:val="24"/>
          <w:szCs w:val="24"/>
        </w:rPr>
        <w:t>retention</w:t>
      </w:r>
      <w:commentRangeEnd w:id="357"/>
      <w:r w:rsidR="005F1168" w:rsidRPr="76D3435A">
        <w:rPr>
          <w:rStyle w:val="CommentReference"/>
          <w:rFonts w:ascii="Times New Roman" w:hAnsi="Times New Roman" w:cs="Times New Roman"/>
          <w:sz w:val="24"/>
          <w:szCs w:val="24"/>
        </w:rPr>
        <w:commentReference w:id="357"/>
      </w:r>
      <w:ins w:id="358" w:author="Jacquemin, Stephen James" w:date="2026-09-11T12:07:00Z" w16du:dateUtc="2026-09-11T12:07:49Z">
        <w:r w:rsidR="47843A67" w:rsidRPr="76D3435A">
          <w:rPr>
            <w:rFonts w:ascii="Times New Roman" w:hAnsi="Times New Roman" w:cs="Times New Roman"/>
            <w:sz w:val="24"/>
            <w:szCs w:val="24"/>
          </w:rPr>
          <w:t>,</w:t>
        </w:r>
      </w:ins>
      <w:r w:rsidR="00C84D49" w:rsidRPr="76D3435A">
        <w:rPr>
          <w:rFonts w:ascii="Times New Roman" w:hAnsi="Times New Roman" w:cs="Times New Roman"/>
          <w:sz w:val="24"/>
          <w:szCs w:val="24"/>
        </w:rPr>
        <w:t xml:space="preserve"> </w:t>
      </w:r>
      <w:r w:rsidR="00941A3F" w:rsidRPr="76D3435A">
        <w:rPr>
          <w:rFonts w:ascii="Times New Roman" w:hAnsi="Times New Roman" w:cs="Times New Roman"/>
          <w:sz w:val="24"/>
          <w:szCs w:val="24"/>
        </w:rPr>
        <w:t xml:space="preserve">there are </w:t>
      </w:r>
      <w:commentRangeStart w:id="359"/>
      <w:r w:rsidR="00941A3F" w:rsidRPr="76D3435A">
        <w:rPr>
          <w:rFonts w:ascii="Times New Roman" w:hAnsi="Times New Roman" w:cs="Times New Roman"/>
          <w:sz w:val="24"/>
          <w:szCs w:val="24"/>
        </w:rPr>
        <w:t xml:space="preserve">examples of </w:t>
      </w:r>
      <w:ins w:id="360" w:author="Marques Mendonca, Raissa" w:date="2026-09-14T11:59:00Z" w16du:dateUtc="2026-09-14T15:59:00Z">
        <w:r w:rsidR="00C955B5" w:rsidRPr="76D3435A">
          <w:rPr>
            <w:rFonts w:ascii="Times New Roman" w:hAnsi="Times New Roman" w:cs="Times New Roman"/>
            <w:sz w:val="24"/>
            <w:szCs w:val="24"/>
          </w:rPr>
          <w:t xml:space="preserve">restored </w:t>
        </w:r>
      </w:ins>
      <w:r w:rsidR="2E1C792D" w:rsidRPr="76D3435A">
        <w:rPr>
          <w:rFonts w:ascii="Times New Roman" w:hAnsi="Times New Roman" w:cs="Times New Roman"/>
          <w:sz w:val="24"/>
          <w:szCs w:val="24"/>
        </w:rPr>
        <w:t>wetland</w:t>
      </w:r>
      <w:ins w:id="361" w:author="Marques Mendonca, Raissa" w:date="2026-09-14T11:59:00Z" w16du:dateUtc="2026-09-14T15:59:00Z">
        <w:r w:rsidR="00C955B5" w:rsidRPr="76D3435A">
          <w:rPr>
            <w:rFonts w:ascii="Times New Roman" w:hAnsi="Times New Roman" w:cs="Times New Roman"/>
            <w:sz w:val="24"/>
            <w:szCs w:val="24"/>
          </w:rPr>
          <w:t>s</w:t>
        </w:r>
      </w:ins>
      <w:r w:rsidR="00941A3F" w:rsidRPr="76D3435A">
        <w:rPr>
          <w:rFonts w:ascii="Times New Roman" w:hAnsi="Times New Roman" w:cs="Times New Roman"/>
          <w:sz w:val="24"/>
          <w:szCs w:val="24"/>
        </w:rPr>
        <w:t xml:space="preserve"> </w:t>
      </w:r>
      <w:del w:id="362" w:author="Marques Mendonca, Raissa" w:date="2026-09-14T11:59:00Z" w16du:dateUtc="2026-09-14T15:59:00Z">
        <w:r w:rsidR="005F1168" w:rsidRPr="76D3435A" w:rsidDel="00941A3F">
          <w:rPr>
            <w:rFonts w:ascii="Times New Roman" w:hAnsi="Times New Roman" w:cs="Times New Roman"/>
            <w:sz w:val="24"/>
            <w:szCs w:val="24"/>
          </w:rPr>
          <w:delText xml:space="preserve">restorations </w:delText>
        </w:r>
      </w:del>
      <w:r w:rsidR="00941A3F" w:rsidRPr="76D3435A">
        <w:rPr>
          <w:rFonts w:ascii="Times New Roman" w:hAnsi="Times New Roman" w:cs="Times New Roman"/>
          <w:sz w:val="24"/>
          <w:szCs w:val="24"/>
        </w:rPr>
        <w:t xml:space="preserve">that release nutrients </w:t>
      </w:r>
      <w:del w:id="363" w:author="Jacquemin, Stephen James" w:date="2026-09-11T12:07:00Z" w16du:dateUtc="2026-09-11T12:07:59Z">
        <w:r w:rsidR="005F1168" w:rsidRPr="76D3435A" w:rsidDel="00941A3F">
          <w:rPr>
            <w:rFonts w:ascii="Times New Roman" w:hAnsi="Times New Roman" w:cs="Times New Roman"/>
            <w:sz w:val="24"/>
            <w:szCs w:val="24"/>
          </w:rPr>
          <w:delText xml:space="preserve">after restoration </w:delText>
        </w:r>
      </w:del>
      <w:r w:rsidR="00941A3F" w:rsidRPr="76D3435A">
        <w:rPr>
          <w:rFonts w:ascii="Times New Roman" w:hAnsi="Times New Roman" w:cs="Times New Roman"/>
          <w:sz w:val="24"/>
          <w:szCs w:val="24"/>
        </w:rPr>
        <w:t>rather than retain</w:t>
      </w:r>
      <w:del w:id="364" w:author="Marques Mendonca, Raissa" w:date="2026-09-14T11:59:00Z" w16du:dateUtc="2026-09-14T15:59:00Z">
        <w:r w:rsidR="005F1168" w:rsidRPr="76D3435A" w:rsidDel="00941A3F">
          <w:rPr>
            <w:rFonts w:ascii="Times New Roman" w:hAnsi="Times New Roman" w:cs="Times New Roman"/>
            <w:sz w:val="24"/>
            <w:szCs w:val="24"/>
          </w:rPr>
          <w:delText>ing</w:delText>
        </w:r>
      </w:del>
      <w:r w:rsidR="00941A3F" w:rsidRPr="76D3435A">
        <w:rPr>
          <w:rFonts w:ascii="Times New Roman" w:hAnsi="Times New Roman" w:cs="Times New Roman"/>
          <w:sz w:val="24"/>
          <w:szCs w:val="24"/>
        </w:rPr>
        <w:t xml:space="preserve"> them</w:t>
      </w:r>
      <w:ins w:id="365" w:author="Anderson, Kenneth" w:date="2026-10-01T14:42:00Z" w16du:dateUtc="2026-10-01T18:42:00Z">
        <w:r w:rsidR="00E35C0B">
          <w:rPr>
            <w:rFonts w:ascii="Times New Roman" w:hAnsi="Times New Roman" w:cs="Times New Roman"/>
            <w:sz w:val="24"/>
            <w:szCs w:val="24"/>
          </w:rPr>
          <w:t xml:space="preserve"> </w:t>
        </w:r>
      </w:ins>
      <w:ins w:id="366" w:author="Anderson, Kenneth" w:date="2026-10-01T14:44:00Z" w16du:dateUtc="2026-10-01T18:44:00Z">
        <w:r w:rsidR="00E0185D">
          <w:rPr>
            <w:rFonts w:ascii="Times New Roman" w:hAnsi="Times New Roman" w:cs="Times New Roman"/>
            <w:sz w:val="24"/>
            <w:szCs w:val="24"/>
          </w:rPr>
          <w:fldChar w:fldCharType="begin"/>
        </w:r>
        <w:r w:rsidR="00E0185D">
          <w:rPr>
            <w:rFonts w:ascii="Times New Roman" w:hAnsi="Times New Roman" w:cs="Times New Roman"/>
            <w:sz w:val="24"/>
            <w:szCs w:val="24"/>
          </w:rPr>
          <w:instrText xml:space="preserve"> ADDIN ZOTERO_ITEM CSL_CITATION {"citationID":"VTcLrgzV","properties":{"unsorted":false,"formattedCitation":"(Ard\\uc0\\u243{}n et al. 2010, Kinsman-Costello et al. 2014)","plainCitation":"(Ardón et al. 2010, Kinsman-Costello et al. 2014)","noteIndex":0},"citationItems":[{"id":1728,"uris":["http://zotero.org/users/5222684/items/TJHH84D7"],"itemData":{"id":1728,"type":"article-journal","abstract":"Wetland restoration is a commonly used approach to reduce nutrient loading to freshwater and coastal ecosystems, with many wetland restoration efforts occurring in former agricultural fields. Restored wetlands are expected to be effective at retaining or removing both nitrogen and phosphorus (P), yet restoring wetland hydrology to former agricultural fields can lead to the release of legacy fertilizer P. Here, we examined P cycling and export following rewetting of the Timberlake Restoration Project, a 440 ha restored riverine wetland complex in the coastal plain of North Carolina. We also compared P cycling within the restored wetland to two minimally disturbed nearby wetlands and an adjacent active agricultural field. In the restored wetland we observed increased soluble reactive phosphorus (SRP) concentrations following initial flooding, consistent with our expectations that P bound to iron would be released under reducing conditions. SRP concentrations in spring were 2.5 times higher leaving the restored wetland than a forested wetland and an agricultural field. During two large-scale drawdown and rewetting experiments we decreased the water depth by 1 m in </w:instrText>
        </w:r>
        <w:r w:rsidR="00E0185D">
          <w:rPr>
            <w:rFonts w:ascii="Cambria Math" w:hAnsi="Cambria Math" w:cs="Cambria Math"/>
            <w:sz w:val="24"/>
            <w:szCs w:val="24"/>
          </w:rPr>
          <w:instrText>∼</w:instrText>
        </w:r>
        <w:r w:rsidR="00E0185D">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S."}],"accessed":{"date-parts":[["2023",8,21]]},"issued":{"date-parts":[["2010"]]}}},{"id":1726,"uris":["http://zotero.org/users/5222684/items/2ACSDNEP"],"itemData":{"id":1726,"type":"article-journal","abstract":"Wetland restoration provides many benefits, but re-flooding historically drained land can have unintended negative consequences, including phosphorus (P) release from sediments. To investigate the effects of re-flooding on P cycling, this study monitored a restoration in Michigan that back-flooded old drainage ditches and re-flooded former wetland soils. Immediately after re-flooding, previously exposed sediments released substantial amounts of P to the water column. Soluble reactive phosphorus (SRP) concentrations in re-flooded areas were as high as 750 μg P l−1. At peak P concentrations, there were about 20 times more SRP and 14 times more total P in the surface water than in the much smaller flooded area that existed before re-flooding. Prolific growth of filamentous algae and duckweed was observed in subsequent summers. Sedimental analyses suggest that most of the P released originated from iron-bound fractions. The highest SRP concentrations occurred during the first year when surface water dissolved oxygen was low (&lt;5.5 mg l−1). Similarly low oxygen in the second year after flooding was not associated with such high P concentrations. After 1 year postflooding, SRP concentrations remained below 50 μg P l−1 (but still high enough to produce eutrophic conditions) until the end of sampling about 15 months after re-flooding. When re-flooding historically drained soils, managers should consider the potential for sediment P release to jeopardize restoration goals and therefore should incorporate longer term monitoring of water quality into restoration plans. Knowledge of sediment P amounts and forms can indicate the potential for P release to overlying water.","container-title":"Ecosystems","DOI":"10.1007/s10021-014-9748-6","ISSN":"1435-0629","issue":"4","journalAbbreviation":"Ecosystems","language":"en","page":"641-656","source":"Springer Link","title":"Re-flooding a Historically Drained Wetland Leads to Rapid Sediment Phosphorus Release","volume":"17","author":[{"family":"Kinsman-Costello","given":"Lauren E."},{"family":"O’Brien","given":"Jonathan"},{"family":"Hamilton","given":"Stephen K."}],"issued":{"date-parts":[["2014",6,1]]}}}],"schema":"https://github.com/citation-style-language/schema/raw/master/csl-citation.json"} </w:instrText>
        </w:r>
        <w:r w:rsidR="00E0185D">
          <w:rPr>
            <w:rFonts w:ascii="Times New Roman" w:hAnsi="Times New Roman" w:cs="Times New Roman"/>
            <w:sz w:val="24"/>
            <w:szCs w:val="24"/>
          </w:rPr>
          <w:fldChar w:fldCharType="separate"/>
        </w:r>
        <w:r w:rsidR="00E0185D" w:rsidRPr="009F7C88">
          <w:rPr>
            <w:rFonts w:ascii="Times New Roman" w:hAnsi="Times New Roman" w:cs="Times New Roman"/>
            <w:kern w:val="0"/>
            <w:sz w:val="24"/>
          </w:rPr>
          <w:t>(Ardón et al. 2010, Kinsman-Costello et al. 2014)</w:t>
        </w:r>
        <w:r w:rsidR="00E0185D">
          <w:rPr>
            <w:rFonts w:ascii="Times New Roman" w:hAnsi="Times New Roman" w:cs="Times New Roman"/>
            <w:sz w:val="24"/>
            <w:szCs w:val="24"/>
          </w:rPr>
          <w:fldChar w:fldCharType="end"/>
        </w:r>
      </w:ins>
      <w:ins w:id="367" w:author="Sandoval, Leticia" w:date="2026-09-25T15:51:00Z" w16du:dateUtc="2026-09-25T15:51:44Z">
        <w:r w:rsidR="2BECB5E1" w:rsidRPr="76D3435A">
          <w:rPr>
            <w:rFonts w:ascii="Times New Roman" w:hAnsi="Times New Roman" w:cs="Times New Roman"/>
            <w:sz w:val="24"/>
            <w:szCs w:val="24"/>
          </w:rPr>
          <w:t xml:space="preserve">. </w:t>
        </w:r>
      </w:ins>
      <w:commentRangeEnd w:id="359"/>
      <w:r w:rsidR="005F1168" w:rsidRPr="76D3435A">
        <w:rPr>
          <w:rStyle w:val="CommentReference"/>
          <w:rFonts w:ascii="Times New Roman" w:hAnsi="Times New Roman" w:cs="Times New Roman"/>
          <w:sz w:val="24"/>
          <w:szCs w:val="24"/>
        </w:rPr>
        <w:commentReference w:id="359"/>
      </w:r>
      <w:ins w:id="368" w:author="Anderson, Kenneth" w:date="2026-09-28T10:36:00Z" w16du:dateUtc="2026-09-28T14:36:00Z">
        <w:r w:rsidR="005C731A" w:rsidRPr="76D3435A">
          <w:rPr>
            <w:rFonts w:ascii="Times New Roman" w:hAnsi="Times New Roman" w:cs="Times New Roman"/>
            <w:sz w:val="24"/>
            <w:szCs w:val="24"/>
          </w:rPr>
          <w:t>This makes the study of what processes determine whether a wetland is a</w:t>
        </w:r>
      </w:ins>
      <w:ins w:id="369" w:author="Lauren N Brown" w:date="2026-09-29T13:18:00Z" w16du:dateUtc="2026-09-29T17:18:00Z">
        <w:r w:rsidR="005C731A" w:rsidRPr="76D3435A">
          <w:rPr>
            <w:rFonts w:ascii="Times New Roman" w:hAnsi="Times New Roman" w:cs="Times New Roman"/>
            <w:sz w:val="24"/>
            <w:szCs w:val="24"/>
          </w:rPr>
          <w:t xml:space="preserve"> </w:t>
        </w:r>
        <w:r w:rsidR="003D1CA4" w:rsidRPr="76D3435A">
          <w:rPr>
            <w:rFonts w:ascii="Times New Roman" w:hAnsi="Times New Roman" w:cs="Times New Roman"/>
            <w:sz w:val="24"/>
            <w:szCs w:val="24"/>
          </w:rPr>
          <w:t>net</w:t>
        </w:r>
      </w:ins>
      <w:ins w:id="370" w:author="Anderson, Kenneth" w:date="2026-09-28T10:36:00Z" w16du:dateUtc="2026-09-28T14:36:00Z">
        <w:r w:rsidR="005C731A" w:rsidRPr="76D3435A">
          <w:rPr>
            <w:rFonts w:ascii="Times New Roman" w:hAnsi="Times New Roman" w:cs="Times New Roman"/>
            <w:sz w:val="24"/>
            <w:szCs w:val="24"/>
          </w:rPr>
          <w:t xml:space="preserve"> ‘source’ vs. ‘sink’ particularly significant</w: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S."}],"accessed":{"date-parts":[["2023",8,21]]},"issued":{"date-parts":[["2010"]]}}},{"id":4935,"uris":["http://zotero.org/users/5222684/items/NR4NBXKT"],"itemData":{"id":4935,"type":"article-journal","abstract":"Former agricultural fields that are converted to wetlands can serve as either a source or a sink of P to connecting downstream water bodies. Understanding the P dynamics associated with these flooded fields can lead to appropriate mitigation strategies. We investigated P dynamics in flooded celery fields that are adjacent to and connect with a major tributary that eventually flows into Lake Michigan. We measured the P concentrations and loads in the tributary upstream and downstream of the flooded celery fields. Mean total P (TP) load was 2.6× greater downstream than upstream of the flooded celery fields. Turbidity, chlorophyll a, and soluble reactive P (SRP) concentration all were significantly greater at the downstream sampling site than at the upstream site. Mean water-column TP concentrations in the flooded celery fields ranged from 368 to 810 µg/L, compared to mean TP concentrations of 29 and 46 µg/L at the upstream and downstream sampling sites, respectively, in the tributary. Equilibrium P concentrations of flooded celery-field sediments were significantly greater than the water-column SRP concentrations, a result suggesting that the sediments were a source of P to the overlying water. Last, sediment pore-water concentrations of P were very high based on in-situ pore-water samplers, with maximum values of </w:instrText>
        </w:r>
        <w:r w:rsidR="005F1168" w:rsidRPr="76D3435A">
          <w:rPr>
            <w:rFonts w:ascii="Cambria Math" w:hAnsi="Cambria Math" w:cs="Cambria Math"/>
            <w:sz w:val="24"/>
            <w:szCs w:val="24"/>
          </w:rPr>
          <w:instrText>∼</w:instrText>
        </w:r>
        <w:r w:rsidR="005F1168" w:rsidRPr="76D3435A">
          <w:rPr>
            <w:rFonts w:ascii="Times New Roman" w:hAnsi="Times New Roman" w:cs="Times New Roman"/>
            <w:sz w:val="24"/>
            <w:szCs w:val="24"/>
          </w:rPr>
          <w: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instrText>
        </w:r>
        <w:r w:rsidR="005F1168" w:rsidRPr="76D3435A">
          <w:rPr>
            <w:rFonts w:ascii="Cambria Math" w:hAnsi="Cambria Math" w:cs="Cambria Math"/>
            <w:sz w:val="24"/>
            <w:szCs w:val="24"/>
          </w:rPr>
          <w:instrText>∼</w:instrText>
        </w:r>
        <w:r w:rsidR="005F1168" w:rsidRPr="76D3435A">
          <w:rPr>
            <w:rFonts w:ascii="Times New Roman" w:hAnsi="Times New Roman" w:cs="Times New Roman"/>
            <w:sz w:val="24"/>
            <w:szCs w:val="24"/>
          </w:rPr>
          <w: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instrText>
        </w:r>
        <w:r w:rsidR="005F1168" w:rsidRPr="76D3435A">
          <w:rPr>
            <w:rFonts w:ascii="Times New Roman" w:hAnsi="Times New Roman" w:cs="Times New Roman"/>
            <w:sz w:val="24"/>
            <w:szCs w:val="24"/>
          </w:rPr>
          <w:fldChar w:fldCharType="separate"/>
        </w:r>
        <w:r w:rsidR="005C731A" w:rsidRPr="76D3435A">
          <w:rPr>
            <w:rFonts w:ascii="Times New Roman" w:hAnsi="Times New Roman" w:cs="Times New Roman"/>
            <w:sz w:val="24"/>
            <w:szCs w:val="24"/>
          </w:rPr>
          <w:t>(Ardón et al. 2010, Steinman and Ogdahl 2011)</w:t>
        </w:r>
        <w:r w:rsidR="005F1168" w:rsidRPr="76D3435A">
          <w:rPr>
            <w:rFonts w:ascii="Times New Roman" w:hAnsi="Times New Roman" w:cs="Times New Roman"/>
            <w:sz w:val="24"/>
            <w:szCs w:val="24"/>
          </w:rPr>
          <w:fldChar w:fldCharType="end"/>
        </w:r>
        <w:r w:rsidR="005C731A" w:rsidRPr="76D3435A">
          <w:rPr>
            <w:rFonts w:ascii="Times New Roman" w:hAnsi="Times New Roman" w:cs="Times New Roman"/>
            <w:sz w:val="24"/>
            <w:szCs w:val="24"/>
          </w:rPr>
          <w:t xml:space="preserve">. </w:t>
        </w:r>
      </w:ins>
      <w:ins w:id="371" w:author="Anderson, Kenneth" w:date="2026-09-28T10:35:00Z" w16du:dateUtc="2026-09-28T14:35:00Z">
        <w:r w:rsidR="007E09FE" w:rsidRPr="76D3435A">
          <w:rPr>
            <w:rFonts w:ascii="Times New Roman" w:hAnsi="Times New Roman" w:cs="Times New Roman"/>
            <w:sz w:val="24"/>
            <w:szCs w:val="24"/>
          </w:rPr>
          <w:t xml:space="preserve">Initial nutrient load to the wetland, the hydrologic residence time, invasive plant encroachment, and state factors (wetland age, temperature, etc.) all contribute to the wetland’s ability to reduce nutrient loads </w:t>
        </w:r>
      </w:ins>
      <w:ins w:id="372" w:author="Anderson, Kenneth" w:date="2026-10-01T14:41:00Z" w16du:dateUtc="2026-10-01T18:41:00Z">
        <w:r w:rsidR="00405A68">
          <w:rPr>
            <w:rFonts w:ascii="Times New Roman" w:hAnsi="Times New Roman" w:cs="Times New Roman"/>
            <w:sz w:val="24"/>
            <w:szCs w:val="24"/>
          </w:rPr>
          <w:fldChar w:fldCharType="begin"/>
        </w:r>
        <w:r w:rsidR="00405A68">
          <w:rPr>
            <w:rFonts w:ascii="Times New Roman" w:hAnsi="Times New Roman" w:cs="Times New Roman"/>
            <w:sz w:val="24"/>
            <w:szCs w:val="24"/>
          </w:rPr>
          <w:instrText xml:space="preserve"> ADDIN ZOTERO_ITEM CSL_CITATION {"citationID":"INcrPeHj","properties":{"unsorted":false,"formattedCitation":"(Fisher and Acreman 2004, Sharp et al. 2021, Yousaf et al. 2021)","plainCitation":"(Fisher and Acreman 2004, Sharp et al. 2021, Yousaf et al. 2021)","noteIndex":0},"citationItems":[{"id":6428,"uris":["http://zotero.org/users/5222684/items/Z2TMIF2W"],"itemData":{"id":6428,"type":"article-journal","abstract":"Data from 57 wetlands from around the world have been collated to investigate whether wetlands affect the nutrient loading of waters draining through them; the majority of wetlands reduced nutrient loading and there was little difference in the proportion of wetlands that reduced N to those that reduced P loading. However, some wetlands increase nutrient loadings by increasing the loading of soluble N and P species thus potentially driving aquatic eutrophication. Studies conducted over a period of a year or more, or that involved frequent sampling during high flow events, were more likely to indicate that the wetland increased nutrient loadings. Swamps and marshes differed from riparian zones in their nutrient function characteristics by being slightly more effective at nutrient reduction than riparian zones. The attributes that enable wetlands to be effective in reducing N and P loadings need consideration when constructing or managing wetlands to reduce nutrient loadings. Their wise use will be an important strategy for meeting the Water Framework Directive requirements for many water bodies.\n\n Keywords: wetlands, nutrient functioning, nitrogen, phosphorus, riparian, swamps, marshes, eutrophication","container-title":"Hydrology and Earth System Sciences","DOI":"10.5194/hess-8-673-2004","ISSN":"1027-5606","issue":"4","language":"English","page":"673-685","publisher":"Copernicus GmbH","source":"Copernicus Online Journals","title":"Wetland nutrient removal: a review of the evidence","title-short":"Wetland nutrient removal","volume":"8","author":[{"family":"Fisher","given":"J."},{"family":"Acreman","given":"M. C."}],"issued":{"date-parts":[["2004",8,31]]}}},{"id":6425,"uris":["http://zotero.org/users/5222684/items/QUMEK9ES"],"itemData":{"id":6425,"type":"article-journal","abstract":"Coastal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S."}],"accessed":{"date-parts":[["2026",10,1]]},"issued":{"date-parts":[["2021"]]}}},{"id":6426,"uris":["http://zotero.org/users/5222684/items/KATMQLHI"],"itemData":{"id":6426,"type":"article-journal","abstract":"Wetlands are viable sinks for nitrate and have also been identified as a source of nitrous oxide, a product of two microbially regulated processes: nitrification and denitrification. Anthropogenic expansion of nitrogen is a leading cause of the eutrophication of water bodies and may also contribute to the deterioration of the ozone layer in the stratosphere. Wetlands ameliorate the quality of water percolating through them, by retaining nutrients and sequestering carbon, and simultaneously enhancing the flora and fauna diversity of these landscapes. Among the many services these wetlands provide, they also alleviate nitrate pollution by attenuating reactive nitrogen from agricultural drainage and ensure the effective reclamation of the wastewater. The literature regarding the viability of wetlands suggests a linear relationship between the removal of nitrogen and its loading rate, thereby suggesting a potential loss of nitrogen removal capacity due to the loss of wetland area. This review discusses the nitrogen removal mechanisms in existing wetlands along with the environmental variables affecting the optimum performance and management of these wetlands, in terms of greenhouse gas retention and biodiversity. Conservation of these wetlands should be contemplated to maintain the world-wide nitrogen cycle and diminish the negative repercussions of surplus nitrogen loading.","container-title":"Nitrogen","DOI":"10.3390/nitrogen2020013","ISSN":"2504-3129","issue":"2","language":"en","license":"http://creativecommons.org/licenses/by/3.0/","page":"196-217","publisher":"Multidisciplinary Digital Publishing Institute","source":"www.mdpi.com","title":"Nitrogen Dynamics in Wetland Systems and Its Impact on Biodiversity","volume":"2","author":[{"family":"Yousaf","given":"Anum"},{"family":"Khalid","given":"Noreen"},{"family":"Aqeel","given":"Muhammad"},{"family":"Noman","given":"Ali"},{"family":"Naeem","given":"Nayab"},{"family":"Sarfraz","given":"Wajiha"},{"family":"Ejaz","given":"Ujala"},{"family":"Qaiser","given":"Zonaira"},{"family":"Khalid","given":"Arifa"}],"issued":{"date-parts":[["2021",6]]}}}],"schema":"https://github.com/citation-style-language/schema/raw/master/csl-citation.json"} </w:instrText>
        </w:r>
        <w:r w:rsidR="00405A68">
          <w:rPr>
            <w:rFonts w:ascii="Times New Roman" w:hAnsi="Times New Roman" w:cs="Times New Roman"/>
            <w:sz w:val="24"/>
            <w:szCs w:val="24"/>
          </w:rPr>
          <w:fldChar w:fldCharType="separate"/>
        </w:r>
        <w:r w:rsidR="00405A68" w:rsidRPr="00E84775">
          <w:rPr>
            <w:rFonts w:ascii="Times New Roman" w:hAnsi="Times New Roman" w:cs="Times New Roman"/>
            <w:sz w:val="24"/>
          </w:rPr>
          <w:t>(Fisher and Acreman 2004, Sharp et al. 2021, Yousaf et al. 2021)</w:t>
        </w:r>
        <w:r w:rsidR="00405A68">
          <w:rPr>
            <w:rFonts w:ascii="Times New Roman" w:hAnsi="Times New Roman" w:cs="Times New Roman"/>
            <w:sz w:val="24"/>
            <w:szCs w:val="24"/>
          </w:rPr>
          <w:fldChar w:fldCharType="end"/>
        </w:r>
      </w:ins>
      <w:ins w:id="373" w:author="Anderson, Kenneth" w:date="2026-09-28T10:36:00Z" w16du:dateUtc="2026-09-28T14:36:00Z">
        <w:r w:rsidR="005C731A" w:rsidRPr="76D3435A">
          <w:rPr>
            <w:rFonts w:ascii="Times New Roman" w:hAnsi="Times New Roman" w:cs="Times New Roman"/>
            <w:sz w:val="24"/>
            <w:szCs w:val="24"/>
          </w:rPr>
          <w:t>, but</w:t>
        </w:r>
        <w:r w:rsidR="00CB3D14" w:rsidRPr="76D3435A">
          <w:rPr>
            <w:rFonts w:ascii="Times New Roman" w:hAnsi="Times New Roman" w:cs="Times New Roman"/>
            <w:sz w:val="24"/>
            <w:szCs w:val="24"/>
          </w:rPr>
          <w:t xml:space="preserve"> </w:t>
        </w:r>
      </w:ins>
      <w:ins w:id="374" w:author="Anderson, Kenneth" w:date="2026-09-28T10:44:00Z" w16du:dateUtc="2026-09-28T14:44:00Z">
        <w:r w:rsidR="00DE37DC" w:rsidRPr="76D3435A">
          <w:rPr>
            <w:rFonts w:ascii="Times New Roman" w:hAnsi="Times New Roman" w:cs="Times New Roman"/>
            <w:sz w:val="24"/>
            <w:szCs w:val="24"/>
          </w:rPr>
          <w:t>an understanding of how to manipulate important drivers to improve restoration</w:t>
        </w:r>
      </w:ins>
      <w:ins w:id="375" w:author="Kevin E McCluney" w:date="2026-09-30T15:05:00Z" w16du:dateUtc="2026-09-30T15:05:11Z">
        <w:r w:rsidR="51155082" w:rsidRPr="76D3435A">
          <w:rPr>
            <w:rFonts w:ascii="Times New Roman" w:hAnsi="Times New Roman" w:cs="Times New Roman"/>
            <w:sz w:val="24"/>
            <w:szCs w:val="24"/>
          </w:rPr>
          <w:t xml:space="preserve"> of</w:t>
        </w:r>
      </w:ins>
      <w:ins w:id="376" w:author="Anderson, Kenneth" w:date="2026-09-28T10:44:00Z" w16du:dateUtc="2026-09-28T14:44:00Z">
        <w:r w:rsidR="00DE37DC" w:rsidRPr="76D3435A">
          <w:rPr>
            <w:rFonts w:ascii="Times New Roman" w:hAnsi="Times New Roman" w:cs="Times New Roman"/>
            <w:sz w:val="24"/>
            <w:szCs w:val="24"/>
          </w:rPr>
          <w:t xml:space="preserve"> nutrient retention is still limited</w:t>
        </w:r>
      </w:ins>
      <w:ins w:id="377" w:author="Anderson, Kenneth" w:date="2026-09-28T10:35:00Z" w16du:dateUtc="2026-09-28T14:35:00Z">
        <w:r w:rsidR="007E09FE" w:rsidRPr="76D3435A">
          <w:rPr>
            <w:rFonts w:ascii="Times New Roman" w:hAnsi="Times New Roman" w:cs="Times New Roman"/>
            <w:sz w:val="24"/>
            <w:szCs w:val="24"/>
          </w:rPr>
          <w:t>.</w:t>
        </w:r>
      </w:ins>
      <w:ins w:id="378" w:author="Anderson, Kenneth" w:date="2026-09-28T10:36:00Z" w16du:dateUtc="2026-09-28T14:36:00Z">
        <w:r w:rsidR="007E09FE" w:rsidRPr="76D3435A">
          <w:rPr>
            <w:rFonts w:ascii="Times New Roman" w:hAnsi="Times New Roman" w:cs="Times New Roman"/>
            <w:sz w:val="24"/>
            <w:szCs w:val="24"/>
          </w:rPr>
          <w:t xml:space="preserve"> </w:t>
        </w:r>
      </w:ins>
      <w:ins w:id="379" w:author="Sandoval, Leticia" w:date="2026-09-25T15:51:00Z" w16du:dateUtc="2026-09-25T15:51:44Z">
        <w:del w:id="380" w:author="Anderson, Kenneth" w:date="2026-09-28T10:36:00Z" w16du:dateUtc="2026-09-28T14:36:00Z">
          <w:r w:rsidR="005F1168" w:rsidRPr="76D3435A" w:rsidDel="2BECB5E1">
            <w:rPr>
              <w:rFonts w:ascii="Times New Roman" w:hAnsi="Times New Roman" w:cs="Times New Roman"/>
              <w:sz w:val="24"/>
              <w:szCs w:val="24"/>
            </w:rPr>
            <w:delText>This</w:delText>
          </w:r>
        </w:del>
      </w:ins>
      <w:ins w:id="381" w:author="Jacquemin, Stephen James" w:date="2026-09-11T12:08:00Z" w16du:dateUtc="2026-09-11T12:08:00Z">
        <w:del w:id="382" w:author="Anderson, Kenneth" w:date="2026-09-28T10:36:00Z" w16du:dateUtc="2026-09-28T14:36:00Z">
          <w:r w:rsidR="005F1168" w:rsidRPr="76D3435A" w:rsidDel="29901D26">
            <w:rPr>
              <w:rFonts w:ascii="Times New Roman" w:hAnsi="Times New Roman" w:cs="Times New Roman"/>
              <w:sz w:val="24"/>
              <w:szCs w:val="24"/>
            </w:rPr>
            <w:delText xml:space="preserve">, </w:delText>
          </w:r>
        </w:del>
      </w:ins>
      <w:ins w:id="383" w:author="Marques Mendonca, Raissa" w:date="2026-09-14T12:04:00Z" w16du:dateUtc="2026-09-14T12:04:00Z">
        <w:del w:id="384" w:author="Anderson, Kenneth" w:date="2026-09-28T10:36:00Z" w16du:dateUtc="2026-09-28T14:36:00Z">
          <w:r w:rsidR="005F1168" w:rsidRPr="76D3435A" w:rsidDel="004F51EF">
            <w:rPr>
              <w:rFonts w:ascii="Times New Roman" w:hAnsi="Times New Roman" w:cs="Times New Roman"/>
              <w:sz w:val="24"/>
              <w:szCs w:val="24"/>
            </w:rPr>
            <w:delText xml:space="preserve">which </w:delText>
          </w:r>
        </w:del>
      </w:ins>
      <w:ins w:id="385" w:author="Jacquemin, Stephen James" w:date="2026-09-11T12:08:00Z" w16du:dateUtc="2026-09-11T12:08:48Z">
        <w:del w:id="386" w:author="Anderson, Kenneth" w:date="2026-09-28T10:36:00Z" w16du:dateUtc="2026-09-28T14:36:00Z">
          <w:r w:rsidR="005F1168" w:rsidRPr="76D3435A" w:rsidDel="29901D26">
            <w:rPr>
              <w:rFonts w:ascii="Times New Roman" w:hAnsi="Times New Roman" w:cs="Times New Roman"/>
              <w:sz w:val="24"/>
              <w:szCs w:val="24"/>
            </w:rPr>
            <w:delText>mak</w:delText>
          </w:r>
        </w:del>
      </w:ins>
      <w:ins w:id="387" w:author="Marques Mendonca, Raissa" w:date="2026-09-14T12:04:00Z" w16du:dateUtc="2026-09-14T16:04:00Z">
        <w:del w:id="388" w:author="Anderson, Kenneth" w:date="2026-09-28T10:36:00Z" w16du:dateUtc="2026-09-28T14:36:00Z">
          <w:r w:rsidR="005F1168" w:rsidRPr="76D3435A" w:rsidDel="004F51EF">
            <w:rPr>
              <w:rFonts w:ascii="Times New Roman" w:hAnsi="Times New Roman" w:cs="Times New Roman"/>
              <w:sz w:val="24"/>
              <w:szCs w:val="24"/>
            </w:rPr>
            <w:delText>e</w:delText>
          </w:r>
        </w:del>
      </w:ins>
      <w:ins w:id="389" w:author="Marques Mendonca, Raissa" w:date="2026-09-14T12:05:00Z" w16du:dateUtc="2026-09-14T16:05:00Z">
        <w:del w:id="390" w:author="Anderson, Kenneth" w:date="2026-09-28T10:36:00Z" w16du:dateUtc="2026-09-28T14:36:00Z">
          <w:r w:rsidR="005F1168" w:rsidRPr="76D3435A" w:rsidDel="00993EF2">
            <w:rPr>
              <w:rFonts w:ascii="Times New Roman" w:hAnsi="Times New Roman" w:cs="Times New Roman"/>
              <w:sz w:val="24"/>
              <w:szCs w:val="24"/>
            </w:rPr>
            <w:delText>s</w:delText>
          </w:r>
        </w:del>
      </w:ins>
      <w:ins w:id="391" w:author="Jacquemin, Stephen James" w:date="2026-09-11T12:08:00Z" w16du:dateUtc="2026-09-11T12:08:48Z">
        <w:del w:id="392" w:author="Anderson, Kenneth" w:date="2026-09-28T10:36:00Z" w16du:dateUtc="2026-09-28T14:36:00Z">
          <w:r w:rsidR="005F1168" w:rsidRPr="76D3435A" w:rsidDel="29901D26">
            <w:rPr>
              <w:rFonts w:ascii="Times New Roman" w:hAnsi="Times New Roman" w:cs="Times New Roman"/>
              <w:sz w:val="24"/>
              <w:szCs w:val="24"/>
            </w:rPr>
            <w:delText>ing the study of what</w:delText>
          </w:r>
        </w:del>
      </w:ins>
      <w:ins w:id="393" w:author="Sandoval, Leticia" w:date="2026-09-25T15:51:00Z" w16du:dateUtc="2026-09-25T15:51:50Z">
        <w:del w:id="394" w:author="Anderson, Kenneth" w:date="2026-09-28T10:36:00Z" w16du:dateUtc="2026-09-28T14:36:00Z">
          <w:r w:rsidR="005F1168" w:rsidRPr="76D3435A" w:rsidDel="29901D26">
            <w:rPr>
              <w:rFonts w:ascii="Times New Roman" w:hAnsi="Times New Roman" w:cs="Times New Roman"/>
              <w:sz w:val="24"/>
              <w:szCs w:val="24"/>
            </w:rPr>
            <w:delText xml:space="preserve"> </w:delText>
          </w:r>
          <w:r w:rsidR="005F1168" w:rsidRPr="76D3435A" w:rsidDel="6ACDBD5F">
            <w:rPr>
              <w:rFonts w:ascii="Times New Roman" w:hAnsi="Times New Roman" w:cs="Times New Roman"/>
              <w:sz w:val="24"/>
              <w:szCs w:val="24"/>
            </w:rPr>
            <w:delText>processes</w:delText>
          </w:r>
        </w:del>
      </w:ins>
      <w:ins w:id="395" w:author="Jacquemin, Stephen James" w:date="2026-09-11T12:08:00Z" w16du:dateUtc="2026-09-11T12:08:48Z">
        <w:del w:id="396" w:author="Anderson, Kenneth" w:date="2026-09-28T10:36:00Z" w16du:dateUtc="2026-09-28T14:36:00Z">
          <w:r w:rsidR="005F1168" w:rsidRPr="76D3435A" w:rsidDel="29901D26">
            <w:rPr>
              <w:rFonts w:ascii="Times New Roman" w:hAnsi="Times New Roman" w:cs="Times New Roman"/>
              <w:sz w:val="24"/>
              <w:szCs w:val="24"/>
            </w:rPr>
            <w:delText xml:space="preserve"> determine</w:delText>
          </w:r>
        </w:del>
      </w:ins>
      <w:ins w:id="397" w:author="Sandoval, Leticia" w:date="2026-09-25T15:51:00Z" w16du:dateUtc="2026-09-25T15:51:57Z">
        <w:del w:id="398" w:author="Anderson, Kenneth" w:date="2026-09-28T10:36:00Z" w16du:dateUtc="2026-09-28T14:36:00Z">
          <w:r w:rsidR="005F1168" w:rsidRPr="76D3435A" w:rsidDel="3BB0A056">
            <w:rPr>
              <w:rFonts w:ascii="Times New Roman" w:hAnsi="Times New Roman" w:cs="Times New Roman"/>
              <w:sz w:val="24"/>
              <w:szCs w:val="24"/>
            </w:rPr>
            <w:delText xml:space="preserve"> whether a wetland is</w:delText>
          </w:r>
        </w:del>
      </w:ins>
      <w:ins w:id="399" w:author="Jacquemin, Stephen James" w:date="2026-09-11T12:08:00Z" w16du:dateUtc="2026-09-11T12:08:48Z">
        <w:del w:id="400" w:author="Anderson, Kenneth" w:date="2026-09-28T10:36:00Z" w16du:dateUtc="2026-09-28T14:36:00Z">
          <w:r w:rsidR="005F1168" w:rsidRPr="76D3435A" w:rsidDel="005F1168">
            <w:rPr>
              <w:rFonts w:ascii="Times New Roman" w:hAnsi="Times New Roman" w:cs="Times New Roman"/>
              <w:sz w:val="24"/>
              <w:szCs w:val="24"/>
            </w:rPr>
            <w:delText>s</w:delText>
          </w:r>
          <w:r w:rsidR="005F1168" w:rsidRPr="76D3435A" w:rsidDel="29901D26">
            <w:rPr>
              <w:rFonts w:ascii="Times New Roman" w:hAnsi="Times New Roman" w:cs="Times New Roman"/>
              <w:sz w:val="24"/>
              <w:szCs w:val="24"/>
            </w:rPr>
            <w:delText xml:space="preserve"> a ‘source’ vs. ‘sink’ </w:delText>
          </w:r>
          <w:r w:rsidR="005F1168" w:rsidRPr="76D3435A" w:rsidDel="005F1168">
            <w:rPr>
              <w:rFonts w:ascii="Times New Roman" w:hAnsi="Times New Roman" w:cs="Times New Roman"/>
              <w:sz w:val="24"/>
              <w:szCs w:val="24"/>
            </w:rPr>
            <w:delText>subject to ongoing study</w:delText>
          </w:r>
        </w:del>
      </w:ins>
      <w:ins w:id="401" w:author="Marques Mendonca, Raissa" w:date="2026-09-14T12:04:00Z" w16du:dateUtc="2026-09-14T16:04:00Z">
        <w:del w:id="402" w:author="Anderson, Kenneth" w:date="2026-09-28T10:36:00Z" w16du:dateUtc="2026-09-28T14:36:00Z">
          <w:r w:rsidR="005F1168" w:rsidRPr="76D3435A" w:rsidDel="001D74AD">
            <w:rPr>
              <w:rFonts w:ascii="Times New Roman" w:hAnsi="Times New Roman" w:cs="Times New Roman"/>
              <w:sz w:val="24"/>
              <w:szCs w:val="24"/>
            </w:rPr>
            <w:delText xml:space="preserve">particularly </w:delText>
          </w:r>
        </w:del>
      </w:ins>
      <w:ins w:id="403" w:author="Marques Mendonca, Raissa" w:date="2026-09-14T12:06:00Z" w16du:dateUtc="2026-09-14T16:06:00Z">
        <w:del w:id="404" w:author="Anderson, Kenneth" w:date="2026-09-28T10:36:00Z" w16du:dateUtc="2026-09-28T14:36:00Z">
          <w:r w:rsidR="005F1168" w:rsidRPr="76D3435A" w:rsidDel="00C12303">
            <w:rPr>
              <w:rFonts w:ascii="Times New Roman" w:hAnsi="Times New Roman" w:cs="Times New Roman"/>
              <w:sz w:val="24"/>
              <w:szCs w:val="24"/>
            </w:rPr>
            <w:delText>significant</w:delText>
          </w:r>
        </w:del>
      </w:ins>
      <w:ins w:id="405" w:author="Marques Mendonca, Raissa" w:date="2026-09-14T11:54:00Z" w16du:dateUtc="2026-09-14T15:54:00Z">
        <w:del w:id="406" w:author="Anderson, Kenneth" w:date="2026-09-28T10:36:00Z" w16du:dateUtc="2026-09-28T14:36:00Z">
          <w:r w:rsidR="005F1168" w:rsidRPr="76D3435A" w:rsidDel="002A3D32">
            <w:rPr>
              <w:rFonts w:ascii="Times New Roman" w:hAnsi="Times New Roman" w:cs="Times New Roman"/>
              <w:sz w:val="24"/>
              <w:szCs w:val="24"/>
            </w:rPr>
            <w:delText xml:space="preserve"> </w:delText>
          </w:r>
        </w:del>
      </w:ins>
      <w:del w:id="407" w:author="Anderson, Kenneth" w:date="2026-09-28T10:36:00Z" w16du:dateUtc="2026-09-28T14:36:00Z">
        <w:r w:rsidR="005F1168" w:rsidRPr="76D3435A" w:rsidDel="005F1168">
          <w:rPr>
            <w:rFonts w:ascii="Times New Roman" w:hAnsi="Times New Roman" w:cs="Times New Roman"/>
            <w:sz w:val="24"/>
            <w:szCs w:val="24"/>
          </w:rPr>
          <w:delText xml:space="preserve"> and factors that make a restoration successful are still unclear </w:delText>
        </w:r>
        <w:r w:rsidR="005F1168" w:rsidRPr="76D3435A">
          <w:rPr>
            <w:rFonts w:ascii="Times New Roman" w:hAnsi="Times New Roman" w:cs="Times New Roman"/>
            <w:sz w:val="24"/>
            <w:szCs w:val="24"/>
          </w:rPr>
          <w:fldChar w:fldCharType="begin"/>
        </w:r>
        <w:r w:rsidR="005F1168" w:rsidRPr="76D3435A">
          <w:rPr>
            <w:rFonts w:ascii="Times New Roman" w:hAnsi="Times New Roman" w:cs="Times New Roman"/>
            <w:sz w:val="24"/>
            <w:szCs w:val="24"/>
          </w:rPr>
          <w:delInstrText xml:space="preserve">10 ha of inundated wetland for 2 weeks, followed by reflooding. Rewetting following experimental drainage had no effect on SRP concentrations in winter, but SRP concentrations did increase when the experiment was repeated during summer. Our best estimates suggest that this restored wetland could release legacy fertilizer P for up to a decade following hydrologic restoration. The time lag between restoration and biogeochemical recovery should be incorporated into management strategies of restored wetlands.","container-title":"Journal of Geophysical Research: Biogeosciences","DOI":"10.1029/2009JG001169","ISSN":"2156-2202","issue":"G4","language":"en","license":"Copyright 2010 by the American Geophysical Union.","note":"_eprint: https://onlinelibrary.wiley.com/doi/pdf/10.1029/2009JG001169","source":"Wiley Online Library","title":"Phosphorus export from a restored wetland ecosystem in response to natural and experimental hydrologic fluctuations","URL":"https://onlinelibrary.wiley.com/doi/abs/10.1029/2009JG001169","volume":"115","author":[{"family":"Ardón","given":"Marcelo"},{"family":"Montanari","given":"Shaena"},{"family":"Morse","given":"Jennifer L."},{"family":"Doyle","given":"Martin W."},{"family":"Bernhardt","given":"Emily S."}],"accessed":{"date-parts":[["2023",8,21]]},"issued":{"date-parts":[["2010"]]}}},{"id":4935,"uris":["http://zotero.org/users/5222684/items/NR4NBXKT"],"itemData":{"id":4935,"type":"article-journal","abstract":"Former agricultural fields that are converted to wetlands can serve as either a source or a sink of P to connecting downstream water bodies. Understanding the P dynamics associated with these flooded fields can lead to appropriate mitigation strategies. We investigated P dynamics in flooded celery fields that are adjacent to and connect with a major tributary that eventually flows into Lake Michigan. We measured the P concentrations and loads in the tributary upstream and downstream of the flooded celery fields. Mean total P (TP) load was 2.6× greater downstream than upstream of the flooded celery fields. Turbidity, chlorophyll a, and soluble reactive P (SRP) concentration all were significantly greater at the downstream sampling site than at the upstream site. Mean water-column TP concentrations in the flooded celery fields ranged from 368 to 810 µg/L, compared to mean TP concentrations of 29 and 46 µg/L at the upstream and downstream sampling sites, respectively, in the tributary. Equilibrium P concentrations of flooded celery-field sediments were significantly greater than the water-column SRP concentrations, a result suggesting that the sediments were a source of P to the overlying water. Last, sediment pore-water concentrations of P were very high based on in-situ pore-water samplers, with maximum values of </w:delInstrText>
        </w:r>
        <w:r w:rsidR="005F1168" w:rsidRPr="76D3435A">
          <w:rPr>
            <w:rFonts w:ascii="Cambria Math" w:hAnsi="Cambria Math" w:cs="Cambria Math"/>
            <w:sz w:val="24"/>
            <w:szCs w:val="24"/>
          </w:rPr>
          <w:delInstrText>∼</w:delInstrText>
        </w:r>
        <w:r w:rsidR="005F1168" w:rsidRPr="76D3435A">
          <w:rPr>
            <w:rFonts w:ascii="Times New Roman" w:hAnsi="Times New Roman" w:cs="Times New Roman"/>
            <w:sz w:val="24"/>
            <w:szCs w:val="24"/>
          </w:rPr>
          <w:del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delInstrText>
        </w:r>
        <w:r w:rsidR="005F1168" w:rsidRPr="76D3435A">
          <w:rPr>
            <w:rFonts w:ascii="Cambria Math" w:hAnsi="Cambria Math" w:cs="Cambria Math"/>
            <w:sz w:val="24"/>
            <w:szCs w:val="24"/>
          </w:rPr>
          <w:delInstrText>∼</w:delInstrText>
        </w:r>
        <w:r w:rsidR="005F1168" w:rsidRPr="76D3435A">
          <w:rPr>
            <w:rFonts w:ascii="Times New Roman" w:hAnsi="Times New Roman" w:cs="Times New Roman"/>
            <w:sz w:val="24"/>
            <w:szCs w:val="24"/>
          </w:rPr>
          <w:delInstrText xml:space="preserve">1.6 mg/L. Our results show that wetlands converted from former agricultural fields can be a significant source of nutrients to downstream receiving water bodies. We recommend that the concentrations and release rates of sediment nutrients be measured before areas are converted to wetlands to ensure they serve as nutrient sinks instead of nutrient sources.","container-title":"Journal of the North American Benthological Society","DOI":"10.1899/10-106.1","ISSN":"0887-3593","issue":"3","page":"820-830","publisher":"The University of Chicago Press","source":"journals.uchicago.edu (Atypon)","title":"Does converting agricultural fields to wetlands retain or release P?","volume":"30","author":[{"family":"Steinman","given":"Alan D."},{"family":"Ogdahl","given":"Mary E."}],"issued":{"date-parts":[["2011",9]]}}}],"schema":"https://github.com/citation-style-language/schema/raw/master/csl-citation.json"} </w:delInstrText>
        </w:r>
        <w:r w:rsidR="005F1168" w:rsidRPr="76D3435A">
          <w:rPr>
            <w:rFonts w:ascii="Times New Roman" w:hAnsi="Times New Roman" w:cs="Times New Roman"/>
            <w:sz w:val="24"/>
            <w:szCs w:val="24"/>
          </w:rPr>
          <w:fldChar w:fldCharType="separate"/>
        </w:r>
        <w:r w:rsidR="005F1168" w:rsidRPr="76D3435A" w:rsidDel="00BA029D">
          <w:rPr>
            <w:rFonts w:ascii="Times New Roman" w:hAnsi="Times New Roman" w:cs="Times New Roman"/>
            <w:sz w:val="24"/>
            <w:szCs w:val="24"/>
          </w:rPr>
          <w:delText>(Ardón et al. 2010, Steinman and Ogdahl 2011)</w:delText>
        </w:r>
        <w:r w:rsidR="005F1168" w:rsidRPr="76D3435A">
          <w:rPr>
            <w:rFonts w:ascii="Times New Roman" w:hAnsi="Times New Roman" w:cs="Times New Roman"/>
            <w:sz w:val="24"/>
            <w:szCs w:val="24"/>
          </w:rPr>
          <w:fldChar w:fldCharType="end"/>
        </w:r>
        <w:r w:rsidR="005F1168" w:rsidRPr="76D3435A" w:rsidDel="00941A3F">
          <w:rPr>
            <w:rFonts w:ascii="Times New Roman" w:hAnsi="Times New Roman" w:cs="Times New Roman"/>
            <w:sz w:val="24"/>
            <w:szCs w:val="24"/>
          </w:rPr>
          <w:delText>.</w:delText>
        </w:r>
      </w:del>
    </w:p>
    <w:p w14:paraId="365C0C09" w14:textId="4621F7E6" w:rsidR="005F1168" w:rsidRPr="00682BBA" w:rsidRDefault="005F1168">
      <w:pPr>
        <w:spacing w:line="480" w:lineRule="auto"/>
        <w:ind w:firstLine="720"/>
        <w:rPr>
          <w:rFonts w:ascii="Times New Roman" w:hAnsi="Times New Roman" w:cs="Times New Roman"/>
          <w:sz w:val="24"/>
          <w:szCs w:val="24"/>
        </w:rPr>
        <w:pPrChange w:id="408" w:author="Kerns, Janice" w:date="2026-10-09T15:33:00Z" w16du:dateUtc="2026-10-09T19:33:00Z">
          <w:pPr>
            <w:spacing w:line="480" w:lineRule="auto"/>
            <w:ind w:firstLine="360"/>
          </w:pPr>
        </w:pPrChange>
      </w:pPr>
      <w:r w:rsidRPr="76D3435A">
        <w:rPr>
          <w:rFonts w:ascii="Times New Roman" w:hAnsi="Times New Roman" w:cs="Times New Roman"/>
          <w:sz w:val="24"/>
          <w:szCs w:val="24"/>
        </w:rPr>
        <w:t xml:space="preserve">A variety of </w:t>
      </w:r>
      <w:del w:id="409" w:author="Costello, David" w:date="2026-09-24T20:59:00Z" w16du:dateUtc="2026-09-25T00:59:00Z">
        <w:r w:rsidRPr="76D3435A" w:rsidDel="0065271A">
          <w:rPr>
            <w:rFonts w:ascii="Times New Roman" w:hAnsi="Times New Roman" w:cs="Times New Roman"/>
            <w:sz w:val="24"/>
            <w:szCs w:val="24"/>
          </w:rPr>
          <w:delText>metrics/</w:delText>
        </w:r>
      </w:del>
      <w:r w:rsidR="0065271A" w:rsidRPr="76D3435A">
        <w:rPr>
          <w:rFonts w:ascii="Times New Roman" w:hAnsi="Times New Roman" w:cs="Times New Roman"/>
          <w:sz w:val="24"/>
          <w:szCs w:val="24"/>
        </w:rPr>
        <w:t>indices</w:t>
      </w:r>
      <w:commentRangeStart w:id="410"/>
      <w:r w:rsidRPr="76D3435A">
        <w:rPr>
          <w:rFonts w:ascii="Times New Roman" w:hAnsi="Times New Roman" w:cs="Times New Roman"/>
          <w:sz w:val="24"/>
          <w:szCs w:val="24"/>
        </w:rPr>
        <w:t xml:space="preserve"> </w:t>
      </w:r>
      <w:commentRangeEnd w:id="410"/>
      <w:r w:rsidRPr="76D3435A">
        <w:rPr>
          <w:rStyle w:val="CommentReference"/>
          <w:rFonts w:ascii="Times New Roman" w:hAnsi="Times New Roman" w:cs="Times New Roman"/>
          <w:sz w:val="24"/>
          <w:szCs w:val="24"/>
        </w:rPr>
        <w:commentReference w:id="410"/>
      </w:r>
      <w:r w:rsidRPr="76D3435A">
        <w:rPr>
          <w:rFonts w:ascii="Times New Roman" w:hAnsi="Times New Roman" w:cs="Times New Roman"/>
          <w:sz w:val="24"/>
          <w:szCs w:val="24"/>
        </w:rPr>
        <w:t xml:space="preserve">are </w:t>
      </w:r>
      <w:r w:rsidR="0065271A" w:rsidRPr="76D3435A">
        <w:rPr>
          <w:rFonts w:ascii="Times New Roman" w:hAnsi="Times New Roman" w:cs="Times New Roman"/>
          <w:sz w:val="24"/>
          <w:szCs w:val="24"/>
        </w:rPr>
        <w:t xml:space="preserve">often </w:t>
      </w:r>
      <w:commentRangeStart w:id="411"/>
      <w:r w:rsidRPr="76D3435A">
        <w:rPr>
          <w:rFonts w:ascii="Times New Roman" w:hAnsi="Times New Roman" w:cs="Times New Roman"/>
          <w:sz w:val="24"/>
          <w:szCs w:val="24"/>
        </w:rPr>
        <w:t>used</w:t>
      </w:r>
      <w:r w:rsidR="0065271A" w:rsidRPr="76D3435A">
        <w:rPr>
          <w:rFonts w:ascii="Times New Roman" w:hAnsi="Times New Roman" w:cs="Times New Roman"/>
          <w:sz w:val="24"/>
          <w:szCs w:val="24"/>
        </w:rPr>
        <w:t xml:space="preserve"> as prox</w:t>
      </w:r>
      <w:r w:rsidR="005977AB" w:rsidRPr="76D3435A">
        <w:rPr>
          <w:rFonts w:ascii="Times New Roman" w:hAnsi="Times New Roman" w:cs="Times New Roman"/>
          <w:sz w:val="24"/>
          <w:szCs w:val="24"/>
        </w:rPr>
        <w:t>ies</w:t>
      </w:r>
      <w:r w:rsidRPr="76D3435A">
        <w:rPr>
          <w:rFonts w:ascii="Times New Roman" w:hAnsi="Times New Roman" w:cs="Times New Roman"/>
          <w:sz w:val="24"/>
          <w:szCs w:val="24"/>
        </w:rPr>
        <w:t xml:space="preserve"> </w:t>
      </w:r>
      <w:commentRangeEnd w:id="411"/>
      <w:r w:rsidRPr="76D3435A">
        <w:rPr>
          <w:rStyle w:val="CommentReference"/>
          <w:rFonts w:ascii="Times New Roman" w:hAnsi="Times New Roman" w:cs="Times New Roman"/>
          <w:sz w:val="24"/>
          <w:szCs w:val="24"/>
        </w:rPr>
        <w:commentReference w:id="411"/>
      </w:r>
      <w:r w:rsidRPr="76D3435A">
        <w:rPr>
          <w:rFonts w:ascii="Times New Roman" w:hAnsi="Times New Roman" w:cs="Times New Roman"/>
          <w:sz w:val="24"/>
          <w:szCs w:val="24"/>
        </w:rPr>
        <w:t xml:space="preserve">to evaluate wetland restoration success, including </w:t>
      </w:r>
      <w:commentRangeStart w:id="412"/>
      <w:r w:rsidRPr="76D3435A">
        <w:rPr>
          <w:rFonts w:ascii="Times New Roman" w:hAnsi="Times New Roman" w:cs="Times New Roman"/>
          <w:sz w:val="24"/>
          <w:szCs w:val="24"/>
        </w:rPr>
        <w:t>vegetation</w:t>
      </w:r>
      <w:commentRangeEnd w:id="412"/>
      <w:r w:rsidRPr="76D3435A">
        <w:rPr>
          <w:rStyle w:val="CommentReference"/>
          <w:rFonts w:ascii="Times New Roman" w:hAnsi="Times New Roman" w:cs="Times New Roman"/>
          <w:sz w:val="24"/>
          <w:szCs w:val="24"/>
        </w:rPr>
        <w:commentReference w:id="412"/>
      </w:r>
      <w:r w:rsidR="0065271A" w:rsidRPr="76D3435A">
        <w:rPr>
          <w:rFonts w:ascii="Times New Roman" w:hAnsi="Times New Roman" w:cs="Times New Roman"/>
          <w:sz w:val="24"/>
          <w:szCs w:val="24"/>
        </w:rPr>
        <w:t xml:space="preserve"> </w:t>
      </w:r>
      <w:r w:rsidR="00C33177" w:rsidRPr="76D3435A">
        <w:rPr>
          <w:rFonts w:ascii="Times New Roman" w:hAnsi="Times New Roman" w:cs="Times New Roman"/>
          <w:sz w:val="24"/>
          <w:szCs w:val="24"/>
        </w:rPr>
        <w:t>diversity and</w:t>
      </w:r>
      <w:ins w:id="413" w:author="Kevin E McCluney" w:date="2026-09-30T15:06:00Z" w16du:dateUtc="2026-09-30T15:06:01Z">
        <w:r w:rsidR="5F4DC80D" w:rsidRPr="76D3435A">
          <w:rPr>
            <w:rFonts w:ascii="Times New Roman" w:hAnsi="Times New Roman" w:cs="Times New Roman"/>
            <w:sz w:val="24"/>
            <w:szCs w:val="24"/>
          </w:rPr>
          <w:t xml:space="preserve"> cover</w:t>
        </w:r>
      </w:ins>
      <w:del w:id="414" w:author="Kevin E McCluney" w:date="2026-09-30T15:06:00Z" w16du:dateUtc="2026-09-30T15:06:06Z">
        <w:r w:rsidRPr="76D3435A" w:rsidDel="00C33177">
          <w:rPr>
            <w:rFonts w:ascii="Times New Roman" w:hAnsi="Times New Roman" w:cs="Times New Roman"/>
            <w:sz w:val="24"/>
            <w:szCs w:val="24"/>
          </w:rPr>
          <w:delText xml:space="preserve"> biomass</w:delText>
        </w:r>
      </w:del>
      <w:r w:rsidRPr="76D3435A">
        <w:rPr>
          <w:rFonts w:ascii="Times New Roman" w:hAnsi="Times New Roman" w:cs="Times New Roman"/>
          <w:sz w:val="24"/>
          <w:szCs w:val="24"/>
        </w:rPr>
        <w:t>,</w:t>
      </w:r>
      <w:del w:id="415" w:author="Anderson, Kenneth" w:date="2026-10-01T11:28:00Z" w16du:dateUtc="2026-10-01T15:28:00Z">
        <w:r w:rsidRPr="76D3435A" w:rsidDel="00547296">
          <w:rPr>
            <w:rFonts w:ascii="Times New Roman" w:hAnsi="Times New Roman" w:cs="Times New Roman"/>
            <w:sz w:val="24"/>
            <w:szCs w:val="24"/>
          </w:rPr>
          <w:delText xml:space="preserve"> </w:delText>
        </w:r>
        <w:commentRangeStart w:id="416"/>
        <w:r w:rsidRPr="76D3435A" w:rsidDel="00547296">
          <w:rPr>
            <w:rFonts w:ascii="Times New Roman" w:hAnsi="Times New Roman" w:cs="Times New Roman"/>
            <w:sz w:val="24"/>
            <w:szCs w:val="24"/>
          </w:rPr>
          <w:delText>soil phosphorus sorption capacity (SPSC)</w:delText>
        </w:r>
        <w:commentRangeEnd w:id="416"/>
        <w:r w:rsidRPr="76D3435A" w:rsidDel="00547296">
          <w:rPr>
            <w:rStyle w:val="CommentReference"/>
            <w:rFonts w:ascii="Times New Roman" w:hAnsi="Times New Roman" w:cs="Times New Roman"/>
            <w:sz w:val="24"/>
            <w:szCs w:val="24"/>
          </w:rPr>
          <w:commentReference w:id="416"/>
        </w:r>
        <w:r w:rsidRPr="76D3435A" w:rsidDel="00547296">
          <w:rPr>
            <w:rFonts w:ascii="Times New Roman" w:hAnsi="Times New Roman" w:cs="Times New Roman"/>
            <w:sz w:val="24"/>
            <w:szCs w:val="24"/>
          </w:rPr>
          <w:delText>,</w:delText>
        </w:r>
      </w:del>
      <w:r w:rsidRPr="76D3435A">
        <w:rPr>
          <w:rFonts w:ascii="Times New Roman" w:hAnsi="Times New Roman" w:cs="Times New Roman"/>
          <w:sz w:val="24"/>
          <w:szCs w:val="24"/>
        </w:rPr>
        <w:t xml:space="preserve"> and </w:t>
      </w:r>
      <w:r w:rsidR="00C33177" w:rsidRPr="76D3435A">
        <w:rPr>
          <w:rFonts w:ascii="Times New Roman" w:hAnsi="Times New Roman" w:cs="Times New Roman"/>
          <w:sz w:val="24"/>
          <w:szCs w:val="24"/>
        </w:rPr>
        <w:t>hydrologic regime</w:t>
      </w:r>
      <w:r w:rsidRPr="76D3435A">
        <w:rPr>
          <w:rFonts w:ascii="Times New Roman" w:hAnsi="Times New Roman" w:cs="Times New Roman"/>
          <w:sz w:val="24"/>
          <w:szCs w:val="24"/>
        </w:rPr>
        <w:t>, but many of the</w:t>
      </w:r>
      <w:r w:rsidR="00C93229" w:rsidRPr="76D3435A">
        <w:rPr>
          <w:rFonts w:ascii="Times New Roman" w:hAnsi="Times New Roman" w:cs="Times New Roman"/>
          <w:sz w:val="24"/>
          <w:szCs w:val="24"/>
        </w:rPr>
        <w:t>se</w:t>
      </w:r>
      <w:r w:rsidRPr="76D3435A">
        <w:rPr>
          <w:rFonts w:ascii="Times New Roman" w:hAnsi="Times New Roman" w:cs="Times New Roman"/>
          <w:sz w:val="24"/>
          <w:szCs w:val="24"/>
        </w:rPr>
        <w:t xml:space="preserve"> may not accurately assess </w:t>
      </w:r>
      <w:r w:rsidR="0C02B4FD" w:rsidRPr="76D3435A">
        <w:rPr>
          <w:rFonts w:ascii="Times New Roman" w:hAnsi="Times New Roman" w:cs="Times New Roman"/>
          <w:sz w:val="24"/>
          <w:szCs w:val="24"/>
        </w:rPr>
        <w:t>a</w:t>
      </w:r>
      <w:r w:rsidRPr="76D3435A">
        <w:rPr>
          <w:rFonts w:ascii="Times New Roman" w:hAnsi="Times New Roman" w:cs="Times New Roman"/>
          <w:sz w:val="24"/>
          <w:szCs w:val="24"/>
        </w:rPr>
        <w:t xml:space="preserve"> wetland</w:t>
      </w:r>
      <w:r w:rsidR="7F539618" w:rsidRPr="76D3435A">
        <w:rPr>
          <w:rFonts w:ascii="Times New Roman" w:hAnsi="Times New Roman" w:cs="Times New Roman"/>
          <w:sz w:val="24"/>
          <w:szCs w:val="24"/>
        </w:rPr>
        <w:t>’</w:t>
      </w:r>
      <w:r w:rsidRPr="76D3435A">
        <w:rPr>
          <w:rFonts w:ascii="Times New Roman" w:hAnsi="Times New Roman" w:cs="Times New Roman"/>
          <w:sz w:val="24"/>
          <w:szCs w:val="24"/>
        </w:rPr>
        <w:t xml:space="preserve">s ability to retain nutrients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{"citationID":"sDCjNdaP","properties":{"formattedCitation":"(Fennessy et al. 2007)","plainCitation":"(Fennessy et al. 2007)","noteIndex":0},"citationItems":[{"id":5254,"uris":["http://zotero.org/users/5222684/items/KV3EJM68"],"itemData":{"id":5254,"type":"article-journal","abstract":"We analyzed 40 existing wetland rapid assessment methods that were developed for a variety of purposes, including informing regulatory decisions and local land use planning, and reviewed them for their potential to assess ecological integrity or condition. Four evaluation criteria were used. We determined if the method 1) can be used to measure condition, 2) is truly rapid, 3) includes a site visit, and 4) can be verified. This resulted in six methods being selected for evaluation relative to a conceptual model describing the core elements of a wetland assessment method, including universal indicators of soil, hydrology, and biotic communities, as well as regional indicators. An additional nine methods were kept for ideas on indicators, scoring, or regionalization. From this review, we identified five general areas that need to be addressed when adapting existing methods or developing new methods to assess condition: 1) definition of the assessment area, 2) treatment of wetland type, 3) approaches to scoring, 4) consideration of highly valued wetland types or features, and 5) procedures for validation with comprehensive ecological data. With scoring in particular, we present the advantages of a method that produces a single integrative score. Development of a rapid assessment method can assist those interested in incorporating condition assessment into their programs because they require less time in the field and less taxonomic expertise than more quantitative methods, which can lead to significant cost savings and increased sample sizes.","container-title":"Wetlands","DOI":"10.1672/0277-5212(2007)27[543:AEORMF]2.0.CO;2","ISSN":"1943-6246","issue":"3","journalAbbreviation":"Wetlands","language":"en","license":"2007 Society of Wetland Scientists","note":"Company: Springer\nDistributor: Springer\nInstitution: Springer\nLabel: Springer\nnumber: 3","page":"543-560","publisher":"Springer Netherlands","source":"link.springer.com","title":"An evaluation of rapid methods for assessing the ecological condition of wetlands","volume":"27","author":[{"family":"Fennessy","given":"M. Siobhan"},{"family":"Jacobs","given":"Amy D."},{"family":"Kentula","given":"Mary E."}],"issued":{"date-parts":[["2007",9,1]]}}}],"schema":"https://github.com/citation-style-language/schema/raw/master/csl-citation.json"}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(Fennessy et al. 2007)</w:t>
      </w:r>
      <w:r w:rsidRPr="76D3435A">
        <w:rPr>
          <w:rFonts w:ascii="Times New Roman" w:hAnsi="Times New Roman" w:cs="Times New Roman"/>
          <w:sz w:val="24"/>
          <w:szCs w:val="24"/>
        </w:rPr>
        <w:fldChar w:fldCharType="end"/>
      </w:r>
      <w:r w:rsidRPr="76D3435A">
        <w:rPr>
          <w:rFonts w:ascii="Times New Roman" w:hAnsi="Times New Roman" w:cs="Times New Roman"/>
          <w:sz w:val="24"/>
          <w:szCs w:val="24"/>
        </w:rPr>
        <w:t>. The drivers of nutrient retention in wetlands are not</w:t>
      </w:r>
      <w:r w:rsidR="489F19C7" w:rsidRPr="76D3435A">
        <w:rPr>
          <w:rFonts w:ascii="Times New Roman" w:hAnsi="Times New Roman" w:cs="Times New Roman"/>
          <w:sz w:val="24"/>
          <w:szCs w:val="24"/>
        </w:rPr>
        <w:t xml:space="preserve"> </w:t>
      </w:r>
      <w:ins w:id="417" w:author="Marques Mendonca, Raissa" w:date="2026-09-14T12:11:00Z" w16du:dateUtc="2026-09-14T16:11:00Z">
        <w:r w:rsidR="003E6097" w:rsidRPr="76D3435A">
          <w:rPr>
            <w:rFonts w:ascii="Times New Roman" w:hAnsi="Times New Roman" w:cs="Times New Roman"/>
            <w:sz w:val="24"/>
            <w:szCs w:val="24"/>
          </w:rPr>
          <w:t>yet</w:t>
        </w:r>
        <w:r w:rsidRPr="76D3435A">
          <w:rPr>
            <w:rFonts w:ascii="Times New Roman" w:hAnsi="Times New Roman" w:cs="Times New Roman"/>
            <w:sz w:val="24"/>
            <w:szCs w:val="24"/>
          </w:rPr>
          <w:t xml:space="preserve"> </w:t>
        </w:r>
      </w:ins>
      <w:r w:rsidRPr="76D3435A">
        <w:rPr>
          <w:rFonts w:ascii="Times New Roman" w:hAnsi="Times New Roman" w:cs="Times New Roman"/>
          <w:sz w:val="24"/>
          <w:szCs w:val="24"/>
        </w:rPr>
        <w:t>clearly understood</w:t>
      </w:r>
      <w:ins w:id="418" w:author="Marques Mendonca, Raissa" w:date="2026-09-14T12:10:00Z" w16du:dateUtc="2026-09-14T16:10:00Z">
        <w:r w:rsidR="00A50CF0" w:rsidRPr="76D3435A">
          <w:rPr>
            <w:rFonts w:ascii="Times New Roman" w:hAnsi="Times New Roman" w:cs="Times New Roman"/>
            <w:sz w:val="24"/>
            <w:szCs w:val="24"/>
          </w:rPr>
          <w:t xml:space="preserve">, </w:t>
        </w:r>
      </w:ins>
      <w:del w:id="419" w:author="Marques Mendonca, Raissa" w:date="2026-09-14T12:10:00Z" w16du:dateUtc="2026-09-14T16:10:00Z">
        <w:r w:rsidRPr="76D3435A" w:rsidDel="005F1168">
          <w:rPr>
            <w:rFonts w:ascii="Times New Roman" w:hAnsi="Times New Roman" w:cs="Times New Roman"/>
            <w:sz w:val="24"/>
            <w:szCs w:val="24"/>
          </w:rPr>
          <w:delText xml:space="preserve"> </w:delText>
        </w:r>
        <w:r w:rsidRPr="76D3435A" w:rsidDel="00C93229">
          <w:rPr>
            <w:rFonts w:ascii="Times New Roman" w:hAnsi="Times New Roman" w:cs="Times New Roman"/>
            <w:sz w:val="24"/>
            <w:szCs w:val="24"/>
          </w:rPr>
          <w:delText>(</w:delText>
        </w:r>
      </w:del>
      <w:r w:rsidRPr="76D3435A">
        <w:rPr>
          <w:rFonts w:ascii="Times New Roman" w:hAnsi="Times New Roman" w:cs="Times New Roman"/>
          <w:sz w:val="24"/>
          <w:szCs w:val="24"/>
        </w:rPr>
        <w:t xml:space="preserve">with </w:t>
      </w:r>
      <w:commentRangeStart w:id="420"/>
      <w:r w:rsidR="489F19C7" w:rsidRPr="76D3435A">
        <w:rPr>
          <w:rFonts w:ascii="Times New Roman" w:hAnsi="Times New Roman" w:cs="Times New Roman"/>
          <w:sz w:val="24"/>
          <w:szCs w:val="24"/>
        </w:rPr>
        <w:t>high</w:t>
      </w:r>
      <w:ins w:id="421" w:author="Marques Mendonca, Raissa" w:date="2026-09-14T12:11:00Z" w16du:dateUtc="2026-09-14T16:11:00Z">
        <w:r w:rsidR="00C0075A" w:rsidRPr="76D3435A">
          <w:rPr>
            <w:rFonts w:ascii="Times New Roman" w:hAnsi="Times New Roman" w:cs="Times New Roman"/>
            <w:sz w:val="24"/>
            <w:szCs w:val="24"/>
          </w:rPr>
          <w:t>ly</w:t>
        </w:r>
      </w:ins>
      <w:r w:rsidRPr="76D3435A">
        <w:rPr>
          <w:rFonts w:ascii="Times New Roman" w:hAnsi="Times New Roman" w:cs="Times New Roman"/>
          <w:sz w:val="24"/>
          <w:szCs w:val="24"/>
        </w:rPr>
        <w:t xml:space="preserve"> </w:t>
      </w:r>
      <w:del w:id="422" w:author="Marques Mendonca, Raissa" w:date="2026-09-14T12:11:00Z" w16du:dateUtc="2026-09-14T16:11:00Z">
        <w:r w:rsidRPr="76D3435A" w:rsidDel="005F1168">
          <w:rPr>
            <w:rFonts w:ascii="Times New Roman" w:hAnsi="Times New Roman" w:cs="Times New Roman"/>
            <w:sz w:val="24"/>
            <w:szCs w:val="24"/>
          </w:rPr>
          <w:delText xml:space="preserve">variability </w:delText>
        </w:r>
      </w:del>
      <w:ins w:id="423" w:author="Marques Mendonca, Raissa" w:date="2026-09-14T12:11:00Z" w16du:dateUtc="2026-09-14T16:11:00Z">
        <w:r w:rsidR="00C0075A" w:rsidRPr="76D3435A">
          <w:rPr>
            <w:rFonts w:ascii="Times New Roman" w:hAnsi="Times New Roman" w:cs="Times New Roman"/>
            <w:sz w:val="24"/>
            <w:szCs w:val="24"/>
          </w:rPr>
          <w:t xml:space="preserve">variable </w:t>
        </w:r>
      </w:ins>
      <w:del w:id="424" w:author="Marques Mendonca, Raissa" w:date="2026-09-14T12:11:00Z" w16du:dateUtc="2026-09-14T16:11:00Z">
        <w:r w:rsidRPr="76D3435A" w:rsidDel="005F1168">
          <w:rPr>
            <w:rFonts w:ascii="Times New Roman" w:hAnsi="Times New Roman" w:cs="Times New Roman"/>
            <w:sz w:val="24"/>
            <w:szCs w:val="24"/>
          </w:rPr>
          <w:delText xml:space="preserve">in </w:delText>
        </w:r>
      </w:del>
      <w:r w:rsidRPr="76D3435A">
        <w:rPr>
          <w:rFonts w:ascii="Times New Roman" w:hAnsi="Times New Roman" w:cs="Times New Roman"/>
          <w:sz w:val="24"/>
          <w:szCs w:val="24"/>
        </w:rPr>
        <w:t>rates of nutrient retention</w:t>
      </w:r>
      <w:ins w:id="425" w:author="Marques Mendonca, Raissa" w:date="2026-09-14T12:11:00Z" w16du:dateUtc="2026-09-14T16:11:00Z">
        <w:r w:rsidRPr="76D3435A">
          <w:rPr>
            <w:rFonts w:ascii="Times New Roman" w:hAnsi="Times New Roman" w:cs="Times New Roman"/>
            <w:sz w:val="24"/>
            <w:szCs w:val="24"/>
          </w:rPr>
          <w:t xml:space="preserve"> </w:t>
        </w:r>
      </w:ins>
      <w:commentRangeEnd w:id="420"/>
      <w:r w:rsidRPr="76D3435A">
        <w:rPr>
          <w:rStyle w:val="CommentReference"/>
          <w:rFonts w:ascii="Times New Roman" w:hAnsi="Times New Roman" w:cs="Times New Roman"/>
          <w:sz w:val="24"/>
          <w:szCs w:val="24"/>
        </w:rPr>
        <w:commentReference w:id="420"/>
      </w:r>
      <w:ins w:id="426" w:author="Marques Mendonca, Raissa" w:date="2026-09-14T12:11:00Z" w16du:dateUtc="2026-09-14T16:11:00Z">
        <w:r w:rsidR="00C0075A" w:rsidRPr="76D3435A">
          <w:rPr>
            <w:rFonts w:ascii="Times New Roman" w:hAnsi="Times New Roman" w:cs="Times New Roman"/>
            <w:sz w:val="24"/>
            <w:szCs w:val="24"/>
          </w:rPr>
          <w:t>observed</w:t>
        </w:r>
      </w:ins>
      <w:r w:rsidR="489F19C7" w:rsidRPr="76D3435A">
        <w:rPr>
          <w:rFonts w:ascii="Times New Roman" w:hAnsi="Times New Roman" w:cs="Times New Roman"/>
          <w:sz w:val="24"/>
          <w:szCs w:val="24"/>
        </w:rPr>
        <w:t xml:space="preserve"> </w:t>
      </w:r>
      <w:r w:rsidRPr="76D3435A">
        <w:rPr>
          <w:rFonts w:ascii="Times New Roman" w:hAnsi="Times New Roman" w:cs="Times New Roman"/>
          <w:sz w:val="24"/>
          <w:szCs w:val="24"/>
        </w:rPr>
        <w:t xml:space="preserve">across a variety of </w:t>
      </w:r>
      <w:commentRangeStart w:id="427"/>
      <w:r w:rsidRPr="76D3435A">
        <w:rPr>
          <w:rFonts w:ascii="Times New Roman" w:hAnsi="Times New Roman" w:cs="Times New Roman"/>
          <w:sz w:val="24"/>
          <w:szCs w:val="24"/>
        </w:rPr>
        <w:t>studied</w:t>
      </w:r>
      <w:commentRangeEnd w:id="427"/>
      <w:r w:rsidRPr="76D3435A">
        <w:rPr>
          <w:rStyle w:val="CommentReference"/>
          <w:rFonts w:ascii="Times New Roman" w:hAnsi="Times New Roman" w:cs="Times New Roman"/>
          <w:sz w:val="24"/>
          <w:szCs w:val="24"/>
        </w:rPr>
        <w:commentReference w:id="427"/>
      </w:r>
      <w:r w:rsidRPr="76D3435A">
        <w:rPr>
          <w:rFonts w:ascii="Times New Roman" w:hAnsi="Times New Roman" w:cs="Times New Roman"/>
          <w:sz w:val="24"/>
          <w:szCs w:val="24"/>
        </w:rPr>
        <w:t xml:space="preserve"> wetlands</w:t>
      </w:r>
      <w:ins w:id="428" w:author="Anderson, Kenneth" w:date="2026-09-15T09:28:00Z" w16du:dateUtc="2026-09-15T13:28:00Z">
        <w:r w:rsidR="001E7327" w:rsidRPr="76D3435A">
          <w:rPr>
            <w:rFonts w:ascii="Times New Roman" w:hAnsi="Times New Roman" w:cs="Times New Roman"/>
            <w:sz w:val="24"/>
            <w:szCs w:val="24"/>
          </w:rPr>
          <w:t xml:space="preserve"> </w:t>
        </w:r>
      </w:ins>
      <w:ins w:id="429" w:author="Anderson, Kenneth" w:date="2026-10-01T14:46:00Z" w16du:dateUtc="2026-10-01T18:46:00Z">
        <w:r w:rsidR="00A15541">
          <w:rPr>
            <w:rFonts w:ascii="Times New Roman" w:hAnsi="Times New Roman" w:cs="Times New Roman"/>
            <w:sz w:val="24"/>
            <w:szCs w:val="24"/>
          </w:rPr>
          <w:fldChar w:fldCharType="begin"/>
        </w:r>
        <w:r w:rsidR="00A15541">
          <w:rPr>
            <w:rFonts w:ascii="Times New Roman" w:hAnsi="Times New Roman" w:cs="Times New Roman"/>
            <w:sz w:val="24"/>
            <w:szCs w:val="24"/>
          </w:rPr>
          <w:instrText xml:space="preserve"> ADDIN ZOTERO_ITEM CSL_CITATION {"citationID":"2XELKbiq","properties":{"unsorted":false,"formattedCitation":"(Land et al. 2016, Anderson et al. 2024)","plainCitation":"(Land et al. 2016, Anderson et al. 2024)","noteIndex":0},"citationItems":[{"id":1647,"uris":["http://zotero.org/users/5222684/items/ZFE5E3L8"],"itemData":{"id":1647,"type":"article-journal","abstract":"Eutrophication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00A15541">
          <w:rPr>
            <w:rFonts w:ascii="Times New Roman" w:hAnsi="Times New Roman" w:cs="Times New Roman"/>
            <w:sz w:val="24"/>
            <w:szCs w:val="24"/>
          </w:rPr>
          <w:fldChar w:fldCharType="separate"/>
        </w:r>
        <w:r w:rsidR="00A15541" w:rsidRPr="003E0C35">
          <w:rPr>
            <w:rFonts w:ascii="Times New Roman" w:hAnsi="Times New Roman" w:cs="Times New Roman"/>
            <w:sz w:val="24"/>
          </w:rPr>
          <w:t>(Land et al. 2016, Anderson et al. 2024)</w:t>
        </w:r>
        <w:r w:rsidR="00A15541">
          <w:rPr>
            <w:rFonts w:ascii="Times New Roman" w:hAnsi="Times New Roman" w:cs="Times New Roman"/>
            <w:sz w:val="24"/>
            <w:szCs w:val="24"/>
          </w:rPr>
          <w:fldChar w:fldCharType="end"/>
        </w:r>
      </w:ins>
      <w:del w:id="430" w:author="Anderson, Kenneth" w:date="2026-10-01T14:46:00Z" w16du:dateUtc="2026-10-01T18:46:00Z">
        <w:r w:rsidRPr="76D3435A" w:rsidDel="00A15541">
          <w:rPr>
            <w:rFonts w:ascii="Times New Roman" w:hAnsi="Times New Roman" w:cs="Times New Roman"/>
            <w:sz w:val="24"/>
            <w:szCs w:val="24"/>
          </w:rPr>
          <w:fldChar w:fldCharType="begin"/>
        </w:r>
        <w:r w:rsidRPr="76D3435A" w:rsidDel="00A15541">
          <w:rPr>
            <w:rFonts w:ascii="Times New Roman" w:hAnsi="Times New Roman" w:cs="Times New Roman"/>
            <w:sz w:val="24"/>
            <w:szCs w:val="24"/>
          </w:rPr>
          <w:delInstrText xml:space="preserve"> ADDIN ZOTERO_ITEM CSL_CITATION {"citationID":"vZgeCUhU","properties":{"unsorted":false,"formattedCitation":"(Anderson et al. 2024)","plainCitation":"(Anderson et al. 2024)","noteIndex":0},"citationItems":[{"id":5200,"uris":["http://zotero.org/users/5222684/items/5XVZM6SG"],"itemData":{"id":5200,"type":"article-journal","abstract":"Wetlands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delInstrText>
        </w:r>
        <w:r w:rsidRPr="76D3435A" w:rsidDel="00A15541">
          <w:rPr>
            <w:rFonts w:ascii="Times New Roman" w:hAnsi="Times New Roman" w:cs="Times New Roman"/>
            <w:sz w:val="24"/>
            <w:szCs w:val="24"/>
          </w:rPr>
          <w:fldChar w:fldCharType="separate"/>
        </w:r>
        <w:r w:rsidR="001E7327" w:rsidRPr="76D3435A" w:rsidDel="00A15541">
          <w:rPr>
            <w:rFonts w:ascii="Times New Roman" w:hAnsi="Times New Roman" w:cs="Times New Roman"/>
            <w:sz w:val="24"/>
            <w:szCs w:val="24"/>
          </w:rPr>
          <w:delText>(Anderson et al. 2024)</w:delText>
        </w:r>
        <w:r w:rsidRPr="76D3435A" w:rsidDel="00A15541">
          <w:rPr>
            <w:rFonts w:ascii="Times New Roman" w:hAnsi="Times New Roman" w:cs="Times New Roman"/>
            <w:sz w:val="24"/>
            <w:szCs w:val="24"/>
          </w:rPr>
          <w:fldChar w:fldCharType="end"/>
        </w:r>
      </w:del>
      <w:commentRangeStart w:id="431"/>
      <w:ins w:id="432" w:author="Marques Mendonca, Raissa" w:date="2026-09-14T12:11:00Z" w16du:dateUtc="2026-09-14T16:11:00Z">
        <w:r w:rsidR="00C0075A" w:rsidRPr="76D3435A">
          <w:rPr>
            <w:rFonts w:ascii="Times New Roman" w:hAnsi="Times New Roman" w:cs="Times New Roman"/>
            <w:sz w:val="24"/>
            <w:szCs w:val="24"/>
          </w:rPr>
          <w:t>.</w:t>
        </w:r>
      </w:ins>
      <w:del w:id="433" w:author="Marques Mendonca, Raissa" w:date="2026-09-14T12:11:00Z" w16du:dateUtc="2026-09-14T16:11:00Z">
        <w:r w:rsidRPr="76D3435A" w:rsidDel="7991F1CB">
          <w:rPr>
            <w:rFonts w:ascii="Times New Roman" w:hAnsi="Times New Roman" w:cs="Times New Roman"/>
            <w:sz w:val="24"/>
            <w:szCs w:val="24"/>
          </w:rPr>
          <w:delText>)</w:delText>
        </w:r>
        <w:r w:rsidRPr="76D3435A" w:rsidDel="15313115">
          <w:rPr>
            <w:rFonts w:ascii="Times New Roman" w:hAnsi="Times New Roman" w:cs="Times New Roman"/>
            <w:sz w:val="24"/>
            <w:szCs w:val="24"/>
          </w:rPr>
          <w:delText>,</w:delText>
        </w:r>
      </w:del>
      <w:commentRangeEnd w:id="431"/>
      <w:r w:rsidRPr="76D3435A">
        <w:rPr>
          <w:rStyle w:val="CommentReference"/>
          <w:rFonts w:ascii="Times New Roman" w:hAnsi="Times New Roman" w:cs="Times New Roman"/>
          <w:sz w:val="24"/>
          <w:szCs w:val="24"/>
        </w:rPr>
        <w:commentReference w:id="431"/>
      </w:r>
      <w:r w:rsidR="489F19C7" w:rsidRPr="76D3435A">
        <w:rPr>
          <w:rFonts w:ascii="Times New Roman" w:hAnsi="Times New Roman" w:cs="Times New Roman"/>
          <w:sz w:val="24"/>
          <w:szCs w:val="24"/>
        </w:rPr>
        <w:t xml:space="preserve"> </w:t>
      </w:r>
      <w:del w:id="434" w:author="Marques Mendonca, Raissa" w:date="2026-09-14T12:11:00Z" w16du:dateUtc="2026-09-14T16:11:00Z">
        <w:r w:rsidRPr="76D3435A" w:rsidDel="489F19C7">
          <w:rPr>
            <w:rFonts w:ascii="Times New Roman" w:hAnsi="Times New Roman" w:cs="Times New Roman"/>
            <w:sz w:val="24"/>
            <w:szCs w:val="24"/>
          </w:rPr>
          <w:delText>but</w:delText>
        </w:r>
        <w:r w:rsidRPr="76D3435A" w:rsidDel="40B01093">
          <w:rPr>
            <w:rFonts w:ascii="Times New Roman" w:hAnsi="Times New Roman" w:cs="Times New Roman"/>
            <w:sz w:val="24"/>
            <w:szCs w:val="24"/>
          </w:rPr>
          <w:delText xml:space="preserve"> </w:delText>
        </w:r>
      </w:del>
      <w:ins w:id="435" w:author="Marques Mendonca, Raissa" w:date="2026-09-14T12:11:00Z" w16du:dateUtc="2026-09-14T16:11:00Z">
        <w:r w:rsidR="00C0075A" w:rsidRPr="76D3435A">
          <w:rPr>
            <w:rFonts w:ascii="Times New Roman" w:hAnsi="Times New Roman" w:cs="Times New Roman"/>
            <w:sz w:val="24"/>
            <w:szCs w:val="24"/>
          </w:rPr>
          <w:t>However,</w:t>
        </w:r>
        <w:r w:rsidR="008618BF" w:rsidRPr="76D3435A">
          <w:rPr>
            <w:rFonts w:ascii="Times New Roman" w:hAnsi="Times New Roman" w:cs="Times New Roman"/>
            <w:sz w:val="24"/>
            <w:szCs w:val="24"/>
          </w:rPr>
          <w:t xml:space="preserve"> </w:t>
        </w:r>
      </w:ins>
      <w:r w:rsidR="008618BF" w:rsidRPr="76D3435A">
        <w:rPr>
          <w:rFonts w:ascii="Times New Roman" w:hAnsi="Times New Roman" w:cs="Times New Roman"/>
          <w:sz w:val="24"/>
          <w:szCs w:val="24"/>
        </w:rPr>
        <w:t>through nutrient budgeting methods</w:t>
      </w:r>
      <w:ins w:id="436" w:author="Winston, Ryan" w:date="2026-09-14T20:22:00Z" w16du:dateUtc="2026-09-14T20:22:43Z">
        <w:r w:rsidR="430DA426" w:rsidRPr="76D3435A">
          <w:rPr>
            <w:rFonts w:ascii="Times New Roman" w:hAnsi="Times New Roman" w:cs="Times New Roman"/>
            <w:sz w:val="24"/>
            <w:szCs w:val="24"/>
          </w:rPr>
          <w:t>,</w:t>
        </w:r>
      </w:ins>
      <w:r w:rsidR="0006726E" w:rsidRPr="76D3435A">
        <w:rPr>
          <w:rFonts w:ascii="Times New Roman" w:hAnsi="Times New Roman" w:cs="Times New Roman"/>
          <w:sz w:val="24"/>
          <w:szCs w:val="24"/>
        </w:rPr>
        <w:t xml:space="preserve"> we know that</w:t>
      </w:r>
      <w:r w:rsidRPr="76D3435A">
        <w:rPr>
          <w:rFonts w:ascii="Times New Roman" w:hAnsi="Times New Roman" w:cs="Times New Roman"/>
          <w:sz w:val="24"/>
          <w:szCs w:val="24"/>
        </w:rPr>
        <w:t xml:space="preserve"> wetlands </w:t>
      </w:r>
      <w:r w:rsidR="006C55C2" w:rsidRPr="76D3435A">
        <w:rPr>
          <w:rFonts w:ascii="Times New Roman" w:hAnsi="Times New Roman" w:cs="Times New Roman"/>
          <w:sz w:val="24"/>
          <w:szCs w:val="24"/>
        </w:rPr>
        <w:t xml:space="preserve">that </w:t>
      </w:r>
      <w:r w:rsidR="00DF7095" w:rsidRPr="76D3435A">
        <w:rPr>
          <w:rFonts w:ascii="Times New Roman" w:hAnsi="Times New Roman" w:cs="Times New Roman"/>
          <w:sz w:val="24"/>
          <w:szCs w:val="24"/>
        </w:rPr>
        <w:t>receive high nutrient loading</w:t>
      </w:r>
      <w:r w:rsidR="17FDEB17" w:rsidRPr="76D3435A">
        <w:rPr>
          <w:rFonts w:ascii="Times New Roman" w:hAnsi="Times New Roman" w:cs="Times New Roman"/>
          <w:sz w:val="24"/>
          <w:szCs w:val="24"/>
        </w:rPr>
        <w:t xml:space="preserve"> </w:t>
      </w:r>
      <w:commentRangeStart w:id="437"/>
      <w:r w:rsidRPr="76D3435A">
        <w:rPr>
          <w:rFonts w:ascii="Times New Roman" w:hAnsi="Times New Roman" w:cs="Times New Roman"/>
          <w:sz w:val="24"/>
          <w:szCs w:val="24"/>
        </w:rPr>
        <w:t>consistently</w:t>
      </w:r>
      <w:commentRangeEnd w:id="437"/>
      <w:r w:rsidRPr="76D3435A">
        <w:rPr>
          <w:rStyle w:val="CommentReference"/>
          <w:rFonts w:ascii="Times New Roman" w:hAnsi="Times New Roman" w:cs="Times New Roman"/>
          <w:sz w:val="24"/>
          <w:szCs w:val="24"/>
        </w:rPr>
        <w:commentReference w:id="437"/>
      </w:r>
      <w:r w:rsidRPr="76D3435A">
        <w:rPr>
          <w:rFonts w:ascii="Times New Roman" w:hAnsi="Times New Roman" w:cs="Times New Roman"/>
          <w:sz w:val="24"/>
          <w:szCs w:val="24"/>
        </w:rPr>
        <w:t xml:space="preserve"> retain more </w:t>
      </w:r>
      <w:commentRangeStart w:id="438"/>
      <w:commentRangeStart w:id="439"/>
      <w:r w:rsidRPr="76D3435A">
        <w:rPr>
          <w:rFonts w:ascii="Times New Roman" w:hAnsi="Times New Roman" w:cs="Times New Roman"/>
          <w:sz w:val="24"/>
          <w:szCs w:val="24"/>
        </w:rPr>
        <w:t>phosphorus</w:t>
      </w:r>
      <w:commentRangeEnd w:id="438"/>
      <w:r w:rsidRPr="76D3435A">
        <w:rPr>
          <w:rStyle w:val="CommentReference"/>
          <w:rFonts w:ascii="Times New Roman" w:hAnsi="Times New Roman" w:cs="Times New Roman"/>
          <w:sz w:val="24"/>
          <w:szCs w:val="24"/>
        </w:rPr>
        <w:commentReference w:id="438"/>
      </w:r>
      <w:commentRangeEnd w:id="439"/>
      <w:r w:rsidR="0086374D" w:rsidRPr="76D3435A">
        <w:rPr>
          <w:rStyle w:val="CommentReference"/>
          <w:rFonts w:ascii="Times New Roman" w:hAnsi="Times New Roman" w:cs="Times New Roman"/>
          <w:sz w:val="24"/>
          <w:szCs w:val="24"/>
        </w:rPr>
        <w:commentReference w:id="439"/>
      </w:r>
      <w:r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{"citationID":"DbSIlVM1","properties":{"formattedCitation":"(Land et al. 2016, Ury et al. 2023)","plainCitation":"(Land et al. 2016, Ury et al. 2023)","noteIndex":0},"citationItems":[{"id":1647,"uris":["http://zotero.org/users/5222684/items/ZFE5E3L8"],"itemData":{"id":1647,"type":"article-journal","abstract":"Eutrophication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(Land et al. 2016, Ury et al. 2023)</w:t>
      </w:r>
      <w:r w:rsidRPr="76D3435A">
        <w:rPr>
          <w:rFonts w:ascii="Times New Roman" w:hAnsi="Times New Roman" w:cs="Times New Roman"/>
          <w:sz w:val="24"/>
          <w:szCs w:val="24"/>
        </w:rPr>
        <w:fldChar w:fldCharType="end"/>
      </w:r>
      <w:ins w:id="440" w:author="Anderson, Kenneth" w:date="2026-09-28T10:45:00Z" w16du:dateUtc="2026-09-28T14:45:00Z">
        <w:r w:rsidR="00CB76B1" w:rsidRPr="76D3435A">
          <w:rPr>
            <w:rFonts w:ascii="Times New Roman" w:hAnsi="Times New Roman" w:cs="Times New Roman"/>
            <w:sz w:val="24"/>
            <w:szCs w:val="24"/>
          </w:rPr>
          <w:t xml:space="preserve">, at least until P-binding sites are saturated </w:t>
        </w:r>
      </w:ins>
      <w:ins w:id="441" w:author="Anderson, Kenneth" w:date="2026-10-01T14:46:00Z" w16du:dateUtc="2026-10-01T18:46:00Z">
        <w:r w:rsidR="00FA4881">
          <w:rPr>
            <w:rFonts w:ascii="Times New Roman" w:hAnsi="Times New Roman" w:cs="Times New Roman"/>
            <w:sz w:val="24"/>
            <w:szCs w:val="24"/>
          </w:rPr>
          <w:fldChar w:fldCharType="begin"/>
        </w:r>
        <w:r w:rsidR="00FA4881">
          <w:rPr>
            <w:rFonts w:ascii="Times New Roman" w:hAnsi="Times New Roman" w:cs="Times New Roman"/>
            <w:sz w:val="24"/>
            <w:szCs w:val="24"/>
          </w:rPr>
          <w:instrText xml:space="preserve"> ADDIN ZOTERO_ITEM CSL_CITATION {"citationID":"9lw6NVEo","properties":{"unsorted":false,"formattedCitation":"(Jacquemin et al. 2025)","plainCitation":"(Jacquemin et al. 2025)","noteIndex":0},"citationItems":[{"id":6250,"uris":["http://zotero.org/users/5222684/items/B67RST4G"],"itemData":{"id":6250,"type":"article-journal","abstract":"Abstract\n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00FA4881">
          <w:rPr>
            <w:rFonts w:ascii="Times New Roman" w:hAnsi="Times New Roman" w:cs="Times New Roman"/>
            <w:sz w:val="24"/>
            <w:szCs w:val="24"/>
          </w:rPr>
          <w:fldChar w:fldCharType="separate"/>
        </w:r>
        <w:r w:rsidR="00FA4881" w:rsidRPr="00F615B0">
          <w:rPr>
            <w:rFonts w:ascii="Times New Roman" w:hAnsi="Times New Roman" w:cs="Times New Roman"/>
            <w:sz w:val="24"/>
          </w:rPr>
          <w:t>(Jacquemin et al. 2025)</w:t>
        </w:r>
        <w:r w:rsidR="00FA4881">
          <w:rPr>
            <w:rFonts w:ascii="Times New Roman" w:hAnsi="Times New Roman" w:cs="Times New Roman"/>
            <w:sz w:val="24"/>
            <w:szCs w:val="24"/>
          </w:rPr>
          <w:fldChar w:fldCharType="end"/>
        </w:r>
      </w:ins>
      <w:commentRangeStart w:id="442"/>
      <w:r w:rsidRPr="76D3435A">
        <w:rPr>
          <w:rFonts w:ascii="Times New Roman" w:hAnsi="Times New Roman" w:cs="Times New Roman"/>
          <w:sz w:val="24"/>
          <w:szCs w:val="24"/>
        </w:rPr>
        <w:t>.</w:t>
      </w:r>
      <w:commentRangeEnd w:id="442"/>
      <w:r w:rsidR="0086374D" w:rsidRPr="76D3435A">
        <w:rPr>
          <w:rStyle w:val="CommentReference"/>
          <w:rFonts w:ascii="Times New Roman" w:hAnsi="Times New Roman" w:cs="Times New Roman"/>
          <w:sz w:val="24"/>
          <w:szCs w:val="24"/>
        </w:rPr>
        <w:commentReference w:id="442"/>
      </w:r>
      <w:r w:rsidRPr="76D3435A">
        <w:rPr>
          <w:rFonts w:ascii="Times New Roman" w:hAnsi="Times New Roman" w:cs="Times New Roman"/>
          <w:sz w:val="24"/>
          <w:szCs w:val="24"/>
        </w:rPr>
        <w:t xml:space="preserve"> </w:t>
      </w:r>
      <w:ins w:id="443" w:author="Marques Mendonca, Raissa" w:date="2026-09-14T13:11:00Z" w16du:dateUtc="2026-09-14T17:11:00Z">
        <w:r w:rsidR="007E25A5" w:rsidRPr="76D3435A">
          <w:rPr>
            <w:rFonts w:ascii="Times New Roman" w:hAnsi="Times New Roman" w:cs="Times New Roman"/>
            <w:sz w:val="24"/>
            <w:szCs w:val="24"/>
          </w:rPr>
          <w:t>Thus, a</w:t>
        </w:r>
      </w:ins>
      <w:del w:id="444" w:author="Marques Mendonca, Raissa" w:date="2026-09-14T13:11:00Z" w16du:dateUtc="2026-09-14T17:11:00Z">
        <w:r w:rsidRPr="76D3435A" w:rsidDel="005C5A0B">
          <w:rPr>
            <w:rFonts w:ascii="Times New Roman" w:hAnsi="Times New Roman" w:cs="Times New Roman"/>
            <w:sz w:val="24"/>
            <w:szCs w:val="24"/>
          </w:rPr>
          <w:delText>A</w:delText>
        </w:r>
      </w:del>
      <w:r w:rsidR="005C5A0B" w:rsidRPr="76D3435A">
        <w:rPr>
          <w:rFonts w:ascii="Times New Roman" w:hAnsi="Times New Roman" w:cs="Times New Roman"/>
          <w:sz w:val="24"/>
          <w:szCs w:val="24"/>
        </w:rPr>
        <w:t xml:space="preserve"> deeper understanding of how </w:t>
      </w:r>
      <w:r w:rsidR="002E3D1C" w:rsidRPr="76D3435A">
        <w:rPr>
          <w:rFonts w:ascii="Times New Roman" w:hAnsi="Times New Roman" w:cs="Times New Roman"/>
          <w:sz w:val="24"/>
          <w:szCs w:val="24"/>
        </w:rPr>
        <w:lastRenderedPageBreak/>
        <w:t>nutrient loading affects</w:t>
      </w:r>
      <w:r w:rsidRPr="76D3435A">
        <w:rPr>
          <w:rFonts w:ascii="Times New Roman" w:hAnsi="Times New Roman" w:cs="Times New Roman"/>
          <w:sz w:val="24"/>
          <w:szCs w:val="24"/>
        </w:rPr>
        <w:t xml:space="preserve"> nutrient retention </w:t>
      </w:r>
      <w:r w:rsidR="002E3D1C" w:rsidRPr="76D3435A">
        <w:rPr>
          <w:rFonts w:ascii="Times New Roman" w:hAnsi="Times New Roman" w:cs="Times New Roman"/>
          <w:sz w:val="24"/>
          <w:szCs w:val="24"/>
        </w:rPr>
        <w:t>by</w:t>
      </w:r>
      <w:r w:rsidRPr="76D3435A">
        <w:rPr>
          <w:rFonts w:ascii="Times New Roman" w:hAnsi="Times New Roman" w:cs="Times New Roman"/>
          <w:sz w:val="24"/>
          <w:szCs w:val="24"/>
        </w:rPr>
        <w:t xml:space="preserve"> constructed wetlands</w:t>
      </w:r>
      <w:r w:rsidR="002E3D1C" w:rsidRPr="76D3435A">
        <w:rPr>
          <w:rFonts w:ascii="Times New Roman" w:hAnsi="Times New Roman" w:cs="Times New Roman"/>
          <w:sz w:val="24"/>
          <w:szCs w:val="24"/>
        </w:rPr>
        <w:t xml:space="preserve"> through </w:t>
      </w:r>
      <w:del w:id="445" w:author="Marques Mendonca, Raissa" w:date="2026-09-14T12:43:00Z" w16du:dateUtc="2026-09-14T16:43:00Z">
        <w:r w:rsidRPr="76D3435A" w:rsidDel="002E3D1C">
          <w:rPr>
            <w:rFonts w:ascii="Times New Roman" w:hAnsi="Times New Roman" w:cs="Times New Roman"/>
            <w:sz w:val="24"/>
            <w:szCs w:val="24"/>
          </w:rPr>
          <w:delText xml:space="preserve">both </w:delText>
        </w:r>
      </w:del>
      <w:r w:rsidR="002E3D1C" w:rsidRPr="76D3435A">
        <w:rPr>
          <w:rFonts w:ascii="Times New Roman" w:hAnsi="Times New Roman" w:cs="Times New Roman"/>
          <w:sz w:val="24"/>
          <w:szCs w:val="24"/>
        </w:rPr>
        <w:t xml:space="preserve">connectivity to </w:t>
      </w:r>
      <w:ins w:id="446" w:author="Marques Mendonca, Raissa" w:date="2026-09-14T12:45:00Z" w16du:dateUtc="2026-09-14T16:45:00Z">
        <w:r w:rsidR="00580A10" w:rsidRPr="76D3435A">
          <w:rPr>
            <w:rFonts w:ascii="Times New Roman" w:hAnsi="Times New Roman" w:cs="Times New Roman"/>
            <w:sz w:val="24"/>
            <w:szCs w:val="24"/>
          </w:rPr>
          <w:t xml:space="preserve">both </w:t>
        </w:r>
      </w:ins>
      <w:ins w:id="447" w:author="Winston, Ryan" w:date="2026-09-14T20:23:00Z" w16du:dateUtc="2026-09-14T20:23:26Z">
        <w:r w:rsidR="24DE9EDA" w:rsidRPr="76D3435A">
          <w:rPr>
            <w:rFonts w:ascii="Times New Roman" w:hAnsi="Times New Roman" w:cs="Times New Roman"/>
            <w:sz w:val="24"/>
            <w:szCs w:val="24"/>
          </w:rPr>
          <w:t>runoff</w:t>
        </w:r>
      </w:ins>
      <w:del w:id="448" w:author="Winston, Ryan" w:date="2026-09-14T20:23:00Z" w16du:dateUtc="2026-09-14T20:23:24Z">
        <w:r w:rsidRPr="76D3435A" w:rsidDel="002E3D1C">
          <w:rPr>
            <w:rFonts w:ascii="Times New Roman" w:hAnsi="Times New Roman" w:cs="Times New Roman"/>
            <w:sz w:val="24"/>
            <w:szCs w:val="24"/>
          </w:rPr>
          <w:delText>water</w:delText>
        </w:r>
      </w:del>
      <w:r w:rsidR="002E3D1C" w:rsidRPr="76D3435A">
        <w:rPr>
          <w:rFonts w:ascii="Times New Roman" w:hAnsi="Times New Roman" w:cs="Times New Roman"/>
          <w:sz w:val="24"/>
          <w:szCs w:val="24"/>
        </w:rPr>
        <w:t xml:space="preserve"> and nutrients</w:t>
      </w:r>
      <w:r w:rsidRPr="76D3435A">
        <w:rPr>
          <w:rFonts w:ascii="Times New Roman" w:hAnsi="Times New Roman" w:cs="Times New Roman"/>
          <w:sz w:val="24"/>
          <w:szCs w:val="24"/>
        </w:rPr>
        <w:t xml:space="preserve"> </w:t>
      </w:r>
      <w:ins w:id="449" w:author="Marques Mendonca, Raissa" w:date="2026-09-14T12:44:00Z" w16du:dateUtc="2026-09-14T16:44:00Z">
        <w:r w:rsidR="003279E9" w:rsidRPr="76D3435A">
          <w:rPr>
            <w:rFonts w:ascii="Times New Roman" w:hAnsi="Times New Roman" w:cs="Times New Roman"/>
            <w:sz w:val="24"/>
            <w:szCs w:val="24"/>
          </w:rPr>
          <w:t xml:space="preserve">is warranted to </w:t>
        </w:r>
        <w:r w:rsidR="00304406" w:rsidRPr="76D3435A">
          <w:rPr>
            <w:rFonts w:ascii="Times New Roman" w:hAnsi="Times New Roman" w:cs="Times New Roman"/>
            <w:sz w:val="24"/>
            <w:szCs w:val="24"/>
          </w:rPr>
          <w:t xml:space="preserve">better </w:t>
        </w:r>
      </w:ins>
      <w:ins w:id="450" w:author="Marques Mendonca, Raissa" w:date="2026-09-14T12:47:00Z" w16du:dateUtc="2026-09-14T16:47:00Z">
        <w:r w:rsidR="000F24E5" w:rsidRPr="76D3435A">
          <w:rPr>
            <w:rFonts w:ascii="Times New Roman" w:hAnsi="Times New Roman" w:cs="Times New Roman"/>
            <w:sz w:val="24"/>
            <w:szCs w:val="24"/>
          </w:rPr>
          <w:t>support</w:t>
        </w:r>
      </w:ins>
      <w:ins w:id="451" w:author="Marques Mendonca, Raissa" w:date="2026-09-14T12:44:00Z" w16du:dateUtc="2026-09-14T16:44:00Z">
        <w:r w:rsidR="00304406" w:rsidRPr="76D3435A">
          <w:rPr>
            <w:rFonts w:ascii="Times New Roman" w:hAnsi="Times New Roman" w:cs="Times New Roman"/>
            <w:sz w:val="24"/>
            <w:szCs w:val="24"/>
          </w:rPr>
          <w:t xml:space="preserve"> </w:t>
        </w:r>
      </w:ins>
      <w:ins w:id="452" w:author="Marques Mendonca, Raissa" w:date="2026-09-14T12:46:00Z" w16du:dateUtc="2026-09-14T16:46:00Z">
        <w:r w:rsidR="002537EE" w:rsidRPr="76D3435A">
          <w:rPr>
            <w:rFonts w:ascii="Times New Roman" w:hAnsi="Times New Roman" w:cs="Times New Roman"/>
            <w:sz w:val="24"/>
            <w:szCs w:val="24"/>
          </w:rPr>
          <w:t xml:space="preserve">future </w:t>
        </w:r>
      </w:ins>
      <w:ins w:id="453" w:author="Marques Mendonca, Raissa" w:date="2026-09-14T12:44:00Z" w16du:dateUtc="2026-09-14T16:44:00Z">
        <w:r w:rsidR="00304406" w:rsidRPr="76D3435A">
          <w:rPr>
            <w:rFonts w:ascii="Times New Roman" w:hAnsi="Times New Roman" w:cs="Times New Roman"/>
            <w:sz w:val="24"/>
            <w:szCs w:val="24"/>
          </w:rPr>
          <w:t xml:space="preserve">wetland </w:t>
        </w:r>
      </w:ins>
      <w:ins w:id="454" w:author="Marques Mendonca, Raissa" w:date="2026-09-14T13:12:00Z" w16du:dateUtc="2026-09-14T17:12:00Z">
        <w:r w:rsidR="00C9691B" w:rsidRPr="76D3435A">
          <w:rPr>
            <w:rFonts w:ascii="Times New Roman" w:hAnsi="Times New Roman" w:cs="Times New Roman"/>
            <w:sz w:val="24"/>
            <w:szCs w:val="24"/>
          </w:rPr>
          <w:t>restoration</w:t>
        </w:r>
      </w:ins>
      <w:ins w:id="455" w:author="Marques Mendonca, Raissa" w:date="2026-09-14T12:44:00Z" w16du:dateUtc="2026-09-14T16:44:00Z">
        <w:r w:rsidR="00304406" w:rsidRPr="76D3435A">
          <w:rPr>
            <w:rFonts w:ascii="Times New Roman" w:hAnsi="Times New Roman" w:cs="Times New Roman"/>
            <w:sz w:val="24"/>
            <w:szCs w:val="24"/>
          </w:rPr>
          <w:t xml:space="preserve">. </w:t>
        </w:r>
      </w:ins>
      <w:ins w:id="456" w:author="Anderson, Kenneth" w:date="2026-10-06T14:41:00Z" w16du:dateUtc="2026-10-06T18:41:00Z">
        <w:r w:rsidR="00FA1731">
          <w:rPr>
            <w:rFonts w:ascii="Times New Roman" w:hAnsi="Times New Roman" w:cs="Times New Roman"/>
            <w:sz w:val="24"/>
            <w:szCs w:val="24"/>
          </w:rPr>
          <w:t xml:space="preserve">The </w:t>
        </w:r>
      </w:ins>
      <w:ins w:id="457" w:author="Anderson, Kenneth" w:date="2026-10-06T14:44:00Z" w16du:dateUtc="2026-10-06T18:44:00Z">
        <w:r w:rsidR="006F395D">
          <w:rPr>
            <w:rFonts w:ascii="Times New Roman" w:hAnsi="Times New Roman" w:cs="Times New Roman"/>
            <w:sz w:val="24"/>
            <w:szCs w:val="24"/>
          </w:rPr>
          <w:t xml:space="preserve">restoration of wetland </w:t>
        </w:r>
      </w:ins>
      <w:ins w:id="458" w:author="Anderson, Kenneth" w:date="2026-10-06T14:41:00Z" w16du:dateUtc="2026-10-06T18:41:00Z">
        <w:r w:rsidR="00FA1731">
          <w:rPr>
            <w:rFonts w:ascii="Times New Roman" w:hAnsi="Times New Roman" w:cs="Times New Roman"/>
            <w:sz w:val="24"/>
            <w:szCs w:val="24"/>
          </w:rPr>
          <w:t xml:space="preserve">hydrologic connectivity </w:t>
        </w:r>
      </w:ins>
      <w:ins w:id="459" w:author="Anderson, Kenneth" w:date="2026-10-06T14:44:00Z" w16du:dateUtc="2026-10-06T18:44:00Z">
        <w:r w:rsidR="006F395D">
          <w:rPr>
            <w:rFonts w:ascii="Times New Roman" w:hAnsi="Times New Roman" w:cs="Times New Roman"/>
            <w:sz w:val="24"/>
            <w:szCs w:val="24"/>
          </w:rPr>
          <w:t xml:space="preserve">affects multiple </w:t>
        </w:r>
        <w:r w:rsidR="007D19A1">
          <w:rPr>
            <w:rFonts w:ascii="Times New Roman" w:hAnsi="Times New Roman" w:cs="Times New Roman"/>
            <w:sz w:val="24"/>
            <w:szCs w:val="24"/>
          </w:rPr>
          <w:t xml:space="preserve">aspects of ecosystem function, but the end result can depend on specific restoration goals </w:t>
        </w:r>
      </w:ins>
      <w:r w:rsidR="007D19A1">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{"citationID":"GVylLQzs","properties":{"unsorted":false,"formattedCitation":"(Meng et al. 2020)","plainCitation":"(Meng et al. 2020)","noteIndex":0},"citationItems":[{"id":6439,"uris":["http://zotero.org/users/5222684/items/LUNQ9FCD"],"itemData":{"id":6439,"type":"article-journal","abstract":"Under the dual influences of high‐intensity anthropogenic activity and climate change, wetland hydrologic connectivity (HC) has decreased significantly, resulting in the severe fragmentation of wetlands, a decrease in wetland area, and a degradation of hydrological functions, resulting in a worsening disaster response to floods and droughts. Dynamic changes in wetland HC are affected by a variety of factors. Many degraded wetlands have undergone measures to restore HC. Recovery can improve the HC pattern of degraded wetlands. Based on the knowledge of practitioners and a review of the literature, it was found that recovery measures can be divided into structural recovery and functional recovery according to the specific recovery objectives. However, the current recovery method lacks a holistic analysis of the HC pattern. To this end, we propose a hydrologic network–water balance‐based HC recovery and management framework that overcomes the limitations of single‐drive‐factor repair and local repair effects. Integr Environ Assess Manag 2020;16:438–451. © 2020 SETACThe driving factors of hydrologic connectivity (HC) can be divided into long‐term driving factors, medium‐term driving factors, and short‐term driving factors.Recovery measures can be divided into structural recovery and functional recovery.The network–water balance‐based framework can systematically contribute to the HC recovery.Future challenges include the influence mechanism of barriers to HC and ecological integrity, the success indicator system for evaluating restoration effects, and better benefit coordination.","container-title":"Integrated Environmental Assessment and Management","DOI":"10.1002/ieam.4256","ISSN":"1551-3777","issue":"4","page":"438-451","source":"Silverchair","title":"Methodologies and Management Framework for Restoration of Wetland Hydrologic Connectivity: A Synthesis","title-short":"Methodologies and Management Framework for Restoration of Wetland Hydrologic Connectivity","volume":"16","author":[{"family":"Meng","given":"Bo"},{"family":"Liu","given":"Jing‐ling"},{"family":"Bao","given":"Kun"},{"family":"Sun","given":"Bin"}],"issued":{"date-parts":[["2020",6,1]]}}}],"schema":"https://github.com/citation-style-language/schema/raw/master/csl-citation.json"} </w:instrText>
      </w:r>
      <w:r w:rsidR="007D19A1">
        <w:rPr>
          <w:rFonts w:ascii="Times New Roman" w:hAnsi="Times New Roman" w:cs="Times New Roman"/>
          <w:sz w:val="24"/>
          <w:szCs w:val="24"/>
        </w:rPr>
        <w:fldChar w:fldCharType="separate"/>
      </w:r>
      <w:r w:rsidR="007D19A1" w:rsidRPr="007D19A1">
        <w:rPr>
          <w:rFonts w:ascii="Times New Roman" w:hAnsi="Times New Roman" w:cs="Times New Roman"/>
          <w:sz w:val="24"/>
        </w:rPr>
        <w:t>(Meng et al. 2020)</w:t>
      </w:r>
      <w:r w:rsidR="007D19A1">
        <w:rPr>
          <w:rFonts w:ascii="Times New Roman" w:hAnsi="Times New Roman" w:cs="Times New Roman"/>
          <w:sz w:val="24"/>
          <w:szCs w:val="24"/>
        </w:rPr>
        <w:fldChar w:fldCharType="end"/>
      </w:r>
      <w:ins w:id="460" w:author="Anderson, Kenneth" w:date="2026-10-06T14:44:00Z" w16du:dateUtc="2026-10-06T18:44:00Z">
        <w:r w:rsidR="007D19A1">
          <w:rPr>
            <w:rFonts w:ascii="Times New Roman" w:hAnsi="Times New Roman" w:cs="Times New Roman"/>
            <w:sz w:val="24"/>
            <w:szCs w:val="24"/>
          </w:rPr>
          <w:t xml:space="preserve">. </w:t>
        </w:r>
      </w:ins>
      <w:ins w:id="461" w:author="Anderson, Kenneth" w:date="2026-10-06T14:45:00Z" w16du:dateUtc="2026-10-06T18:45:00Z">
        <w:r w:rsidR="004C1FB9">
          <w:rPr>
            <w:rFonts w:ascii="Times New Roman" w:hAnsi="Times New Roman" w:cs="Times New Roman"/>
            <w:sz w:val="24"/>
            <w:szCs w:val="24"/>
          </w:rPr>
          <w:t xml:space="preserve">A more thorough understanding of how connectivity affects nutrient retention </w:t>
        </w:r>
      </w:ins>
      <w:ins w:id="462" w:author="Marques Mendonca, Raissa" w:date="2026-09-14T12:44:00Z" w16du:dateUtc="2026-09-14T16:44:00Z">
        <w:del w:id="463" w:author="Anderson, Kenneth" w:date="2026-10-06T14:45:00Z" w16du:dateUtc="2026-10-06T18:45:00Z">
          <w:r w:rsidR="00304406" w:rsidRPr="76D3435A" w:rsidDel="004C1FB9">
            <w:rPr>
              <w:rFonts w:ascii="Times New Roman" w:hAnsi="Times New Roman" w:cs="Times New Roman"/>
              <w:sz w:val="24"/>
              <w:szCs w:val="24"/>
            </w:rPr>
            <w:delText xml:space="preserve">This </w:delText>
          </w:r>
        </w:del>
      </w:ins>
      <w:ins w:id="464" w:author="Marques Mendonca, Raissa" w:date="2026-09-14T12:47:00Z" w16du:dateUtc="2026-09-14T16:47:00Z">
        <w:del w:id="465" w:author="Winston, Ryan" w:date="2026-09-14T20:24:00Z" w16du:dateUtc="2026-09-14T20:24:31Z">
          <w:r w:rsidRPr="76D3435A" w:rsidDel="000F24E5">
            <w:rPr>
              <w:rFonts w:ascii="Times New Roman" w:hAnsi="Times New Roman" w:cs="Times New Roman"/>
              <w:sz w:val="24"/>
              <w:szCs w:val="24"/>
            </w:rPr>
            <w:delText>information</w:delText>
          </w:r>
        </w:del>
      </w:ins>
      <w:ins w:id="466" w:author="Marques Mendonca, Raissa" w:date="2026-09-14T12:45:00Z" w16du:dateUtc="2026-09-14T16:45:00Z">
        <w:del w:id="467" w:author="Winston, Ryan" w:date="2026-09-14T20:24:00Z" w16du:dateUtc="2026-09-14T20:24:31Z">
          <w:r w:rsidRPr="76D3435A" w:rsidDel="489F19C7">
            <w:rPr>
              <w:rFonts w:ascii="Times New Roman" w:hAnsi="Times New Roman" w:cs="Times New Roman"/>
              <w:sz w:val="24"/>
              <w:szCs w:val="24"/>
            </w:rPr>
            <w:delText xml:space="preserve"> </w:delText>
          </w:r>
        </w:del>
      </w:ins>
      <w:r w:rsidRPr="76D3435A">
        <w:rPr>
          <w:rFonts w:ascii="Times New Roman" w:hAnsi="Times New Roman" w:cs="Times New Roman"/>
          <w:sz w:val="24"/>
          <w:szCs w:val="24"/>
        </w:rPr>
        <w:t xml:space="preserve">will enable practitioners to </w:t>
      </w:r>
      <w:del w:id="468" w:author="Winston, Ryan" w:date="2026-09-14T20:25:00Z" w16du:dateUtc="2026-09-14T20:25:35Z">
        <w:r w:rsidRPr="76D3435A" w:rsidDel="005F1168">
          <w:rPr>
            <w:rFonts w:ascii="Times New Roman" w:hAnsi="Times New Roman" w:cs="Times New Roman"/>
            <w:sz w:val="24"/>
            <w:szCs w:val="24"/>
          </w:rPr>
          <w:delText xml:space="preserve">create </w:delText>
        </w:r>
      </w:del>
      <w:ins w:id="469" w:author="Winston, Ryan" w:date="2026-09-14T20:25:00Z" w16du:dateUtc="2026-09-14T20:25:00Z">
        <w:del w:id="470" w:author="Sandoval, Leticia" w:date="2026-09-25T15:56:00Z" w16du:dateUtc="2026-09-25T15:56:17Z">
          <w:r w:rsidRPr="76D3435A" w:rsidDel="65DA16E3">
            <w:rPr>
              <w:rFonts w:ascii="Times New Roman" w:hAnsi="Times New Roman" w:cs="Times New Roman"/>
              <w:sz w:val="24"/>
              <w:szCs w:val="24"/>
            </w:rPr>
            <w:delText>co-</w:delText>
          </w:r>
        </w:del>
        <w:r w:rsidR="65DA16E3" w:rsidRPr="76D3435A">
          <w:rPr>
            <w:rFonts w:ascii="Times New Roman" w:hAnsi="Times New Roman" w:cs="Times New Roman"/>
            <w:sz w:val="24"/>
            <w:szCs w:val="24"/>
          </w:rPr>
          <w:t xml:space="preserve">optimize </w:t>
        </w:r>
      </w:ins>
      <w:r w:rsidRPr="76D3435A">
        <w:rPr>
          <w:rFonts w:ascii="Times New Roman" w:hAnsi="Times New Roman" w:cs="Times New Roman"/>
          <w:sz w:val="24"/>
          <w:szCs w:val="24"/>
        </w:rPr>
        <w:t xml:space="preserve">wetlands </w:t>
      </w:r>
      <w:del w:id="471" w:author="Winston, Ryan" w:date="2026-09-14T20:25:00Z" w16du:dateUtc="2026-09-14T20:25:42Z">
        <w:r w:rsidRPr="76D3435A" w:rsidDel="005F1168">
          <w:rPr>
            <w:rFonts w:ascii="Times New Roman" w:hAnsi="Times New Roman" w:cs="Times New Roman"/>
            <w:sz w:val="24"/>
            <w:szCs w:val="24"/>
          </w:rPr>
          <w:delText>that maximize their</w:delText>
        </w:r>
      </w:del>
      <w:ins w:id="472" w:author="Winston, Ryan" w:date="2026-09-14T20:25:00Z" w16du:dateUtc="2026-09-14T20:25:42Z">
        <w:r w:rsidR="6054DA1C" w:rsidRPr="76D3435A">
          <w:rPr>
            <w:rFonts w:ascii="Times New Roman" w:hAnsi="Times New Roman" w:cs="Times New Roman"/>
            <w:sz w:val="24"/>
            <w:szCs w:val="24"/>
          </w:rPr>
          <w:t>for</w:t>
        </w:r>
      </w:ins>
      <w:r w:rsidRPr="76D3435A">
        <w:rPr>
          <w:rFonts w:ascii="Times New Roman" w:hAnsi="Times New Roman" w:cs="Times New Roman"/>
          <w:sz w:val="24"/>
          <w:szCs w:val="24"/>
        </w:rPr>
        <w:t xml:space="preserve"> nutrient</w:t>
      </w:r>
      <w:ins w:id="473" w:author="Marques Mendonca, Raissa" w:date="2026-09-14T12:22:00Z" w16du:dateUtc="2026-09-14T16:22:00Z">
        <w:r w:rsidR="007B2AC2" w:rsidRPr="76D3435A">
          <w:rPr>
            <w:rFonts w:ascii="Times New Roman" w:hAnsi="Times New Roman" w:cs="Times New Roman"/>
            <w:sz w:val="24"/>
            <w:szCs w:val="24"/>
          </w:rPr>
          <w:t xml:space="preserve"> </w:t>
        </w:r>
      </w:ins>
      <w:del w:id="474" w:author="Marques Mendonca, Raissa" w:date="2026-09-14T12:22:00Z" w16du:dateUtc="2026-09-14T16:22:00Z">
        <w:r w:rsidRPr="76D3435A" w:rsidDel="008D4F91">
          <w:rPr>
            <w:rFonts w:ascii="Times New Roman" w:hAnsi="Times New Roman" w:cs="Times New Roman"/>
            <w:sz w:val="24"/>
            <w:szCs w:val="24"/>
          </w:rPr>
          <w:delText>-</w:delText>
        </w:r>
      </w:del>
      <w:r w:rsidRPr="76D3435A">
        <w:rPr>
          <w:rFonts w:ascii="Times New Roman" w:hAnsi="Times New Roman" w:cs="Times New Roman"/>
          <w:sz w:val="24"/>
          <w:szCs w:val="24"/>
        </w:rPr>
        <w:t>retention</w:t>
      </w:r>
      <w:del w:id="475" w:author="Costello, David" w:date="2026-09-24T21:00:00Z" w16du:dateUtc="2026-09-25T01:00:00Z">
        <w:r w:rsidRPr="76D3435A" w:rsidDel="005F1168">
          <w:rPr>
            <w:rFonts w:ascii="Times New Roman" w:hAnsi="Times New Roman" w:cs="Times New Roman"/>
            <w:sz w:val="24"/>
            <w:szCs w:val="24"/>
          </w:rPr>
          <w:delText xml:space="preserve"> </w:delText>
        </w:r>
      </w:del>
      <w:del w:id="476" w:author="Winston, Ryan" w:date="2026-09-14T20:25:00Z" w16du:dateUtc="2026-09-14T20:25:46Z">
        <w:r w:rsidRPr="76D3435A" w:rsidDel="005F1168">
          <w:rPr>
            <w:rFonts w:ascii="Times New Roman" w:hAnsi="Times New Roman" w:cs="Times New Roman"/>
            <w:sz w:val="24"/>
            <w:szCs w:val="24"/>
          </w:rPr>
          <w:delText>capabilities</w:delText>
        </w:r>
      </w:del>
      <w:r w:rsidRPr="76D3435A">
        <w:rPr>
          <w:rFonts w:ascii="Times New Roman" w:hAnsi="Times New Roman" w:cs="Times New Roman"/>
          <w:sz w:val="24"/>
          <w:szCs w:val="24"/>
        </w:rPr>
        <w:t xml:space="preserve"> and </w:t>
      </w:r>
      <w:ins w:id="477" w:author="Marques Mendonca, Raissa" w:date="2026-09-14T12:47:00Z" w16du:dateUtc="2026-09-14T12:47:00Z">
        <w:del w:id="478" w:author="Winston, Ryan" w:date="2026-09-14T20:25:00Z" w16du:dateUtc="2026-09-14T20:25:13Z">
          <w:r w:rsidRPr="76D3435A" w:rsidDel="00163EE1">
            <w:rPr>
              <w:rFonts w:ascii="Times New Roman" w:hAnsi="Times New Roman" w:cs="Times New Roman"/>
              <w:sz w:val="24"/>
              <w:szCs w:val="24"/>
            </w:rPr>
            <w:delText>to</w:delText>
          </w:r>
          <w:r w:rsidRPr="76D3435A" w:rsidDel="489F19C7">
            <w:rPr>
              <w:rFonts w:ascii="Times New Roman" w:hAnsi="Times New Roman" w:cs="Times New Roman"/>
              <w:sz w:val="24"/>
              <w:szCs w:val="24"/>
            </w:rPr>
            <w:delText xml:space="preserve"> </w:delText>
          </w:r>
        </w:del>
      </w:ins>
      <w:r w:rsidRPr="76D3435A">
        <w:rPr>
          <w:rFonts w:ascii="Times New Roman" w:hAnsi="Times New Roman" w:cs="Times New Roman"/>
          <w:sz w:val="24"/>
          <w:szCs w:val="24"/>
        </w:rPr>
        <w:t xml:space="preserve">accurately assess </w:t>
      </w:r>
      <w:ins w:id="479" w:author="Lauren N Brown" w:date="2026-09-29T13:20:00Z" w16du:dateUtc="2026-09-29T17:20:00Z">
        <w:r w:rsidR="002C67EA" w:rsidRPr="76D3435A">
          <w:rPr>
            <w:rFonts w:ascii="Times New Roman" w:hAnsi="Times New Roman" w:cs="Times New Roman"/>
            <w:sz w:val="24"/>
            <w:szCs w:val="24"/>
          </w:rPr>
          <w:t>water quality</w:t>
        </w:r>
        <w:r w:rsidRPr="76D3435A">
          <w:rPr>
            <w:rFonts w:ascii="Times New Roman" w:hAnsi="Times New Roman" w:cs="Times New Roman"/>
            <w:sz w:val="24"/>
            <w:szCs w:val="24"/>
          </w:rPr>
          <w:t xml:space="preserve"> </w:t>
        </w:r>
      </w:ins>
      <w:r w:rsidR="0057132E" w:rsidRPr="76D3435A">
        <w:rPr>
          <w:rFonts w:ascii="Times New Roman" w:hAnsi="Times New Roman" w:cs="Times New Roman"/>
          <w:sz w:val="24"/>
          <w:szCs w:val="24"/>
        </w:rPr>
        <w:t xml:space="preserve">tradeoffs </w:t>
      </w:r>
      <w:del w:id="480" w:author="Winston, Ryan" w:date="2026-09-14T20:25:00Z" w16du:dateUtc="2026-09-14T20:25:54Z">
        <w:r w:rsidRPr="76D3435A" w:rsidDel="005F1168">
          <w:rPr>
            <w:rFonts w:ascii="Times New Roman" w:hAnsi="Times New Roman" w:cs="Times New Roman"/>
            <w:sz w:val="24"/>
            <w:szCs w:val="24"/>
          </w:rPr>
          <w:delText xml:space="preserve">in </w:delText>
        </w:r>
        <w:r w:rsidRPr="76D3435A" w:rsidDel="00E421D7">
          <w:rPr>
            <w:rFonts w:ascii="Times New Roman" w:hAnsi="Times New Roman" w:cs="Times New Roman"/>
            <w:sz w:val="24"/>
            <w:szCs w:val="24"/>
          </w:rPr>
          <w:delText>nutrient</w:delText>
        </w:r>
      </w:del>
      <w:ins w:id="481" w:author="Marques Mendonca, Raissa" w:date="2026-09-14T12:22:00Z" w16du:dateUtc="2026-09-14T16:22:00Z">
        <w:del w:id="482" w:author="Winston, Ryan" w:date="2026-09-14T20:25:00Z" w16du:dateUtc="2026-09-14T20:25:54Z">
          <w:r w:rsidRPr="76D3435A" w:rsidDel="00321935">
            <w:rPr>
              <w:rFonts w:ascii="Times New Roman" w:hAnsi="Times New Roman" w:cs="Times New Roman"/>
              <w:sz w:val="24"/>
              <w:szCs w:val="24"/>
            </w:rPr>
            <w:delText xml:space="preserve"> </w:delText>
          </w:r>
        </w:del>
      </w:ins>
      <w:del w:id="483" w:author="Winston, Ryan" w:date="2026-09-14T20:25:00Z" w16du:dateUtc="2026-09-14T20:25:54Z">
        <w:r w:rsidRPr="76D3435A" w:rsidDel="00E421D7">
          <w:rPr>
            <w:rFonts w:ascii="Times New Roman" w:hAnsi="Times New Roman" w:cs="Times New Roman"/>
            <w:sz w:val="24"/>
            <w:szCs w:val="24"/>
          </w:rPr>
          <w:delText>-</w:delText>
        </w:r>
        <w:r w:rsidRPr="76D3435A" w:rsidDel="005F1168">
          <w:rPr>
            <w:rFonts w:ascii="Times New Roman" w:hAnsi="Times New Roman" w:cs="Times New Roman"/>
            <w:sz w:val="24"/>
            <w:szCs w:val="24"/>
          </w:rPr>
          <w:delText xml:space="preserve">retention </w:delText>
        </w:r>
        <w:r w:rsidRPr="76D3435A" w:rsidDel="00E421D7">
          <w:rPr>
            <w:rFonts w:ascii="Times New Roman" w:hAnsi="Times New Roman" w:cs="Times New Roman"/>
            <w:sz w:val="24"/>
            <w:szCs w:val="24"/>
          </w:rPr>
          <w:delText>efficiency</w:delText>
        </w:r>
        <w:r w:rsidRPr="76D3435A" w:rsidDel="005F1168">
          <w:rPr>
            <w:rFonts w:ascii="Times New Roman" w:hAnsi="Times New Roman" w:cs="Times New Roman"/>
            <w:sz w:val="24"/>
            <w:szCs w:val="24"/>
          </w:rPr>
          <w:delText xml:space="preserve"> </w:delText>
        </w:r>
      </w:del>
      <w:r w:rsidRPr="76D3435A">
        <w:rPr>
          <w:rFonts w:ascii="Times New Roman" w:hAnsi="Times New Roman" w:cs="Times New Roman"/>
          <w:sz w:val="24"/>
          <w:szCs w:val="24"/>
        </w:rPr>
        <w:t xml:space="preserve">when creating wetlands </w:t>
      </w:r>
      <w:del w:id="484" w:author="Marques Mendonca, Raissa" w:date="2026-09-14T13:13:00Z" w16du:dateUtc="2026-09-14T17:13:00Z">
        <w:r w:rsidRPr="76D3435A" w:rsidDel="005F1168">
          <w:rPr>
            <w:rFonts w:ascii="Times New Roman" w:hAnsi="Times New Roman" w:cs="Times New Roman"/>
            <w:sz w:val="24"/>
            <w:szCs w:val="24"/>
          </w:rPr>
          <w:delText xml:space="preserve">with </w:delText>
        </w:r>
      </w:del>
      <w:ins w:id="485" w:author="Marques Mendonca, Raissa" w:date="2026-09-14T13:13:00Z" w16du:dateUtc="2026-09-14T17:13:00Z">
        <w:r w:rsidR="003760E5" w:rsidRPr="76D3435A">
          <w:rPr>
            <w:rFonts w:ascii="Times New Roman" w:hAnsi="Times New Roman" w:cs="Times New Roman"/>
            <w:sz w:val="24"/>
            <w:szCs w:val="24"/>
          </w:rPr>
          <w:t xml:space="preserve">for </w:t>
        </w:r>
      </w:ins>
      <w:r w:rsidRPr="76D3435A">
        <w:rPr>
          <w:rFonts w:ascii="Times New Roman" w:hAnsi="Times New Roman" w:cs="Times New Roman"/>
          <w:sz w:val="24"/>
          <w:szCs w:val="24"/>
        </w:rPr>
        <w:t>other</w:t>
      </w:r>
      <w:r w:rsidR="00C96421" w:rsidRPr="76D3435A">
        <w:rPr>
          <w:rFonts w:ascii="Times New Roman" w:hAnsi="Times New Roman" w:cs="Times New Roman"/>
          <w:sz w:val="24"/>
          <w:szCs w:val="24"/>
        </w:rPr>
        <w:t xml:space="preserve"> primary</w:t>
      </w:r>
      <w:r w:rsidRPr="76D3435A">
        <w:rPr>
          <w:rFonts w:ascii="Times New Roman" w:hAnsi="Times New Roman" w:cs="Times New Roman"/>
          <w:sz w:val="24"/>
          <w:szCs w:val="24"/>
        </w:rPr>
        <w:t xml:space="preserve"> goals such as </w:t>
      </w:r>
      <w:del w:id="486" w:author="Jacquemin, Stephen James" w:date="2026-09-11T12:09:00Z" w16du:dateUtc="2026-09-11T12:09:49Z">
        <w:r w:rsidRPr="76D3435A" w:rsidDel="005F1168">
          <w:rPr>
            <w:rFonts w:ascii="Times New Roman" w:hAnsi="Times New Roman" w:cs="Times New Roman"/>
            <w:sz w:val="24"/>
            <w:szCs w:val="24"/>
          </w:rPr>
          <w:delText xml:space="preserve">waterfowl </w:delText>
        </w:r>
      </w:del>
      <w:ins w:id="487" w:author="Jacquemin, Stephen James" w:date="2026-09-11T12:09:00Z" w16du:dateUtc="2026-09-11T12:09:52Z">
        <w:r w:rsidR="75C1C372" w:rsidRPr="76D3435A">
          <w:rPr>
            <w:rFonts w:ascii="Times New Roman" w:hAnsi="Times New Roman" w:cs="Times New Roman"/>
            <w:sz w:val="24"/>
            <w:szCs w:val="24"/>
          </w:rPr>
          <w:t xml:space="preserve">wildlife </w:t>
        </w:r>
      </w:ins>
      <w:r w:rsidRPr="76D3435A">
        <w:rPr>
          <w:rFonts w:ascii="Times New Roman" w:hAnsi="Times New Roman" w:cs="Times New Roman"/>
          <w:sz w:val="24"/>
          <w:szCs w:val="24"/>
        </w:rPr>
        <w:t>habitat</w:t>
      </w:r>
      <w:r w:rsidR="008D2A6D" w:rsidRPr="76D3435A">
        <w:rPr>
          <w:rFonts w:ascii="Times New Roman" w:hAnsi="Times New Roman" w:cs="Times New Roman"/>
          <w:sz w:val="24"/>
          <w:szCs w:val="24"/>
        </w:rPr>
        <w:t>, flood abatement,</w:t>
      </w:r>
      <w:r w:rsidRPr="76D3435A">
        <w:rPr>
          <w:rFonts w:ascii="Times New Roman" w:hAnsi="Times New Roman" w:cs="Times New Roman"/>
          <w:sz w:val="24"/>
          <w:szCs w:val="24"/>
        </w:rPr>
        <w:t xml:space="preserve"> or </w:t>
      </w:r>
      <w:r w:rsidR="008D2A6D" w:rsidRPr="76D3435A">
        <w:rPr>
          <w:rFonts w:ascii="Times New Roman" w:hAnsi="Times New Roman" w:cs="Times New Roman"/>
          <w:sz w:val="24"/>
          <w:szCs w:val="24"/>
        </w:rPr>
        <w:t>bio</w:t>
      </w:r>
      <w:r w:rsidRPr="76D3435A">
        <w:rPr>
          <w:rFonts w:ascii="Times New Roman" w:hAnsi="Times New Roman" w:cs="Times New Roman"/>
          <w:sz w:val="24"/>
          <w:szCs w:val="24"/>
        </w:rPr>
        <w:t xml:space="preserve">diversity. </w:t>
      </w:r>
    </w:p>
    <w:p w14:paraId="3D39BCA9" w14:textId="412EAA54" w:rsidR="00FC35A0" w:rsidRPr="00682BBA" w:rsidRDefault="00FE3684" w:rsidP="00B32039">
      <w:pPr>
        <w:spacing w:line="480" w:lineRule="auto"/>
        <w:ind w:firstLine="720"/>
        <w:rPr>
          <w:del w:id="488" w:author="Anderson, Kenneth" w:date="2026-09-15T09:37:00Z" w16du:dateUtc="2026-09-15T13:37:00Z"/>
          <w:rFonts w:ascii="Times New Roman" w:hAnsi="Times New Roman" w:cs="Times New Roman"/>
          <w:sz w:val="24"/>
          <w:szCs w:val="24"/>
        </w:rPr>
      </w:pPr>
      <w:commentRangeStart w:id="489"/>
      <w:r w:rsidRPr="00682BBA">
        <w:rPr>
          <w:rFonts w:ascii="Times New Roman" w:hAnsi="Times New Roman" w:cs="Times New Roman"/>
          <w:sz w:val="24"/>
          <w:szCs w:val="24"/>
        </w:rPr>
        <w:t>To investigate the drivers of nutrient retention in wetlands</w:t>
      </w:r>
      <w:r w:rsidR="00743F86">
        <w:rPr>
          <w:rFonts w:ascii="Times New Roman" w:hAnsi="Times New Roman" w:cs="Times New Roman"/>
          <w:sz w:val="24"/>
          <w:szCs w:val="24"/>
        </w:rPr>
        <w:t>,</w:t>
      </w:r>
      <w:r w:rsidRPr="00682BBA">
        <w:rPr>
          <w:rFonts w:ascii="Times New Roman" w:hAnsi="Times New Roman" w:cs="Times New Roman"/>
          <w:sz w:val="24"/>
          <w:szCs w:val="24"/>
        </w:rPr>
        <w:t xml:space="preserve"> we </w:t>
      </w:r>
      <w:ins w:id="490" w:author="Kerns, Janice" w:date="2026-10-09T13:35:00Z" w16du:dateUtc="2026-10-09T17:35:00Z">
        <w:r w:rsidR="007D2046">
          <w:rPr>
            <w:rFonts w:ascii="Times New Roman" w:hAnsi="Times New Roman" w:cs="Times New Roman"/>
            <w:sz w:val="24"/>
            <w:szCs w:val="24"/>
          </w:rPr>
          <w:t>(i.e., the</w:t>
        </w:r>
        <w:r w:rsidR="00714535">
          <w:rPr>
            <w:rFonts w:ascii="Times New Roman" w:hAnsi="Times New Roman" w:cs="Times New Roman"/>
            <w:sz w:val="24"/>
            <w:szCs w:val="24"/>
          </w:rPr>
          <w:t xml:space="preserve"> </w:t>
        </w:r>
        <w:r w:rsidR="00714535">
          <w:rPr>
            <w:rFonts w:ascii="Times New Roman" w:hAnsi="Times New Roman" w:cs="Times New Roman"/>
            <w:sz w:val="24"/>
            <w:szCs w:val="24"/>
          </w:rPr>
          <w:fldChar w:fldCharType="begin"/>
        </w:r>
      </w:ins>
      <w:r w:rsidR="00E2047D">
        <w:rPr>
          <w:rFonts w:ascii="Times New Roman" w:hAnsi="Times New Roman" w:cs="Times New Roman"/>
          <w:sz w:val="24"/>
          <w:szCs w:val="24"/>
        </w:rPr>
        <w:instrText xml:space="preserve"> ADDIN ZOTERO_ITEM CSL_CITATION {"citationID":"1rPGkWPS","properties":{"unsorted":false,"formattedCitation":"(Lake Erie and Aquatic Research Network (LEARN): Wetlands and Water Quality Group (H2Ohio Wetland Monitoring Program) 2026)","plainCitation":"(Lake Erie and Aquatic Research Network (LEARN): Wetlands and Water Quality Group (H2Ohio Wetland Monitoring Program) 2026)","dontUpdate":true,"noteIndex":0},"citationItems":[{"id":6234,"uris":["http://zotero.org/users/5222684/items/WWM6Z38A"],"itemData":{"id":6234,"type":"article-journal","DOI":"https://doi.org/10.5281/zenodo.21874981","title":"H2Ohio Wetland Monitoring Program 2025 Annual Report","author":[{"family":"Lake Erie and Aquatic Research Network (LEARN): Wetlands and Water Quality Group (H2Ohio Wetland Monitoring Program)","given":""}],"issued":{"date-parts":[["2026"]]}}}],"schema":"https://github.com/citation-style-language/schema/raw/master/csl-citation.json"} </w:instrText>
      </w:r>
      <w:ins w:id="491" w:author="Kerns, Janice" w:date="2026-10-09T13:35:00Z" w16du:dateUtc="2026-10-09T17:35:00Z">
        <w:r w:rsidR="00714535">
          <w:rPr>
            <w:rFonts w:ascii="Times New Roman" w:hAnsi="Times New Roman" w:cs="Times New Roman"/>
            <w:sz w:val="24"/>
            <w:szCs w:val="24"/>
          </w:rPr>
          <w:fldChar w:fldCharType="separate"/>
        </w:r>
        <w:r w:rsidR="00714535" w:rsidRPr="00A80DA3">
          <w:rPr>
            <w:rFonts w:ascii="Times New Roman" w:hAnsi="Times New Roman" w:cs="Times New Roman"/>
            <w:sz w:val="24"/>
          </w:rPr>
          <w:t xml:space="preserve">Lake Erie and Aquatic Research </w:t>
        </w:r>
        <w:r w:rsidR="007D2046" w:rsidRPr="00A80DA3">
          <w:rPr>
            <w:rFonts w:ascii="Times New Roman" w:hAnsi="Times New Roman" w:cs="Times New Roman"/>
            <w:sz w:val="24"/>
          </w:rPr>
          <w:t>Network</w:t>
        </w:r>
        <w:r w:rsidR="007D2046">
          <w:rPr>
            <w:rFonts w:ascii="Times New Roman" w:hAnsi="Times New Roman" w:cs="Times New Roman"/>
            <w:sz w:val="24"/>
          </w:rPr>
          <w:t>'s</w:t>
        </w:r>
        <w:r w:rsidR="00714535" w:rsidRPr="00A80DA3">
          <w:rPr>
            <w:rFonts w:ascii="Times New Roman" w:hAnsi="Times New Roman" w:cs="Times New Roman"/>
            <w:sz w:val="24"/>
          </w:rPr>
          <w:t xml:space="preserve"> (LEARN</w:t>
        </w:r>
        <w:r w:rsidR="007D2046" w:rsidRPr="00A80DA3">
          <w:rPr>
            <w:rFonts w:ascii="Times New Roman" w:hAnsi="Times New Roman" w:cs="Times New Roman"/>
            <w:sz w:val="24"/>
          </w:rPr>
          <w:t>)</w:t>
        </w:r>
        <w:r w:rsidR="00714535" w:rsidRPr="00A80DA3">
          <w:rPr>
            <w:rFonts w:ascii="Times New Roman" w:hAnsi="Times New Roman" w:cs="Times New Roman"/>
            <w:sz w:val="24"/>
          </w:rPr>
          <w:t xml:space="preserve"> Wetlands and Water Quality Group</w:t>
        </w:r>
        <w:r w:rsidR="00714535">
          <w:rPr>
            <w:rFonts w:ascii="Times New Roman" w:hAnsi="Times New Roman" w:cs="Times New Roman"/>
            <w:sz w:val="24"/>
            <w:szCs w:val="24"/>
          </w:rPr>
          <w:fldChar w:fldCharType="end"/>
        </w:r>
        <w:r w:rsidR="0005101F">
          <w:rPr>
            <w:rFonts w:ascii="Times New Roman" w:hAnsi="Times New Roman" w:cs="Times New Roman"/>
            <w:sz w:val="24"/>
            <w:szCs w:val="24"/>
          </w:rPr>
          <w:t xml:space="preserve">) </w:t>
        </w:r>
      </w:ins>
      <w:r w:rsidR="0057132E">
        <w:rPr>
          <w:rFonts w:ascii="Times New Roman" w:hAnsi="Times New Roman" w:cs="Times New Roman"/>
          <w:sz w:val="24"/>
          <w:szCs w:val="24"/>
        </w:rPr>
        <w:t>created</w:t>
      </w:r>
      <w:r w:rsidR="007A7ACA" w:rsidRPr="00682BBA">
        <w:rPr>
          <w:rFonts w:ascii="Times New Roman" w:hAnsi="Times New Roman" w:cs="Times New Roman"/>
          <w:sz w:val="24"/>
          <w:szCs w:val="24"/>
        </w:rPr>
        <w:t xml:space="preserve"> </w:t>
      </w:r>
      <w:ins w:id="492" w:author="Kinsman-Costello, Lauren" w:date="2026-09-25T15:47:00Z" w16du:dateUtc="2026-09-25T19:47:00Z">
        <w:r w:rsidR="00950359">
          <w:rPr>
            <w:rFonts w:ascii="Times New Roman" w:hAnsi="Times New Roman" w:cs="Times New Roman"/>
            <w:sz w:val="24"/>
            <w:szCs w:val="24"/>
          </w:rPr>
          <w:t>empirically</w:t>
        </w:r>
      </w:ins>
      <w:ins w:id="493" w:author="Lauren N Brown" w:date="2026-09-29T13:20:00Z" w16du:dateUtc="2026-09-29T17:20:00Z">
        <w:r w:rsidR="00962878">
          <w:rPr>
            <w:rFonts w:ascii="Times New Roman" w:hAnsi="Times New Roman" w:cs="Times New Roman"/>
            <w:sz w:val="24"/>
            <w:szCs w:val="24"/>
          </w:rPr>
          <w:t>-</w:t>
        </w:r>
      </w:ins>
      <w:ins w:id="494" w:author="Kinsman-Costello, Lauren" w:date="2026-09-25T15:47:00Z" w16du:dateUtc="2026-09-25T19:47:00Z">
        <w:del w:id="495" w:author="Lauren N Brown" w:date="2026-09-29T13:20:00Z" w16du:dateUtc="2026-09-29T17:20:00Z">
          <w:r w:rsidR="00950359">
            <w:rPr>
              <w:rFonts w:ascii="Times New Roman" w:hAnsi="Times New Roman" w:cs="Times New Roman"/>
              <w:sz w:val="24"/>
              <w:szCs w:val="24"/>
            </w:rPr>
            <w:delText xml:space="preserve"> </w:delText>
          </w:r>
        </w:del>
        <w:r w:rsidR="00950359">
          <w:rPr>
            <w:rFonts w:ascii="Times New Roman" w:hAnsi="Times New Roman" w:cs="Times New Roman"/>
            <w:sz w:val="24"/>
            <w:szCs w:val="24"/>
          </w:rPr>
          <w:t xml:space="preserve">based </w:t>
        </w:r>
      </w:ins>
      <w:r w:rsidR="00D15DCD" w:rsidRPr="00682BBA">
        <w:rPr>
          <w:rFonts w:ascii="Times New Roman" w:hAnsi="Times New Roman" w:cs="Times New Roman"/>
          <w:sz w:val="24"/>
          <w:szCs w:val="24"/>
        </w:rPr>
        <w:t>nutrient budgets for 24 constructed wetlands</w:t>
      </w:r>
      <w:ins w:id="496" w:author="Winston, Ryan" w:date="2026-09-14T20:26:00Z" w16du:dateUtc="2026-09-14T20:26:15Z">
        <w:r w:rsidR="00D15DCD" w:rsidRPr="00682BBA">
          <w:rPr>
            <w:rFonts w:ascii="Times New Roman" w:hAnsi="Times New Roman" w:cs="Times New Roman"/>
            <w:sz w:val="24"/>
            <w:szCs w:val="24"/>
          </w:rPr>
          <w:t xml:space="preserve"> </w:t>
        </w:r>
        <w:r w:rsidR="7CF7E4A5" w:rsidRPr="7A25FDBF">
          <w:rPr>
            <w:rFonts w:ascii="Times New Roman" w:hAnsi="Times New Roman" w:cs="Times New Roman"/>
            <w:sz w:val="24"/>
            <w:szCs w:val="24"/>
          </w:rPr>
          <w:t>monitored</w:t>
        </w:r>
      </w:ins>
      <w:r w:rsidR="4F73C76D" w:rsidRPr="7A25FDBF">
        <w:rPr>
          <w:rFonts w:ascii="Times New Roman" w:hAnsi="Times New Roman" w:cs="Times New Roman"/>
          <w:sz w:val="24"/>
          <w:szCs w:val="24"/>
        </w:rPr>
        <w:t xml:space="preserve"> </w:t>
      </w:r>
      <w:r w:rsidR="00D15DCD" w:rsidRPr="00682BBA">
        <w:rPr>
          <w:rFonts w:ascii="Times New Roman" w:hAnsi="Times New Roman" w:cs="Times New Roman"/>
          <w:sz w:val="24"/>
          <w:szCs w:val="24"/>
        </w:rPr>
        <w:t>across Ohio</w:t>
      </w:r>
      <w:ins w:id="497" w:author="Kerns, Janice" w:date="2026-10-09T13:32:00Z" w16du:dateUtc="2026-10-09T17:32:00Z">
        <w:r w:rsidR="0097474C">
          <w:rPr>
            <w:rFonts w:ascii="Times New Roman" w:hAnsi="Times New Roman" w:cs="Times New Roman"/>
            <w:sz w:val="24"/>
            <w:szCs w:val="24"/>
          </w:rPr>
          <w:t xml:space="preserve"> within the</w:t>
        </w:r>
      </w:ins>
      <w:ins w:id="498" w:author="Anderson, Kenneth" w:date="2026-10-01T14:55:00Z" w16du:dateUtc="2026-10-01T18:55:00Z">
        <w:r w:rsidR="00714535">
          <w:rPr>
            <w:rFonts w:ascii="Times New Roman" w:hAnsi="Times New Roman" w:cs="Times New Roman"/>
            <w:sz w:val="24"/>
            <w:szCs w:val="24"/>
          </w:rPr>
          <w:t xml:space="preserve"> </w:t>
        </w:r>
      </w:ins>
      <w:ins w:id="499" w:author="Kerns, Janice" w:date="2026-10-09T13:32:00Z" w16du:dateUtc="2026-10-09T17:32:00Z">
        <w:r w:rsidR="009F0FD5" w:rsidRPr="00A80DA3">
          <w:rPr>
            <w:rFonts w:ascii="Times New Roman" w:hAnsi="Times New Roman" w:cs="Times New Roman"/>
            <w:sz w:val="24"/>
          </w:rPr>
          <w:t>H2Ohio Wetland Monitoring Program</w:t>
        </w:r>
      </w:ins>
      <w:ins w:id="500" w:author="Anderson, Kenneth" w:date="2026-10-01T14:55:00Z" w16du:dateUtc="2026-10-01T18:55:00Z">
        <w:del w:id="501" w:author="Kerns, Janice" w:date="2026-10-09T13:34:00Z" w16du:dateUtc="2026-10-09T17:34:00Z">
          <w:r w:rsidR="00714535" w:rsidDel="000D0E66">
            <w:rPr>
              <w:rFonts w:ascii="Times New Roman" w:hAnsi="Times New Roman" w:cs="Times New Roman"/>
              <w:sz w:val="24"/>
              <w:szCs w:val="24"/>
            </w:rPr>
            <w:fldChar w:fldCharType="begin"/>
          </w:r>
          <w:r w:rsidR="00714535" w:rsidDel="000D0E66">
            <w:rPr>
              <w:rFonts w:ascii="Times New Roman" w:hAnsi="Times New Roman" w:cs="Times New Roman"/>
              <w:sz w:val="24"/>
              <w:szCs w:val="24"/>
            </w:rPr>
            <w:delInstrText xml:space="preserve"> ADDIN ZOTERO_ITEM CSL_CITATION {"citationID":"1rPGkWPS","properties":{"unsorted":false,"formattedCitation":"(Lake Erie and Aquatic Research Network (LEARN): Wetlands and Water Quality Group (H2Ohio Wetland Monitoring Program) 2026)","plainCitation":"(Lake Erie and Aquatic Research Network (LEARN): Wetlands and Water Quality Group (H2Ohio Wetland Monitoring Program) 2026)","noteIndex":0},"citationItems":[{"id":6234,"uris":["http://zotero.org/users/5222684/items/WWM6Z38A"],"itemData":{"id":6234,"type":"article-journal","DOI":"https://doi.org/10.5281/zenodo.21874981","title":"H2Ohio Wetland Monitoring Program 2025 Annual Report","author":[{"family":"Lake Erie and Aquatic Research Network (LEARN): Wetlands and Water Quality Group (H2Ohio Wetland Monitoring Program)","given":""}],"issued":{"date-parts":[["2026"]]}}}],"schema":"https://github.com/citation-style-language/schema/raw/master/csl-citation.json"} </w:delInstrText>
          </w:r>
          <w:r w:rsidR="00714535" w:rsidDel="000D0E66">
            <w:rPr>
              <w:rFonts w:ascii="Times New Roman" w:hAnsi="Times New Roman" w:cs="Times New Roman"/>
              <w:sz w:val="24"/>
              <w:szCs w:val="24"/>
            </w:rPr>
            <w:fldChar w:fldCharType="separate"/>
          </w:r>
        </w:del>
        <w:del w:id="502" w:author="Kerns, Janice" w:date="2026-10-09T13:32:00Z" w16du:dateUtc="2026-10-09T17:32:00Z">
          <w:r w:rsidR="00714535" w:rsidRPr="00A80DA3" w:rsidDel="005E45AE">
            <w:rPr>
              <w:rFonts w:ascii="Times New Roman" w:hAnsi="Times New Roman" w:cs="Times New Roman"/>
              <w:sz w:val="24"/>
            </w:rPr>
            <w:delText>(</w:delText>
          </w:r>
        </w:del>
        <w:del w:id="503" w:author="Kerns, Janice" w:date="2026-10-09T13:34:00Z" w16du:dateUtc="2026-10-09T17:34:00Z">
          <w:r w:rsidR="00714535" w:rsidRPr="00A80DA3" w:rsidDel="000D0E66">
            <w:rPr>
              <w:rFonts w:ascii="Times New Roman" w:hAnsi="Times New Roman" w:cs="Times New Roman"/>
              <w:sz w:val="24"/>
            </w:rPr>
            <w:delText>Lake Erie and Aquatic Research Network (LEARN)</w:delText>
          </w:r>
        </w:del>
        <w:del w:id="504" w:author="Kerns, Janice" w:date="2026-10-09T13:33:00Z" w16du:dateUtc="2026-10-09T17:33:00Z">
          <w:r w:rsidR="00714535" w:rsidRPr="00A80DA3" w:rsidDel="005E45AE">
            <w:rPr>
              <w:rFonts w:ascii="Times New Roman" w:hAnsi="Times New Roman" w:cs="Times New Roman"/>
              <w:sz w:val="24"/>
            </w:rPr>
            <w:delText>:</w:delText>
          </w:r>
        </w:del>
        <w:del w:id="505" w:author="Kerns, Janice" w:date="2026-10-09T13:34:00Z" w16du:dateUtc="2026-10-09T17:34:00Z">
          <w:r w:rsidR="00714535" w:rsidRPr="00A80DA3" w:rsidDel="000D0E66">
            <w:rPr>
              <w:rFonts w:ascii="Times New Roman" w:hAnsi="Times New Roman" w:cs="Times New Roman"/>
              <w:sz w:val="24"/>
            </w:rPr>
            <w:delText xml:space="preserve"> Wetlands and Water Quality Group</w:delText>
          </w:r>
        </w:del>
        <w:del w:id="506" w:author="Kerns, Janice" w:date="2026-10-09T13:33:00Z" w16du:dateUtc="2026-10-09T17:33:00Z">
          <w:r w:rsidR="00714535" w:rsidRPr="00A80DA3" w:rsidDel="005E45AE">
            <w:rPr>
              <w:rFonts w:ascii="Times New Roman" w:hAnsi="Times New Roman" w:cs="Times New Roman"/>
              <w:sz w:val="24"/>
            </w:rPr>
            <w:delText xml:space="preserve"> (</w:delText>
          </w:r>
        </w:del>
        <w:del w:id="507" w:author="Kerns, Janice" w:date="2026-10-09T13:32:00Z" w16du:dateUtc="2026-10-09T17:32:00Z">
          <w:r w:rsidR="00714535" w:rsidRPr="00A80DA3" w:rsidDel="009F0FD5">
            <w:rPr>
              <w:rFonts w:ascii="Times New Roman" w:hAnsi="Times New Roman" w:cs="Times New Roman"/>
              <w:sz w:val="24"/>
            </w:rPr>
            <w:delText>H2Ohio Wetland Monitoring Program</w:delText>
          </w:r>
        </w:del>
        <w:del w:id="508" w:author="Kerns, Janice" w:date="2026-10-09T13:33:00Z" w16du:dateUtc="2026-10-09T17:33:00Z">
          <w:r w:rsidR="00714535" w:rsidRPr="00A80DA3" w:rsidDel="005E45AE">
            <w:rPr>
              <w:rFonts w:ascii="Times New Roman" w:hAnsi="Times New Roman" w:cs="Times New Roman"/>
              <w:sz w:val="24"/>
            </w:rPr>
            <w:delText>) 2026)</w:delText>
          </w:r>
        </w:del>
        <w:del w:id="509" w:author="Kerns, Janice" w:date="2026-10-09T13:34:00Z" w16du:dateUtc="2026-10-09T17:34:00Z">
          <w:r w:rsidR="00714535" w:rsidDel="000D0E66">
            <w:rPr>
              <w:rFonts w:ascii="Times New Roman" w:hAnsi="Times New Roman" w:cs="Times New Roman"/>
              <w:sz w:val="24"/>
              <w:szCs w:val="24"/>
            </w:rPr>
            <w:fldChar w:fldCharType="end"/>
          </w:r>
        </w:del>
      </w:ins>
      <w:commentRangeStart w:id="510"/>
      <w:r w:rsidR="007979E7" w:rsidRPr="00682BBA">
        <w:rPr>
          <w:rFonts w:ascii="Times New Roman" w:hAnsi="Times New Roman" w:cs="Times New Roman"/>
          <w:sz w:val="24"/>
          <w:szCs w:val="24"/>
        </w:rPr>
        <w:t>.</w:t>
      </w:r>
      <w:commentRangeEnd w:id="510"/>
      <w:r w:rsidRPr="00682BBA">
        <w:rPr>
          <w:rStyle w:val="CommentReference"/>
          <w:rFonts w:ascii="Times New Roman" w:hAnsi="Times New Roman" w:cs="Times New Roman"/>
          <w:sz w:val="24"/>
          <w:szCs w:val="24"/>
        </w:rPr>
        <w:commentReference w:id="510"/>
      </w:r>
      <w:r w:rsidR="007979E7" w:rsidRPr="00682BBA">
        <w:rPr>
          <w:rFonts w:ascii="Times New Roman" w:hAnsi="Times New Roman" w:cs="Times New Roman"/>
          <w:sz w:val="24"/>
          <w:szCs w:val="24"/>
        </w:rPr>
        <w:t xml:space="preserve"> </w:t>
      </w:r>
      <w:del w:id="511" w:author="Kerns, Janice" w:date="2026-10-09T13:37:00Z" w16du:dateUtc="2026-10-09T17:37:00Z">
        <w:r w:rsidR="007979E7" w:rsidRPr="00682BBA" w:rsidDel="00713028">
          <w:rPr>
            <w:rFonts w:ascii="Times New Roman" w:hAnsi="Times New Roman" w:cs="Times New Roman"/>
            <w:sz w:val="24"/>
            <w:szCs w:val="24"/>
          </w:rPr>
          <w:delText xml:space="preserve">We </w:delText>
        </w:r>
        <w:r w:rsidR="00657338" w:rsidRPr="00682BBA" w:rsidDel="00713028">
          <w:rPr>
            <w:rFonts w:ascii="Times New Roman" w:hAnsi="Times New Roman" w:cs="Times New Roman"/>
            <w:sz w:val="24"/>
            <w:szCs w:val="24"/>
          </w:rPr>
          <w:delText>calculated</w:delText>
        </w:r>
        <w:r w:rsidR="007979E7" w:rsidRPr="00682BBA" w:rsidDel="00713028">
          <w:rPr>
            <w:rFonts w:ascii="Times New Roman" w:hAnsi="Times New Roman" w:cs="Times New Roman"/>
            <w:sz w:val="24"/>
            <w:szCs w:val="24"/>
          </w:rPr>
          <w:delText xml:space="preserve"> </w:delText>
        </w:r>
        <w:r w:rsidR="007979E7" w:rsidRPr="00682BBA" w:rsidDel="00EE1B9E">
          <w:rPr>
            <w:rFonts w:ascii="Times New Roman" w:hAnsi="Times New Roman" w:cs="Times New Roman"/>
            <w:sz w:val="24"/>
            <w:szCs w:val="24"/>
          </w:rPr>
          <w:delText>n</w:delText>
        </w:r>
      </w:del>
      <w:ins w:id="512" w:author="Kerns, Janice" w:date="2026-10-09T13:37:00Z" w16du:dateUtc="2026-10-09T17:37:00Z">
        <w:r w:rsidR="00EE1B9E">
          <w:rPr>
            <w:rFonts w:ascii="Times New Roman" w:hAnsi="Times New Roman" w:cs="Times New Roman"/>
            <w:sz w:val="24"/>
            <w:szCs w:val="24"/>
          </w:rPr>
          <w:t>N</w:t>
        </w:r>
      </w:ins>
      <w:r w:rsidR="007979E7" w:rsidRPr="00682BBA">
        <w:rPr>
          <w:rFonts w:ascii="Times New Roman" w:hAnsi="Times New Roman" w:cs="Times New Roman"/>
          <w:sz w:val="24"/>
          <w:szCs w:val="24"/>
        </w:rPr>
        <w:t xml:space="preserve">utrient budgets </w:t>
      </w:r>
      <w:ins w:id="513" w:author="Kerns, Janice" w:date="2026-10-09T13:37:00Z" w16du:dateUtc="2026-10-09T17:37:00Z">
        <w:r w:rsidR="00EE1B9E">
          <w:rPr>
            <w:rFonts w:ascii="Times New Roman" w:hAnsi="Times New Roman" w:cs="Times New Roman"/>
            <w:sz w:val="24"/>
            <w:szCs w:val="24"/>
          </w:rPr>
          <w:t>were calculated</w:t>
        </w:r>
        <w:r w:rsidR="007979E7" w:rsidRPr="00682BBA">
          <w:rPr>
            <w:rFonts w:ascii="Times New Roman" w:hAnsi="Times New Roman" w:cs="Times New Roman"/>
            <w:sz w:val="24"/>
            <w:szCs w:val="24"/>
          </w:rPr>
          <w:t xml:space="preserve"> </w:t>
        </w:r>
      </w:ins>
      <w:ins w:id="514" w:author="Anderson, Kenneth" w:date="2026-10-01T11:30:00Z" w16du:dateUtc="2026-10-01T15:30:00Z">
        <w:r w:rsidR="0086374D">
          <w:rPr>
            <w:rFonts w:ascii="Times New Roman" w:hAnsi="Times New Roman" w:cs="Times New Roman"/>
            <w:sz w:val="24"/>
            <w:szCs w:val="24"/>
          </w:rPr>
          <w:t xml:space="preserve">on both monthly and annual </w:t>
        </w:r>
        <w:r w:rsidR="00C2683C">
          <w:rPr>
            <w:rFonts w:ascii="Times New Roman" w:hAnsi="Times New Roman" w:cs="Times New Roman"/>
            <w:sz w:val="24"/>
            <w:szCs w:val="24"/>
          </w:rPr>
          <w:t xml:space="preserve">scales </w:t>
        </w:r>
      </w:ins>
      <w:r w:rsidR="007979E7" w:rsidRPr="00682BBA">
        <w:rPr>
          <w:rFonts w:ascii="Times New Roman" w:hAnsi="Times New Roman" w:cs="Times New Roman"/>
          <w:sz w:val="24"/>
          <w:szCs w:val="24"/>
        </w:rPr>
        <w:t xml:space="preserve">using a mass balance approach, collecting nutrient concentration and water </w:t>
      </w:r>
      <w:r w:rsidR="00C77EDA" w:rsidRPr="00682BBA">
        <w:rPr>
          <w:rFonts w:ascii="Times New Roman" w:hAnsi="Times New Roman" w:cs="Times New Roman"/>
          <w:sz w:val="24"/>
          <w:szCs w:val="24"/>
        </w:rPr>
        <w:t>volume</w:t>
      </w:r>
      <w:r w:rsidR="00C77EDA">
        <w:rPr>
          <w:rFonts w:ascii="Times New Roman" w:hAnsi="Times New Roman" w:cs="Times New Roman"/>
          <w:sz w:val="24"/>
          <w:szCs w:val="24"/>
        </w:rPr>
        <w:t xml:space="preserve"> data</w:t>
      </w:r>
      <w:r w:rsidR="00C77EDA" w:rsidRPr="00682BBA">
        <w:rPr>
          <w:rFonts w:ascii="Times New Roman" w:hAnsi="Times New Roman" w:cs="Times New Roman"/>
          <w:sz w:val="24"/>
          <w:szCs w:val="24"/>
        </w:rPr>
        <w:t xml:space="preserve"> </w:t>
      </w:r>
      <w:r w:rsidR="007979E7" w:rsidRPr="00682BBA">
        <w:rPr>
          <w:rFonts w:ascii="Times New Roman" w:hAnsi="Times New Roman" w:cs="Times New Roman"/>
          <w:sz w:val="24"/>
          <w:szCs w:val="24"/>
        </w:rPr>
        <w:t xml:space="preserve">at the </w:t>
      </w:r>
      <w:commentRangeStart w:id="515"/>
      <w:del w:id="516" w:author="Anderson, Kenneth" w:date="2026-09-15T09:40:00Z" w16du:dateUtc="2026-09-15T13:40:00Z">
        <w:r w:rsidR="007979E7" w:rsidRPr="00682BBA">
          <w:rPr>
            <w:rFonts w:ascii="Times New Roman" w:hAnsi="Times New Roman" w:cs="Times New Roman"/>
            <w:sz w:val="24"/>
            <w:szCs w:val="24"/>
          </w:rPr>
          <w:delText xml:space="preserve">inflow </w:delText>
        </w:r>
      </w:del>
      <w:ins w:id="517" w:author="Anderson, Kenneth" w:date="2026-09-15T09:40:00Z" w16du:dateUtc="2026-09-15T13:40:00Z">
        <w:r w:rsidR="00386078" w:rsidRPr="7A25FDBF">
          <w:rPr>
            <w:rFonts w:ascii="Times New Roman" w:hAnsi="Times New Roman" w:cs="Times New Roman"/>
            <w:sz w:val="24"/>
            <w:szCs w:val="24"/>
          </w:rPr>
          <w:t xml:space="preserve">inlet </w:t>
        </w:r>
      </w:ins>
      <w:r w:rsidR="007979E7" w:rsidRPr="7A25FDBF">
        <w:rPr>
          <w:rFonts w:ascii="Times New Roman" w:hAnsi="Times New Roman" w:cs="Times New Roman"/>
          <w:sz w:val="24"/>
          <w:szCs w:val="24"/>
        </w:rPr>
        <w:t>and out</w:t>
      </w:r>
      <w:ins w:id="518" w:author="Anderson, Kenneth" w:date="2026-09-15T09:40:00Z" w16du:dateUtc="2026-09-15T13:40:00Z">
        <w:r w:rsidR="00386078" w:rsidRPr="7A25FDBF">
          <w:rPr>
            <w:rFonts w:ascii="Times New Roman" w:hAnsi="Times New Roman" w:cs="Times New Roman"/>
            <w:sz w:val="24"/>
            <w:szCs w:val="24"/>
          </w:rPr>
          <w:t>let</w:t>
        </w:r>
      </w:ins>
      <w:del w:id="519" w:author="Anderson, Kenneth" w:date="2026-09-15T09:40:00Z" w16du:dateUtc="2026-09-15T13:40:00Z">
        <w:r w:rsidRPr="7A25FDBF" w:rsidDel="007979E7">
          <w:rPr>
            <w:rFonts w:ascii="Times New Roman" w:hAnsi="Times New Roman" w:cs="Times New Roman"/>
            <w:sz w:val="24"/>
            <w:szCs w:val="24"/>
          </w:rPr>
          <w:delText>flow</w:delText>
        </w:r>
      </w:del>
      <w:commentRangeEnd w:id="515"/>
      <w:r w:rsidRPr="00682BBA">
        <w:rPr>
          <w:rStyle w:val="CommentReference"/>
          <w:rFonts w:ascii="Times New Roman" w:hAnsi="Times New Roman" w:cs="Times New Roman"/>
          <w:sz w:val="24"/>
          <w:szCs w:val="24"/>
        </w:rPr>
        <w:commentReference w:id="515"/>
      </w:r>
      <w:r w:rsidR="007979E7" w:rsidRPr="00682BBA">
        <w:rPr>
          <w:rFonts w:ascii="Times New Roman" w:hAnsi="Times New Roman" w:cs="Times New Roman"/>
          <w:sz w:val="24"/>
          <w:szCs w:val="24"/>
        </w:rPr>
        <w:t xml:space="preserve"> </w:t>
      </w:r>
      <w:r w:rsidR="00C77EDA">
        <w:rPr>
          <w:rFonts w:ascii="Times New Roman" w:hAnsi="Times New Roman" w:cs="Times New Roman"/>
          <w:sz w:val="24"/>
          <w:szCs w:val="24"/>
        </w:rPr>
        <w:t xml:space="preserve">of each wetland </w:t>
      </w:r>
      <w:r w:rsidR="007979E7" w:rsidRPr="00682BBA">
        <w:rPr>
          <w:rFonts w:ascii="Times New Roman" w:hAnsi="Times New Roman" w:cs="Times New Roman"/>
          <w:sz w:val="24"/>
          <w:szCs w:val="24"/>
        </w:rPr>
        <w:t xml:space="preserve">and calculating retention </w:t>
      </w:r>
      <w:commentRangeStart w:id="520"/>
      <w:r w:rsidR="007979E7" w:rsidRPr="00682BBA">
        <w:rPr>
          <w:rFonts w:ascii="Times New Roman" w:hAnsi="Times New Roman" w:cs="Times New Roman"/>
          <w:sz w:val="24"/>
          <w:szCs w:val="24"/>
        </w:rPr>
        <w:t xml:space="preserve">as the </w:t>
      </w:r>
      <w:del w:id="521" w:author="Anderson, Kenneth" w:date="2026-09-15T09:51:00Z" w16du:dateUtc="2026-09-15T13:51:00Z">
        <w:r w:rsidR="007979E7" w:rsidRPr="00682BBA">
          <w:rPr>
            <w:rFonts w:ascii="Times New Roman" w:hAnsi="Times New Roman" w:cs="Times New Roman"/>
            <w:sz w:val="24"/>
            <w:szCs w:val="24"/>
          </w:rPr>
          <w:delText xml:space="preserve">portion of </w:delText>
        </w:r>
      </w:del>
      <w:ins w:id="522" w:author="Marques Mendonca, Raissa" w:date="2026-09-14T12:48:00Z" w16du:dateUtc="2026-09-14T16:48:00Z">
        <w:del w:id="523" w:author="Anderson, Kenneth" w:date="2026-09-15T09:51:00Z" w16du:dateUtc="2026-09-15T13:51:00Z">
          <w:r w:rsidRPr="7A25FDBF" w:rsidDel="004279C6">
            <w:rPr>
              <w:rFonts w:ascii="Times New Roman" w:hAnsi="Times New Roman" w:cs="Times New Roman"/>
              <w:sz w:val="24"/>
              <w:szCs w:val="24"/>
            </w:rPr>
            <w:delText xml:space="preserve">the </w:delText>
          </w:r>
        </w:del>
      </w:ins>
      <w:del w:id="524" w:author="Anderson, Kenneth" w:date="2026-09-15T09:51:00Z" w16du:dateUtc="2026-09-15T13:51:00Z">
        <w:r w:rsidR="007979E7" w:rsidRPr="00682BBA">
          <w:rPr>
            <w:rFonts w:ascii="Times New Roman" w:hAnsi="Times New Roman" w:cs="Times New Roman"/>
            <w:sz w:val="24"/>
            <w:szCs w:val="24"/>
          </w:rPr>
          <w:delText>inflow</w:delText>
        </w:r>
      </w:del>
      <w:ins w:id="525" w:author="Marques Mendonca, Raissa" w:date="2026-09-14T12:48:00Z" w16du:dateUtc="2026-09-14T16:48:00Z">
        <w:del w:id="526" w:author="Anderson, Kenneth" w:date="2026-09-15T09:51:00Z" w16du:dateUtc="2026-09-15T13:51:00Z">
          <w:r w:rsidR="007979E7" w:rsidRPr="00682BBA">
            <w:rPr>
              <w:rFonts w:ascii="Times New Roman" w:hAnsi="Times New Roman" w:cs="Times New Roman"/>
              <w:sz w:val="24"/>
              <w:szCs w:val="24"/>
            </w:rPr>
            <w:delText xml:space="preserve"> </w:delText>
          </w:r>
          <w:r w:rsidRPr="7A25FDBF" w:rsidDel="004279C6">
            <w:rPr>
              <w:rFonts w:ascii="Times New Roman" w:hAnsi="Times New Roman" w:cs="Times New Roman"/>
              <w:sz w:val="24"/>
              <w:szCs w:val="24"/>
            </w:rPr>
            <w:delText>co</w:delText>
          </w:r>
        </w:del>
      </w:ins>
      <w:ins w:id="527" w:author="Marques Mendonca, Raissa" w:date="2026-09-14T12:49:00Z" w16du:dateUtc="2026-09-14T16:49:00Z">
        <w:del w:id="528" w:author="Anderson, Kenneth" w:date="2026-09-15T09:51:00Z" w16du:dateUtc="2026-09-15T13:51:00Z">
          <w:r w:rsidRPr="7A25FDBF" w:rsidDel="004279C6">
            <w:rPr>
              <w:rFonts w:ascii="Times New Roman" w:hAnsi="Times New Roman" w:cs="Times New Roman"/>
              <w:sz w:val="24"/>
              <w:szCs w:val="24"/>
            </w:rPr>
            <w:delText>ncentration</w:delText>
          </w:r>
        </w:del>
      </w:ins>
      <w:del w:id="529" w:author="Anderson, Kenneth" w:date="2026-09-15T09:51:00Z" w16du:dateUtc="2026-09-15T13:51:00Z">
        <w:r w:rsidRPr="7A25FDBF" w:rsidDel="007979E7">
          <w:rPr>
            <w:rFonts w:ascii="Times New Roman" w:hAnsi="Times New Roman" w:cs="Times New Roman"/>
            <w:sz w:val="24"/>
            <w:szCs w:val="24"/>
          </w:rPr>
          <w:delText xml:space="preserve"> </w:delText>
        </w:r>
        <w:r w:rsidR="007979E7" w:rsidRPr="00682BBA">
          <w:rPr>
            <w:rFonts w:ascii="Times New Roman" w:hAnsi="Times New Roman" w:cs="Times New Roman"/>
            <w:sz w:val="24"/>
            <w:szCs w:val="24"/>
          </w:rPr>
          <w:delText xml:space="preserve">that did not exit each </w:delText>
        </w:r>
      </w:del>
      <w:ins w:id="530" w:author="Marques Mendonca, Raissa" w:date="2026-09-14T12:49:00Z" w16du:dateUtc="2026-09-14T16:49:00Z">
        <w:del w:id="531" w:author="Anderson, Kenneth" w:date="2026-09-15T09:51:00Z" w16du:dateUtc="2026-09-15T13:51:00Z">
          <w:r w:rsidRPr="7A25FDBF" w:rsidDel="005B6342">
            <w:rPr>
              <w:rFonts w:ascii="Times New Roman" w:hAnsi="Times New Roman" w:cs="Times New Roman"/>
              <w:sz w:val="24"/>
              <w:szCs w:val="24"/>
            </w:rPr>
            <w:delText xml:space="preserve">the </w:delText>
          </w:r>
        </w:del>
      </w:ins>
      <w:del w:id="532" w:author="Anderson, Kenneth" w:date="2026-09-15T09:51:00Z" w16du:dateUtc="2026-09-15T13:51:00Z">
        <w:r w:rsidRPr="7A25FDBF" w:rsidDel="007979E7">
          <w:rPr>
            <w:rFonts w:ascii="Times New Roman" w:hAnsi="Times New Roman" w:cs="Times New Roman"/>
            <w:sz w:val="24"/>
            <w:szCs w:val="24"/>
          </w:rPr>
          <w:delText>wetland</w:delText>
        </w:r>
      </w:del>
      <w:ins w:id="533" w:author="Anderson, Kenneth" w:date="2026-09-15T09:51:00Z" w16du:dateUtc="2026-09-15T13:51:00Z">
        <w:r w:rsidR="00DD4379" w:rsidRPr="7A25FDBF">
          <w:rPr>
            <w:rFonts w:ascii="Times New Roman" w:hAnsi="Times New Roman" w:cs="Times New Roman"/>
            <w:sz w:val="24"/>
            <w:szCs w:val="24"/>
          </w:rPr>
          <w:t xml:space="preserve">difference </w:t>
        </w:r>
      </w:ins>
      <w:commentRangeEnd w:id="520"/>
      <w:r w:rsidR="00CA3790" w:rsidRPr="7A25FDBF">
        <w:rPr>
          <w:rStyle w:val="CommentReference"/>
          <w:rFonts w:ascii="Times New Roman" w:hAnsi="Times New Roman" w:cs="Times New Roman"/>
          <w:sz w:val="24"/>
          <w:szCs w:val="24"/>
        </w:rPr>
        <w:commentReference w:id="520"/>
      </w:r>
      <w:ins w:id="534" w:author="Anderson, Kenneth" w:date="2026-09-15T09:51:00Z" w16du:dateUtc="2026-09-15T13:51:00Z">
        <w:r w:rsidR="00DD4379" w:rsidRPr="7A25FDBF">
          <w:rPr>
            <w:rFonts w:ascii="Times New Roman" w:hAnsi="Times New Roman" w:cs="Times New Roman"/>
            <w:sz w:val="24"/>
            <w:szCs w:val="24"/>
          </w:rPr>
          <w:t xml:space="preserve">in nutrient load between the inlet and the outlet of the </w:t>
        </w:r>
        <w:r w:rsidR="007979E7" w:rsidRPr="00682BBA">
          <w:rPr>
            <w:rFonts w:ascii="Times New Roman" w:hAnsi="Times New Roman" w:cs="Times New Roman"/>
            <w:sz w:val="24"/>
            <w:szCs w:val="24"/>
          </w:rPr>
          <w:t>wetland</w:t>
        </w:r>
      </w:ins>
      <w:r w:rsidR="007979E7" w:rsidRPr="00682BBA">
        <w:rPr>
          <w:rFonts w:ascii="Times New Roman" w:hAnsi="Times New Roman" w:cs="Times New Roman"/>
          <w:sz w:val="24"/>
          <w:szCs w:val="24"/>
        </w:rPr>
        <w:t xml:space="preserve">. </w:t>
      </w:r>
      <w:r w:rsidR="005F1C4F" w:rsidRPr="00682BBA">
        <w:rPr>
          <w:rFonts w:ascii="Times New Roman" w:hAnsi="Times New Roman" w:cs="Times New Roman"/>
          <w:sz w:val="24"/>
          <w:szCs w:val="24"/>
        </w:rPr>
        <w:t xml:space="preserve">We aimed to address </w:t>
      </w:r>
      <w:r w:rsidR="0097376A" w:rsidRPr="00682BBA">
        <w:rPr>
          <w:rFonts w:ascii="Times New Roman" w:hAnsi="Times New Roman" w:cs="Times New Roman"/>
          <w:sz w:val="24"/>
          <w:szCs w:val="24"/>
        </w:rPr>
        <w:t>three</w:t>
      </w:r>
      <w:r w:rsidR="005F1C4F" w:rsidRPr="00682BBA">
        <w:rPr>
          <w:rFonts w:ascii="Times New Roman" w:hAnsi="Times New Roman" w:cs="Times New Roman"/>
          <w:sz w:val="24"/>
          <w:szCs w:val="24"/>
        </w:rPr>
        <w:t xml:space="preserve"> main questions: 1. </w:t>
      </w:r>
      <w:r w:rsidR="000E29C0" w:rsidRPr="00682BBA">
        <w:rPr>
          <w:rFonts w:ascii="Times New Roman" w:hAnsi="Times New Roman" w:cs="Times New Roman"/>
          <w:sz w:val="24"/>
          <w:szCs w:val="24"/>
        </w:rPr>
        <w:t xml:space="preserve">How much does </w:t>
      </w:r>
      <w:commentRangeStart w:id="535"/>
      <w:r w:rsidR="000E29C0" w:rsidRPr="00682BBA">
        <w:rPr>
          <w:rFonts w:ascii="Times New Roman" w:hAnsi="Times New Roman" w:cs="Times New Roman"/>
          <w:sz w:val="24"/>
          <w:szCs w:val="24"/>
        </w:rPr>
        <w:t>connectivity</w:t>
      </w:r>
      <w:commentRangeEnd w:id="535"/>
      <w:r w:rsidR="00AD2BB0" w:rsidRPr="00682BBA">
        <w:rPr>
          <w:rStyle w:val="CommentReference"/>
          <w:rFonts w:ascii="Times New Roman" w:hAnsi="Times New Roman" w:cs="Times New Roman"/>
          <w:sz w:val="24"/>
          <w:szCs w:val="24"/>
        </w:rPr>
        <w:commentReference w:id="535"/>
      </w:r>
      <w:r w:rsidR="000E29C0" w:rsidRPr="00682BBA">
        <w:rPr>
          <w:rFonts w:ascii="Times New Roman" w:hAnsi="Times New Roman" w:cs="Times New Roman"/>
          <w:sz w:val="24"/>
          <w:szCs w:val="24"/>
        </w:rPr>
        <w:t xml:space="preserve"> of constructed wetlands to both </w:t>
      </w:r>
      <w:del w:id="536" w:author="Winston, Ryan" w:date="2026-09-14T20:28:00Z" w16du:dateUtc="2026-09-14T20:28:54Z">
        <w:r w:rsidR="000E29C0" w:rsidRPr="00682BBA">
          <w:rPr>
            <w:rFonts w:ascii="Times New Roman" w:hAnsi="Times New Roman" w:cs="Times New Roman"/>
            <w:sz w:val="24"/>
            <w:szCs w:val="24"/>
          </w:rPr>
          <w:delText xml:space="preserve">water </w:delText>
        </w:r>
      </w:del>
      <w:ins w:id="537" w:author="Winston, Ryan" w:date="2026-09-14T20:28:00Z" w16du:dateUtc="2026-09-14T20:28:57Z">
        <w:r w:rsidR="307017AC" w:rsidRPr="7A25FDBF">
          <w:rPr>
            <w:rFonts w:ascii="Times New Roman" w:hAnsi="Times New Roman" w:cs="Times New Roman"/>
            <w:sz w:val="24"/>
            <w:szCs w:val="24"/>
          </w:rPr>
          <w:t xml:space="preserve">runoff </w:t>
        </w:r>
      </w:ins>
      <w:r w:rsidR="000E29C0" w:rsidRPr="00682BBA">
        <w:rPr>
          <w:rFonts w:ascii="Times New Roman" w:hAnsi="Times New Roman" w:cs="Times New Roman"/>
          <w:sz w:val="24"/>
          <w:szCs w:val="24"/>
        </w:rPr>
        <w:t>and nutrients contribute to their ability to retain nutrients? 2.</w:t>
      </w:r>
      <w:r w:rsidR="00807CC3" w:rsidRPr="00682BBA">
        <w:rPr>
          <w:rFonts w:ascii="Times New Roman" w:hAnsi="Times New Roman" w:cs="Times New Roman"/>
          <w:sz w:val="24"/>
          <w:szCs w:val="24"/>
        </w:rPr>
        <w:t xml:space="preserve"> What drives potential for nutrient release in constructed wetlands? 3.</w:t>
      </w:r>
      <w:r w:rsidR="002740EE" w:rsidRPr="00682BBA">
        <w:rPr>
          <w:rFonts w:ascii="Times New Roman" w:hAnsi="Times New Roman" w:cs="Times New Roman"/>
          <w:sz w:val="24"/>
          <w:szCs w:val="24"/>
        </w:rPr>
        <w:t xml:space="preserve"> Can constructed wetlands feasibly contribute to landscape</w:t>
      </w:r>
      <w:r w:rsidR="00EF48A1">
        <w:rPr>
          <w:rFonts w:ascii="Times New Roman" w:hAnsi="Times New Roman" w:cs="Times New Roman"/>
          <w:sz w:val="24"/>
          <w:szCs w:val="24"/>
        </w:rPr>
        <w:t>-</w:t>
      </w:r>
      <w:r w:rsidR="002740EE" w:rsidRPr="00682BBA">
        <w:rPr>
          <w:rFonts w:ascii="Times New Roman" w:hAnsi="Times New Roman" w:cs="Times New Roman"/>
          <w:sz w:val="24"/>
          <w:szCs w:val="24"/>
        </w:rPr>
        <w:t>scale nutrient retention goals?</w:t>
      </w:r>
      <w:r w:rsidR="00EC22F1" w:rsidRPr="00682BBA">
        <w:rPr>
          <w:rFonts w:ascii="Times New Roman" w:hAnsi="Times New Roman" w:cs="Times New Roman"/>
          <w:sz w:val="24"/>
          <w:szCs w:val="24"/>
        </w:rPr>
        <w:t xml:space="preserve"> </w:t>
      </w:r>
      <w:ins w:id="538" w:author="Anderson, Kenneth" w:date="2026-09-15T09:37:00Z" w16du:dateUtc="2026-09-15T09:37:00Z">
        <w:r w:rsidR="00B062B8" w:rsidRPr="00682BBA">
          <w:rPr>
            <w:rFonts w:ascii="Times New Roman" w:hAnsi="Times New Roman" w:cs="Times New Roman"/>
            <w:sz w:val="24"/>
            <w:szCs w:val="24"/>
          </w:rPr>
          <w:t>To evaluate the effects of connectivity on constructed wetland nutrient retention</w:t>
        </w:r>
        <w:r w:rsidR="00BF52FC">
          <w:rPr>
            <w:rFonts w:ascii="Times New Roman" w:hAnsi="Times New Roman" w:cs="Times New Roman"/>
            <w:sz w:val="24"/>
            <w:szCs w:val="24"/>
          </w:rPr>
          <w:t>,</w:t>
        </w:r>
        <w:r w:rsidR="00B062B8" w:rsidRPr="00682BBA">
          <w:rPr>
            <w:rFonts w:ascii="Times New Roman" w:hAnsi="Times New Roman" w:cs="Times New Roman"/>
            <w:sz w:val="24"/>
            <w:szCs w:val="24"/>
          </w:rPr>
          <w:t xml:space="preserve"> we </w:t>
        </w:r>
        <w:r w:rsidR="008D4E8B" w:rsidRPr="00682BBA">
          <w:rPr>
            <w:rFonts w:ascii="Times New Roman" w:hAnsi="Times New Roman" w:cs="Times New Roman"/>
            <w:sz w:val="24"/>
            <w:szCs w:val="24"/>
          </w:rPr>
          <w:t xml:space="preserve">built linear </w:t>
        </w:r>
      </w:ins>
      <w:ins w:id="539" w:author="Anderson, Kenneth" w:date="2026-10-01T11:31:00Z" w16du:dateUtc="2026-10-01T15:31:00Z">
        <w:r w:rsidR="006D4E82">
          <w:rPr>
            <w:rFonts w:ascii="Times New Roman" w:hAnsi="Times New Roman" w:cs="Times New Roman"/>
            <w:sz w:val="24"/>
            <w:szCs w:val="24"/>
          </w:rPr>
          <w:t xml:space="preserve">mixed effects </w:t>
        </w:r>
      </w:ins>
      <w:ins w:id="540" w:author="Anderson, Kenneth" w:date="2026-09-15T09:37:00Z" w16du:dateUtc="2026-09-15T09:37:00Z">
        <w:r w:rsidR="008D4E8B" w:rsidRPr="00682BBA">
          <w:rPr>
            <w:rFonts w:ascii="Times New Roman" w:hAnsi="Times New Roman" w:cs="Times New Roman"/>
            <w:sz w:val="24"/>
            <w:szCs w:val="24"/>
          </w:rPr>
          <w:t>models with</w:t>
        </w:r>
        <w:r w:rsidR="00C91E2B" w:rsidRPr="00682BBA">
          <w:rPr>
            <w:rFonts w:ascii="Times New Roman" w:hAnsi="Times New Roman" w:cs="Times New Roman"/>
            <w:sz w:val="24"/>
            <w:szCs w:val="24"/>
          </w:rPr>
          <w:t xml:space="preserve"> monthly </w:t>
        </w:r>
        <w:r w:rsidR="008360C0" w:rsidRPr="7A25FDBF">
          <w:rPr>
            <w:rFonts w:ascii="Times New Roman" w:hAnsi="Times New Roman" w:cs="Times New Roman"/>
            <w:sz w:val="24"/>
            <w:szCs w:val="24"/>
          </w:rPr>
          <w:t xml:space="preserve">measures of </w:t>
        </w:r>
        <w:commentRangeStart w:id="541"/>
        <w:r w:rsidR="008360C0" w:rsidRPr="7A25FDBF">
          <w:rPr>
            <w:rFonts w:ascii="Times New Roman" w:hAnsi="Times New Roman" w:cs="Times New Roman"/>
            <w:sz w:val="24"/>
            <w:szCs w:val="24"/>
          </w:rPr>
          <w:t xml:space="preserve">inflow volume </w:t>
        </w:r>
      </w:ins>
      <w:commentRangeEnd w:id="541"/>
      <w:r w:rsidR="00A54824" w:rsidRPr="7A25FDBF">
        <w:rPr>
          <w:rStyle w:val="CommentReference"/>
          <w:rFonts w:ascii="Times New Roman" w:hAnsi="Times New Roman" w:cs="Times New Roman"/>
          <w:sz w:val="24"/>
          <w:szCs w:val="24"/>
        </w:rPr>
        <w:commentReference w:id="541"/>
      </w:r>
      <w:ins w:id="542" w:author="Anderson, Kenneth" w:date="2026-09-15T09:37:00Z" w16du:dateUtc="2026-09-15T09:37:00Z">
        <w:r w:rsidR="008360C0" w:rsidRPr="7A25FDBF">
          <w:rPr>
            <w:rFonts w:ascii="Times New Roman" w:hAnsi="Times New Roman" w:cs="Times New Roman"/>
            <w:sz w:val="24"/>
            <w:szCs w:val="24"/>
          </w:rPr>
          <w:t xml:space="preserve">and nutrient concentrations as predictors of nutrient retention across all 24 wetlands. To investigate the drivers of nutrient release potential, </w:t>
        </w:r>
        <w:commentRangeStart w:id="543"/>
        <w:r w:rsidR="008360C0" w:rsidRPr="7A25FDBF">
          <w:rPr>
            <w:rFonts w:ascii="Times New Roman" w:hAnsi="Times New Roman" w:cs="Times New Roman"/>
            <w:sz w:val="24"/>
            <w:szCs w:val="24"/>
          </w:rPr>
          <w:t xml:space="preserve">we built logistic regressions </w:t>
        </w:r>
      </w:ins>
      <w:commentRangeEnd w:id="543"/>
      <w:r w:rsidR="006813BF" w:rsidRPr="7A25FDBF">
        <w:rPr>
          <w:rStyle w:val="CommentReference"/>
          <w:rFonts w:ascii="Times New Roman" w:hAnsi="Times New Roman" w:cs="Times New Roman"/>
          <w:sz w:val="24"/>
          <w:szCs w:val="24"/>
        </w:rPr>
        <w:commentReference w:id="543"/>
      </w:r>
      <w:ins w:id="544" w:author="Anderson, Kenneth" w:date="2026-09-15T09:37:00Z" w16du:dateUtc="2026-09-15T09:37:00Z">
        <w:r w:rsidR="008360C0" w:rsidRPr="7A25FDBF">
          <w:rPr>
            <w:rFonts w:ascii="Times New Roman" w:hAnsi="Times New Roman" w:cs="Times New Roman"/>
            <w:sz w:val="24"/>
            <w:szCs w:val="24"/>
          </w:rPr>
          <w:t xml:space="preserve">to assess the effects of nutrient load timing, inflow volume, and nutrient concentration on nutrient retention. To evaluate whether wetlands can feasibly contribute to landscape-scale nutrient load reduction goals, we built three hypothetical </w:t>
        </w:r>
        <w:r w:rsidR="008360C0" w:rsidRPr="7A25FDBF">
          <w:rPr>
            <w:rFonts w:ascii="Times New Roman" w:hAnsi="Times New Roman" w:cs="Times New Roman"/>
            <w:sz w:val="24"/>
            <w:szCs w:val="24"/>
          </w:rPr>
          <w:lastRenderedPageBreak/>
          <w:t xml:space="preserve">scenarios based on the nutrient retention estimates of the 24 monitored wetlands to extrapolate the total land area that would need to be converted to wetlands to meet the Lake Erie nutrient loading goal based on International Joint </w:t>
        </w:r>
        <w:del w:id="545" w:author="Kerns, Janice" w:date="2026-10-09T13:44:00Z" w16du:dateUtc="2026-10-09T17:44:00Z">
          <w:r w:rsidR="008360C0" w:rsidRPr="7A25FDBF">
            <w:rPr>
              <w:rFonts w:ascii="Times New Roman" w:hAnsi="Times New Roman" w:cs="Times New Roman"/>
              <w:sz w:val="24"/>
              <w:szCs w:val="24"/>
            </w:rPr>
            <w:delText>Council</w:delText>
          </w:r>
        </w:del>
      </w:ins>
      <w:ins w:id="546" w:author="Kerns, Janice" w:date="2026-10-09T13:44:00Z" w16du:dateUtc="2026-10-09T17:44:00Z">
        <w:r w:rsidR="008E1C7D">
          <w:rPr>
            <w:rFonts w:ascii="Times New Roman" w:hAnsi="Times New Roman" w:cs="Times New Roman"/>
            <w:sz w:val="24"/>
            <w:szCs w:val="24"/>
          </w:rPr>
          <w:t>Commis</w:t>
        </w:r>
      </w:ins>
      <w:ins w:id="547" w:author="Kerns, Janice" w:date="2026-10-09T13:45:00Z" w16du:dateUtc="2026-10-09T17:45:00Z">
        <w:r w:rsidR="00F209BB">
          <w:rPr>
            <w:rFonts w:ascii="Times New Roman" w:hAnsi="Times New Roman" w:cs="Times New Roman"/>
            <w:sz w:val="24"/>
            <w:szCs w:val="24"/>
          </w:rPr>
          <w:t>sion</w:t>
        </w:r>
      </w:ins>
      <w:ins w:id="548" w:author="Anderson, Kenneth" w:date="2026-09-15T09:37:00Z" w16du:dateUtc="2026-09-15T09:37:00Z">
        <w:r w:rsidR="008360C0" w:rsidRPr="7A25FDBF">
          <w:rPr>
            <w:rFonts w:ascii="Times New Roman" w:hAnsi="Times New Roman" w:cs="Times New Roman"/>
            <w:sz w:val="24"/>
            <w:szCs w:val="24"/>
          </w:rPr>
          <w:t xml:space="preserve"> </w:t>
        </w:r>
        <w:commentRangeStart w:id="549"/>
        <w:r w:rsidR="008360C0" w:rsidRPr="7A25FDBF">
          <w:rPr>
            <w:rFonts w:ascii="Times New Roman" w:hAnsi="Times New Roman" w:cs="Times New Roman"/>
            <w:sz w:val="24"/>
            <w:szCs w:val="24"/>
          </w:rPr>
          <w:t>targets</w:t>
        </w:r>
      </w:ins>
      <w:commentRangeEnd w:id="549"/>
      <w:r>
        <w:rPr>
          <w:rStyle w:val="CommentReference"/>
          <w:rFonts w:ascii="Times New Roman" w:hAnsi="Times New Roman" w:cs="Times New Roman"/>
          <w:sz w:val="24"/>
          <w:szCs w:val="24"/>
        </w:rPr>
        <w:commentReference w:id="549"/>
      </w:r>
      <w:ins w:id="550" w:author="Anderson, Kenneth" w:date="2026-10-01T14:56:00Z" w16du:dateUtc="2026-10-01T18:56:00Z">
        <w:r w:rsidR="00714535">
          <w:rPr>
            <w:rFonts w:ascii="Times New Roman" w:hAnsi="Times New Roman" w:cs="Times New Roman"/>
            <w:sz w:val="24"/>
            <w:szCs w:val="24"/>
          </w:rPr>
          <w:t xml:space="preserve"> </w:t>
        </w:r>
        <w:r w:rsidR="006D1E92">
          <w:rPr>
            <w:rFonts w:ascii="Times New Roman" w:hAnsi="Times New Roman" w:cs="Times New Roman"/>
            <w:sz w:val="24"/>
            <w:szCs w:val="24"/>
          </w:rPr>
          <w:fldChar w:fldCharType="begin"/>
        </w:r>
        <w:r w:rsidR="006D1E92">
          <w:rPr>
            <w:rFonts w:ascii="Times New Roman" w:hAnsi="Times New Roman" w:cs="Times New Roman"/>
            <w:sz w:val="24"/>
            <w:szCs w:val="24"/>
          </w:rPr>
          <w:instrText xml:space="preserve"> ADDIN ZOTERO_ITEM CSL_CITATION {"citationID":"3n1UglIC","properties":{"unsorted":false,"formattedCitation":"(Ohio Environmental Protection Agency (EPA) 2023)","plainCitation":"(Ohio Environmental Protection Agency (EPA) 2023)","noteIndex":0},"citationItems":[{"id":6241,"uris":["http://zotero.org/users/5222684/items/F7GMS7CP"],"itemData":{"id":6241,"type":"report","publisher":"Division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006D1E92">
          <w:rPr>
            <w:rFonts w:ascii="Times New Roman" w:hAnsi="Times New Roman" w:cs="Times New Roman"/>
            <w:sz w:val="24"/>
            <w:szCs w:val="24"/>
          </w:rPr>
          <w:fldChar w:fldCharType="separate"/>
        </w:r>
        <w:r w:rsidR="006D1E92" w:rsidRPr="00BA0969">
          <w:rPr>
            <w:rFonts w:ascii="Times New Roman" w:hAnsi="Times New Roman" w:cs="Times New Roman"/>
            <w:sz w:val="24"/>
          </w:rPr>
          <w:t>(Ohio Environmental Protection Agency (EPA) 2023)</w:t>
        </w:r>
        <w:r w:rsidR="006D1E92">
          <w:rPr>
            <w:rFonts w:ascii="Times New Roman" w:hAnsi="Times New Roman" w:cs="Times New Roman"/>
            <w:sz w:val="24"/>
            <w:szCs w:val="24"/>
          </w:rPr>
          <w:fldChar w:fldCharType="end"/>
        </w:r>
      </w:ins>
      <w:ins w:id="551" w:author="Anderson, Kenneth" w:date="2026-09-15T09:37:00Z" w16du:dateUtc="2026-09-15T09:37:00Z">
        <w:r w:rsidR="008360C0" w:rsidRPr="7A25FDBF">
          <w:rPr>
            <w:rFonts w:ascii="Times New Roman" w:hAnsi="Times New Roman" w:cs="Times New Roman"/>
            <w:sz w:val="24"/>
            <w:szCs w:val="24"/>
          </w:rPr>
          <w:t>, explicitly considering 1) typical wetlands, 2) hydrologically connected wetlands, and 3) best-performing wetlands.</w:t>
        </w:r>
      </w:ins>
      <w:del w:id="552" w:author="Anderson, Kenneth" w:date="2026-09-15T09:37:00Z" w16du:dateUtc="2026-09-15T13:37:00Z">
        <w:r w:rsidRPr="7A25FDBF" w:rsidDel="00B062B8">
          <w:rPr>
            <w:rFonts w:ascii="Times New Roman" w:hAnsi="Times New Roman" w:cs="Times New Roman"/>
            <w:sz w:val="24"/>
            <w:szCs w:val="24"/>
          </w:rPr>
          <w:delText>To evaluate the effects of connectivity on constructed wetland nutrient retention</w:delText>
        </w:r>
        <w:r w:rsidRPr="7A25FDBF" w:rsidDel="00BF52FC">
          <w:rPr>
            <w:rFonts w:ascii="Times New Roman" w:hAnsi="Times New Roman" w:cs="Times New Roman"/>
            <w:sz w:val="24"/>
            <w:szCs w:val="24"/>
          </w:rPr>
          <w:delText>,</w:delText>
        </w:r>
        <w:r w:rsidRPr="7A25FDBF" w:rsidDel="00B062B8">
          <w:rPr>
            <w:rFonts w:ascii="Times New Roman" w:hAnsi="Times New Roman" w:cs="Times New Roman"/>
            <w:sz w:val="24"/>
            <w:szCs w:val="24"/>
          </w:rPr>
          <w:delText xml:space="preserve"> we </w:delText>
        </w:r>
        <w:r w:rsidRPr="7A25FDBF" w:rsidDel="008D4E8B">
          <w:rPr>
            <w:rFonts w:ascii="Times New Roman" w:hAnsi="Times New Roman" w:cs="Times New Roman"/>
            <w:sz w:val="24"/>
            <w:szCs w:val="24"/>
          </w:rPr>
          <w:delText>built linear models with</w:delText>
        </w:r>
        <w:r w:rsidRPr="7A25FDBF" w:rsidDel="00C91E2B">
          <w:rPr>
            <w:rFonts w:ascii="Times New Roman" w:hAnsi="Times New Roman" w:cs="Times New Roman"/>
            <w:sz w:val="24"/>
            <w:szCs w:val="24"/>
          </w:rPr>
          <w:delText xml:space="preserve"> monthly data for</w:delText>
        </w:r>
        <w:r w:rsidRPr="7A25FDBF" w:rsidDel="008D4E8B">
          <w:rPr>
            <w:rFonts w:ascii="Times New Roman" w:hAnsi="Times New Roman" w:cs="Times New Roman"/>
            <w:sz w:val="24"/>
            <w:szCs w:val="24"/>
          </w:rPr>
          <w:delText xml:space="preserve"> </w:delText>
        </w:r>
        <w:r w:rsidRPr="7A25FDBF" w:rsidDel="00C91E2B">
          <w:rPr>
            <w:rFonts w:ascii="Times New Roman" w:hAnsi="Times New Roman" w:cs="Times New Roman"/>
            <w:sz w:val="24"/>
            <w:szCs w:val="24"/>
          </w:rPr>
          <w:delText xml:space="preserve">inflow volume and nutrient concentrations as predictors of nutrient retention across all 24 wetlands. </w:delText>
        </w:r>
        <w:r w:rsidR="00C91E2B" w:rsidRPr="00682BBA">
          <w:rPr>
            <w:rFonts w:ascii="Times New Roman" w:hAnsi="Times New Roman" w:cs="Times New Roman"/>
            <w:sz w:val="24"/>
            <w:szCs w:val="24"/>
          </w:rPr>
          <w:delText>To investigate the potential for nutrient release</w:delText>
        </w:r>
        <w:r w:rsidR="00BF52FC">
          <w:rPr>
            <w:rFonts w:ascii="Times New Roman" w:hAnsi="Times New Roman" w:cs="Times New Roman"/>
            <w:sz w:val="24"/>
            <w:szCs w:val="24"/>
          </w:rPr>
          <w:delText>,</w:delText>
        </w:r>
        <w:r w:rsidR="00C91E2B" w:rsidRPr="00682BBA">
          <w:rPr>
            <w:rFonts w:ascii="Times New Roman" w:hAnsi="Times New Roman" w:cs="Times New Roman"/>
            <w:sz w:val="24"/>
            <w:szCs w:val="24"/>
          </w:rPr>
          <w:delText xml:space="preserve"> we </w:delText>
        </w:r>
        <w:r w:rsidR="00FA4954" w:rsidRPr="00682BBA">
          <w:rPr>
            <w:rFonts w:ascii="Times New Roman" w:hAnsi="Times New Roman" w:cs="Times New Roman"/>
            <w:sz w:val="24"/>
            <w:szCs w:val="24"/>
          </w:rPr>
          <w:delText>built logistic regressions to track the effects of timing, inflow volume, and nutrient concentration. To evaluate whether wetlands can feasibly contribute to landscape</w:delText>
        </w:r>
      </w:del>
      <w:ins w:id="553" w:author="Winston, Ryan" w:date="2026-09-14T20:29:00Z" w16du:dateUtc="2026-09-14T20:29:46Z">
        <w:del w:id="554" w:author="Anderson, Kenneth" w:date="2026-09-15T09:37:00Z" w16du:dateUtc="2026-09-15T13:37:00Z">
          <w:r w:rsidRPr="7A25FDBF" w:rsidDel="22407130">
            <w:rPr>
              <w:rFonts w:ascii="Times New Roman" w:hAnsi="Times New Roman" w:cs="Times New Roman"/>
              <w:sz w:val="24"/>
              <w:szCs w:val="24"/>
            </w:rPr>
            <w:delText>-scale</w:delText>
          </w:r>
        </w:del>
      </w:ins>
      <w:del w:id="555" w:author="Anderson, Kenneth" w:date="2026-09-15T09:37:00Z" w16du:dateUtc="2026-09-15T13:37:00Z">
        <w:r w:rsidR="00FA4954" w:rsidRPr="00682BBA">
          <w:rPr>
            <w:rFonts w:ascii="Times New Roman" w:hAnsi="Times New Roman" w:cs="Times New Roman"/>
            <w:sz w:val="24"/>
            <w:szCs w:val="24"/>
          </w:rPr>
          <w:delText xml:space="preserve"> goals</w:delText>
        </w:r>
        <w:r w:rsidR="00176F5E">
          <w:rPr>
            <w:rFonts w:ascii="Times New Roman" w:hAnsi="Times New Roman" w:cs="Times New Roman"/>
            <w:sz w:val="24"/>
            <w:szCs w:val="24"/>
          </w:rPr>
          <w:delText>,</w:delText>
        </w:r>
        <w:r w:rsidR="00FA4954" w:rsidRPr="00682BBA">
          <w:rPr>
            <w:rFonts w:ascii="Times New Roman" w:hAnsi="Times New Roman" w:cs="Times New Roman"/>
            <w:sz w:val="24"/>
            <w:szCs w:val="24"/>
          </w:rPr>
          <w:delText xml:space="preserve"> we </w:delText>
        </w:r>
        <w:r w:rsidR="00EF48EB" w:rsidRPr="00682BBA">
          <w:rPr>
            <w:rFonts w:ascii="Times New Roman" w:hAnsi="Times New Roman" w:cs="Times New Roman"/>
            <w:sz w:val="24"/>
            <w:szCs w:val="24"/>
          </w:rPr>
          <w:delText xml:space="preserve">built out three hypothetical scenarios based on the data from </w:delText>
        </w:r>
        <w:r w:rsidR="00760089" w:rsidRPr="00682BBA">
          <w:rPr>
            <w:rFonts w:ascii="Times New Roman" w:hAnsi="Times New Roman" w:cs="Times New Roman"/>
            <w:sz w:val="24"/>
            <w:szCs w:val="24"/>
          </w:rPr>
          <w:delText xml:space="preserve">monitored wetlands to extrapolate the total area that would need to be converted </w:delText>
        </w:r>
        <w:r w:rsidR="004E4F1D">
          <w:rPr>
            <w:rFonts w:ascii="Times New Roman" w:hAnsi="Times New Roman" w:cs="Times New Roman"/>
            <w:sz w:val="24"/>
            <w:szCs w:val="24"/>
          </w:rPr>
          <w:delText xml:space="preserve">for </w:delText>
        </w:r>
        <w:r w:rsidR="006F6B2C">
          <w:rPr>
            <w:rFonts w:ascii="Times New Roman" w:hAnsi="Times New Roman" w:cs="Times New Roman"/>
            <w:sz w:val="24"/>
            <w:szCs w:val="24"/>
          </w:rPr>
          <w:delText xml:space="preserve">1. </w:delText>
        </w:r>
        <w:r w:rsidR="004E4F1D">
          <w:rPr>
            <w:rFonts w:ascii="Times New Roman" w:hAnsi="Times New Roman" w:cs="Times New Roman"/>
            <w:sz w:val="24"/>
            <w:szCs w:val="24"/>
          </w:rPr>
          <w:delText xml:space="preserve">typical wetlands, </w:delText>
        </w:r>
        <w:r w:rsidR="006F6B2C">
          <w:rPr>
            <w:rFonts w:ascii="Times New Roman" w:hAnsi="Times New Roman" w:cs="Times New Roman"/>
            <w:sz w:val="24"/>
            <w:szCs w:val="24"/>
          </w:rPr>
          <w:delText>2. hydrologically connected</w:delText>
        </w:r>
        <w:r w:rsidR="00760089" w:rsidRPr="00682BBA">
          <w:rPr>
            <w:rFonts w:ascii="Times New Roman" w:hAnsi="Times New Roman" w:cs="Times New Roman"/>
            <w:sz w:val="24"/>
            <w:szCs w:val="24"/>
          </w:rPr>
          <w:delText xml:space="preserve"> wetlands</w:delText>
        </w:r>
        <w:r w:rsidR="006F6B2C">
          <w:rPr>
            <w:rFonts w:ascii="Times New Roman" w:hAnsi="Times New Roman" w:cs="Times New Roman"/>
            <w:sz w:val="24"/>
            <w:szCs w:val="24"/>
          </w:rPr>
          <w:delText>, and 3. the best possible wetlands</w:delText>
        </w:r>
        <w:r w:rsidR="00760089" w:rsidRPr="00682BBA">
          <w:rPr>
            <w:rFonts w:ascii="Times New Roman" w:hAnsi="Times New Roman" w:cs="Times New Roman"/>
            <w:sz w:val="24"/>
            <w:szCs w:val="24"/>
          </w:rPr>
          <w:delText xml:space="preserve"> to meet</w:delText>
        </w:r>
      </w:del>
      <w:ins w:id="556" w:author="Winston, Ryan" w:date="2026-09-14T20:30:00Z" w16du:dateUtc="2026-09-14T20:30:25Z">
        <w:del w:id="557" w:author="Anderson, Kenneth" w:date="2026-09-15T09:37:00Z" w16du:dateUtc="2026-09-15T13:37:00Z">
          <w:r w:rsidR="00760089" w:rsidRPr="00682BBA">
            <w:rPr>
              <w:rFonts w:ascii="Times New Roman" w:hAnsi="Times New Roman" w:cs="Times New Roman"/>
              <w:sz w:val="24"/>
              <w:szCs w:val="24"/>
            </w:rPr>
            <w:delText xml:space="preserve"> </w:delText>
          </w:r>
          <w:r w:rsidRPr="7A25FDBF" w:rsidDel="58A300B1">
            <w:rPr>
              <w:rFonts w:ascii="Times New Roman" w:hAnsi="Times New Roman" w:cs="Times New Roman"/>
              <w:sz w:val="24"/>
              <w:szCs w:val="24"/>
            </w:rPr>
            <w:delText>International Joint Council targets for</w:delText>
          </w:r>
        </w:del>
      </w:ins>
      <w:del w:id="558" w:author="Anderson, Kenneth" w:date="2026-09-15T09:37:00Z" w16du:dateUtc="2026-09-15T13:37:00Z">
        <w:r w:rsidRPr="7A25FDBF" w:rsidDel="00760089">
          <w:rPr>
            <w:rFonts w:ascii="Times New Roman" w:hAnsi="Times New Roman" w:cs="Times New Roman"/>
            <w:sz w:val="24"/>
            <w:szCs w:val="24"/>
          </w:rPr>
          <w:delText xml:space="preserve"> </w:delText>
        </w:r>
        <w:r w:rsidR="00760089" w:rsidRPr="00682BBA">
          <w:rPr>
            <w:rFonts w:ascii="Times New Roman" w:hAnsi="Times New Roman" w:cs="Times New Roman"/>
            <w:sz w:val="24"/>
            <w:szCs w:val="24"/>
          </w:rPr>
          <w:delText>Lake Erie nutrient</w:delText>
        </w:r>
        <w:r w:rsidR="000B4317">
          <w:rPr>
            <w:rFonts w:ascii="Times New Roman" w:hAnsi="Times New Roman" w:cs="Times New Roman"/>
            <w:sz w:val="24"/>
            <w:szCs w:val="24"/>
          </w:rPr>
          <w:delText>-</w:delText>
        </w:r>
      </w:del>
      <w:ins w:id="559" w:author="Winston, Ryan" w:date="2026-09-14T20:30:00Z" w16du:dateUtc="2026-09-14T20:30:29Z">
        <w:del w:id="560" w:author="Anderson, Kenneth" w:date="2026-09-15T09:37:00Z" w16du:dateUtc="2026-09-15T13:37:00Z">
          <w:r w:rsidR="00760089" w:rsidRPr="00682BBA">
            <w:rPr>
              <w:rFonts w:ascii="Times New Roman" w:hAnsi="Times New Roman" w:cs="Times New Roman"/>
              <w:sz w:val="24"/>
              <w:szCs w:val="24"/>
            </w:rPr>
            <w:delText xml:space="preserve"> </w:delText>
          </w:r>
        </w:del>
      </w:ins>
      <w:del w:id="561" w:author="Anderson, Kenneth" w:date="2026-09-02T15:35:00Z" w16du:dateUtc="2026-09-02T19:35:00Z">
        <w:r w:rsidRPr="7A25FDBF" w:rsidDel="00FE3684">
          <w:rPr>
            <w:rFonts w:ascii="Times New Roman" w:hAnsi="Times New Roman" w:cs="Times New Roman"/>
            <w:sz w:val="24"/>
            <w:szCs w:val="24"/>
          </w:rPr>
          <w:delText xml:space="preserve"> </w:delText>
        </w:r>
      </w:del>
      <w:del w:id="562" w:author="Anderson, Kenneth" w:date="2026-09-15T09:37:00Z" w16du:dateUtc="2026-09-15T13:37:00Z">
        <w:r w:rsidR="00760089" w:rsidRPr="00682BBA">
          <w:rPr>
            <w:rFonts w:ascii="Times New Roman" w:hAnsi="Times New Roman" w:cs="Times New Roman"/>
            <w:sz w:val="24"/>
            <w:szCs w:val="24"/>
          </w:rPr>
          <w:delText xml:space="preserve">loading </w:delText>
        </w:r>
        <w:r w:rsidR="00251B2B" w:rsidRPr="00682BBA">
          <w:rPr>
            <w:rFonts w:ascii="Times New Roman" w:hAnsi="Times New Roman" w:cs="Times New Roman"/>
            <w:sz w:val="24"/>
            <w:szCs w:val="24"/>
          </w:rPr>
          <w:delText>goals</w:delText>
        </w:r>
        <w:r w:rsidR="00760089" w:rsidRPr="00682BBA">
          <w:rPr>
            <w:rFonts w:ascii="Times New Roman" w:hAnsi="Times New Roman" w:cs="Times New Roman"/>
            <w:sz w:val="24"/>
            <w:szCs w:val="24"/>
          </w:rPr>
          <w:delText xml:space="preserve"> based on </w:delText>
        </w:r>
        <w:r w:rsidR="00510858" w:rsidRPr="00682BBA">
          <w:rPr>
            <w:rFonts w:ascii="Times New Roman" w:hAnsi="Times New Roman" w:cs="Times New Roman"/>
            <w:sz w:val="24"/>
            <w:szCs w:val="24"/>
          </w:rPr>
          <w:delText>Inter</w:delText>
        </w:r>
        <w:r w:rsidR="00251B2B" w:rsidRPr="00682BBA">
          <w:rPr>
            <w:rFonts w:ascii="Times New Roman" w:hAnsi="Times New Roman" w:cs="Times New Roman"/>
            <w:sz w:val="24"/>
            <w:szCs w:val="24"/>
          </w:rPr>
          <w:delText>national Joint Council targets.</w:delText>
        </w:r>
      </w:del>
      <w:commentRangeEnd w:id="489"/>
      <w:r w:rsidRPr="00682BBA">
        <w:rPr>
          <w:rStyle w:val="CommentReference"/>
          <w:rFonts w:ascii="Times New Roman" w:hAnsi="Times New Roman" w:cs="Times New Roman"/>
          <w:sz w:val="24"/>
          <w:szCs w:val="24"/>
        </w:rPr>
        <w:commentReference w:id="489"/>
      </w:r>
      <w:del w:id="563" w:author="Anderson, Kenneth" w:date="2026-09-15T09:37:00Z" w16du:dateUtc="2026-09-15T13:37:00Z">
        <w:r w:rsidR="00200203" w:rsidRPr="00682BBA">
          <w:rPr>
            <w:rFonts w:ascii="Times New Roman" w:hAnsi="Times New Roman" w:cs="Times New Roman"/>
            <w:sz w:val="24"/>
            <w:szCs w:val="24"/>
          </w:rPr>
          <w:delText xml:space="preserve"> </w:delText>
        </w:r>
      </w:del>
    </w:p>
    <w:p w14:paraId="4A42B90C" w14:textId="4BBB5ACB" w:rsidR="00FC35A0" w:rsidRPr="00682BBA" w:rsidRDefault="00FC35A0" w:rsidP="008360C0">
      <w:pPr>
        <w:spacing w:line="480" w:lineRule="auto"/>
        <w:ind w:firstLine="720"/>
        <w:rPr>
          <w:rFonts w:ascii="Times New Roman" w:hAnsi="Times New Roman" w:cs="Times New Roman"/>
          <w:b/>
          <w:bCs/>
          <w:sz w:val="24"/>
          <w:szCs w:val="24"/>
        </w:rPr>
      </w:pPr>
    </w:p>
    <w:p w14:paraId="59C6DE5C" w14:textId="5762DCAE" w:rsidR="00634EF5" w:rsidRPr="00682BBA" w:rsidRDefault="00183CA1"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2. </w:t>
      </w:r>
      <w:r w:rsidR="002E365D" w:rsidRPr="00682BBA">
        <w:rPr>
          <w:rFonts w:ascii="Times New Roman" w:hAnsi="Times New Roman" w:cs="Times New Roman"/>
          <w:b/>
          <w:bCs/>
          <w:sz w:val="24"/>
          <w:szCs w:val="24"/>
        </w:rPr>
        <w:t xml:space="preserve">Methods: </w:t>
      </w:r>
    </w:p>
    <w:p w14:paraId="195D70B0" w14:textId="7F4793FC" w:rsidR="00183CA1" w:rsidRPr="00682BBA" w:rsidRDefault="00183CA1" w:rsidP="00682BBA">
      <w:pPr>
        <w:spacing w:line="480" w:lineRule="auto"/>
        <w:rPr>
          <w:rFonts w:ascii="Times New Roman" w:hAnsi="Times New Roman" w:cs="Times New Roman"/>
          <w:b/>
          <w:bCs/>
          <w:sz w:val="24"/>
          <w:szCs w:val="24"/>
          <w:u w:val="single"/>
        </w:rPr>
      </w:pPr>
      <w:r w:rsidRPr="00682BBA">
        <w:rPr>
          <w:rFonts w:ascii="Times New Roman" w:hAnsi="Times New Roman" w:cs="Times New Roman"/>
          <w:b/>
          <w:bCs/>
          <w:sz w:val="24"/>
          <w:szCs w:val="24"/>
          <w:u w:val="single"/>
        </w:rPr>
        <w:t xml:space="preserve">2.1 </w:t>
      </w:r>
      <w:r w:rsidR="00856741" w:rsidRPr="00682BBA">
        <w:rPr>
          <w:rFonts w:ascii="Times New Roman" w:hAnsi="Times New Roman" w:cs="Times New Roman"/>
          <w:b/>
          <w:bCs/>
          <w:sz w:val="24"/>
          <w:szCs w:val="24"/>
          <w:u w:val="single"/>
        </w:rPr>
        <w:t>Site Description</w:t>
      </w:r>
      <w:r w:rsidR="00103739" w:rsidRPr="00682BBA">
        <w:rPr>
          <w:rFonts w:ascii="Times New Roman" w:hAnsi="Times New Roman" w:cs="Times New Roman"/>
          <w:b/>
          <w:bCs/>
          <w:sz w:val="24"/>
          <w:szCs w:val="24"/>
          <w:u w:val="single"/>
        </w:rPr>
        <w:t>s</w:t>
      </w:r>
    </w:p>
    <w:p w14:paraId="3E36E5BF" w14:textId="7170DC43" w:rsidR="002E6747" w:rsidRPr="00682BBA" w:rsidRDefault="009102B9" w:rsidP="0071348D">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 analyzed data from 24 </w:t>
      </w:r>
      <w:r w:rsidR="466B63E5" w:rsidRPr="00682BBA">
        <w:rPr>
          <w:rFonts w:ascii="Times New Roman" w:hAnsi="Times New Roman" w:cs="Times New Roman"/>
          <w:sz w:val="24"/>
          <w:szCs w:val="24"/>
        </w:rPr>
        <w:t>wetland</w:t>
      </w:r>
      <w:ins w:id="564" w:author="Anderson, Kenneth" w:date="2026-09-15T09:52:00Z" w16du:dateUtc="2026-09-15T13:52:00Z">
        <w:r w:rsidR="000C6BF5">
          <w:rPr>
            <w:rFonts w:ascii="Times New Roman" w:hAnsi="Times New Roman" w:cs="Times New Roman"/>
            <w:sz w:val="24"/>
            <w:szCs w:val="24"/>
          </w:rPr>
          <w:t>s</w:t>
        </w:r>
      </w:ins>
      <w:r w:rsidRPr="00682BBA">
        <w:rPr>
          <w:rFonts w:ascii="Times New Roman" w:hAnsi="Times New Roman" w:cs="Times New Roman"/>
          <w:sz w:val="24"/>
          <w:szCs w:val="24"/>
        </w:rPr>
        <w:t xml:space="preserve"> </w:t>
      </w:r>
      <w:del w:id="565" w:author="Anderson, Kenneth" w:date="2026-09-15T09:52:00Z" w16du:dateUtc="2026-09-15T13:52:00Z">
        <w:r w:rsidRPr="00682BBA">
          <w:rPr>
            <w:rFonts w:ascii="Times New Roman" w:hAnsi="Times New Roman" w:cs="Times New Roman"/>
            <w:sz w:val="24"/>
            <w:szCs w:val="24"/>
          </w:rPr>
          <w:delText xml:space="preserve">projects </w:delText>
        </w:r>
      </w:del>
      <w:r w:rsidRPr="00682BBA">
        <w:rPr>
          <w:rFonts w:ascii="Times New Roman" w:hAnsi="Times New Roman" w:cs="Times New Roman"/>
          <w:sz w:val="24"/>
          <w:szCs w:val="24"/>
        </w:rPr>
        <w:t>built by</w:t>
      </w:r>
      <w:ins w:id="566" w:author="Kinsman-Costello, Lauren" w:date="2026-09-25T15:52:00Z" w16du:dateUtc="2026-09-25T19:52:00Z">
        <w:r w:rsidRPr="00682BBA">
          <w:rPr>
            <w:rFonts w:ascii="Times New Roman" w:hAnsi="Times New Roman" w:cs="Times New Roman"/>
            <w:sz w:val="24"/>
            <w:szCs w:val="24"/>
          </w:rPr>
          <w:t xml:space="preserve"> </w:t>
        </w:r>
        <w:r w:rsidR="00DF2F61">
          <w:rPr>
            <w:rFonts w:ascii="Times New Roman" w:hAnsi="Times New Roman" w:cs="Times New Roman"/>
            <w:sz w:val="24"/>
            <w:szCs w:val="24"/>
          </w:rPr>
          <w:t>conservation organization</w:t>
        </w:r>
      </w:ins>
      <w:ins w:id="567" w:author="Lauren N Brown" w:date="2026-09-29T13:24:00Z" w16du:dateUtc="2026-09-29T17:24:00Z">
        <w:r w:rsidR="003F127D">
          <w:rPr>
            <w:rFonts w:ascii="Times New Roman" w:hAnsi="Times New Roman" w:cs="Times New Roman"/>
            <w:sz w:val="24"/>
            <w:szCs w:val="24"/>
          </w:rPr>
          <w:t>s</w:t>
        </w:r>
      </w:ins>
      <w:ins w:id="568" w:author="Kinsman-Costello, Lauren" w:date="2026-09-25T15:52:00Z" w16du:dateUtc="2026-09-25T19:52:00Z">
        <w:r w:rsidR="00DF2F61">
          <w:rPr>
            <w:rFonts w:ascii="Times New Roman" w:hAnsi="Times New Roman" w:cs="Times New Roman"/>
            <w:sz w:val="24"/>
            <w:szCs w:val="24"/>
          </w:rPr>
          <w:t xml:space="preserve"> with support from</w:t>
        </w:r>
      </w:ins>
      <w:r w:rsidRPr="0D07F42D">
        <w:rPr>
          <w:rFonts w:ascii="Times New Roman" w:hAnsi="Times New Roman" w:cs="Times New Roman"/>
          <w:sz w:val="24"/>
          <w:szCs w:val="24"/>
        </w:rPr>
        <w:t xml:space="preserve"> </w:t>
      </w:r>
      <w:del w:id="569" w:author="Marques Mendonca, Raissa" w:date="2026-09-15T09:20:00Z" w16du:dateUtc="2026-09-15T13:20:00Z">
        <w:r w:rsidRPr="00682BBA">
          <w:rPr>
            <w:rFonts w:ascii="Times New Roman" w:hAnsi="Times New Roman" w:cs="Times New Roman"/>
            <w:sz w:val="24"/>
            <w:szCs w:val="24"/>
          </w:rPr>
          <w:delText xml:space="preserve">the H2Ohio </w:delText>
        </w:r>
        <w:r w:rsidR="00BE37AF" w:rsidRPr="00682BBA">
          <w:rPr>
            <w:rFonts w:ascii="Times New Roman" w:hAnsi="Times New Roman" w:cs="Times New Roman"/>
            <w:sz w:val="24"/>
            <w:szCs w:val="24"/>
          </w:rPr>
          <w:delText>Initiativ</w:delText>
        </w:r>
        <w:r w:rsidR="008045A9" w:rsidRPr="00682BBA">
          <w:rPr>
            <w:rFonts w:ascii="Times New Roman" w:hAnsi="Times New Roman" w:cs="Times New Roman"/>
            <w:sz w:val="24"/>
            <w:szCs w:val="24"/>
          </w:rPr>
          <w:delText>e</w:delText>
        </w:r>
        <w:r w:rsidR="58EB5BA6" w:rsidRPr="00682BBA">
          <w:rPr>
            <w:rFonts w:ascii="Times New Roman" w:hAnsi="Times New Roman" w:cs="Times New Roman"/>
            <w:sz w:val="24"/>
            <w:szCs w:val="24"/>
          </w:rPr>
          <w:delText>,</w:delText>
        </w:r>
        <w:r w:rsidR="008045A9" w:rsidRPr="00682BBA">
          <w:rPr>
            <w:rFonts w:ascii="Times New Roman" w:hAnsi="Times New Roman" w:cs="Times New Roman"/>
            <w:sz w:val="24"/>
            <w:szCs w:val="24"/>
          </w:rPr>
          <w:delText xml:space="preserve"> a water quality program administered by </w:delText>
        </w:r>
      </w:del>
      <w:r w:rsidR="008045A9" w:rsidRPr="00682BBA">
        <w:rPr>
          <w:rFonts w:ascii="Times New Roman" w:hAnsi="Times New Roman" w:cs="Times New Roman"/>
          <w:sz w:val="24"/>
          <w:szCs w:val="24"/>
        </w:rPr>
        <w:t xml:space="preserve">the Ohio Department of Natural Resources </w:t>
      </w:r>
      <w:ins w:id="570" w:author="Marques Mendonca, Raissa" w:date="2026-09-15T09:20:00Z" w16du:dateUtc="2026-09-15T13:20:00Z">
        <w:r w:rsidR="00090F10">
          <w:rPr>
            <w:rFonts w:ascii="Times New Roman" w:hAnsi="Times New Roman" w:cs="Times New Roman"/>
            <w:sz w:val="24"/>
            <w:szCs w:val="24"/>
          </w:rPr>
          <w:t xml:space="preserve">as part of </w:t>
        </w:r>
        <w:r w:rsidR="00090F10" w:rsidRPr="00682BBA">
          <w:rPr>
            <w:rFonts w:ascii="Times New Roman" w:hAnsi="Times New Roman" w:cs="Times New Roman"/>
            <w:sz w:val="24"/>
            <w:szCs w:val="24"/>
          </w:rPr>
          <w:t xml:space="preserve">the </w:t>
        </w:r>
        <w:commentRangeStart w:id="571"/>
        <w:r w:rsidR="00090F10" w:rsidRPr="00682BBA">
          <w:rPr>
            <w:rFonts w:ascii="Times New Roman" w:hAnsi="Times New Roman" w:cs="Times New Roman"/>
            <w:sz w:val="24"/>
            <w:szCs w:val="24"/>
          </w:rPr>
          <w:t xml:space="preserve">H2Ohio </w:t>
        </w:r>
        <w:r w:rsidR="00090F10">
          <w:rPr>
            <w:rFonts w:ascii="Times New Roman" w:hAnsi="Times New Roman" w:cs="Times New Roman"/>
            <w:sz w:val="24"/>
            <w:szCs w:val="24"/>
          </w:rPr>
          <w:t>water quality i</w:t>
        </w:r>
        <w:r w:rsidR="00090F10" w:rsidRPr="00682BBA">
          <w:rPr>
            <w:rFonts w:ascii="Times New Roman" w:hAnsi="Times New Roman" w:cs="Times New Roman"/>
            <w:sz w:val="24"/>
            <w:szCs w:val="24"/>
          </w:rPr>
          <w:t>nitiative</w:t>
        </w:r>
      </w:ins>
      <w:commentRangeEnd w:id="571"/>
      <w:r w:rsidR="00DF2F61">
        <w:rPr>
          <w:rStyle w:val="CommentReference"/>
          <w:rFonts w:ascii="Times New Roman" w:hAnsi="Times New Roman" w:cs="Times New Roman"/>
          <w:sz w:val="24"/>
          <w:szCs w:val="24"/>
        </w:rPr>
        <w:commentReference w:id="571"/>
      </w:r>
      <w:ins w:id="572" w:author="Costello, David" w:date="2026-09-28T12:38:00Z" w16du:dateUtc="2026-09-28T16:38:00Z">
        <w:r w:rsidR="00756FAC">
          <w:rPr>
            <w:rFonts w:ascii="Times New Roman" w:hAnsi="Times New Roman" w:cs="Times New Roman"/>
            <w:sz w:val="24"/>
            <w:szCs w:val="24"/>
          </w:rPr>
          <w:t xml:space="preserve"> </w:t>
        </w:r>
        <w:r w:rsidR="00756FAC" w:rsidRPr="00682BBA">
          <w:rPr>
            <w:rFonts w:ascii="Times New Roman" w:hAnsi="Times New Roman" w:cs="Times New Roman"/>
            <w:sz w:val="24"/>
            <w:szCs w:val="24"/>
          </w:rPr>
          <w:t>(</w:t>
        </w:r>
      </w:ins>
      <w:ins w:id="573" w:author="Anderson, Kenneth" w:date="2026-10-01T14:57:00Z" w16du:dateUtc="2026-10-01T18:57:00Z">
        <w:r w:rsidR="00032A9F">
          <w:rPr>
            <w:rFonts w:ascii="Times New Roman" w:hAnsi="Times New Roman" w:cs="Times New Roman"/>
            <w:sz w:val="24"/>
            <w:szCs w:val="24"/>
          </w:rPr>
          <w:fldChar w:fldCharType="begin"/>
        </w:r>
      </w:ins>
      <w:r w:rsidR="007D19A1">
        <w:rPr>
          <w:rFonts w:ascii="Times New Roman" w:hAnsi="Times New Roman" w:cs="Times New Roman"/>
          <w:sz w:val="24"/>
          <w:szCs w:val="24"/>
        </w:rPr>
        <w:instrText xml:space="preserve"> ADDIN ZOTERO_ITEM CSL_CITATION {"citationID":"Dh5Eji6O","properties":{"unsorted":false,"formattedCitation":"(\\uc0\\u8220{}H2Ohio | Ohio.gov\\uc0\\u8221{} n.d.)","plainCitation":"(“H2Ohio | Ohio.gov” n.d.)","dontUpdate":true,"noteIndex":0},"citationItems":[{"id":6431,"uris":["http://zotero.org/users/5222684/items/FKK9PW2U"],"itemData":{"id":6431,"type":"webpage","title":"H2Ohio | Ohio.gov","URL":"https://h2.ohio.gov/","accessed":{"date-parts":[["2026",10,1]]}}}],"schema":"https://github.com/citation-style-language/schema/raw/master/csl-citation.json"} </w:instrText>
      </w:r>
      <w:ins w:id="574" w:author="Anderson, Kenneth" w:date="2026-10-01T14:57:00Z" w16du:dateUtc="2026-10-01T18:57:00Z">
        <w:r w:rsidR="00032A9F">
          <w:rPr>
            <w:rFonts w:ascii="Times New Roman" w:hAnsi="Times New Roman" w:cs="Times New Roman"/>
            <w:sz w:val="24"/>
            <w:szCs w:val="24"/>
          </w:rPr>
          <w:fldChar w:fldCharType="separate"/>
        </w:r>
        <w:r w:rsidR="00032A9F" w:rsidRPr="00C71711">
          <w:rPr>
            <w:rFonts w:ascii="Times New Roman" w:hAnsi="Times New Roman" w:cs="Times New Roman"/>
            <w:kern w:val="0"/>
            <w:sz w:val="24"/>
          </w:rPr>
          <w:t>“H2Ohio | Ohio.gov”</w:t>
        </w:r>
        <w:r w:rsidR="00032A9F">
          <w:rPr>
            <w:rFonts w:ascii="Times New Roman" w:hAnsi="Times New Roman" w:cs="Times New Roman"/>
            <w:kern w:val="0"/>
            <w:sz w:val="24"/>
          </w:rPr>
          <w:t>;</w:t>
        </w:r>
        <w:r w:rsidR="0022173A">
          <w:rPr>
            <w:rFonts w:ascii="Times New Roman" w:hAnsi="Times New Roman" w:cs="Times New Roman"/>
            <w:kern w:val="0"/>
            <w:sz w:val="24"/>
          </w:rPr>
          <w:t xml:space="preserve"> </w:t>
        </w:r>
        <w:r w:rsidR="00032A9F">
          <w:rPr>
            <w:rFonts w:ascii="Times New Roman" w:hAnsi="Times New Roman" w:cs="Times New Roman"/>
            <w:sz w:val="24"/>
            <w:szCs w:val="24"/>
          </w:rPr>
          <w:fldChar w:fldCharType="end"/>
        </w:r>
      </w:ins>
      <w:ins w:id="575" w:author="Costello, David" w:date="2026-09-28T12:38:00Z" w16du:dateUtc="2026-09-28T16:38:00Z">
        <w:r w:rsidR="00756FAC" w:rsidRPr="00682BBA">
          <w:rPr>
            <w:rFonts w:ascii="Times New Roman" w:hAnsi="Times New Roman" w:cs="Times New Roman"/>
            <w:sz w:val="24"/>
            <w:szCs w:val="24"/>
            <w:highlight w:val="yellow"/>
          </w:rPr>
          <w:fldChar w:fldCharType="begin"/>
        </w:r>
        <w:r w:rsidR="00756FAC" w:rsidRPr="00682BBA">
          <w:rPr>
            <w:rFonts w:ascii="Times New Roman" w:hAnsi="Times New Roman" w:cs="Times New Roman"/>
            <w:sz w:val="24"/>
            <w:szCs w:val="24"/>
          </w:rPr>
          <w:instrText xml:space="preserve"> REF _Ref237351546 \h </w:instrText>
        </w:r>
        <w:r w:rsidR="00756FAC" w:rsidRPr="00682BBA">
          <w:rPr>
            <w:rFonts w:ascii="Times New Roman" w:hAnsi="Times New Roman" w:cs="Times New Roman"/>
            <w:sz w:val="24"/>
            <w:szCs w:val="24"/>
            <w:highlight w:val="yellow"/>
          </w:rPr>
          <w:instrText xml:space="preserve"> \* MERGEFORMAT </w:instrText>
        </w:r>
      </w:ins>
      <w:r w:rsidR="00756FAC" w:rsidRPr="00682BBA">
        <w:rPr>
          <w:rFonts w:ascii="Times New Roman" w:hAnsi="Times New Roman" w:cs="Times New Roman"/>
          <w:sz w:val="24"/>
          <w:szCs w:val="24"/>
          <w:highlight w:val="yellow"/>
        </w:rPr>
      </w:r>
      <w:ins w:id="576" w:author="Costello, David" w:date="2026-09-28T12:38:00Z" w16du:dateUtc="2026-09-28T16:38:00Z">
        <w:r w:rsidR="00756FAC" w:rsidRPr="00682BBA">
          <w:rPr>
            <w:rFonts w:ascii="Times New Roman" w:hAnsi="Times New Roman" w:cs="Times New Roman"/>
            <w:sz w:val="24"/>
            <w:szCs w:val="24"/>
            <w:highlight w:val="yellow"/>
          </w:rPr>
          <w:fldChar w:fldCharType="separate"/>
        </w:r>
        <w:r w:rsidR="00756FAC" w:rsidRPr="00682BBA">
          <w:rPr>
            <w:rFonts w:ascii="Times New Roman" w:hAnsi="Times New Roman" w:cs="Times New Roman"/>
            <w:sz w:val="24"/>
            <w:szCs w:val="24"/>
          </w:rPr>
          <w:t xml:space="preserve">Figure </w:t>
        </w:r>
        <w:r w:rsidR="00756FAC" w:rsidRPr="00682BBA">
          <w:rPr>
            <w:rFonts w:ascii="Times New Roman" w:hAnsi="Times New Roman" w:cs="Times New Roman"/>
            <w:noProof/>
            <w:sz w:val="24"/>
            <w:szCs w:val="24"/>
          </w:rPr>
          <w:t>1</w:t>
        </w:r>
        <w:r w:rsidR="00756FAC" w:rsidRPr="00682BBA">
          <w:rPr>
            <w:rFonts w:ascii="Times New Roman" w:hAnsi="Times New Roman" w:cs="Times New Roman"/>
            <w:sz w:val="24"/>
            <w:szCs w:val="24"/>
            <w:highlight w:val="yellow"/>
          </w:rPr>
          <w:fldChar w:fldCharType="end"/>
        </w:r>
        <w:r w:rsidR="00756FAC" w:rsidRPr="00682BBA">
          <w:rPr>
            <w:rFonts w:ascii="Times New Roman" w:hAnsi="Times New Roman" w:cs="Times New Roman"/>
            <w:sz w:val="24"/>
            <w:szCs w:val="24"/>
          </w:rPr>
          <w:t>)</w:t>
        </w:r>
      </w:ins>
      <w:ins w:id="577" w:author="Marques Mendonca, Raissa" w:date="2026-09-15T09:20:00Z" w16du:dateUtc="2026-09-15T13:20:00Z">
        <w:r w:rsidR="00090F10" w:rsidRPr="00682BBA">
          <w:rPr>
            <w:rFonts w:ascii="Times New Roman" w:hAnsi="Times New Roman" w:cs="Times New Roman"/>
            <w:sz w:val="24"/>
            <w:szCs w:val="24"/>
          </w:rPr>
          <w:t xml:space="preserve">, </w:t>
        </w:r>
        <w:r w:rsidR="00774C31">
          <w:rPr>
            <w:rFonts w:ascii="Times New Roman" w:hAnsi="Times New Roman" w:cs="Times New Roman"/>
            <w:sz w:val="24"/>
            <w:szCs w:val="24"/>
          </w:rPr>
          <w:t xml:space="preserve">which </w:t>
        </w:r>
      </w:ins>
      <w:del w:id="578" w:author="Marques Mendonca, Raissa" w:date="2026-09-15T09:20:00Z" w16du:dateUtc="2026-09-15T13:20:00Z">
        <w:r w:rsidR="00D436DA" w:rsidRPr="00682BBA">
          <w:rPr>
            <w:rFonts w:ascii="Times New Roman" w:hAnsi="Times New Roman" w:cs="Times New Roman"/>
            <w:sz w:val="24"/>
            <w:szCs w:val="24"/>
          </w:rPr>
          <w:delText xml:space="preserve">that </w:delText>
        </w:r>
      </w:del>
      <w:r w:rsidR="00D436DA" w:rsidRPr="00682BBA">
        <w:rPr>
          <w:rFonts w:ascii="Times New Roman" w:hAnsi="Times New Roman" w:cs="Times New Roman"/>
          <w:sz w:val="24"/>
          <w:szCs w:val="24"/>
        </w:rPr>
        <w:t>has to date created</w:t>
      </w:r>
      <w:ins w:id="579" w:author="Sandoval, Leticia" w:date="2026-09-25T16:09:00Z" w16du:dateUtc="2026-09-25T16:09:05Z">
        <w:r w:rsidR="00D436DA" w:rsidRPr="00682BBA">
          <w:rPr>
            <w:rFonts w:ascii="Times New Roman" w:hAnsi="Times New Roman" w:cs="Times New Roman"/>
            <w:sz w:val="24"/>
            <w:szCs w:val="24"/>
          </w:rPr>
          <w:t xml:space="preserve"> </w:t>
        </w:r>
      </w:ins>
      <w:ins w:id="580" w:author="Sandoval, Leticia" w:date="2026-09-25T16:09:00Z" w16du:dateUtc="2026-09-25T16:09:07Z">
        <w:r w:rsidR="6B581F64" w:rsidRPr="79E63734">
          <w:rPr>
            <w:rFonts w:ascii="Times New Roman" w:hAnsi="Times New Roman" w:cs="Times New Roman"/>
            <w:sz w:val="24"/>
            <w:szCs w:val="24"/>
          </w:rPr>
          <w:t>or restored</w:t>
        </w:r>
      </w:ins>
      <w:r w:rsidR="00D436DA" w:rsidRPr="7F1D1992">
        <w:rPr>
          <w:rFonts w:ascii="Times New Roman" w:hAnsi="Times New Roman" w:cs="Times New Roman"/>
          <w:sz w:val="24"/>
          <w:szCs w:val="24"/>
        </w:rPr>
        <w:t xml:space="preserve"> </w:t>
      </w:r>
      <w:del w:id="581" w:author="Kerns, Janice" w:date="2026-10-09T13:46:00Z" w16du:dateUtc="2026-10-09T17:46:00Z">
        <w:r w:rsidR="00D436DA" w:rsidRPr="00682BBA">
          <w:rPr>
            <w:rFonts w:ascii="Times New Roman" w:hAnsi="Times New Roman" w:cs="Times New Roman"/>
            <w:sz w:val="24"/>
            <w:szCs w:val="24"/>
          </w:rPr>
          <w:delText xml:space="preserve">498 </w:delText>
        </w:r>
      </w:del>
      <w:ins w:id="582" w:author="Kerns, Janice" w:date="2026-10-09T13:46:00Z" w16du:dateUtc="2026-10-09T17:46:00Z">
        <w:r w:rsidR="001573CF">
          <w:rPr>
            <w:rFonts w:ascii="Times New Roman" w:hAnsi="Times New Roman" w:cs="Times New Roman"/>
            <w:sz w:val="24"/>
            <w:szCs w:val="24"/>
          </w:rPr>
          <w:t>529</w:t>
        </w:r>
        <w:r w:rsidR="001573CF" w:rsidRPr="00682BBA">
          <w:rPr>
            <w:rFonts w:ascii="Times New Roman" w:hAnsi="Times New Roman" w:cs="Times New Roman"/>
            <w:sz w:val="24"/>
            <w:szCs w:val="24"/>
          </w:rPr>
          <w:t xml:space="preserve"> </w:t>
        </w:r>
      </w:ins>
      <w:r w:rsidR="7071D583" w:rsidRPr="00682BBA">
        <w:rPr>
          <w:rFonts w:ascii="Times New Roman" w:hAnsi="Times New Roman" w:cs="Times New Roman"/>
          <w:sz w:val="24"/>
          <w:szCs w:val="24"/>
        </w:rPr>
        <w:t>wetland</w:t>
      </w:r>
      <w:ins w:id="583" w:author="Anderson, Kenneth" w:date="2026-09-15T09:52:00Z" w16du:dateUtc="2026-09-15T13:52:00Z">
        <w:r w:rsidR="000C6BF5">
          <w:rPr>
            <w:rFonts w:ascii="Times New Roman" w:hAnsi="Times New Roman" w:cs="Times New Roman"/>
            <w:sz w:val="24"/>
            <w:szCs w:val="24"/>
          </w:rPr>
          <w:t>s</w:t>
        </w:r>
      </w:ins>
      <w:r w:rsidR="00D436DA" w:rsidRPr="00682BBA">
        <w:rPr>
          <w:rFonts w:ascii="Times New Roman" w:hAnsi="Times New Roman" w:cs="Times New Roman"/>
          <w:sz w:val="24"/>
          <w:szCs w:val="24"/>
        </w:rPr>
        <w:t xml:space="preserve"> </w:t>
      </w:r>
      <w:ins w:id="584" w:author="Kerns, Janice" w:date="2026-10-09T13:49:00Z" w16du:dateUtc="2026-10-09T17:49:00Z">
        <w:r w:rsidR="00E839E6">
          <w:rPr>
            <w:rFonts w:ascii="Times New Roman" w:hAnsi="Times New Roman" w:cs="Times New Roman"/>
            <w:sz w:val="24"/>
            <w:szCs w:val="24"/>
          </w:rPr>
          <w:t xml:space="preserve">and </w:t>
        </w:r>
        <w:r w:rsidR="00E839E6" w:rsidRPr="00E839E6">
          <w:rPr>
            <w:rFonts w:ascii="Times New Roman" w:hAnsi="Times New Roman" w:cs="Times New Roman"/>
            <w:sz w:val="24"/>
            <w:szCs w:val="24"/>
          </w:rPr>
          <w:t xml:space="preserve">21,727 </w:t>
        </w:r>
      </w:ins>
      <w:ins w:id="585" w:author="Kerns, Janice" w:date="2026-10-09T13:50:00Z" w16du:dateUtc="2026-10-09T17:50:00Z">
        <w:r w:rsidR="00AE4A38">
          <w:rPr>
            <w:rFonts w:ascii="Times New Roman" w:hAnsi="Times New Roman" w:cs="Times New Roman"/>
            <w:sz w:val="24"/>
            <w:szCs w:val="24"/>
          </w:rPr>
          <w:t>acres</w:t>
        </w:r>
        <w:r w:rsidR="00D436DA" w:rsidRPr="00682BBA">
          <w:rPr>
            <w:rFonts w:ascii="Times New Roman" w:hAnsi="Times New Roman" w:cs="Times New Roman"/>
            <w:sz w:val="24"/>
            <w:szCs w:val="24"/>
          </w:rPr>
          <w:t xml:space="preserve"> </w:t>
        </w:r>
      </w:ins>
      <w:del w:id="586" w:author="Anderson, Kenneth" w:date="2026-09-15T09:52:00Z" w16du:dateUtc="2026-09-15T13:52:00Z">
        <w:r w:rsidR="00D436DA" w:rsidRPr="00682BBA">
          <w:rPr>
            <w:rFonts w:ascii="Times New Roman" w:hAnsi="Times New Roman" w:cs="Times New Roman"/>
            <w:sz w:val="24"/>
            <w:szCs w:val="24"/>
          </w:rPr>
          <w:delText xml:space="preserve">projects </w:delText>
        </w:r>
      </w:del>
      <w:del w:id="587" w:author="Winston, Ryan" w:date="2026-09-14T20:31:00Z" w16du:dateUtc="2026-09-14T20:31:09Z">
        <w:r w:rsidR="00D436DA" w:rsidRPr="00682BBA">
          <w:rPr>
            <w:rFonts w:ascii="Times New Roman" w:hAnsi="Times New Roman" w:cs="Times New Roman"/>
            <w:sz w:val="24"/>
            <w:szCs w:val="24"/>
          </w:rPr>
          <w:delText>throughout the state of</w:delText>
        </w:r>
      </w:del>
      <w:ins w:id="588" w:author="Winston, Ryan" w:date="2026-09-14T20:31:00Z" w16du:dateUtc="2026-09-14T20:31:10Z">
        <w:r w:rsidR="371483E9" w:rsidRPr="29A0DBBD">
          <w:rPr>
            <w:rFonts w:ascii="Times New Roman" w:hAnsi="Times New Roman" w:cs="Times New Roman"/>
            <w:sz w:val="24"/>
            <w:szCs w:val="24"/>
          </w:rPr>
          <w:t>across</w:t>
        </w:r>
      </w:ins>
      <w:r w:rsidR="00D436DA" w:rsidRPr="00682BBA">
        <w:rPr>
          <w:rFonts w:ascii="Times New Roman" w:hAnsi="Times New Roman" w:cs="Times New Roman"/>
          <w:sz w:val="24"/>
          <w:szCs w:val="24"/>
        </w:rPr>
        <w:t xml:space="preserve"> Ohio</w:t>
      </w:r>
      <w:r w:rsidR="006D2EBD" w:rsidRPr="00682BBA">
        <w:rPr>
          <w:rFonts w:ascii="Times New Roman" w:hAnsi="Times New Roman" w:cs="Times New Roman"/>
          <w:sz w:val="24"/>
          <w:szCs w:val="24"/>
        </w:rPr>
        <w:t xml:space="preserve">, </w:t>
      </w:r>
      <w:del w:id="589" w:author="Marques Mendonca, Raissa" w:date="2026-09-15T09:20:00Z" w16du:dateUtc="2026-09-15T13:20:00Z">
        <w:r w:rsidR="006D2EBD" w:rsidRPr="00682BBA">
          <w:rPr>
            <w:rFonts w:ascii="Times New Roman" w:hAnsi="Times New Roman" w:cs="Times New Roman"/>
            <w:sz w:val="24"/>
            <w:szCs w:val="24"/>
          </w:rPr>
          <w:delText xml:space="preserve">with many of those projects </w:delText>
        </w:r>
      </w:del>
      <w:ins w:id="590" w:author="Marques Mendonca, Raissa" w:date="2026-09-15T09:20:00Z" w16du:dateUtc="2026-09-15T13:20:00Z">
        <w:r w:rsidR="00774C31">
          <w:rPr>
            <w:rFonts w:ascii="Times New Roman" w:hAnsi="Times New Roman" w:cs="Times New Roman"/>
            <w:sz w:val="24"/>
            <w:szCs w:val="24"/>
          </w:rPr>
          <w:t xml:space="preserve">especially </w:t>
        </w:r>
      </w:ins>
      <w:r w:rsidR="61C1D50B" w:rsidRPr="00682BBA">
        <w:rPr>
          <w:rFonts w:ascii="Times New Roman" w:hAnsi="Times New Roman" w:cs="Times New Roman"/>
          <w:sz w:val="24"/>
          <w:szCs w:val="24"/>
        </w:rPr>
        <w:t>focus</w:t>
      </w:r>
      <w:ins w:id="591" w:author="Marques Mendonca, Raissa" w:date="2026-09-15T09:21:00Z" w16du:dateUtc="2026-09-15T13:21:00Z">
        <w:r w:rsidR="001B1F79">
          <w:rPr>
            <w:rFonts w:ascii="Times New Roman" w:hAnsi="Times New Roman" w:cs="Times New Roman"/>
            <w:sz w:val="24"/>
            <w:szCs w:val="24"/>
          </w:rPr>
          <w:t>ing</w:t>
        </w:r>
      </w:ins>
      <w:del w:id="592" w:author="Marques Mendonca, Raissa" w:date="2026-09-15T09:21:00Z" w16du:dateUtc="2026-09-15T13:21:00Z">
        <w:r w:rsidR="61C1D50B" w:rsidRPr="00682BBA" w:rsidDel="001B1F79">
          <w:rPr>
            <w:rFonts w:ascii="Times New Roman" w:hAnsi="Times New Roman" w:cs="Times New Roman"/>
            <w:sz w:val="24"/>
            <w:szCs w:val="24"/>
          </w:rPr>
          <w:delText>ed</w:delText>
        </w:r>
      </w:del>
      <w:r w:rsidR="006D2EBD" w:rsidRPr="00682BBA">
        <w:rPr>
          <w:rFonts w:ascii="Times New Roman" w:hAnsi="Times New Roman" w:cs="Times New Roman"/>
          <w:sz w:val="24"/>
          <w:szCs w:val="24"/>
        </w:rPr>
        <w:t xml:space="preserve"> </w:t>
      </w:r>
      <w:r w:rsidR="00581FA9" w:rsidRPr="00682BBA">
        <w:rPr>
          <w:rFonts w:ascii="Times New Roman" w:hAnsi="Times New Roman" w:cs="Times New Roman"/>
          <w:sz w:val="24"/>
          <w:szCs w:val="24"/>
        </w:rPr>
        <w:t>on</w:t>
      </w:r>
      <w:r w:rsidR="006D2EBD" w:rsidRPr="00682BBA">
        <w:rPr>
          <w:rFonts w:ascii="Times New Roman" w:hAnsi="Times New Roman" w:cs="Times New Roman"/>
          <w:sz w:val="24"/>
          <w:szCs w:val="24"/>
        </w:rPr>
        <w:t xml:space="preserve"> the Maumee River Drainage Basin</w:t>
      </w:r>
      <w:r w:rsidR="00A921CF" w:rsidRPr="00682BBA">
        <w:rPr>
          <w:rFonts w:ascii="Times New Roman" w:hAnsi="Times New Roman" w:cs="Times New Roman"/>
          <w:sz w:val="24"/>
          <w:szCs w:val="24"/>
        </w:rPr>
        <w:t xml:space="preserve"> of North</w:t>
      </w:r>
      <w:del w:id="593" w:author="Winston, Ryan" w:date="2026-09-14T20:32:00Z" w16du:dateUtc="2026-09-14T20:32:15Z">
        <w:r w:rsidR="00A921CF" w:rsidRPr="00682BBA">
          <w:rPr>
            <w:rFonts w:ascii="Times New Roman" w:hAnsi="Times New Roman" w:cs="Times New Roman"/>
            <w:sz w:val="24"/>
            <w:szCs w:val="24"/>
          </w:rPr>
          <w:delText>east</w:delText>
        </w:r>
      </w:del>
      <w:ins w:id="594" w:author="Winston, Ryan" w:date="2026-09-14T20:32:00Z" w16du:dateUtc="2026-09-14T20:32:16Z">
        <w:r w:rsidR="7CDB50F1" w:rsidRPr="70A9ACDA">
          <w:rPr>
            <w:rFonts w:ascii="Times New Roman" w:hAnsi="Times New Roman" w:cs="Times New Roman"/>
            <w:sz w:val="24"/>
            <w:szCs w:val="24"/>
          </w:rPr>
          <w:t>west</w:t>
        </w:r>
      </w:ins>
      <w:r w:rsidR="00A921CF" w:rsidRPr="00682BBA">
        <w:rPr>
          <w:rFonts w:ascii="Times New Roman" w:hAnsi="Times New Roman" w:cs="Times New Roman"/>
          <w:sz w:val="24"/>
          <w:szCs w:val="24"/>
        </w:rPr>
        <w:t xml:space="preserve"> Ohio</w:t>
      </w:r>
      <w:del w:id="595" w:author="Costello, David" w:date="2026-09-28T12:38:00Z" w16du:dateUtc="2026-09-28T16:38:00Z">
        <w:r w:rsidR="006D2EBD" w:rsidRPr="00682BBA" w:rsidDel="00756FAC">
          <w:rPr>
            <w:rFonts w:ascii="Times New Roman" w:hAnsi="Times New Roman" w:cs="Times New Roman"/>
            <w:sz w:val="24"/>
            <w:szCs w:val="24"/>
          </w:rPr>
          <w:delText xml:space="preserve"> (</w:delText>
        </w:r>
        <w:r w:rsidR="00CD328E" w:rsidRPr="00682BBA" w:rsidDel="00756FAC">
          <w:rPr>
            <w:rFonts w:ascii="Times New Roman" w:hAnsi="Times New Roman" w:cs="Times New Roman"/>
            <w:sz w:val="24"/>
            <w:szCs w:val="24"/>
            <w:highlight w:val="yellow"/>
          </w:rPr>
          <w:fldChar w:fldCharType="begin"/>
        </w:r>
        <w:r w:rsidR="00CD328E" w:rsidRPr="00682BBA" w:rsidDel="00756FAC">
          <w:rPr>
            <w:rFonts w:ascii="Times New Roman" w:hAnsi="Times New Roman" w:cs="Times New Roman"/>
            <w:sz w:val="24"/>
            <w:szCs w:val="24"/>
          </w:rPr>
          <w:delInstrText xml:space="preserve"> REF _Ref237351546 \h </w:delInstrText>
        </w:r>
        <w:r w:rsidR="00CD328E" w:rsidRPr="00682BBA" w:rsidDel="00756FAC">
          <w:rPr>
            <w:rFonts w:ascii="Times New Roman" w:hAnsi="Times New Roman" w:cs="Times New Roman"/>
            <w:sz w:val="24"/>
            <w:szCs w:val="24"/>
            <w:highlight w:val="yellow"/>
          </w:rPr>
          <w:delInstrText xml:space="preserve"> \* MERGEFORMAT </w:delInstrText>
        </w:r>
        <w:r w:rsidR="00CD328E" w:rsidRPr="00682BBA" w:rsidDel="00756FAC">
          <w:rPr>
            <w:rFonts w:ascii="Times New Roman" w:hAnsi="Times New Roman" w:cs="Times New Roman"/>
            <w:sz w:val="24"/>
            <w:szCs w:val="24"/>
            <w:highlight w:val="yellow"/>
          </w:rPr>
        </w:r>
        <w:r w:rsidR="00CD328E" w:rsidRPr="00682BBA" w:rsidDel="00756FAC">
          <w:rPr>
            <w:rFonts w:ascii="Times New Roman" w:hAnsi="Times New Roman" w:cs="Times New Roman"/>
            <w:sz w:val="24"/>
            <w:szCs w:val="24"/>
            <w:highlight w:val="yellow"/>
          </w:rPr>
          <w:fldChar w:fldCharType="separate"/>
        </w:r>
        <w:r w:rsidR="00CD328E" w:rsidRPr="00682BBA" w:rsidDel="00756FAC">
          <w:rPr>
            <w:rFonts w:ascii="Times New Roman" w:hAnsi="Times New Roman" w:cs="Times New Roman"/>
            <w:sz w:val="24"/>
            <w:szCs w:val="24"/>
          </w:rPr>
          <w:delText xml:space="preserve">Figure </w:delText>
        </w:r>
        <w:r w:rsidR="00CD328E" w:rsidRPr="00682BBA" w:rsidDel="00756FAC">
          <w:rPr>
            <w:rFonts w:ascii="Times New Roman" w:hAnsi="Times New Roman" w:cs="Times New Roman"/>
            <w:noProof/>
            <w:sz w:val="24"/>
            <w:szCs w:val="24"/>
          </w:rPr>
          <w:delText>1</w:delText>
        </w:r>
        <w:r w:rsidR="00CD328E" w:rsidRPr="00682BBA" w:rsidDel="00756FAC">
          <w:rPr>
            <w:rFonts w:ascii="Times New Roman" w:hAnsi="Times New Roman" w:cs="Times New Roman"/>
            <w:sz w:val="24"/>
            <w:szCs w:val="24"/>
            <w:highlight w:val="yellow"/>
          </w:rPr>
          <w:fldChar w:fldCharType="end"/>
        </w:r>
        <w:r w:rsidR="006D2EBD" w:rsidRPr="00682BBA" w:rsidDel="00756FAC">
          <w:rPr>
            <w:rFonts w:ascii="Times New Roman" w:hAnsi="Times New Roman" w:cs="Times New Roman"/>
            <w:sz w:val="24"/>
            <w:szCs w:val="24"/>
          </w:rPr>
          <w:delText>)</w:delText>
        </w:r>
      </w:del>
      <w:r w:rsidR="00D436DA" w:rsidRPr="00682BBA">
        <w:rPr>
          <w:rFonts w:ascii="Times New Roman" w:hAnsi="Times New Roman" w:cs="Times New Roman"/>
          <w:sz w:val="24"/>
          <w:szCs w:val="24"/>
        </w:rPr>
        <w:t>.</w:t>
      </w:r>
      <w:r w:rsidR="006D2EBD" w:rsidRPr="00682BBA">
        <w:rPr>
          <w:rFonts w:ascii="Times New Roman" w:hAnsi="Times New Roman" w:cs="Times New Roman"/>
          <w:sz w:val="24"/>
          <w:szCs w:val="24"/>
        </w:rPr>
        <w:t xml:space="preserve"> </w:t>
      </w:r>
      <w:r w:rsidR="00A921CF" w:rsidRPr="0D07F42D">
        <w:rPr>
          <w:rFonts w:ascii="Times New Roman" w:hAnsi="Times New Roman" w:cs="Times New Roman"/>
          <w:sz w:val="24"/>
          <w:szCs w:val="24"/>
        </w:rPr>
        <w:t xml:space="preserve">The goal of the H2Ohio program is to </w:t>
      </w:r>
      <w:ins w:id="596" w:author="Kinsman-Costello, Lauren" w:date="2026-09-25T15:52:00Z" w16du:dateUtc="2026-09-25T19:52:00Z">
        <w:r w:rsidR="00DF2F61">
          <w:rPr>
            <w:rFonts w:ascii="Times New Roman" w:hAnsi="Times New Roman" w:cs="Times New Roman"/>
            <w:sz w:val="24"/>
            <w:szCs w:val="24"/>
          </w:rPr>
          <w:t>improve water quality through</w:t>
        </w:r>
      </w:ins>
      <w:ins w:id="597" w:author="Kinsman-Costello, Lauren" w:date="2026-09-25T15:53:00Z" w16du:dateUtc="2026-09-25T19:53:00Z">
        <w:r w:rsidR="00DF2F61">
          <w:rPr>
            <w:rFonts w:ascii="Times New Roman" w:hAnsi="Times New Roman" w:cs="Times New Roman"/>
            <w:sz w:val="24"/>
            <w:szCs w:val="24"/>
          </w:rPr>
          <w:t xml:space="preserve">out Ohio, with special focus on </w:t>
        </w:r>
      </w:ins>
      <w:r w:rsidR="00A921CF" w:rsidRPr="0D07F42D">
        <w:rPr>
          <w:rFonts w:ascii="Times New Roman" w:hAnsi="Times New Roman" w:cs="Times New Roman"/>
          <w:sz w:val="24"/>
          <w:szCs w:val="24"/>
        </w:rPr>
        <w:t>mitigat</w:t>
      </w:r>
      <w:ins w:id="598" w:author="Kinsman-Costello, Lauren" w:date="2026-09-25T15:53:00Z" w16du:dateUtc="2026-09-25T19:53:00Z">
        <w:r w:rsidR="00DF2F61">
          <w:rPr>
            <w:rFonts w:ascii="Times New Roman" w:hAnsi="Times New Roman" w:cs="Times New Roman"/>
            <w:sz w:val="24"/>
            <w:szCs w:val="24"/>
          </w:rPr>
          <w:t>ing</w:t>
        </w:r>
      </w:ins>
      <w:del w:id="599" w:author="Kinsman-Costello, Lauren" w:date="2026-09-25T15:53:00Z" w16du:dateUtc="2026-09-25T19:53:00Z">
        <w:r w:rsidR="00A921CF" w:rsidRPr="0D07F42D" w:rsidDel="00DF2F61">
          <w:rPr>
            <w:rFonts w:ascii="Times New Roman" w:hAnsi="Times New Roman" w:cs="Times New Roman"/>
            <w:sz w:val="24"/>
            <w:szCs w:val="24"/>
          </w:rPr>
          <w:delText>e</w:delText>
        </w:r>
      </w:del>
      <w:r w:rsidR="00A921CF" w:rsidRPr="00682BBA">
        <w:rPr>
          <w:rFonts w:ascii="Times New Roman" w:hAnsi="Times New Roman" w:cs="Times New Roman"/>
          <w:sz w:val="24"/>
          <w:szCs w:val="24"/>
        </w:rPr>
        <w:t xml:space="preserve"> harmful algal blooms in Lake Erie</w:t>
      </w:r>
      <w:r w:rsidR="00997D46" w:rsidRPr="00682BBA">
        <w:rPr>
          <w:rFonts w:ascii="Times New Roman" w:hAnsi="Times New Roman" w:cs="Times New Roman"/>
          <w:sz w:val="24"/>
          <w:szCs w:val="24"/>
        </w:rPr>
        <w:t xml:space="preserve"> through </w:t>
      </w:r>
      <w:del w:id="600" w:author="Kinsman-Costello, Lauren" w:date="2026-09-25T15:53:00Z" w16du:dateUtc="2026-09-25T19:53:00Z">
        <w:r w:rsidR="00997D46" w:rsidRPr="00682BBA">
          <w:rPr>
            <w:rFonts w:ascii="Times New Roman" w:hAnsi="Times New Roman" w:cs="Times New Roman"/>
            <w:sz w:val="24"/>
            <w:szCs w:val="24"/>
          </w:rPr>
          <w:delText>a variety of methods including the construction of wetlands</w:delText>
        </w:r>
      </w:del>
      <w:ins w:id="601" w:author="Kinsman-Costello, Lauren" w:date="2026-09-25T15:53:00Z" w16du:dateUtc="2026-09-25T19:53:00Z">
        <w:r w:rsidR="00DF2F61">
          <w:rPr>
            <w:rFonts w:ascii="Times New Roman" w:hAnsi="Times New Roman" w:cs="Times New Roman"/>
            <w:sz w:val="24"/>
            <w:szCs w:val="24"/>
          </w:rPr>
          <w:t>phosphorus load reduction</w:t>
        </w:r>
      </w:ins>
      <w:r w:rsidR="00997D46" w:rsidRPr="00682BBA">
        <w:rPr>
          <w:rFonts w:ascii="Times New Roman" w:hAnsi="Times New Roman" w:cs="Times New Roman"/>
          <w:sz w:val="24"/>
          <w:szCs w:val="24"/>
        </w:rPr>
        <w:t xml:space="preserve"> </w:t>
      </w:r>
      <w:r w:rsidR="005C7C5E" w:rsidRPr="00682BBA">
        <w:rPr>
          <w:rFonts w:ascii="Times New Roman" w:hAnsi="Times New Roman" w:cs="Times New Roman"/>
          <w:sz w:val="24"/>
          <w:szCs w:val="24"/>
        </w:rPr>
        <w:fldChar w:fldCharType="begin"/>
      </w:r>
      <w:r w:rsidR="00BD3DFF" w:rsidRPr="00682BBA">
        <w:rPr>
          <w:rFonts w:ascii="Times New Roman" w:hAnsi="Times New Roman" w:cs="Times New Roman"/>
          <w:sz w:val="24"/>
          <w:szCs w:val="24"/>
        </w:rPr>
        <w:instrText xml:space="preserve"> ADDIN ZOTERO_ITEM CSL_CITATION {"citationID":"fGGYYxwT","properties":{"unsorted":false,"formattedCitation":"(International Joint Commission 2014)","plainCitation":"(International Joint Commission 2014)","noteIndex":0},"citationItems":[{"id":1746,"uris":["http://zotero.org/users/5222684/items/VPWL2YSB"],"itemData":{"id":1746,"type":"article-journal","container-title":"International Joint Commission","source":"Google Scholar","title":"A Balanced Diet for Lake Erie","author":[{"family":"International Joint Commission","given":""}],"issued":{"date-parts":[["2014"]]}}}],"schema":"https://github.com/citation-style-language/schema/raw/master/csl-citation.json"} </w:instrText>
      </w:r>
      <w:r w:rsidR="005C7C5E"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(International Joint Commission 2014)</w:t>
      </w:r>
      <w:r w:rsidR="005C7C5E" w:rsidRPr="00682BBA">
        <w:rPr>
          <w:rFonts w:ascii="Times New Roman" w:hAnsi="Times New Roman" w:cs="Times New Roman"/>
          <w:sz w:val="24"/>
          <w:szCs w:val="24"/>
        </w:rPr>
        <w:fldChar w:fldCharType="end"/>
      </w:r>
      <w:r w:rsidR="005C7C5E" w:rsidRPr="00682BBA">
        <w:rPr>
          <w:rFonts w:ascii="Times New Roman" w:hAnsi="Times New Roman" w:cs="Times New Roman"/>
          <w:sz w:val="24"/>
          <w:szCs w:val="24"/>
        </w:rPr>
        <w:t xml:space="preserve">. </w:t>
      </w:r>
      <w:commentRangeStart w:id="602"/>
      <w:r w:rsidR="001B4683" w:rsidRPr="00682BBA">
        <w:rPr>
          <w:rFonts w:ascii="Times New Roman" w:hAnsi="Times New Roman" w:cs="Times New Roman"/>
          <w:sz w:val="24"/>
          <w:szCs w:val="24"/>
        </w:rPr>
        <w:t>Harmful algal blooms in Lake Erie are primarily driven by agricultural runoff</w:t>
      </w:r>
      <w:commentRangeEnd w:id="602"/>
      <w:r w:rsidR="008B068B">
        <w:rPr>
          <w:rStyle w:val="CommentReference"/>
          <w:rFonts w:ascii="Times New Roman" w:hAnsi="Times New Roman" w:cs="Times New Roman"/>
          <w:sz w:val="24"/>
          <w:szCs w:val="24"/>
        </w:rPr>
        <w:commentReference w:id="602"/>
      </w:r>
      <w:ins w:id="603" w:author="Anderson, Kenneth" w:date="2026-10-01T14:58:00Z" w16du:dateUtc="2026-10-01T18:58:00Z">
        <w:r w:rsidR="00736647">
          <w:rPr>
            <w:rFonts w:ascii="Times New Roman" w:hAnsi="Times New Roman" w:cs="Times New Roman"/>
            <w:sz w:val="24"/>
            <w:szCs w:val="24"/>
          </w:rPr>
          <w:t xml:space="preserve"> </w:t>
        </w:r>
        <w:r w:rsidR="00736647">
          <w:rPr>
            <w:rFonts w:ascii="Times New Roman" w:hAnsi="Times New Roman" w:cs="Times New Roman"/>
            <w:sz w:val="24"/>
            <w:szCs w:val="24"/>
          </w:rPr>
          <w:fldChar w:fldCharType="begin"/>
        </w:r>
      </w:ins>
      <w:r w:rsidR="007D19A1">
        <w:rPr>
          <w:rFonts w:ascii="Times New Roman" w:hAnsi="Times New Roman" w:cs="Times New Roman"/>
          <w:sz w:val="24"/>
          <w:szCs w:val="24"/>
        </w:rPr>
        <w:instrText xml:space="preserve"> ADDIN ZOTERO_ITEM CSL_CITATION {"citationID":"RyRBzbQx","properties":{"unsorted":false,"formattedCitation":"(Michalak et al. 2013a)","plainCitation":"(Michalak et al. 2013a)","noteIndex":0},"citationItems":[{"id":6433,"uris":["http://zotero.org/users/5222684/items/JEH85XHH"],"itemData":{"id":6433,"type":"article-journal","abstract":"In 2011, Lake Erie experienced the largest harmful algal bloom in its recorded history,\nwith a peak intensity over three times greater than any pre...","container-title":"Proceedings of the National Academy of Sciences","DOI":"10.1073/pnas.1216006110","issue":"16","language":"en","page":"6448-6452","publisher":"Proceedings of the National Academy of Sciences","source":"www.pnas.org","title":"Record-setting algal bloom in Lake Erie caused by agricultural and meteorological trends consistent with expected future conditions","volume":"110","author":[{"family":"Michalak","given":"Anna M."},{"family":"Anderson","given":"Eric J."},{"family":"Beletsky","given":"Dmitry"},{"family":"Boland","given":"Steven"},{"family":"Bosch","given":"Nathan S."},{"family":"Bridgeman","given":"Thomas B."},{"family":"Chaffin","given":"Justin D."},{"family":"Cho","given":"Kyunghwa"},{"family":"Confesor","given":"Rem"},{"family":"Daloğlu","given":"Irem"},{"family":"DePinto","given":"Joseph V."},{"family":"Evans","given":"Mary Anne"},{"family":"Fahnenstiel","given":"Gary L."},{"family":"He","given":"Lingli"},{"family":"Ho","given":"Jeff C."},{"family":"Jenkins","given":"Liza"},{"family":"Johengen","given":"Thomas H."},{"family":"Kuo","given":"Kevin C."},{"family":"LaPorte","given":"Elizabeth"},{"family":"Liu","given":"Xiaojian"},{"family":"McWilliams","given":"Michael R."},{"family":"Moore","given":"Michael R."},{"family":"Posselt","given":"Derek J."},{"family":"Richards","given":"R. Peter"},{"family":"Scavia","given":"Donald"},{"family":"Steiner","given":"Allison L."},{"family":"Verhamme","given":"Ed"},{"family":"Wright","given":"David M."},{"family":"Zagorski","given":"Melissa A."}],"issued":{"date-parts":[["2013",4,16]]}}}],"schema":"https://github.com/citation-style-language/schema/raw/master/csl-citation.json"} </w:instrText>
      </w:r>
      <w:ins w:id="604" w:author="Anderson, Kenneth" w:date="2026-10-01T14:58:00Z" w16du:dateUtc="2026-10-01T18:58:00Z">
        <w:r w:rsidR="00736647">
          <w:rPr>
            <w:rFonts w:ascii="Times New Roman" w:hAnsi="Times New Roman" w:cs="Times New Roman"/>
            <w:sz w:val="24"/>
            <w:szCs w:val="24"/>
          </w:rPr>
          <w:fldChar w:fldCharType="separate"/>
        </w:r>
      </w:ins>
      <w:r w:rsidR="007D19A1" w:rsidRPr="007D19A1">
        <w:rPr>
          <w:rFonts w:ascii="Times New Roman" w:hAnsi="Times New Roman" w:cs="Times New Roman"/>
          <w:sz w:val="24"/>
        </w:rPr>
        <w:t>(Michalak et al. 2013a)</w:t>
      </w:r>
      <w:ins w:id="605" w:author="Anderson, Kenneth" w:date="2026-10-01T14:58:00Z" w16du:dateUtc="2026-10-01T18:58:00Z">
        <w:r w:rsidR="00736647">
          <w:rPr>
            <w:rFonts w:ascii="Times New Roman" w:hAnsi="Times New Roman" w:cs="Times New Roman"/>
            <w:sz w:val="24"/>
            <w:szCs w:val="24"/>
          </w:rPr>
          <w:fldChar w:fldCharType="end"/>
        </w:r>
      </w:ins>
      <w:ins w:id="606" w:author="Winston, Ryan" w:date="2026-09-14T20:32:00Z" w16du:dateUtc="2026-09-14T20:32:58Z">
        <w:r w:rsidR="3F4EE41F" w:rsidRPr="3DFA31B0">
          <w:rPr>
            <w:rFonts w:ascii="Times New Roman" w:hAnsi="Times New Roman" w:cs="Times New Roman"/>
            <w:sz w:val="24"/>
            <w:szCs w:val="24"/>
          </w:rPr>
          <w:t>;</w:t>
        </w:r>
      </w:ins>
      <w:del w:id="607" w:author="Winston, Ryan" w:date="2026-09-14T20:32:00Z" w16du:dateUtc="2026-09-14T20:32:58Z">
        <w:r w:rsidR="00851D75" w:rsidRPr="00682BBA">
          <w:rPr>
            <w:rFonts w:ascii="Times New Roman" w:hAnsi="Times New Roman" w:cs="Times New Roman"/>
            <w:sz w:val="24"/>
            <w:szCs w:val="24"/>
          </w:rPr>
          <w:delText>,</w:delText>
        </w:r>
      </w:del>
      <w:r w:rsidR="00851D75" w:rsidRPr="00682BBA">
        <w:rPr>
          <w:rFonts w:ascii="Times New Roman" w:hAnsi="Times New Roman" w:cs="Times New Roman"/>
          <w:sz w:val="24"/>
          <w:szCs w:val="24"/>
        </w:rPr>
        <w:t xml:space="preserve"> </w:t>
      </w:r>
      <w:del w:id="608" w:author="Winston, Ryan" w:date="2026-09-14T20:33:00Z" w16du:dateUtc="2026-09-14T20:33:00Z">
        <w:r w:rsidR="00851D75" w:rsidRPr="00682BBA">
          <w:rPr>
            <w:rFonts w:ascii="Times New Roman" w:hAnsi="Times New Roman" w:cs="Times New Roman"/>
            <w:sz w:val="24"/>
            <w:szCs w:val="24"/>
          </w:rPr>
          <w:delText xml:space="preserve">where </w:delText>
        </w:r>
      </w:del>
      <w:r w:rsidR="00851D75" w:rsidRPr="00682BBA">
        <w:rPr>
          <w:rFonts w:ascii="Times New Roman" w:hAnsi="Times New Roman" w:cs="Times New Roman"/>
          <w:sz w:val="24"/>
          <w:szCs w:val="24"/>
        </w:rPr>
        <w:t xml:space="preserve">the </w:t>
      </w:r>
      <w:del w:id="609" w:author="Winston, Ryan" w:date="2026-09-14T20:33:00Z" w16du:dateUtc="2026-09-14T20:33:03Z">
        <w:r w:rsidR="00851D75" w:rsidRPr="00682BBA">
          <w:rPr>
            <w:rFonts w:ascii="Times New Roman" w:hAnsi="Times New Roman" w:cs="Times New Roman"/>
            <w:sz w:val="24"/>
            <w:szCs w:val="24"/>
          </w:rPr>
          <w:delText xml:space="preserve">entire </w:delText>
        </w:r>
      </w:del>
      <w:r w:rsidR="00851D75" w:rsidRPr="00682BBA">
        <w:rPr>
          <w:rFonts w:ascii="Times New Roman" w:hAnsi="Times New Roman" w:cs="Times New Roman"/>
          <w:sz w:val="24"/>
          <w:szCs w:val="24"/>
        </w:rPr>
        <w:t>state of Ohio</w:t>
      </w:r>
      <w:ins w:id="610" w:author="Winston, Ryan" w:date="2026-09-14T20:33:00Z" w16du:dateUtc="2026-09-14T20:33:28Z">
        <w:r w:rsidR="00851D75" w:rsidRPr="00682BBA">
          <w:rPr>
            <w:rFonts w:ascii="Times New Roman" w:hAnsi="Times New Roman" w:cs="Times New Roman"/>
            <w:sz w:val="24"/>
            <w:szCs w:val="24"/>
          </w:rPr>
          <w:t xml:space="preserve"> </w:t>
        </w:r>
        <w:r w:rsidR="6A42FE96" w:rsidRPr="6784B99A">
          <w:rPr>
            <w:rFonts w:ascii="Times New Roman" w:hAnsi="Times New Roman" w:cs="Times New Roman"/>
            <w:sz w:val="24"/>
            <w:szCs w:val="24"/>
          </w:rPr>
          <w:t>and the Maumee River Drainage basin</w:t>
        </w:r>
      </w:ins>
      <w:r w:rsidR="61446913" w:rsidRPr="00682BBA">
        <w:rPr>
          <w:rFonts w:ascii="Times New Roman" w:hAnsi="Times New Roman" w:cs="Times New Roman"/>
          <w:sz w:val="24"/>
          <w:szCs w:val="24"/>
        </w:rPr>
        <w:t xml:space="preserve"> </w:t>
      </w:r>
      <w:del w:id="611" w:author="Winston, Ryan" w:date="2026-09-14T20:33:00Z" w16du:dateUtc="2026-09-14T20:33:34Z">
        <w:r w:rsidR="61446913" w:rsidRPr="00682BBA">
          <w:rPr>
            <w:rFonts w:ascii="Times New Roman" w:hAnsi="Times New Roman" w:cs="Times New Roman"/>
            <w:sz w:val="24"/>
            <w:szCs w:val="24"/>
          </w:rPr>
          <w:delText>is</w:delText>
        </w:r>
      </w:del>
      <w:ins w:id="612" w:author="Winston, Ryan" w:date="2026-09-14T20:33:00Z" w16du:dateUtc="2026-09-14T20:33:34Z">
        <w:r w:rsidR="36E9AD61" w:rsidRPr="7B8906F8">
          <w:rPr>
            <w:rFonts w:ascii="Times New Roman" w:hAnsi="Times New Roman" w:cs="Times New Roman"/>
            <w:sz w:val="24"/>
            <w:szCs w:val="24"/>
          </w:rPr>
          <w:t>are</w:t>
        </w:r>
      </w:ins>
      <w:r w:rsidR="00851D75" w:rsidRPr="00682BBA">
        <w:rPr>
          <w:rFonts w:ascii="Times New Roman" w:hAnsi="Times New Roman" w:cs="Times New Roman"/>
          <w:sz w:val="24"/>
          <w:szCs w:val="24"/>
        </w:rPr>
        <w:t xml:space="preserve"> over 50%</w:t>
      </w:r>
      <w:ins w:id="613" w:author="Winston, Ryan" w:date="2026-09-14T20:33:00Z" w16du:dateUtc="2026-09-14T20:33:38Z">
        <w:r w:rsidR="00851D75" w:rsidRPr="00682BBA">
          <w:rPr>
            <w:rFonts w:ascii="Times New Roman" w:hAnsi="Times New Roman" w:cs="Times New Roman"/>
            <w:sz w:val="24"/>
            <w:szCs w:val="24"/>
          </w:rPr>
          <w:t xml:space="preserve"> </w:t>
        </w:r>
        <w:r w:rsidR="3B70F21B" w:rsidRPr="7B8906F8">
          <w:rPr>
            <w:rFonts w:ascii="Times New Roman" w:hAnsi="Times New Roman" w:cs="Times New Roman"/>
            <w:sz w:val="24"/>
            <w:szCs w:val="24"/>
          </w:rPr>
          <w:t>and 80%</w:t>
        </w:r>
      </w:ins>
      <w:r w:rsidR="784033B4" w:rsidRPr="7B8906F8">
        <w:rPr>
          <w:rFonts w:ascii="Times New Roman" w:hAnsi="Times New Roman" w:cs="Times New Roman"/>
          <w:sz w:val="24"/>
          <w:szCs w:val="24"/>
        </w:rPr>
        <w:t xml:space="preserve"> </w:t>
      </w:r>
      <w:r w:rsidR="00851D75" w:rsidRPr="00682BBA">
        <w:rPr>
          <w:rFonts w:ascii="Times New Roman" w:hAnsi="Times New Roman" w:cs="Times New Roman"/>
          <w:sz w:val="24"/>
          <w:szCs w:val="24"/>
        </w:rPr>
        <w:t>agricultural land</w:t>
      </w:r>
      <w:ins w:id="614" w:author="Winston, Ryan" w:date="2026-09-14T20:33:00Z" w16du:dateUtc="2026-09-14T20:33:41Z">
        <w:r w:rsidR="27042E22" w:rsidRPr="7B8906F8">
          <w:rPr>
            <w:rFonts w:ascii="Times New Roman" w:hAnsi="Times New Roman" w:cs="Times New Roman"/>
            <w:sz w:val="24"/>
            <w:szCs w:val="24"/>
          </w:rPr>
          <w:t xml:space="preserve">, </w:t>
        </w:r>
      </w:ins>
      <w:ins w:id="615" w:author="Winston, Ryan" w:date="2026-09-14T20:33:00Z" w16du:dateUtc="2026-09-14T20:33:42Z">
        <w:r w:rsidR="27042E22" w:rsidRPr="09B3E5A7">
          <w:rPr>
            <w:rFonts w:ascii="Times New Roman" w:hAnsi="Times New Roman" w:cs="Times New Roman"/>
            <w:sz w:val="24"/>
            <w:szCs w:val="24"/>
          </w:rPr>
          <w:t>respectively</w:t>
        </w:r>
      </w:ins>
      <w:del w:id="616" w:author="Winston, Ryan" w:date="2026-09-14T20:33:00Z" w16du:dateUtc="2026-09-14T20:33:13Z">
        <w:r w:rsidR="00851D75" w:rsidRPr="00682BBA">
          <w:rPr>
            <w:rFonts w:ascii="Times New Roman" w:hAnsi="Times New Roman" w:cs="Times New Roman"/>
            <w:sz w:val="24"/>
            <w:szCs w:val="24"/>
          </w:rPr>
          <w:delText>,</w:delText>
        </w:r>
      </w:del>
      <w:del w:id="617" w:author="Winston, Ryan" w:date="2026-09-14T20:33:00Z" w16du:dateUtc="2026-09-14T20:33:46Z">
        <w:r w:rsidR="00851D75" w:rsidRPr="00682BBA">
          <w:rPr>
            <w:rFonts w:ascii="Times New Roman" w:hAnsi="Times New Roman" w:cs="Times New Roman"/>
            <w:sz w:val="24"/>
            <w:szCs w:val="24"/>
          </w:rPr>
          <w:delText xml:space="preserve"> </w:delText>
        </w:r>
      </w:del>
      <w:del w:id="618" w:author="Winston, Ryan" w:date="2026-09-14T20:33:00Z" w16du:dateUtc="2026-09-14T20:33:27Z">
        <w:r w:rsidR="00851D75" w:rsidRPr="00682BBA">
          <w:rPr>
            <w:rFonts w:ascii="Times New Roman" w:hAnsi="Times New Roman" w:cs="Times New Roman"/>
            <w:sz w:val="24"/>
            <w:szCs w:val="24"/>
          </w:rPr>
          <w:delText>and the Maumee River Drainage basin</w:delText>
        </w:r>
      </w:del>
      <w:del w:id="619" w:author="Winston, Ryan" w:date="2026-09-14T20:33:00Z" w16du:dateUtc="2026-09-14T20:33:46Z">
        <w:r w:rsidR="00851D75" w:rsidRPr="00682BBA">
          <w:rPr>
            <w:rFonts w:ascii="Times New Roman" w:hAnsi="Times New Roman" w:cs="Times New Roman"/>
            <w:sz w:val="24"/>
            <w:szCs w:val="24"/>
          </w:rPr>
          <w:delText xml:space="preserve"> is </w:delText>
        </w:r>
        <w:r w:rsidR="00767DFA" w:rsidRPr="00682BBA">
          <w:rPr>
            <w:rFonts w:ascii="Times New Roman" w:hAnsi="Times New Roman" w:cs="Times New Roman"/>
            <w:sz w:val="24"/>
            <w:szCs w:val="24"/>
          </w:rPr>
          <w:delText>approximately 80%</w:delText>
        </w:r>
      </w:del>
      <w:r w:rsidR="00767DFA" w:rsidRPr="00682BBA">
        <w:rPr>
          <w:rFonts w:ascii="Times New Roman" w:hAnsi="Times New Roman" w:cs="Times New Roman"/>
          <w:sz w:val="24"/>
          <w:szCs w:val="24"/>
        </w:rPr>
        <w:t xml:space="preserve"> </w:t>
      </w:r>
      <w:commentRangeStart w:id="620"/>
      <w:del w:id="621" w:author="Winston, Ryan" w:date="2026-09-14T20:33:00Z" w16du:dateUtc="2026-09-14T20:33:18Z">
        <w:r w:rsidR="00767DFA" w:rsidRPr="00682BBA">
          <w:rPr>
            <w:rFonts w:ascii="Times New Roman" w:hAnsi="Times New Roman" w:cs="Times New Roman"/>
            <w:sz w:val="24"/>
            <w:szCs w:val="24"/>
          </w:rPr>
          <w:delText>agricultural land</w:delText>
        </w:r>
        <w:r w:rsidR="00962A89" w:rsidRPr="00682BBA">
          <w:rPr>
            <w:rFonts w:ascii="Times New Roman" w:hAnsi="Times New Roman" w:cs="Times New Roman"/>
            <w:sz w:val="24"/>
            <w:szCs w:val="24"/>
          </w:rPr>
          <w:delText xml:space="preserve"> </w:delText>
        </w:r>
      </w:del>
      <w:r w:rsidR="00962A89" w:rsidRPr="00682BBA">
        <w:rPr>
          <w:rFonts w:ascii="Times New Roman" w:hAnsi="Times New Roman" w:cs="Times New Roman"/>
          <w:sz w:val="24"/>
          <w:szCs w:val="24"/>
        </w:rPr>
        <w:fldChar w:fldCharType="begin"/>
      </w:r>
      <w:r w:rsidR="00E2047D">
        <w:rPr>
          <w:rFonts w:ascii="Times New Roman" w:hAnsi="Times New Roman" w:cs="Times New Roman"/>
          <w:sz w:val="24"/>
          <w:szCs w:val="24"/>
        </w:rPr>
        <w:instrText xml:space="preserve"> ADDIN ZOTERO_ITEM CSL_CITATION {"citationID":"LM8w1w9r","properties":{"unsorted":false,"formattedCitation":"(Ohio Environmental Protection Agency (EPA) 2023)","plainCitation":"(Ohio Environmental Protection Agency (EPA) 2023)","dontUpdate":true,"noteIndex":0},"citationItems":[{"id":6241,"uris":["http://zotero.org/users/5222684/items/F7GMS7CP"],"itemData":{"id":6241,"type":"report","publisher":"Division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00962A89" w:rsidRPr="00682BBA">
        <w:rPr>
          <w:rFonts w:ascii="Times New Roman" w:hAnsi="Times New Roman" w:cs="Times New Roman"/>
          <w:sz w:val="24"/>
          <w:szCs w:val="24"/>
        </w:rPr>
        <w:fldChar w:fldCharType="separate"/>
      </w:r>
      <w:r w:rsidR="00B13BC6" w:rsidRPr="00682BBA">
        <w:rPr>
          <w:rFonts w:ascii="Times New Roman" w:hAnsi="Times New Roman" w:cs="Times New Roman"/>
          <w:sz w:val="24"/>
          <w:szCs w:val="24"/>
        </w:rPr>
        <w:t>(Ohio Environmental Protection Agency</w:t>
      </w:r>
      <w:del w:id="622" w:author="Anderson, Kenneth" w:date="2026-10-13T10:02:00Z" w16du:dateUtc="2026-10-13T14:02:00Z">
        <w:r w:rsidR="00B13BC6" w:rsidRPr="00682BBA" w:rsidDel="00972555">
          <w:rPr>
            <w:rFonts w:ascii="Times New Roman" w:hAnsi="Times New Roman" w:cs="Times New Roman"/>
            <w:sz w:val="24"/>
            <w:szCs w:val="24"/>
          </w:rPr>
          <w:delText xml:space="preserve"> (EPA)</w:delText>
        </w:r>
      </w:del>
      <w:r w:rsidR="00B13BC6" w:rsidRPr="00682BBA">
        <w:rPr>
          <w:rFonts w:ascii="Times New Roman" w:hAnsi="Times New Roman" w:cs="Times New Roman"/>
          <w:sz w:val="24"/>
          <w:szCs w:val="24"/>
        </w:rPr>
        <w:t xml:space="preserve"> 2023)</w:t>
      </w:r>
      <w:r w:rsidR="00962A89" w:rsidRPr="00682BBA">
        <w:rPr>
          <w:rFonts w:ascii="Times New Roman" w:hAnsi="Times New Roman" w:cs="Times New Roman"/>
          <w:sz w:val="24"/>
          <w:szCs w:val="24"/>
        </w:rPr>
        <w:fldChar w:fldCharType="end"/>
      </w:r>
      <w:commentRangeEnd w:id="620"/>
      <w:r w:rsidR="00D20FF2" w:rsidRPr="00682BBA">
        <w:rPr>
          <w:rStyle w:val="CommentReference"/>
          <w:rFonts w:ascii="Times New Roman" w:hAnsi="Times New Roman" w:cs="Times New Roman"/>
          <w:sz w:val="24"/>
          <w:szCs w:val="24"/>
        </w:rPr>
        <w:commentReference w:id="620"/>
      </w:r>
      <w:r w:rsidR="00767DFA" w:rsidRPr="00682BBA">
        <w:rPr>
          <w:rFonts w:ascii="Times New Roman" w:hAnsi="Times New Roman" w:cs="Times New Roman"/>
          <w:sz w:val="24"/>
          <w:szCs w:val="24"/>
        </w:rPr>
        <w:t xml:space="preserve">. </w:t>
      </w:r>
      <w:r w:rsidR="001B4683" w:rsidRPr="00682BBA">
        <w:rPr>
          <w:rFonts w:ascii="Times New Roman" w:hAnsi="Times New Roman" w:cs="Times New Roman"/>
          <w:sz w:val="24"/>
          <w:szCs w:val="24"/>
        </w:rPr>
        <w:t xml:space="preserve"> </w:t>
      </w:r>
      <w:r w:rsidR="00947077" w:rsidRPr="00682BBA">
        <w:rPr>
          <w:rFonts w:ascii="Times New Roman" w:hAnsi="Times New Roman" w:cs="Times New Roman"/>
          <w:sz w:val="24"/>
          <w:szCs w:val="24"/>
        </w:rPr>
        <w:t>Wetland restoration in North</w:t>
      </w:r>
      <w:r w:rsidR="1E5AF6B8" w:rsidRPr="00682BBA">
        <w:rPr>
          <w:rFonts w:ascii="Times New Roman" w:hAnsi="Times New Roman" w:cs="Times New Roman"/>
          <w:sz w:val="24"/>
          <w:szCs w:val="24"/>
        </w:rPr>
        <w:t>we</w:t>
      </w:r>
      <w:r w:rsidR="00947077" w:rsidRPr="00682BBA">
        <w:rPr>
          <w:rFonts w:ascii="Times New Roman" w:hAnsi="Times New Roman" w:cs="Times New Roman"/>
          <w:sz w:val="24"/>
          <w:szCs w:val="24"/>
        </w:rPr>
        <w:t xml:space="preserve">stern Ohio is especially relevant because </w:t>
      </w:r>
      <w:r w:rsidR="00717161" w:rsidRPr="00682BBA">
        <w:rPr>
          <w:rFonts w:ascii="Times New Roman" w:hAnsi="Times New Roman" w:cs="Times New Roman"/>
          <w:sz w:val="24"/>
          <w:szCs w:val="24"/>
        </w:rPr>
        <w:t xml:space="preserve">the landscape was radically altered starting in the early 1900s when the Great Black Swamp, a wetland that covered </w:t>
      </w:r>
      <w:r w:rsidR="00844363" w:rsidRPr="00682BBA">
        <w:rPr>
          <w:rFonts w:ascii="Times New Roman" w:hAnsi="Times New Roman" w:cs="Times New Roman"/>
          <w:sz w:val="24"/>
          <w:szCs w:val="24"/>
        </w:rPr>
        <w:t>1 million acres of North</w:t>
      </w:r>
      <w:r w:rsidR="63F7B8E6" w:rsidRPr="00682BBA">
        <w:rPr>
          <w:rFonts w:ascii="Times New Roman" w:hAnsi="Times New Roman" w:cs="Times New Roman"/>
          <w:sz w:val="24"/>
          <w:szCs w:val="24"/>
        </w:rPr>
        <w:t>we</w:t>
      </w:r>
      <w:r w:rsidR="00844363" w:rsidRPr="00682BBA">
        <w:rPr>
          <w:rFonts w:ascii="Times New Roman" w:hAnsi="Times New Roman" w:cs="Times New Roman"/>
          <w:sz w:val="24"/>
          <w:szCs w:val="24"/>
        </w:rPr>
        <w:t>stern Ohio</w:t>
      </w:r>
      <w:r w:rsidR="4C6707D9" w:rsidRPr="00682BBA">
        <w:rPr>
          <w:rFonts w:ascii="Times New Roman" w:hAnsi="Times New Roman" w:cs="Times New Roman"/>
          <w:sz w:val="24"/>
          <w:szCs w:val="24"/>
        </w:rPr>
        <w:t>,</w:t>
      </w:r>
      <w:r w:rsidR="00844363" w:rsidRPr="00682BBA">
        <w:rPr>
          <w:rFonts w:ascii="Times New Roman" w:hAnsi="Times New Roman" w:cs="Times New Roman"/>
          <w:sz w:val="24"/>
          <w:szCs w:val="24"/>
        </w:rPr>
        <w:t xml:space="preserve"> was drained </w:t>
      </w:r>
      <w:del w:id="623" w:author="Winston, Ryan" w:date="2026-09-14T20:34:00Z" w16du:dateUtc="2026-09-14T20:34:03Z">
        <w:r w:rsidR="00844363" w:rsidRPr="00682BBA">
          <w:rPr>
            <w:rFonts w:ascii="Times New Roman" w:hAnsi="Times New Roman" w:cs="Times New Roman"/>
            <w:sz w:val="24"/>
            <w:szCs w:val="24"/>
          </w:rPr>
          <w:delText xml:space="preserve">to make room </w:delText>
        </w:r>
      </w:del>
      <w:r w:rsidR="00844363" w:rsidRPr="00682BBA">
        <w:rPr>
          <w:rFonts w:ascii="Times New Roman" w:hAnsi="Times New Roman" w:cs="Times New Roman"/>
          <w:sz w:val="24"/>
          <w:szCs w:val="24"/>
        </w:rPr>
        <w:t xml:space="preserve">for </w:t>
      </w:r>
      <w:r w:rsidR="0678ACDE" w:rsidRPr="70531D2D">
        <w:rPr>
          <w:rFonts w:ascii="Times New Roman" w:hAnsi="Times New Roman" w:cs="Times New Roman"/>
          <w:sz w:val="24"/>
          <w:szCs w:val="24"/>
        </w:rPr>
        <w:t>agricultur</w:t>
      </w:r>
      <w:ins w:id="624" w:author="Winston, Ryan" w:date="2026-09-14T20:34:00Z" w16du:dateUtc="2026-09-14T20:34:07Z">
        <w:r w:rsidR="6FE6647F" w:rsidRPr="70531D2D">
          <w:rPr>
            <w:rFonts w:ascii="Times New Roman" w:hAnsi="Times New Roman" w:cs="Times New Roman"/>
            <w:sz w:val="24"/>
            <w:szCs w:val="24"/>
          </w:rPr>
          <w:t>al production</w:t>
        </w:r>
      </w:ins>
      <w:del w:id="625" w:author="Winston, Ryan" w:date="2026-09-14T20:34:00Z" w16du:dateUtc="2026-09-14T20:34:05Z">
        <w:r w:rsidR="466B63E5" w:rsidRPr="70531D2D" w:rsidDel="0678ACDE">
          <w:rPr>
            <w:rFonts w:ascii="Times New Roman" w:hAnsi="Times New Roman" w:cs="Times New Roman"/>
            <w:sz w:val="24"/>
            <w:szCs w:val="24"/>
          </w:rPr>
          <w:delText>e</w:delText>
        </w:r>
      </w:del>
      <w:r w:rsidR="00200EA7" w:rsidRPr="00682BBA">
        <w:rPr>
          <w:rFonts w:ascii="Times New Roman" w:hAnsi="Times New Roman" w:cs="Times New Roman"/>
          <w:sz w:val="24"/>
          <w:szCs w:val="24"/>
        </w:rPr>
        <w:t xml:space="preserve"> </w:t>
      </w:r>
      <w:r w:rsidR="00200EA7" w:rsidRPr="00682BBA">
        <w:rPr>
          <w:rFonts w:ascii="Times New Roman" w:hAnsi="Times New Roman" w:cs="Times New Roman"/>
          <w:sz w:val="24"/>
          <w:szCs w:val="24"/>
        </w:rPr>
        <w:fldChar w:fldCharType="begin"/>
      </w:r>
      <w:r w:rsidR="00200EA7" w:rsidRPr="00682BBA">
        <w:rPr>
          <w:rFonts w:ascii="Times New Roman" w:hAnsi="Times New Roman" w:cs="Times New Roman"/>
          <w:sz w:val="24"/>
          <w:szCs w:val="24"/>
        </w:rPr>
        <w:instrText xml:space="preserve"> ADDIN ZOTERO_ITEM CSL_CITATION {"citationID":"WG5LwzRh","properties":{"unsorted":false,"formattedCitation":"(Mitsch 2017)","plainCitation":"(Mitsch 2017)","noteIndex":0},"citationItems":[{"id":6218,"uris":["http://zotero.org/users/5222684/items/UF9G5DEI"],"itemData":{"id":6218,"type":"article-journal","abstract":"Harmful algal blooms are now a common occurrence around the world in these Anthropocene times because of fertilization of phosphorus and nitrogen for crop and animal production. One of the most dramatic cases in North America is the recent accelerated eutrophication of Lake Erie in the Laurentian Great Lakes. Also, we have lost, by some estimates, 50% of the world’s wetlands in the 20th century and 90% of the wetlands in Ohio USA over the 19th and 20th centuries. We are proposing a serious analysis of an ecological engineering opportunity to restore parts of the former 400,000ha (1 million acre) Great Black Swamp that was immediately southwest of Lake Erie in Ohio and is now one of the major sources of agricultural phosphorus to western Lake Erie through the Maumee River. Restoring and creating 20,000–40,000ha (50,000–100,000 acres) or 5–10% of the original wetlands in the Black Swamp to optimize nutrient reduction could reduce phosphorus loading by 480–960 metric tons/year or 18–37% percent of the annual phosphorus loading by the Maumee River to Lake Erie. A thorough investigation of this idea will first require physical (multi-year mesocosm experiments), mathematical, and business models to explore biogeochemical, hydrologic and economic feasibility and reliability. If this presents reasonable results, it would be followed by the creation of a small 400–1000ha (1000–2500 acre) demonstration treatment wetland in the Black Swamp region to see if wetland performance will scale up as predicted with the mesocosm and mathematical models. Only after a decade of studies at these smaller scale models and a demonstration levels would the full-scale nutrient retention wetlands be implemented in the former Black Swamp. When completed, these treatment wetlands would cover about 10% of the Great Black Swamp region and could remove, with proper ecological engineering design, 40% or more of the phosphorus load from the Maumee River Basin now going into Lake Erie.","collection-title":"Ecological Engineering of Sustainable Landscapes","container-title":"Ecological Engineering","DOI":"10.1016/j.ecoleng.2017.08.040","ISSN":"0925-8574","journalAbbreviation":"Ecological Engineering","page":"406-413","source":"ScienceDirect","title":"Solving Lake Erie’s harmful algal blooms by restoring the Great Black Swamp in Ohio","volume":"108","author":[{"family":"Mitsch","given":"William J."}],"issued":{"date-parts":[["2017",11,1]]}}}],"schema":"https://github.com/citation-style-language/schema/raw/master/csl-citation.json"} </w:instrText>
      </w:r>
      <w:r w:rsidR="00200EA7"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(Mitsch 2017)</w:t>
      </w:r>
      <w:r w:rsidR="00200EA7" w:rsidRPr="00682BBA">
        <w:rPr>
          <w:rFonts w:ascii="Times New Roman" w:hAnsi="Times New Roman" w:cs="Times New Roman"/>
          <w:sz w:val="24"/>
          <w:szCs w:val="24"/>
        </w:rPr>
        <w:fldChar w:fldCharType="end"/>
      </w:r>
      <w:r w:rsidR="00844363" w:rsidRPr="00682BBA">
        <w:rPr>
          <w:rFonts w:ascii="Times New Roman" w:hAnsi="Times New Roman" w:cs="Times New Roman"/>
          <w:sz w:val="24"/>
          <w:szCs w:val="24"/>
        </w:rPr>
        <w:t xml:space="preserve">. </w:t>
      </w:r>
      <w:r w:rsidR="00200EA7" w:rsidRPr="00682BBA">
        <w:rPr>
          <w:rFonts w:ascii="Times New Roman" w:hAnsi="Times New Roman" w:cs="Times New Roman"/>
          <w:sz w:val="24"/>
          <w:szCs w:val="24"/>
        </w:rPr>
        <w:t xml:space="preserve">Wetland restoration </w:t>
      </w:r>
      <w:del w:id="626" w:author="Anderson, Kenneth" w:date="2026-09-15T09:52:00Z" w16du:dateUtc="2026-09-15T13:52:00Z">
        <w:r w:rsidR="00200EA7" w:rsidRPr="00682BBA">
          <w:rPr>
            <w:rFonts w:ascii="Times New Roman" w:hAnsi="Times New Roman" w:cs="Times New Roman"/>
            <w:sz w:val="24"/>
            <w:szCs w:val="24"/>
          </w:rPr>
          <w:delText>projects</w:delText>
        </w:r>
        <w:r w:rsidR="0071683F" w:rsidRPr="00682BBA">
          <w:rPr>
            <w:rFonts w:ascii="Times New Roman" w:hAnsi="Times New Roman" w:cs="Times New Roman"/>
            <w:sz w:val="24"/>
            <w:szCs w:val="24"/>
          </w:rPr>
          <w:delText xml:space="preserve"> </w:delText>
        </w:r>
      </w:del>
      <w:r w:rsidR="0071683F" w:rsidRPr="00682BBA">
        <w:rPr>
          <w:rFonts w:ascii="Times New Roman" w:hAnsi="Times New Roman" w:cs="Times New Roman"/>
          <w:sz w:val="24"/>
          <w:szCs w:val="24"/>
        </w:rPr>
        <w:t xml:space="preserve">in the </w:t>
      </w:r>
      <w:del w:id="627" w:author="Jacquemin, Stephen James" w:date="2026-09-11T12:11:00Z" w16du:dateUtc="2026-09-11T12:11:03Z">
        <w:r w:rsidR="0071683F" w:rsidRPr="00682BBA">
          <w:rPr>
            <w:rFonts w:ascii="Times New Roman" w:hAnsi="Times New Roman" w:cs="Times New Roman"/>
            <w:sz w:val="24"/>
            <w:szCs w:val="24"/>
          </w:rPr>
          <w:delText xml:space="preserve">region </w:delText>
        </w:r>
      </w:del>
      <w:ins w:id="628" w:author="Jacquemin, Stephen James" w:date="2026-09-11T12:11:00Z" w16du:dateUtc="2026-09-11T12:11:05Z">
        <w:r w:rsidR="55818CD3" w:rsidRPr="757197F0">
          <w:rPr>
            <w:rFonts w:ascii="Times New Roman" w:hAnsi="Times New Roman" w:cs="Times New Roman"/>
            <w:sz w:val="24"/>
            <w:szCs w:val="24"/>
          </w:rPr>
          <w:t>drai</w:t>
        </w:r>
      </w:ins>
      <w:ins w:id="629" w:author="Winston, Ryan" w:date="2026-09-14T20:34:00Z" w16du:dateUtc="2026-09-14T20:34:27Z">
        <w:r w:rsidR="065619A3" w:rsidRPr="757197F0">
          <w:rPr>
            <w:rFonts w:ascii="Times New Roman" w:hAnsi="Times New Roman" w:cs="Times New Roman"/>
            <w:sz w:val="24"/>
            <w:szCs w:val="24"/>
          </w:rPr>
          <w:t>na</w:t>
        </w:r>
      </w:ins>
      <w:ins w:id="630" w:author="Jacquemin, Stephen James" w:date="2026-09-11T12:11:00Z" w16du:dateUtc="2026-09-11T12:11:05Z">
        <w:del w:id="631" w:author="Winston, Ryan" w:date="2026-09-14T20:34:00Z" w16du:dateUtc="2026-09-14T20:34:15Z">
          <w:r w:rsidR="37B77518" w:rsidRPr="5FF1D785">
            <w:rPr>
              <w:rFonts w:ascii="Times New Roman" w:hAnsi="Times New Roman" w:cs="Times New Roman"/>
              <w:sz w:val="24"/>
              <w:szCs w:val="24"/>
            </w:rPr>
            <w:delText>a</w:delText>
          </w:r>
        </w:del>
        <w:del w:id="632" w:author="Winston, Ryan" w:date="2026-09-14T20:34:00Z" w16du:dateUtc="2026-09-14T20:34:16Z">
          <w:r w:rsidR="37B77518" w:rsidRPr="5FF1D785">
            <w:rPr>
              <w:rFonts w:ascii="Times New Roman" w:hAnsi="Times New Roman" w:cs="Times New Roman"/>
              <w:sz w:val="24"/>
              <w:szCs w:val="24"/>
            </w:rPr>
            <w:delText>n</w:delText>
          </w:r>
        </w:del>
        <w:r w:rsidR="37B77518" w:rsidRPr="5FF1D785">
          <w:rPr>
            <w:rFonts w:ascii="Times New Roman" w:hAnsi="Times New Roman" w:cs="Times New Roman"/>
            <w:sz w:val="24"/>
            <w:szCs w:val="24"/>
          </w:rPr>
          <w:t xml:space="preserve">ge basin </w:t>
        </w:r>
      </w:ins>
      <w:r w:rsidR="29DD19C6" w:rsidRPr="5FF1D785">
        <w:rPr>
          <w:rFonts w:ascii="Times New Roman" w:hAnsi="Times New Roman" w:cs="Times New Roman"/>
          <w:sz w:val="24"/>
          <w:szCs w:val="24"/>
        </w:rPr>
        <w:t>ha</w:t>
      </w:r>
      <w:ins w:id="633" w:author="Marques Mendonca, Raissa" w:date="2026-09-15T09:55:00Z" w16du:dateUtc="2026-09-15T13:55:00Z">
        <w:r w:rsidR="009D1764">
          <w:rPr>
            <w:rFonts w:ascii="Times New Roman" w:hAnsi="Times New Roman" w:cs="Times New Roman"/>
            <w:sz w:val="24"/>
            <w:szCs w:val="24"/>
          </w:rPr>
          <w:t>d</w:t>
        </w:r>
      </w:ins>
      <w:ins w:id="634" w:author="Anderson, Kenneth" w:date="2026-09-15T09:52:00Z" w16du:dateUtc="2026-09-15T13:52:00Z">
        <w:del w:id="635" w:author="Marques Mendonca, Raissa" w:date="2026-09-15T09:55:00Z" w16du:dateUtc="2026-09-15T13:55:00Z">
          <w:r w:rsidR="0062041C" w:rsidDel="009D1764">
            <w:rPr>
              <w:rFonts w:ascii="Times New Roman" w:hAnsi="Times New Roman" w:cs="Times New Roman"/>
              <w:sz w:val="24"/>
              <w:szCs w:val="24"/>
            </w:rPr>
            <w:delText>s</w:delText>
          </w:r>
        </w:del>
      </w:ins>
      <w:del w:id="636" w:author="Anderson, Kenneth" w:date="2026-09-15T09:52:00Z" w16du:dateUtc="2026-09-15T13:52:00Z">
        <w:r w:rsidR="29DD19C6" w:rsidRPr="5FF1D785" w:rsidDel="0062041C">
          <w:rPr>
            <w:rFonts w:ascii="Times New Roman" w:hAnsi="Times New Roman" w:cs="Times New Roman"/>
            <w:sz w:val="24"/>
            <w:szCs w:val="24"/>
          </w:rPr>
          <w:delText>ve</w:delText>
        </w:r>
      </w:del>
      <w:r w:rsidR="0071683F" w:rsidRPr="00682BBA">
        <w:rPr>
          <w:rFonts w:ascii="Times New Roman" w:hAnsi="Times New Roman" w:cs="Times New Roman"/>
          <w:sz w:val="24"/>
          <w:szCs w:val="24"/>
        </w:rPr>
        <w:t xml:space="preserve"> been sporadic</w:t>
      </w:r>
      <w:r w:rsidR="00200EA7" w:rsidRPr="00682BBA">
        <w:rPr>
          <w:rFonts w:ascii="Times New Roman" w:hAnsi="Times New Roman" w:cs="Times New Roman"/>
          <w:sz w:val="24"/>
          <w:szCs w:val="24"/>
        </w:rPr>
        <w:t xml:space="preserve"> </w:t>
      </w:r>
      <w:r w:rsidR="0071683F" w:rsidRPr="00682BBA">
        <w:rPr>
          <w:rFonts w:ascii="Times New Roman" w:hAnsi="Times New Roman" w:cs="Times New Roman"/>
          <w:sz w:val="24"/>
          <w:szCs w:val="24"/>
        </w:rPr>
        <w:t>until</w:t>
      </w:r>
      <w:r w:rsidR="005740C2" w:rsidRPr="00682BBA">
        <w:rPr>
          <w:rFonts w:ascii="Times New Roman" w:hAnsi="Times New Roman" w:cs="Times New Roman"/>
          <w:sz w:val="24"/>
          <w:szCs w:val="24"/>
        </w:rPr>
        <w:t xml:space="preserve"> </w:t>
      </w:r>
      <w:r w:rsidR="004330FA" w:rsidRPr="00682BBA">
        <w:rPr>
          <w:rFonts w:ascii="Times New Roman" w:hAnsi="Times New Roman" w:cs="Times New Roman"/>
          <w:sz w:val="24"/>
          <w:szCs w:val="24"/>
        </w:rPr>
        <w:t>2014</w:t>
      </w:r>
      <w:ins w:id="637" w:author="Kerns, Janice" w:date="2026-10-09T13:47:00Z" w16du:dateUtc="2026-10-09T17:47:00Z">
        <w:r w:rsidR="0006262A">
          <w:rPr>
            <w:rFonts w:ascii="Times New Roman" w:hAnsi="Times New Roman" w:cs="Times New Roman"/>
            <w:sz w:val="24"/>
            <w:szCs w:val="24"/>
          </w:rPr>
          <w:t>,</w:t>
        </w:r>
      </w:ins>
      <w:r w:rsidR="005740C2" w:rsidRPr="00682BBA">
        <w:rPr>
          <w:rFonts w:ascii="Times New Roman" w:hAnsi="Times New Roman" w:cs="Times New Roman"/>
          <w:sz w:val="24"/>
          <w:szCs w:val="24"/>
        </w:rPr>
        <w:t xml:space="preserve"> </w:t>
      </w:r>
      <w:r w:rsidR="0071683F" w:rsidRPr="00682BBA">
        <w:rPr>
          <w:rFonts w:ascii="Times New Roman" w:hAnsi="Times New Roman" w:cs="Times New Roman"/>
          <w:sz w:val="24"/>
          <w:szCs w:val="24"/>
        </w:rPr>
        <w:t>when</w:t>
      </w:r>
      <w:r w:rsidR="00867A4F" w:rsidRPr="00682BBA">
        <w:rPr>
          <w:rFonts w:ascii="Times New Roman" w:hAnsi="Times New Roman" w:cs="Times New Roman"/>
          <w:sz w:val="24"/>
          <w:szCs w:val="24"/>
        </w:rPr>
        <w:t xml:space="preserve"> the Toledo</w:t>
      </w:r>
      <w:ins w:id="638" w:author="Sandoval, Leticia" w:date="2026-09-25T16:13:00Z" w16du:dateUtc="2026-09-25T16:13:46Z">
        <w:r w:rsidR="1B79E617" w:rsidRPr="109B3E0A">
          <w:rPr>
            <w:rFonts w:ascii="Times New Roman" w:hAnsi="Times New Roman" w:cs="Times New Roman"/>
            <w:sz w:val="24"/>
            <w:szCs w:val="24"/>
          </w:rPr>
          <w:t xml:space="preserve"> </w:t>
        </w:r>
      </w:ins>
      <w:ins w:id="639" w:author="Sandoval, Leticia" w:date="2026-09-25T16:13:00Z" w16du:dateUtc="2026-09-25T16:13:47Z">
        <w:r w:rsidR="1B79E617" w:rsidRPr="0A769D15">
          <w:rPr>
            <w:rFonts w:ascii="Times New Roman" w:hAnsi="Times New Roman" w:cs="Times New Roman"/>
            <w:sz w:val="24"/>
            <w:szCs w:val="24"/>
          </w:rPr>
          <w:t>drinking</w:t>
        </w:r>
      </w:ins>
      <w:r w:rsidR="00867A4F" w:rsidRPr="00682BBA">
        <w:rPr>
          <w:rFonts w:ascii="Times New Roman" w:hAnsi="Times New Roman" w:cs="Times New Roman"/>
          <w:sz w:val="24"/>
          <w:szCs w:val="24"/>
        </w:rPr>
        <w:t xml:space="preserve"> </w:t>
      </w:r>
      <w:del w:id="640" w:author="Sandoval, Leticia" w:date="2026-09-25T16:13:00Z" w16du:dateUtc="2026-09-25T16:13:49Z">
        <w:r w:rsidR="00867A4F" w:rsidRPr="79E63734">
          <w:rPr>
            <w:rFonts w:ascii="Times New Roman" w:hAnsi="Times New Roman" w:cs="Times New Roman"/>
            <w:sz w:val="24"/>
            <w:szCs w:val="24"/>
          </w:rPr>
          <w:delText>W</w:delText>
        </w:r>
      </w:del>
      <w:ins w:id="641" w:author="Sandoval, Leticia" w:date="2026-09-25T16:13:00Z">
        <w:r w:rsidR="6908FB7F" w:rsidRPr="4F8B9F22">
          <w:rPr>
            <w:rFonts w:ascii="Times New Roman" w:hAnsi="Times New Roman" w:cs="Times New Roman"/>
            <w:sz w:val="24"/>
            <w:szCs w:val="24"/>
          </w:rPr>
          <w:t>w</w:t>
        </w:r>
      </w:ins>
      <w:r w:rsidR="00867A4F" w:rsidRPr="79E63734">
        <w:rPr>
          <w:rFonts w:ascii="Times New Roman" w:hAnsi="Times New Roman" w:cs="Times New Roman"/>
          <w:sz w:val="24"/>
          <w:szCs w:val="24"/>
        </w:rPr>
        <w:t xml:space="preserve">ater </w:t>
      </w:r>
      <w:del w:id="642" w:author="Sandoval, Leticia" w:date="2026-09-25T16:13:00Z" w16du:dateUtc="2026-09-25T16:13:53Z">
        <w:r w:rsidR="00867A4F" w:rsidRPr="79E63734">
          <w:rPr>
            <w:rFonts w:ascii="Times New Roman" w:hAnsi="Times New Roman" w:cs="Times New Roman"/>
            <w:sz w:val="24"/>
            <w:szCs w:val="24"/>
          </w:rPr>
          <w:delText>C</w:delText>
        </w:r>
      </w:del>
      <w:ins w:id="643" w:author="Sandoval, Leticia" w:date="2026-09-25T16:13:00Z">
        <w:r w:rsidR="225F7073" w:rsidRPr="4F8B9F22">
          <w:rPr>
            <w:rFonts w:ascii="Times New Roman" w:hAnsi="Times New Roman" w:cs="Times New Roman"/>
            <w:sz w:val="24"/>
            <w:szCs w:val="24"/>
          </w:rPr>
          <w:t>c</w:t>
        </w:r>
      </w:ins>
      <w:r w:rsidR="00867A4F" w:rsidRPr="79E63734">
        <w:rPr>
          <w:rFonts w:ascii="Times New Roman" w:hAnsi="Times New Roman" w:cs="Times New Roman"/>
          <w:sz w:val="24"/>
          <w:szCs w:val="24"/>
        </w:rPr>
        <w:t>risis</w:t>
      </w:r>
      <w:r w:rsidR="00867A4F" w:rsidRPr="00682BBA">
        <w:rPr>
          <w:rFonts w:ascii="Times New Roman" w:hAnsi="Times New Roman" w:cs="Times New Roman"/>
          <w:sz w:val="24"/>
          <w:szCs w:val="24"/>
        </w:rPr>
        <w:t xml:space="preserve"> spurred </w:t>
      </w:r>
      <w:commentRangeStart w:id="644"/>
      <w:r w:rsidR="00867A4F" w:rsidRPr="00682BBA">
        <w:rPr>
          <w:rFonts w:ascii="Times New Roman" w:hAnsi="Times New Roman" w:cs="Times New Roman"/>
          <w:sz w:val="24"/>
          <w:szCs w:val="24"/>
        </w:rPr>
        <w:t>interest</w:t>
      </w:r>
      <w:del w:id="645" w:author="Jacquemin, Stephen James" w:date="2026-09-11T12:11:00Z" w16du:dateUtc="2026-09-11T12:11:11Z">
        <w:r w:rsidR="00867A4F" w:rsidRPr="00682BBA">
          <w:rPr>
            <w:rFonts w:ascii="Times New Roman" w:hAnsi="Times New Roman" w:cs="Times New Roman"/>
            <w:sz w:val="24"/>
            <w:szCs w:val="24"/>
          </w:rPr>
          <w:delText>ed</w:delText>
        </w:r>
      </w:del>
      <w:commentRangeEnd w:id="644"/>
      <w:r w:rsidRPr="00682BBA">
        <w:rPr>
          <w:rStyle w:val="CommentReference"/>
          <w:rFonts w:ascii="Times New Roman" w:hAnsi="Times New Roman" w:cs="Times New Roman"/>
          <w:sz w:val="24"/>
          <w:szCs w:val="24"/>
        </w:rPr>
        <w:commentReference w:id="644"/>
      </w:r>
      <w:r w:rsidR="00867A4F" w:rsidRPr="00682BBA">
        <w:rPr>
          <w:rFonts w:ascii="Times New Roman" w:hAnsi="Times New Roman" w:cs="Times New Roman"/>
          <w:sz w:val="24"/>
          <w:szCs w:val="24"/>
        </w:rPr>
        <w:t xml:space="preserve"> in restoration</w:t>
      </w:r>
      <w:del w:id="646" w:author="Winston, Ryan" w:date="2026-09-14T20:34:00Z" w16du:dateUtc="2026-09-14T20:34:37Z">
        <w:r w:rsidR="00867A4F" w:rsidRPr="00682BBA">
          <w:rPr>
            <w:rFonts w:ascii="Times New Roman" w:hAnsi="Times New Roman" w:cs="Times New Roman"/>
            <w:sz w:val="24"/>
            <w:szCs w:val="24"/>
          </w:rPr>
          <w:delText xml:space="preserve"> in the region</w:delText>
        </w:r>
      </w:del>
      <w:r w:rsidR="00867A4F" w:rsidRPr="00682BBA">
        <w:rPr>
          <w:rFonts w:ascii="Times New Roman" w:hAnsi="Times New Roman" w:cs="Times New Roman"/>
          <w:sz w:val="24"/>
          <w:szCs w:val="24"/>
        </w:rPr>
        <w:t xml:space="preserve"> </w:t>
      </w:r>
      <w:r w:rsidR="00DC3BEF" w:rsidRPr="00682BBA">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{"citationID":"tO2Ax6ku","properties":{"unsorted":false,"formattedCitation":"(Michalak et al. 2013b, Bingham et al. 2015)","plainCitation":"(Michalak et al. 2013b, Bingham et al. 2015)","noteIndex":0},"citationItems":[{"id":6220,"uris":["http://zotero.org/users/5222684/items/S82KMXT9"],"itemData":{"id":6220,"type":"article-journal","abstract":"In 2011, Lake Erie experienced the largest harmful algal bloom in its recorded history, with a peak intensity over three times greater than any previously observed bloom. Here we show that long-term trends in agricultural practices are consistent with increasing phosphorus loading to the western basin of the lake, and that these trends, coupled with meteorological conditions in spring 2011, produced record-breaking nutrient loads. An extended period of weak lake circulation then led to abnormally long residence times that incubated the bloom, and warm and quiescent conditions after bloom onset allowed algae to remain near the top of the water column and prevented flushing of nutrients from the system. We further find that all of these factors are consistent with expected future conditions. If a scientifically guided management plan to mitigate these impacts is not implemented, we can therefore expect this bloom to be a harbinger of future blooms in Lake Erie.","container-title":"Proceedings of the National Academy of Sciences","DOI":"10.1073/pnas.1216006110","issue":"16","page":"6448-6452","publisher":"Proceedings of the National Academy of Sciences","source":"pnas.org (Atypon)","title":"Record-setting algal bloom in Lake Erie caused by agricultural and meteorological trends consistent with expected future conditions","volume":"110","author":[{"family":"Michalak","given":"Anna M."},{"family":"Anderson","given":"Eric J."},{"family":"Beletsky","given":"Dmitry"},{"family":"Boland","given":"Steven"},{"family":"Bosch","given":"Nathan S."},{"family":"Bridgeman","given":"Thomas B."},{"family":"Chaffin","given":"Justin D."},{"family":"Cho","given":"Kyunghwa"},{"family":"Confesor","given":"Rem"},{"family":"Daloğlu","given":"Irem"},{"family":"DePinto","given":"Joseph V."},{"family":"Evans","given":"Mary Anne"},{"family":"Fahnenstiel","given":"Gary L."},{"family":"He","given":"Lingli"},{"family":"Ho","given":"Jeff C."},{"family":"Jenkins","given":"Liza"},{"family":"Johengen","given":"Thomas H."},{"family":"Kuo","given":"Kevin C."},{"family":"LaPorte","given":"Elizabeth"},{"family":"Liu","given":"Xiaojian"},{"family":"McWilliams","given":"Michael R."},{"family":"Moore","given":"Michael R."},{"family":"Posselt","given":"Derek J."},{"family":"Richards","given":"R. Peter"},{"family":"Scavia","given":"Donald"},{"family":"Steiner","given":"Allison L."},{"family":"Verhamme","given":"Ed"},{"family":"Wright","given":"David M."},{"family":"Zagorski","given":"Melissa A."}],"issued":{"date-parts":[["2013",4,16]]}}},{"id":1747,"uris":["http://zotero.org/users/5222684/items/9P3HBE96"],"itemData":{"id":1747,"type":"article-journal","container-title":"Environmental Consulting &amp; Technology, Inc., Report","source":"Google Scholar","title":"Economic benefits of reducing harmful algal blooms in Lake Erie","volume":"66","author":[{"family":"Bingham","given":"M."},{"family":"Sinha","given":"S. K."},{"family":"Lupi","given":"F."}],"issued":{"date-parts":[["2015"]]}}}],"schema":"https://github.com/citation-style-language/schema/raw/master/csl-citation.json"} </w:instrText>
      </w:r>
      <w:r w:rsidR="00DC3BEF" w:rsidRPr="00682BBA">
        <w:rPr>
          <w:rFonts w:ascii="Times New Roman" w:hAnsi="Times New Roman" w:cs="Times New Roman"/>
          <w:sz w:val="24"/>
          <w:szCs w:val="24"/>
        </w:rPr>
        <w:fldChar w:fldCharType="separate"/>
      </w:r>
      <w:r w:rsidR="007D19A1" w:rsidRPr="007D19A1">
        <w:rPr>
          <w:rFonts w:ascii="Times New Roman" w:hAnsi="Times New Roman" w:cs="Times New Roman"/>
          <w:sz w:val="24"/>
        </w:rPr>
        <w:t>(Michalak et al. 2013b, Bingham et al. 2015)</w:t>
      </w:r>
      <w:r w:rsidR="00DC3BEF" w:rsidRPr="00682BBA">
        <w:rPr>
          <w:rFonts w:ascii="Times New Roman" w:hAnsi="Times New Roman" w:cs="Times New Roman"/>
          <w:sz w:val="24"/>
          <w:szCs w:val="24"/>
        </w:rPr>
        <w:fldChar w:fldCharType="end"/>
      </w:r>
      <w:del w:id="647" w:author="Winston, Ryan" w:date="2026-09-14T20:34:00Z" w16du:dateUtc="2026-09-14T20:34:45Z">
        <w:r w:rsidR="61E85746" w:rsidRPr="5FF1D785">
          <w:rPr>
            <w:rFonts w:ascii="Times New Roman" w:hAnsi="Times New Roman" w:cs="Times New Roman"/>
            <w:sz w:val="24"/>
            <w:szCs w:val="24"/>
          </w:rPr>
          <w:delText>,</w:delText>
        </w:r>
      </w:del>
      <w:ins w:id="648" w:author="Winston, Ryan" w:date="2026-09-14T20:34:00Z" w16du:dateUtc="2026-09-14T20:34:45Z">
        <w:del w:id="649" w:author="Anderson, Kenneth" w:date="2026-09-15T12:46:00Z" w16du:dateUtc="2026-09-15T16:46:00Z">
          <w:r w:rsidR="0992C1CC" w:rsidRPr="365746F1" w:rsidDel="00713686">
            <w:rPr>
              <w:rFonts w:ascii="Times New Roman" w:hAnsi="Times New Roman" w:cs="Times New Roman"/>
              <w:sz w:val="24"/>
              <w:szCs w:val="24"/>
            </w:rPr>
            <w:delText>;</w:delText>
          </w:r>
        </w:del>
      </w:ins>
      <w:del w:id="650" w:author="Anderson, Kenneth" w:date="2026-09-15T12:46:00Z" w16du:dateUtc="2026-09-15T16:46:00Z">
        <w:r w:rsidR="00867A4F" w:rsidRPr="00682BBA">
          <w:rPr>
            <w:rFonts w:ascii="Times New Roman" w:hAnsi="Times New Roman" w:cs="Times New Roman"/>
            <w:sz w:val="24"/>
            <w:szCs w:val="24"/>
          </w:rPr>
          <w:delText xml:space="preserve"> </w:delText>
        </w:r>
      </w:del>
      <w:commentRangeStart w:id="651"/>
      <w:del w:id="652" w:author="Anderson, Kenneth" w:date="2026-09-15T12:45:00Z" w16du:dateUtc="2026-09-15T16:45:00Z">
        <w:r w:rsidR="00867A4F" w:rsidRPr="00682BBA">
          <w:rPr>
            <w:rFonts w:ascii="Times New Roman" w:hAnsi="Times New Roman" w:cs="Times New Roman"/>
            <w:sz w:val="24"/>
            <w:szCs w:val="24"/>
          </w:rPr>
          <w:delText>however</w:delText>
        </w:r>
      </w:del>
      <w:ins w:id="653" w:author="Winston, Ryan" w:date="2026-09-14T20:34:00Z" w16du:dateUtc="2026-09-14T20:34:48Z">
        <w:r w:rsidR="3276C14C" w:rsidRPr="365746F1">
          <w:rPr>
            <w:rFonts w:ascii="Times New Roman" w:hAnsi="Times New Roman" w:cs="Times New Roman"/>
            <w:sz w:val="24"/>
            <w:szCs w:val="24"/>
          </w:rPr>
          <w:t>,</w:t>
        </w:r>
      </w:ins>
      <w:r w:rsidR="61E85746" w:rsidRPr="5FF1D785">
        <w:rPr>
          <w:rFonts w:ascii="Times New Roman" w:hAnsi="Times New Roman" w:cs="Times New Roman"/>
          <w:sz w:val="24"/>
          <w:szCs w:val="24"/>
        </w:rPr>
        <w:t xml:space="preserve"> </w:t>
      </w:r>
      <w:ins w:id="654" w:author="Anderson, Kenneth" w:date="2026-09-15T12:46:00Z" w16du:dateUtc="2026-09-15T16:46:00Z">
        <w:r w:rsidR="00713686">
          <w:rPr>
            <w:rFonts w:ascii="Times New Roman" w:hAnsi="Times New Roman" w:cs="Times New Roman"/>
            <w:sz w:val="24"/>
            <w:szCs w:val="24"/>
          </w:rPr>
          <w:t>which led to the establishment of</w:t>
        </w:r>
        <w:r w:rsidR="00867A4F" w:rsidRPr="00682BBA">
          <w:rPr>
            <w:rFonts w:ascii="Times New Roman" w:hAnsi="Times New Roman" w:cs="Times New Roman"/>
            <w:sz w:val="24"/>
            <w:szCs w:val="24"/>
          </w:rPr>
          <w:t xml:space="preserve"> </w:t>
        </w:r>
      </w:ins>
      <w:r w:rsidR="00867A4F" w:rsidRPr="00682BBA">
        <w:rPr>
          <w:rFonts w:ascii="Times New Roman" w:hAnsi="Times New Roman" w:cs="Times New Roman"/>
          <w:sz w:val="24"/>
          <w:szCs w:val="24"/>
        </w:rPr>
        <w:t>the H2Ohio Initiative</w:t>
      </w:r>
      <w:ins w:id="655" w:author="Kerns, Janice" w:date="2026-10-09T13:52:00Z" w16du:dateUtc="2026-10-09T17:52:00Z">
        <w:r w:rsidR="00867A4F" w:rsidRPr="00682BBA">
          <w:rPr>
            <w:rFonts w:ascii="Times New Roman" w:hAnsi="Times New Roman" w:cs="Times New Roman"/>
            <w:sz w:val="24"/>
            <w:szCs w:val="24"/>
          </w:rPr>
          <w:t xml:space="preserve"> </w:t>
        </w:r>
        <w:r w:rsidR="006551FF">
          <w:rPr>
            <w:rFonts w:ascii="Times New Roman" w:hAnsi="Times New Roman" w:cs="Times New Roman"/>
            <w:sz w:val="24"/>
            <w:szCs w:val="24"/>
          </w:rPr>
          <w:t>and over $200 million</w:t>
        </w:r>
        <w:r w:rsidR="00804810">
          <w:rPr>
            <w:rFonts w:ascii="Times New Roman" w:hAnsi="Times New Roman" w:cs="Times New Roman"/>
            <w:sz w:val="24"/>
            <w:szCs w:val="24"/>
          </w:rPr>
          <w:t xml:space="preserve"> </w:t>
        </w:r>
        <w:r w:rsidR="00B53D8B">
          <w:rPr>
            <w:rFonts w:ascii="Times New Roman" w:hAnsi="Times New Roman" w:cs="Times New Roman"/>
            <w:sz w:val="24"/>
            <w:szCs w:val="24"/>
          </w:rPr>
          <w:t xml:space="preserve">in </w:t>
        </w:r>
        <w:r w:rsidR="00804810">
          <w:rPr>
            <w:rFonts w:ascii="Times New Roman" w:hAnsi="Times New Roman" w:cs="Times New Roman"/>
            <w:sz w:val="24"/>
            <w:szCs w:val="24"/>
          </w:rPr>
          <w:t>invest</w:t>
        </w:r>
        <w:r w:rsidR="00897944">
          <w:rPr>
            <w:rFonts w:ascii="Times New Roman" w:hAnsi="Times New Roman" w:cs="Times New Roman"/>
            <w:sz w:val="24"/>
            <w:szCs w:val="24"/>
          </w:rPr>
          <w:t>ments</w:t>
        </w:r>
      </w:ins>
      <w:del w:id="656" w:author="Kerns, Janice" w:date="2026-10-09T13:52:00Z" w16du:dateUtc="2026-10-09T17:52:00Z">
        <w:r w:rsidR="00867A4F" w:rsidRPr="00682BBA" w:rsidDel="006551FF">
          <w:rPr>
            <w:rFonts w:ascii="Times New Roman" w:hAnsi="Times New Roman" w:cs="Times New Roman"/>
            <w:sz w:val="24"/>
            <w:szCs w:val="24"/>
          </w:rPr>
          <w:delText xml:space="preserve"> </w:delText>
        </w:r>
        <w:r w:rsidR="00867A4F" w:rsidRPr="00682BBA">
          <w:rPr>
            <w:rFonts w:ascii="Times New Roman" w:hAnsi="Times New Roman" w:cs="Times New Roman"/>
            <w:sz w:val="24"/>
            <w:szCs w:val="24"/>
          </w:rPr>
          <w:delText xml:space="preserve">represents </w:delText>
        </w:r>
      </w:del>
      <w:ins w:id="657" w:author="Anderson, Kenneth" w:date="2026-09-15T12:46:00Z" w16du:dateUtc="2026-09-15T16:46:00Z">
        <w:del w:id="658" w:author="Kerns, Janice" w:date="2026-10-09T13:52:00Z" w16du:dateUtc="2026-10-09T17:52:00Z">
          <w:r w:rsidR="00B07105">
            <w:rPr>
              <w:rFonts w:ascii="Times New Roman" w:hAnsi="Times New Roman" w:cs="Times New Roman"/>
              <w:sz w:val="24"/>
              <w:szCs w:val="24"/>
            </w:rPr>
            <w:delText xml:space="preserve">which has </w:delText>
          </w:r>
        </w:del>
        <w:del w:id="659" w:author="Kerns, Janice" w:date="2026-10-09T13:48:00Z" w16du:dateUtc="2026-10-09T17:48:00Z">
          <w:r w:rsidR="00B07105">
            <w:rPr>
              <w:rFonts w:ascii="Times New Roman" w:hAnsi="Times New Roman" w:cs="Times New Roman"/>
              <w:sz w:val="24"/>
              <w:szCs w:val="24"/>
            </w:rPr>
            <w:delText>been</w:delText>
          </w:r>
          <w:r w:rsidR="00B07105" w:rsidRPr="5FF1D785">
            <w:rPr>
              <w:rFonts w:ascii="Times New Roman" w:hAnsi="Times New Roman" w:cs="Times New Roman"/>
              <w:sz w:val="24"/>
              <w:szCs w:val="24"/>
            </w:rPr>
            <w:delText xml:space="preserve"> </w:delText>
          </w:r>
        </w:del>
      </w:ins>
      <w:del w:id="660" w:author="Kerns, Janice" w:date="2026-10-09T13:48:00Z" w16du:dateUtc="2026-10-09T17:48:00Z">
        <w:r w:rsidR="00867A4F" w:rsidRPr="00682BBA">
          <w:rPr>
            <w:rFonts w:ascii="Times New Roman" w:hAnsi="Times New Roman" w:cs="Times New Roman"/>
            <w:sz w:val="24"/>
            <w:szCs w:val="24"/>
          </w:rPr>
          <w:delText xml:space="preserve">a major </w:delText>
        </w:r>
      </w:del>
      <w:del w:id="661" w:author="Kerns, Janice" w:date="2026-10-09T13:52:00Z" w16du:dateUtc="2026-10-09T17:52:00Z">
        <w:r w:rsidR="00867A4F" w:rsidRPr="00682BBA">
          <w:rPr>
            <w:rFonts w:ascii="Times New Roman" w:hAnsi="Times New Roman" w:cs="Times New Roman"/>
            <w:sz w:val="24"/>
            <w:szCs w:val="24"/>
          </w:rPr>
          <w:delText>invest</w:delText>
        </w:r>
      </w:del>
      <w:del w:id="662" w:author="Kerns, Janice" w:date="2026-10-09T13:48:00Z" w16du:dateUtc="2026-10-09T17:48:00Z">
        <w:r w:rsidR="00867A4F" w:rsidRPr="00682BBA">
          <w:rPr>
            <w:rFonts w:ascii="Times New Roman" w:hAnsi="Times New Roman" w:cs="Times New Roman"/>
            <w:sz w:val="24"/>
            <w:szCs w:val="24"/>
          </w:rPr>
          <w:delText>ment</w:delText>
        </w:r>
      </w:del>
      <w:r w:rsidR="00867A4F" w:rsidRPr="00682BBA">
        <w:rPr>
          <w:rFonts w:ascii="Times New Roman" w:hAnsi="Times New Roman" w:cs="Times New Roman"/>
          <w:sz w:val="24"/>
          <w:szCs w:val="24"/>
        </w:rPr>
        <w:t xml:space="preserve"> in wetland restoration across the state.</w:t>
      </w:r>
      <w:commentRangeEnd w:id="651"/>
      <w:r w:rsidRPr="00682BBA">
        <w:rPr>
          <w:rStyle w:val="CommentReference"/>
          <w:rFonts w:ascii="Times New Roman" w:hAnsi="Times New Roman" w:cs="Times New Roman"/>
          <w:sz w:val="24"/>
          <w:szCs w:val="24"/>
        </w:rPr>
        <w:commentReference w:id="651"/>
      </w:r>
      <w:r w:rsidR="00867A4F" w:rsidRPr="00682BBA">
        <w:rPr>
          <w:rFonts w:ascii="Times New Roman" w:hAnsi="Times New Roman" w:cs="Times New Roman"/>
          <w:sz w:val="24"/>
          <w:szCs w:val="24"/>
        </w:rPr>
        <w:t xml:space="preserve"> </w:t>
      </w:r>
    </w:p>
    <w:p w14:paraId="22BD7CC8" w14:textId="57F2D50A" w:rsidR="002E365D" w:rsidRPr="00682BBA" w:rsidRDefault="005E7061" w:rsidP="00682BBA">
      <w:pPr>
        <w:spacing w:line="480" w:lineRule="auto"/>
        <w:ind w:firstLine="720"/>
        <w:rPr>
          <w:rFonts w:ascii="Times New Roman" w:hAnsi="Times New Roman" w:cs="Times New Roman"/>
          <w:sz w:val="24"/>
          <w:szCs w:val="24"/>
        </w:rPr>
      </w:pPr>
      <w:commentRangeStart w:id="663"/>
      <w:del w:id="664" w:author="Anderson, Kenneth" w:date="2026-10-01T11:31:00Z" w16du:dateUtc="2026-10-01T15:31:00Z">
        <w:r w:rsidRPr="00682BBA" w:rsidDel="006D4E82">
          <w:rPr>
            <w:rFonts w:ascii="Times New Roman" w:hAnsi="Times New Roman" w:cs="Times New Roman"/>
            <w:sz w:val="24"/>
            <w:szCs w:val="24"/>
          </w:rPr>
          <w:lastRenderedPageBreak/>
          <w:delText xml:space="preserve">The H2Ohio Wetland Monitoring </w:delText>
        </w:r>
      </w:del>
      <w:ins w:id="665" w:author="Marques Mendonca, Raissa" w:date="2026-09-15T09:57:00Z" w16du:dateUtc="2026-09-15T13:57:00Z">
        <w:del w:id="666" w:author="Anderson, Kenneth" w:date="2026-10-01T11:31:00Z" w16du:dateUtc="2026-10-01T15:31:00Z">
          <w:r w:rsidR="000C44DC" w:rsidRPr="7A25FDBF" w:rsidDel="006D4E82">
            <w:rPr>
              <w:rFonts w:ascii="Times New Roman" w:hAnsi="Times New Roman" w:cs="Times New Roman"/>
              <w:sz w:val="24"/>
              <w:szCs w:val="24"/>
            </w:rPr>
            <w:delText>P</w:delText>
          </w:r>
        </w:del>
      </w:ins>
      <w:del w:id="667" w:author="Anderson, Kenneth" w:date="2026-10-01T11:31:00Z" w16du:dateUtc="2026-10-01T15:31:00Z">
        <w:r w:rsidR="73D4E943" w:rsidRPr="7A25FDBF" w:rsidDel="006D4E82">
          <w:rPr>
            <w:rFonts w:ascii="Times New Roman" w:hAnsi="Times New Roman" w:cs="Times New Roman"/>
            <w:sz w:val="24"/>
            <w:szCs w:val="24"/>
          </w:rPr>
          <w:delText xml:space="preserve">program </w:delText>
        </w:r>
        <w:commentRangeStart w:id="668"/>
        <w:commentRangeStart w:id="669"/>
        <w:r w:rsidR="0A787102" w:rsidRPr="7A25FDBF" w:rsidDel="006D4E82">
          <w:rPr>
            <w:rFonts w:ascii="Times New Roman" w:hAnsi="Times New Roman" w:cs="Times New Roman"/>
            <w:sz w:val="24"/>
            <w:szCs w:val="24"/>
          </w:rPr>
          <w:delText>collect</w:delText>
        </w:r>
        <w:r w:rsidR="73D4E943" w:rsidRPr="7A25FDBF" w:rsidDel="006D4E82">
          <w:rPr>
            <w:rFonts w:ascii="Times New Roman" w:hAnsi="Times New Roman" w:cs="Times New Roman"/>
            <w:sz w:val="24"/>
            <w:szCs w:val="24"/>
          </w:rPr>
          <w:delText>s</w:delText>
        </w:r>
      </w:del>
      <w:ins w:id="670" w:author="Winston, Ryan" w:date="2026-09-14T20:35:00Z" w16du:dateUtc="2026-09-14T20:35:05Z">
        <w:del w:id="671" w:author="Anderson, Kenneth" w:date="2026-10-01T11:31:00Z" w16du:dateUtc="2026-10-01T15:31:00Z">
          <w:r w:rsidR="0B2FAE4E" w:rsidRPr="7A25FDBF" w:rsidDel="006D4E82">
            <w:rPr>
              <w:rFonts w:ascii="Times New Roman" w:hAnsi="Times New Roman" w:cs="Times New Roman"/>
              <w:sz w:val="24"/>
              <w:szCs w:val="24"/>
            </w:rPr>
            <w:delText>ed</w:delText>
          </w:r>
        </w:del>
      </w:ins>
      <w:del w:id="672" w:author="Anderson, Kenneth" w:date="2026-10-01T11:31:00Z" w16du:dateUtc="2026-10-01T15:31:00Z">
        <w:r w:rsidR="0049292B" w:rsidRPr="00682BBA" w:rsidDel="006D4E82">
          <w:rPr>
            <w:rFonts w:ascii="Times New Roman" w:hAnsi="Times New Roman" w:cs="Times New Roman"/>
            <w:sz w:val="24"/>
            <w:szCs w:val="24"/>
          </w:rPr>
          <w:delText xml:space="preserve"> </w:delText>
        </w:r>
        <w:commentRangeEnd w:id="668"/>
        <w:r w:rsidR="73D4E943" w:rsidRPr="00682BBA" w:rsidDel="006D4E82">
          <w:rPr>
            <w:rStyle w:val="CommentReference"/>
            <w:rFonts w:ascii="Times New Roman" w:hAnsi="Times New Roman" w:cs="Times New Roman"/>
            <w:sz w:val="24"/>
            <w:szCs w:val="24"/>
          </w:rPr>
          <w:commentReference w:id="668"/>
        </w:r>
        <w:commentRangeEnd w:id="669"/>
        <w:r w:rsidRPr="00682BBA" w:rsidDel="006D4E82">
          <w:rPr>
            <w:rStyle w:val="CommentReference"/>
            <w:rFonts w:ascii="Times New Roman" w:hAnsi="Times New Roman" w:cs="Times New Roman"/>
            <w:sz w:val="24"/>
            <w:szCs w:val="24"/>
          </w:rPr>
          <w:commentReference w:id="669"/>
        </w:r>
        <w:r w:rsidR="0049292B" w:rsidRPr="00682BBA" w:rsidDel="006D4E82">
          <w:rPr>
            <w:rFonts w:ascii="Times New Roman" w:hAnsi="Times New Roman" w:cs="Times New Roman"/>
            <w:sz w:val="24"/>
            <w:szCs w:val="24"/>
          </w:rPr>
          <w:delText xml:space="preserve">data across </w:delText>
        </w:r>
      </w:del>
      <w:ins w:id="673" w:author="Marques Mendonca, Raissa" w:date="2026-09-15T09:57:00Z" w16du:dateUtc="2026-09-15T13:57:00Z">
        <w:del w:id="674" w:author="Anderson, Kenneth" w:date="2026-10-01T11:31:00Z" w16du:dateUtc="2026-10-01T15:31:00Z">
          <w:r w:rsidR="00241995" w:rsidRPr="7A25FDBF" w:rsidDel="006D4E82">
            <w:rPr>
              <w:rFonts w:ascii="Times New Roman" w:hAnsi="Times New Roman" w:cs="Times New Roman"/>
              <w:sz w:val="24"/>
              <w:szCs w:val="24"/>
            </w:rPr>
            <w:delText>in</w:delText>
          </w:r>
          <w:r w:rsidR="0A787102" w:rsidRPr="7A25FDBF" w:rsidDel="006D4E82">
            <w:rPr>
              <w:rFonts w:ascii="Times New Roman" w:hAnsi="Times New Roman" w:cs="Times New Roman"/>
              <w:sz w:val="24"/>
              <w:szCs w:val="24"/>
            </w:rPr>
            <w:delText xml:space="preserve"> </w:delText>
          </w:r>
        </w:del>
      </w:ins>
      <w:del w:id="675" w:author="Anderson, Kenneth" w:date="2026-10-01T11:31:00Z" w16du:dateUtc="2026-10-01T15:31:00Z">
        <w:r w:rsidR="002107DB" w:rsidRPr="00682BBA" w:rsidDel="006D4E82">
          <w:rPr>
            <w:rFonts w:ascii="Times New Roman" w:hAnsi="Times New Roman" w:cs="Times New Roman"/>
            <w:sz w:val="24"/>
            <w:szCs w:val="24"/>
          </w:rPr>
          <w:delText>over 50</w:delText>
        </w:r>
        <w:r w:rsidR="008C179B" w:rsidRPr="00682BBA" w:rsidDel="006D4E82">
          <w:rPr>
            <w:rFonts w:ascii="Times New Roman" w:hAnsi="Times New Roman" w:cs="Times New Roman"/>
            <w:sz w:val="24"/>
            <w:szCs w:val="24"/>
          </w:rPr>
          <w:delText xml:space="preserve"> </w:delText>
        </w:r>
        <w:r w:rsidR="003633B7" w:rsidRPr="00682BBA" w:rsidDel="006D4E82">
          <w:rPr>
            <w:rFonts w:ascii="Times New Roman" w:hAnsi="Times New Roman" w:cs="Times New Roman"/>
            <w:sz w:val="24"/>
            <w:szCs w:val="24"/>
          </w:rPr>
          <w:delText xml:space="preserve">total </w:delText>
        </w:r>
        <w:r w:rsidR="008C179B" w:rsidRPr="00682BBA" w:rsidDel="006D4E82">
          <w:rPr>
            <w:rFonts w:ascii="Times New Roman" w:hAnsi="Times New Roman" w:cs="Times New Roman"/>
            <w:sz w:val="24"/>
            <w:szCs w:val="24"/>
          </w:rPr>
          <w:delText>wetland</w:delText>
        </w:r>
      </w:del>
      <w:del w:id="676" w:author="Anderson, Kenneth" w:date="2026-09-15T09:52:00Z" w16du:dateUtc="2026-09-15T13:52:00Z">
        <w:r w:rsidR="008C179B" w:rsidRPr="00682BBA">
          <w:rPr>
            <w:rFonts w:ascii="Times New Roman" w:hAnsi="Times New Roman" w:cs="Times New Roman"/>
            <w:sz w:val="24"/>
            <w:szCs w:val="24"/>
          </w:rPr>
          <w:delText xml:space="preserve"> projects</w:delText>
        </w:r>
      </w:del>
      <w:del w:id="677" w:author="Anderson, Kenneth" w:date="2026-10-01T11:31:00Z" w16du:dateUtc="2026-10-01T15:31:00Z">
        <w:r w:rsidR="008C179B" w:rsidRPr="00682BBA" w:rsidDel="006D4E82">
          <w:rPr>
            <w:rFonts w:ascii="Times New Roman" w:hAnsi="Times New Roman" w:cs="Times New Roman"/>
            <w:sz w:val="24"/>
            <w:szCs w:val="24"/>
          </w:rPr>
          <w:delText xml:space="preserve">, </w:delText>
        </w:r>
        <w:r w:rsidR="003633B7" w:rsidRPr="00682BBA" w:rsidDel="006D4E82">
          <w:rPr>
            <w:rFonts w:ascii="Times New Roman" w:hAnsi="Times New Roman" w:cs="Times New Roman"/>
            <w:sz w:val="24"/>
            <w:szCs w:val="24"/>
          </w:rPr>
          <w:delText>but t</w:delText>
        </w:r>
      </w:del>
      <w:ins w:id="678" w:author="Anderson, Kenneth" w:date="2026-10-01T11:31:00Z" w16du:dateUtc="2026-10-01T15:31:00Z">
        <w:r w:rsidR="006D4E82">
          <w:rPr>
            <w:rFonts w:ascii="Times New Roman" w:hAnsi="Times New Roman" w:cs="Times New Roman"/>
            <w:sz w:val="24"/>
            <w:szCs w:val="24"/>
          </w:rPr>
          <w:t>T</w:t>
        </w:r>
      </w:ins>
      <w:r w:rsidR="003633B7" w:rsidRPr="00682BBA">
        <w:rPr>
          <w:rFonts w:ascii="Times New Roman" w:hAnsi="Times New Roman" w:cs="Times New Roman"/>
          <w:sz w:val="24"/>
          <w:szCs w:val="24"/>
        </w:rPr>
        <w:t xml:space="preserve">his </w:t>
      </w:r>
      <w:commentRangeEnd w:id="663"/>
      <w:r w:rsidR="00DE41D4" w:rsidRPr="00682BBA">
        <w:rPr>
          <w:rStyle w:val="CommentReference"/>
          <w:rFonts w:ascii="Times New Roman" w:hAnsi="Times New Roman" w:cs="Times New Roman"/>
          <w:sz w:val="24"/>
          <w:szCs w:val="24"/>
        </w:rPr>
        <w:commentReference w:id="663"/>
      </w:r>
      <w:r w:rsidR="003633B7" w:rsidRPr="00682BBA">
        <w:rPr>
          <w:rFonts w:ascii="Times New Roman" w:hAnsi="Times New Roman" w:cs="Times New Roman"/>
          <w:sz w:val="24"/>
          <w:szCs w:val="24"/>
        </w:rPr>
        <w:t>analysis focuse</w:t>
      </w:r>
      <w:del w:id="679" w:author="Winston, Ryan" w:date="2026-09-14T20:35:00Z" w16du:dateUtc="2026-09-14T20:35:01Z">
        <w:r w:rsidR="003633B7" w:rsidRPr="00682BBA">
          <w:rPr>
            <w:rFonts w:ascii="Times New Roman" w:hAnsi="Times New Roman" w:cs="Times New Roman"/>
            <w:sz w:val="24"/>
            <w:szCs w:val="24"/>
          </w:rPr>
          <w:delText>s</w:delText>
        </w:r>
      </w:del>
      <w:ins w:id="680" w:author="Winston, Ryan" w:date="2026-09-14T20:35:00Z" w16du:dateUtc="2026-09-14T20:35:01Z">
        <w:r w:rsidR="7B45BAAC" w:rsidRPr="7A25FDBF">
          <w:rPr>
            <w:rFonts w:ascii="Times New Roman" w:hAnsi="Times New Roman" w:cs="Times New Roman"/>
            <w:sz w:val="24"/>
            <w:szCs w:val="24"/>
          </w:rPr>
          <w:t>d</w:t>
        </w:r>
      </w:ins>
      <w:r w:rsidR="003633B7" w:rsidRPr="00682BBA">
        <w:rPr>
          <w:rFonts w:ascii="Times New Roman" w:hAnsi="Times New Roman" w:cs="Times New Roman"/>
          <w:sz w:val="24"/>
          <w:szCs w:val="24"/>
        </w:rPr>
        <w:t xml:space="preserve"> on </w:t>
      </w:r>
      <w:del w:id="681" w:author="Anderson, Kenneth" w:date="2026-10-01T11:31:00Z" w16du:dateUtc="2026-10-01T15:31:00Z">
        <w:r w:rsidR="003633B7" w:rsidRPr="00682BBA" w:rsidDel="006D4E82">
          <w:rPr>
            <w:rFonts w:ascii="Times New Roman" w:hAnsi="Times New Roman" w:cs="Times New Roman"/>
            <w:sz w:val="24"/>
            <w:szCs w:val="24"/>
          </w:rPr>
          <w:delText xml:space="preserve">the </w:delText>
        </w:r>
      </w:del>
      <w:ins w:id="682" w:author="Anderson, Kenneth" w:date="2026-10-01T11:31:00Z" w16du:dateUtc="2026-10-01T15:31:00Z">
        <w:r w:rsidR="006D4E82">
          <w:rPr>
            <w:rFonts w:ascii="Times New Roman" w:hAnsi="Times New Roman" w:cs="Times New Roman"/>
            <w:sz w:val="24"/>
            <w:szCs w:val="24"/>
          </w:rPr>
          <w:t>data from the H2Ohio Wetland Monitoring program</w:t>
        </w:r>
        <w:r w:rsidR="00FC4FFA">
          <w:rPr>
            <w:rFonts w:ascii="Times New Roman" w:hAnsi="Times New Roman" w:cs="Times New Roman"/>
            <w:sz w:val="24"/>
            <w:szCs w:val="24"/>
          </w:rPr>
          <w:t xml:space="preserve"> across</w:t>
        </w:r>
        <w:r w:rsidR="006D4E82" w:rsidRPr="00682BBA">
          <w:rPr>
            <w:rFonts w:ascii="Times New Roman" w:hAnsi="Times New Roman" w:cs="Times New Roman"/>
            <w:sz w:val="24"/>
            <w:szCs w:val="24"/>
          </w:rPr>
          <w:t xml:space="preserve"> </w:t>
        </w:r>
      </w:ins>
      <w:r w:rsidR="003633B7" w:rsidRPr="00682BBA">
        <w:rPr>
          <w:rFonts w:ascii="Times New Roman" w:hAnsi="Times New Roman" w:cs="Times New Roman"/>
          <w:sz w:val="24"/>
          <w:szCs w:val="24"/>
        </w:rPr>
        <w:t xml:space="preserve">24 </w:t>
      </w:r>
      <w:del w:id="683" w:author="Anderson, Kenneth" w:date="2026-09-15T09:48:00Z" w16du:dateUtc="2026-09-15T13:48:00Z">
        <w:r w:rsidR="003633B7" w:rsidRPr="00682BBA">
          <w:rPr>
            <w:rFonts w:ascii="Times New Roman" w:hAnsi="Times New Roman" w:cs="Times New Roman"/>
            <w:sz w:val="24"/>
            <w:szCs w:val="24"/>
          </w:rPr>
          <w:delText xml:space="preserve">projects </w:delText>
        </w:r>
      </w:del>
      <w:ins w:id="684" w:author="Anderson, Kenneth" w:date="2026-09-15T09:48:00Z" w16du:dateUtc="2026-09-15T13:48:00Z">
        <w:r w:rsidR="00B76538" w:rsidRPr="7A25FDBF">
          <w:rPr>
            <w:rFonts w:ascii="Times New Roman" w:hAnsi="Times New Roman" w:cs="Times New Roman"/>
            <w:sz w:val="24"/>
            <w:szCs w:val="24"/>
          </w:rPr>
          <w:t xml:space="preserve">wetlands </w:t>
        </w:r>
      </w:ins>
      <w:del w:id="685" w:author="Marques Mendonca, Raissa" w:date="2026-09-15T09:57:00Z" w16du:dateUtc="2026-09-15T13:57:00Z">
        <w:r w:rsidR="003633B7" w:rsidRPr="00682BBA">
          <w:rPr>
            <w:rFonts w:ascii="Times New Roman" w:hAnsi="Times New Roman" w:cs="Times New Roman"/>
            <w:sz w:val="24"/>
            <w:szCs w:val="24"/>
          </w:rPr>
          <w:delText>where there was</w:delText>
        </w:r>
      </w:del>
      <w:ins w:id="686" w:author="Marques Mendonca, Raissa" w:date="2026-09-15T09:57:00Z" w16du:dateUtc="2026-09-15T13:57:00Z">
        <w:r w:rsidR="007B1D4E" w:rsidRPr="7A25FDBF">
          <w:rPr>
            <w:rFonts w:ascii="Times New Roman" w:hAnsi="Times New Roman" w:cs="Times New Roman"/>
            <w:sz w:val="24"/>
            <w:szCs w:val="24"/>
          </w:rPr>
          <w:t>with</w:t>
        </w:r>
      </w:ins>
      <w:r w:rsidR="003633B7" w:rsidRPr="00682BBA">
        <w:rPr>
          <w:rFonts w:ascii="Times New Roman" w:hAnsi="Times New Roman" w:cs="Times New Roman"/>
          <w:sz w:val="24"/>
          <w:szCs w:val="24"/>
        </w:rPr>
        <w:t xml:space="preserve"> sufficient data to </w:t>
      </w:r>
      <w:del w:id="687" w:author="Marques Mendonca, Raissa" w:date="2026-09-15T09:58:00Z" w16du:dateUtc="2026-09-15T13:58:00Z">
        <w:r w:rsidR="003633B7" w:rsidRPr="00682BBA">
          <w:rPr>
            <w:rFonts w:ascii="Times New Roman" w:hAnsi="Times New Roman" w:cs="Times New Roman"/>
            <w:sz w:val="24"/>
            <w:szCs w:val="24"/>
          </w:rPr>
          <w:delText xml:space="preserve">construct </w:delText>
        </w:r>
      </w:del>
      <w:ins w:id="688" w:author="Marques Mendonca, Raissa" w:date="2026-09-15T09:58:00Z" w16du:dateUtc="2026-09-15T13:58:00Z">
        <w:r w:rsidR="00EF4BB9" w:rsidRPr="7A25FDBF">
          <w:rPr>
            <w:rFonts w:ascii="Times New Roman" w:hAnsi="Times New Roman" w:cs="Times New Roman"/>
            <w:sz w:val="24"/>
            <w:szCs w:val="24"/>
          </w:rPr>
          <w:t>calculate</w:t>
        </w:r>
        <w:r w:rsidR="00383E90" w:rsidRPr="7A25FDBF">
          <w:rPr>
            <w:rFonts w:ascii="Times New Roman" w:hAnsi="Times New Roman" w:cs="Times New Roman"/>
            <w:sz w:val="24"/>
            <w:szCs w:val="24"/>
          </w:rPr>
          <w:t xml:space="preserve"> </w:t>
        </w:r>
      </w:ins>
      <w:r w:rsidR="002054B9" w:rsidRPr="00682BBA">
        <w:rPr>
          <w:rFonts w:ascii="Times New Roman" w:hAnsi="Times New Roman" w:cs="Times New Roman"/>
          <w:sz w:val="24"/>
          <w:szCs w:val="24"/>
        </w:rPr>
        <w:t xml:space="preserve">a nutrient </w:t>
      </w:r>
      <w:r w:rsidR="00B35457" w:rsidRPr="00682BBA">
        <w:rPr>
          <w:rFonts w:ascii="Times New Roman" w:hAnsi="Times New Roman" w:cs="Times New Roman"/>
          <w:sz w:val="24"/>
          <w:szCs w:val="24"/>
        </w:rPr>
        <w:t>mass balance</w:t>
      </w:r>
      <w:del w:id="689" w:author="Winston, Ryan" w:date="2026-09-14T20:35:00Z" w16du:dateUtc="2026-09-14T20:35:39Z">
        <w:r w:rsidR="00B35457" w:rsidRPr="00682BBA">
          <w:rPr>
            <w:rFonts w:ascii="Times New Roman" w:hAnsi="Times New Roman" w:cs="Times New Roman"/>
            <w:sz w:val="24"/>
            <w:szCs w:val="24"/>
          </w:rPr>
          <w:delText>d</w:delText>
        </w:r>
      </w:del>
      <w:r w:rsidR="00B35457" w:rsidRPr="00682BBA">
        <w:rPr>
          <w:rFonts w:ascii="Times New Roman" w:hAnsi="Times New Roman" w:cs="Times New Roman"/>
          <w:sz w:val="24"/>
          <w:szCs w:val="24"/>
        </w:rPr>
        <w:t xml:space="preserve"> </w:t>
      </w:r>
      <w:r w:rsidR="002054B9" w:rsidRPr="00682BBA">
        <w:rPr>
          <w:rFonts w:ascii="Times New Roman" w:hAnsi="Times New Roman" w:cs="Times New Roman"/>
          <w:sz w:val="24"/>
          <w:szCs w:val="24"/>
        </w:rPr>
        <w:t xml:space="preserve">budget </w:t>
      </w:r>
      <w:r w:rsidR="002054B9" w:rsidRPr="00682BBA">
        <w:rPr>
          <w:rFonts w:ascii="Times New Roman" w:hAnsi="Times New Roman" w:cs="Times New Roman"/>
          <w:sz w:val="24"/>
          <w:szCs w:val="24"/>
        </w:rPr>
        <w:fldChar w:fldCharType="begin"/>
      </w:r>
      <w:r w:rsidR="0088336B" w:rsidRPr="00682BBA">
        <w:rPr>
          <w:rFonts w:ascii="Times New Roman" w:hAnsi="Times New Roman" w:cs="Times New Roman"/>
          <w:sz w:val="24"/>
          <w:szCs w:val="24"/>
        </w:rPr>
        <w:instrText xml:space="preserve"> ADDIN ZOTERO_ITEM CSL_CITATION {"citationID":"yOyXQaAa","properties":{"unsorted":false,"formattedCitation":"(Kinsman-Costello et al. 2024)","plainCitation":"(Kinsman-Costello et al. 2024)","noteIndex":0},"citationItems":[{"id":5169,"uris":["http://zotero.org/users/5222684/items/ID4V44ZU"],"itemData":{"id":5169,"type":"book","publisher-place":"Columbus, OH, USA","title":"H2Ohio Wetland Monitoring Program:Monitoring Framework.","author":[{"family":"Kinsman-Costello","given":"Lauren E."},{"family":"Fussel","given":"Kristen"},{"family":"Winslow","given":"Chris"},{"family":"Kerns","given":"Janice"},{"family":"Schloegel","given":"Olivia"},{"family":"Mendonça","given":"Raissa"},{"family":"Becker","given":"Richard"},{"family":"Bridgeman","given":"Thomas B."},{"family":"Doro","given":"Kennedy"},{"family":"Jacquemin","given":"Stephen J."},{"family":"Johnson","given":"Laura"},{"family":"Liu","given":"Ganming"},{"family":"McCluney","given":"Kevin"},{"family":"Michaels","given":"Helen"},{"family":"Midden","given":"W. Robert"},{"family":"Newell","given":"Silvia E."},{"family":"Back","given":"Michael"},{"family":"Brown","given":"Lauren"},{"family":"Rahman","given":"Ishfaq"},{"family":"Swan","given":"Zach"}],"issued":{"date-parts":[["2024"]]}}}],"schema":"https://github.com/citation-style-language/schema/raw/master/csl-citation.json"} </w:instrText>
      </w:r>
      <w:r w:rsidR="002054B9"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(Kinsman-Costello et al. 2024)</w:t>
      </w:r>
      <w:r w:rsidR="002054B9" w:rsidRPr="00682BBA">
        <w:rPr>
          <w:rFonts w:ascii="Times New Roman" w:hAnsi="Times New Roman" w:cs="Times New Roman"/>
          <w:sz w:val="24"/>
          <w:szCs w:val="24"/>
        </w:rPr>
        <w:fldChar w:fldCharType="end"/>
      </w:r>
      <w:r w:rsidR="002054B9" w:rsidRPr="00682BBA">
        <w:rPr>
          <w:rFonts w:ascii="Times New Roman" w:hAnsi="Times New Roman" w:cs="Times New Roman"/>
          <w:sz w:val="24"/>
          <w:szCs w:val="24"/>
        </w:rPr>
        <w:t xml:space="preserve">. </w:t>
      </w:r>
      <w:commentRangeStart w:id="690"/>
      <w:commentRangeStart w:id="691"/>
      <w:r w:rsidR="0085355F" w:rsidRPr="00682BBA">
        <w:rPr>
          <w:rFonts w:ascii="Times New Roman" w:hAnsi="Times New Roman" w:cs="Times New Roman"/>
          <w:sz w:val="24"/>
          <w:szCs w:val="24"/>
        </w:rPr>
        <w:t>Twenty</w:t>
      </w:r>
      <w:r w:rsidR="00CB5750" w:rsidRPr="00682BBA">
        <w:rPr>
          <w:rFonts w:ascii="Times New Roman" w:hAnsi="Times New Roman" w:cs="Times New Roman"/>
          <w:sz w:val="24"/>
          <w:szCs w:val="24"/>
        </w:rPr>
        <w:t xml:space="preserve"> of the 24 </w:t>
      </w:r>
      <w:del w:id="692" w:author="Anderson, Kenneth" w:date="2026-09-15T09:48:00Z" w16du:dateUtc="2026-09-15T13:48:00Z">
        <w:r w:rsidR="00CB5750" w:rsidRPr="00682BBA">
          <w:rPr>
            <w:rFonts w:ascii="Times New Roman" w:hAnsi="Times New Roman" w:cs="Times New Roman"/>
            <w:sz w:val="24"/>
            <w:szCs w:val="24"/>
          </w:rPr>
          <w:delText xml:space="preserve">projects </w:delText>
        </w:r>
      </w:del>
      <w:ins w:id="693" w:author="Anderson, Kenneth" w:date="2026-09-15T09:48:00Z" w16du:dateUtc="2026-09-15T13:48:00Z">
        <w:r w:rsidR="00B76538" w:rsidRPr="7A25FDBF">
          <w:rPr>
            <w:rFonts w:ascii="Times New Roman" w:hAnsi="Times New Roman" w:cs="Times New Roman"/>
            <w:sz w:val="24"/>
            <w:szCs w:val="24"/>
          </w:rPr>
          <w:t xml:space="preserve">wetlands </w:t>
        </w:r>
      </w:ins>
      <w:del w:id="694" w:author="Winston, Ryan" w:date="2026-09-14T20:35:00Z" w16du:dateUtc="2026-09-14T20:35:54Z">
        <w:r w:rsidR="00CB5750" w:rsidRPr="00682BBA">
          <w:rPr>
            <w:rFonts w:ascii="Times New Roman" w:hAnsi="Times New Roman" w:cs="Times New Roman"/>
            <w:sz w:val="24"/>
            <w:szCs w:val="24"/>
          </w:rPr>
          <w:delText xml:space="preserve">were </w:delText>
        </w:r>
        <w:r w:rsidR="00EF15F4" w:rsidRPr="00682BBA">
          <w:rPr>
            <w:rFonts w:ascii="Times New Roman" w:hAnsi="Times New Roman" w:cs="Times New Roman"/>
            <w:sz w:val="24"/>
            <w:szCs w:val="24"/>
          </w:rPr>
          <w:delText>from</w:delText>
        </w:r>
        <w:r w:rsidR="00FA59E5" w:rsidRPr="00682BBA">
          <w:rPr>
            <w:rFonts w:ascii="Times New Roman" w:hAnsi="Times New Roman" w:cs="Times New Roman"/>
            <w:sz w:val="24"/>
            <w:szCs w:val="24"/>
          </w:rPr>
          <w:delText xml:space="preserve"> </w:delText>
        </w:r>
      </w:del>
      <w:ins w:id="695" w:author="Winston, Ryan" w:date="2026-09-14T20:35:00Z" w16du:dateUtc="2026-09-14T20:35:55Z">
        <w:r w:rsidR="44A37754" w:rsidRPr="7A25FDBF">
          <w:rPr>
            <w:rFonts w:ascii="Times New Roman" w:hAnsi="Times New Roman" w:cs="Times New Roman"/>
            <w:sz w:val="24"/>
            <w:szCs w:val="24"/>
          </w:rPr>
          <w:t xml:space="preserve">had </w:t>
        </w:r>
      </w:ins>
      <w:r w:rsidR="00FA59E5" w:rsidRPr="00682BBA">
        <w:rPr>
          <w:rFonts w:ascii="Times New Roman" w:hAnsi="Times New Roman" w:cs="Times New Roman"/>
          <w:sz w:val="24"/>
          <w:szCs w:val="24"/>
        </w:rPr>
        <w:t xml:space="preserve">drainage areas with &gt;60% agricultural </w:t>
      </w:r>
      <w:r w:rsidR="00EF15F4" w:rsidRPr="00682BBA">
        <w:rPr>
          <w:rFonts w:ascii="Times New Roman" w:hAnsi="Times New Roman" w:cs="Times New Roman"/>
          <w:sz w:val="24"/>
          <w:szCs w:val="24"/>
        </w:rPr>
        <w:t>land us</w:t>
      </w:r>
      <w:r w:rsidR="0033336F" w:rsidRPr="00682BBA">
        <w:rPr>
          <w:rFonts w:ascii="Times New Roman" w:hAnsi="Times New Roman" w:cs="Times New Roman"/>
          <w:sz w:val="24"/>
          <w:szCs w:val="24"/>
        </w:rPr>
        <w:t xml:space="preserve">e, </w:t>
      </w:r>
      <w:del w:id="696" w:author="Marques Mendonca, Raissa" w:date="2026-09-15T10:01:00Z" w16du:dateUtc="2026-09-15T14:01:00Z">
        <w:r w:rsidR="0033336F" w:rsidRPr="00682BBA">
          <w:rPr>
            <w:rFonts w:ascii="Times New Roman" w:hAnsi="Times New Roman" w:cs="Times New Roman"/>
            <w:sz w:val="24"/>
            <w:szCs w:val="24"/>
          </w:rPr>
          <w:delText xml:space="preserve">and </w:delText>
        </w:r>
      </w:del>
      <w:ins w:id="697" w:author="Marques Mendonca, Raissa" w:date="2026-09-15T09:59:00Z" w16du:dateUtc="2026-09-15T13:59:00Z">
        <w:r w:rsidR="00A77072" w:rsidRPr="7A25FDBF">
          <w:rPr>
            <w:rFonts w:ascii="Times New Roman" w:hAnsi="Times New Roman" w:cs="Times New Roman"/>
            <w:sz w:val="24"/>
            <w:szCs w:val="24"/>
          </w:rPr>
          <w:t>three</w:t>
        </w:r>
      </w:ins>
      <w:del w:id="698" w:author="Marques Mendonca, Raissa" w:date="2026-09-15T09:59:00Z" w16du:dateUtc="2026-09-15T13:59:00Z">
        <w:r w:rsidR="0033336F" w:rsidRPr="00682BBA">
          <w:rPr>
            <w:rFonts w:ascii="Times New Roman" w:hAnsi="Times New Roman" w:cs="Times New Roman"/>
            <w:sz w:val="24"/>
            <w:szCs w:val="24"/>
          </w:rPr>
          <w:delText xml:space="preserve">the </w:delText>
        </w:r>
        <w:r w:rsidR="00DC2F72" w:rsidRPr="00682BBA">
          <w:rPr>
            <w:rFonts w:ascii="Times New Roman" w:hAnsi="Times New Roman" w:cs="Times New Roman"/>
            <w:sz w:val="24"/>
            <w:szCs w:val="24"/>
          </w:rPr>
          <w:delText>3</w:delText>
        </w:r>
      </w:del>
      <w:r w:rsidR="00DC2F72" w:rsidRPr="00682BBA">
        <w:rPr>
          <w:rFonts w:ascii="Times New Roman" w:hAnsi="Times New Roman" w:cs="Times New Roman"/>
          <w:sz w:val="24"/>
          <w:szCs w:val="24"/>
        </w:rPr>
        <w:t xml:space="preserve"> of the </w:t>
      </w:r>
      <w:ins w:id="699" w:author="Marques Mendonca, Raissa" w:date="2026-09-15T09:59:00Z" w16du:dateUtc="2026-09-15T13:59:00Z">
        <w:r w:rsidR="00A77072" w:rsidRPr="7A25FDBF">
          <w:rPr>
            <w:rFonts w:ascii="Times New Roman" w:hAnsi="Times New Roman" w:cs="Times New Roman"/>
            <w:sz w:val="24"/>
            <w:szCs w:val="24"/>
          </w:rPr>
          <w:t>four</w:t>
        </w:r>
      </w:ins>
      <w:del w:id="700" w:author="Esber, Hana" w:date="2026-09-21T20:50:00Z" w16du:dateUtc="2026-09-21T20:50:33Z">
        <w:r w:rsidR="00DC2F72" w:rsidRPr="00682BBA">
          <w:rPr>
            <w:rFonts w:ascii="Times New Roman" w:hAnsi="Times New Roman" w:cs="Times New Roman"/>
            <w:sz w:val="24"/>
            <w:szCs w:val="24"/>
          </w:rPr>
          <w:delText>4</w:delText>
        </w:r>
      </w:del>
      <w:r w:rsidR="0033336F" w:rsidRPr="00682BBA">
        <w:rPr>
          <w:rFonts w:ascii="Times New Roman" w:hAnsi="Times New Roman" w:cs="Times New Roman"/>
          <w:sz w:val="24"/>
          <w:szCs w:val="24"/>
        </w:rPr>
        <w:t xml:space="preserve"> remaining </w:t>
      </w:r>
      <w:del w:id="701" w:author="Winston, Ryan" w:date="2026-09-14T20:36:00Z" w16du:dateUtc="2026-09-14T20:36:08Z">
        <w:r w:rsidR="0033336F" w:rsidRPr="00682BBA">
          <w:rPr>
            <w:rFonts w:ascii="Times New Roman" w:hAnsi="Times New Roman" w:cs="Times New Roman"/>
            <w:sz w:val="24"/>
            <w:szCs w:val="24"/>
          </w:rPr>
          <w:delText>were</w:delText>
        </w:r>
        <w:r w:rsidR="009C6F95" w:rsidRPr="00682BBA">
          <w:rPr>
            <w:rFonts w:ascii="Times New Roman" w:hAnsi="Times New Roman" w:cs="Times New Roman"/>
            <w:sz w:val="24"/>
            <w:szCs w:val="24"/>
          </w:rPr>
          <w:delText xml:space="preserve"> from</w:delText>
        </w:r>
      </w:del>
      <w:ins w:id="702" w:author="Winston, Ryan" w:date="2026-09-14T20:36:00Z" w16du:dateUtc="2026-09-14T20:36:08Z">
        <w:r w:rsidR="54EE0E9E" w:rsidRPr="7A25FDBF">
          <w:rPr>
            <w:rFonts w:ascii="Times New Roman" w:hAnsi="Times New Roman" w:cs="Times New Roman"/>
            <w:sz w:val="24"/>
            <w:szCs w:val="24"/>
          </w:rPr>
          <w:t>had</w:t>
        </w:r>
      </w:ins>
      <w:r w:rsidR="009C6F95" w:rsidRPr="00682BBA">
        <w:rPr>
          <w:rFonts w:ascii="Times New Roman" w:hAnsi="Times New Roman" w:cs="Times New Roman"/>
          <w:sz w:val="24"/>
          <w:szCs w:val="24"/>
        </w:rPr>
        <w:t xml:space="preserve"> drainage areas with</w:t>
      </w:r>
      <w:r w:rsidR="0033336F" w:rsidRPr="00682BBA">
        <w:rPr>
          <w:rFonts w:ascii="Times New Roman" w:hAnsi="Times New Roman" w:cs="Times New Roman"/>
          <w:sz w:val="24"/>
          <w:szCs w:val="24"/>
        </w:rPr>
        <w:t xml:space="preserve"> </w:t>
      </w:r>
      <w:r w:rsidR="009F653C" w:rsidRPr="00682BBA">
        <w:rPr>
          <w:rFonts w:ascii="Times New Roman" w:hAnsi="Times New Roman" w:cs="Times New Roman"/>
          <w:sz w:val="24"/>
          <w:szCs w:val="24"/>
        </w:rPr>
        <w:t>&gt;70% urban land use</w:t>
      </w:r>
      <w:r w:rsidR="00DC2F72" w:rsidRPr="00682BBA">
        <w:rPr>
          <w:rFonts w:ascii="Times New Roman" w:hAnsi="Times New Roman" w:cs="Times New Roman"/>
          <w:sz w:val="24"/>
          <w:szCs w:val="24"/>
        </w:rPr>
        <w:t xml:space="preserve">, </w:t>
      </w:r>
      <w:del w:id="703" w:author="Marques Mendonca, Raissa" w:date="2026-09-15T10:01:00Z" w16du:dateUtc="2026-09-15T14:01:00Z">
        <w:r w:rsidR="00DC2F72" w:rsidRPr="00682BBA">
          <w:rPr>
            <w:rFonts w:ascii="Times New Roman" w:hAnsi="Times New Roman" w:cs="Times New Roman"/>
            <w:sz w:val="24"/>
            <w:szCs w:val="24"/>
          </w:rPr>
          <w:delText xml:space="preserve">while </w:delText>
        </w:r>
      </w:del>
      <w:ins w:id="704" w:author="Marques Mendonca, Raissa" w:date="2026-09-15T10:01:00Z" w16du:dateUtc="2026-09-15T14:01:00Z">
        <w:r w:rsidR="00EB29EC" w:rsidRPr="7A25FDBF">
          <w:rPr>
            <w:rFonts w:ascii="Times New Roman" w:hAnsi="Times New Roman" w:cs="Times New Roman"/>
            <w:sz w:val="24"/>
            <w:szCs w:val="24"/>
          </w:rPr>
          <w:t xml:space="preserve">and </w:t>
        </w:r>
      </w:ins>
      <w:r w:rsidR="00DC2F72" w:rsidRPr="00682BBA">
        <w:rPr>
          <w:rFonts w:ascii="Times New Roman" w:hAnsi="Times New Roman" w:cs="Times New Roman"/>
          <w:sz w:val="24"/>
          <w:szCs w:val="24"/>
        </w:rPr>
        <w:t xml:space="preserve">one </w:t>
      </w:r>
      <w:del w:id="705" w:author="Winston, Ryan" w:date="2026-09-14T20:36:00Z" w16du:dateUtc="2026-09-14T20:36:15Z">
        <w:r w:rsidR="00DC2F72" w:rsidRPr="00682BBA">
          <w:rPr>
            <w:rFonts w:ascii="Times New Roman" w:hAnsi="Times New Roman" w:cs="Times New Roman"/>
            <w:sz w:val="24"/>
            <w:szCs w:val="24"/>
          </w:rPr>
          <w:delText>was from</w:delText>
        </w:r>
      </w:del>
      <w:ins w:id="706" w:author="Winston, Ryan" w:date="2026-09-14T20:36:00Z" w16du:dateUtc="2026-09-14T20:36:15Z">
        <w:r w:rsidR="31A2DA51" w:rsidRPr="7A25FDBF">
          <w:rPr>
            <w:rFonts w:ascii="Times New Roman" w:hAnsi="Times New Roman" w:cs="Times New Roman"/>
            <w:sz w:val="24"/>
            <w:szCs w:val="24"/>
          </w:rPr>
          <w:t>had</w:t>
        </w:r>
      </w:ins>
      <w:r w:rsidR="00DC2F72" w:rsidRPr="00682BBA">
        <w:rPr>
          <w:rFonts w:ascii="Times New Roman" w:hAnsi="Times New Roman" w:cs="Times New Roman"/>
          <w:sz w:val="24"/>
          <w:szCs w:val="24"/>
        </w:rPr>
        <w:t xml:space="preserve"> a drainage area evenly split between </w:t>
      </w:r>
      <w:r w:rsidR="0097680E" w:rsidRPr="00682BBA">
        <w:rPr>
          <w:rFonts w:ascii="Times New Roman" w:hAnsi="Times New Roman" w:cs="Times New Roman"/>
          <w:sz w:val="24"/>
          <w:szCs w:val="24"/>
        </w:rPr>
        <w:t>forest and agriculture</w:t>
      </w:r>
      <w:commentRangeEnd w:id="690"/>
      <w:r w:rsidR="00BD4391">
        <w:rPr>
          <w:rStyle w:val="CommentReference"/>
          <w:rFonts w:ascii="Times New Roman" w:hAnsi="Times New Roman" w:cs="Times New Roman"/>
          <w:sz w:val="24"/>
          <w:szCs w:val="24"/>
        </w:rPr>
        <w:commentReference w:id="690"/>
      </w:r>
      <w:commentRangeEnd w:id="691"/>
      <w:r>
        <w:rPr>
          <w:rStyle w:val="CommentReference"/>
          <w:rFonts w:ascii="Times New Roman" w:hAnsi="Times New Roman" w:cs="Times New Roman"/>
          <w:sz w:val="24"/>
          <w:szCs w:val="24"/>
        </w:rPr>
        <w:commentReference w:id="691"/>
      </w:r>
      <w:r w:rsidR="00673A89">
        <w:rPr>
          <w:rFonts w:ascii="Times New Roman" w:hAnsi="Times New Roman" w:cs="Times New Roman"/>
          <w:sz w:val="24"/>
          <w:szCs w:val="24"/>
        </w:rPr>
        <w:t xml:space="preserve"> (Table S</w:t>
      </w:r>
      <w:ins w:id="707" w:author="Anderson, Kenneth" w:date="2026-10-09T09:22:00Z" w16du:dateUtc="2026-10-09T13:22:00Z">
        <w:r w:rsidR="00713BFF">
          <w:rPr>
            <w:rFonts w:ascii="Times New Roman" w:hAnsi="Times New Roman" w:cs="Times New Roman"/>
            <w:sz w:val="24"/>
            <w:szCs w:val="24"/>
          </w:rPr>
          <w:t>3</w:t>
        </w:r>
      </w:ins>
      <w:del w:id="708" w:author="Anderson, Kenneth" w:date="2026-10-09T09:21:00Z" w16du:dateUtc="2026-10-09T13:21:00Z">
        <w:r w:rsidR="00673A89" w:rsidDel="008A7F44">
          <w:rPr>
            <w:rFonts w:ascii="Times New Roman" w:hAnsi="Times New Roman" w:cs="Times New Roman"/>
            <w:sz w:val="24"/>
            <w:szCs w:val="24"/>
          </w:rPr>
          <w:delText>1</w:delText>
        </w:r>
      </w:del>
      <w:r w:rsidR="00673A89">
        <w:rPr>
          <w:rFonts w:ascii="Times New Roman" w:hAnsi="Times New Roman" w:cs="Times New Roman"/>
          <w:sz w:val="24"/>
          <w:szCs w:val="24"/>
        </w:rPr>
        <w:t>)</w:t>
      </w:r>
      <w:r w:rsidR="0097680E" w:rsidRPr="00682BBA">
        <w:rPr>
          <w:rFonts w:ascii="Times New Roman" w:hAnsi="Times New Roman" w:cs="Times New Roman"/>
          <w:sz w:val="24"/>
          <w:szCs w:val="24"/>
        </w:rPr>
        <w:t>.</w:t>
      </w:r>
      <w:r w:rsidR="00407ACF" w:rsidRPr="00682BBA">
        <w:rPr>
          <w:rFonts w:ascii="Times New Roman" w:hAnsi="Times New Roman" w:cs="Times New Roman"/>
          <w:sz w:val="24"/>
          <w:szCs w:val="24"/>
        </w:rPr>
        <w:t xml:space="preserve"> </w:t>
      </w:r>
      <w:commentRangeStart w:id="709"/>
      <w:commentRangeStart w:id="710"/>
      <w:del w:id="711" w:author="Anderson, Kenneth" w:date="2026-09-15T09:48:00Z" w16du:dateUtc="2026-09-15T13:48:00Z">
        <w:r w:rsidR="00B13268" w:rsidRPr="00682BBA">
          <w:rPr>
            <w:rFonts w:ascii="Times New Roman" w:hAnsi="Times New Roman" w:cs="Times New Roman"/>
            <w:sz w:val="24"/>
            <w:szCs w:val="24"/>
          </w:rPr>
          <w:delText xml:space="preserve">Wetland </w:delText>
        </w:r>
      </w:del>
      <w:ins w:id="712" w:author="Anderson, Kenneth" w:date="2026-09-15T12:47:00Z" w16du:dateUtc="2026-09-15T16:47:00Z">
        <w:r w:rsidR="009D0B5C" w:rsidRPr="7A25FDBF">
          <w:rPr>
            <w:rFonts w:ascii="Times New Roman" w:hAnsi="Times New Roman" w:cs="Times New Roman"/>
            <w:sz w:val="24"/>
            <w:szCs w:val="24"/>
          </w:rPr>
          <w:t>Source water</w:t>
        </w:r>
      </w:ins>
      <w:del w:id="713" w:author="Anderson, Kenneth" w:date="2026-09-15T12:47:00Z" w16du:dateUtc="2026-09-15T16:47:00Z">
        <w:r w:rsidR="00B13268" w:rsidRPr="00682BBA">
          <w:rPr>
            <w:rFonts w:ascii="Times New Roman" w:hAnsi="Times New Roman" w:cs="Times New Roman"/>
            <w:sz w:val="24"/>
            <w:szCs w:val="24"/>
          </w:rPr>
          <w:delText>structure</w:delText>
        </w:r>
      </w:del>
      <w:commentRangeEnd w:id="710"/>
      <w:r w:rsidR="73D4E943" w:rsidRPr="00682BBA">
        <w:rPr>
          <w:rStyle w:val="CommentReference"/>
          <w:rFonts w:ascii="Times New Roman" w:hAnsi="Times New Roman" w:cs="Times New Roman"/>
          <w:sz w:val="24"/>
          <w:szCs w:val="24"/>
        </w:rPr>
        <w:commentReference w:id="710"/>
      </w:r>
      <w:r w:rsidR="00B13268" w:rsidRPr="00682BBA">
        <w:rPr>
          <w:rFonts w:ascii="Times New Roman" w:hAnsi="Times New Roman" w:cs="Times New Roman"/>
          <w:sz w:val="24"/>
          <w:szCs w:val="24"/>
        </w:rPr>
        <w:t xml:space="preserve"> varied between </w:t>
      </w:r>
      <w:del w:id="714" w:author="Anderson, Kenneth" w:date="2026-09-15T09:48:00Z" w16du:dateUtc="2026-09-15T13:48:00Z">
        <w:r w:rsidR="00B13268" w:rsidRPr="00682BBA">
          <w:rPr>
            <w:rFonts w:ascii="Times New Roman" w:hAnsi="Times New Roman" w:cs="Times New Roman"/>
            <w:sz w:val="24"/>
            <w:szCs w:val="24"/>
          </w:rPr>
          <w:delText>projects</w:delText>
        </w:r>
      </w:del>
      <w:ins w:id="715" w:author="Anderson, Kenneth" w:date="2026-09-15T09:48:00Z" w16du:dateUtc="2026-09-15T13:48:00Z">
        <w:r w:rsidR="00206604" w:rsidRPr="7A25FDBF">
          <w:rPr>
            <w:rFonts w:ascii="Times New Roman" w:hAnsi="Times New Roman" w:cs="Times New Roman"/>
            <w:sz w:val="24"/>
            <w:szCs w:val="24"/>
          </w:rPr>
          <w:t>wetlands</w:t>
        </w:r>
      </w:ins>
      <w:r w:rsidR="00EA6E2E" w:rsidRPr="00682BBA">
        <w:rPr>
          <w:rFonts w:ascii="Times New Roman" w:hAnsi="Times New Roman" w:cs="Times New Roman"/>
          <w:sz w:val="24"/>
          <w:szCs w:val="24"/>
        </w:rPr>
        <w:t>; 1</w:t>
      </w:r>
      <w:r w:rsidR="00BC4B88" w:rsidRPr="00682BBA">
        <w:rPr>
          <w:rFonts w:ascii="Times New Roman" w:hAnsi="Times New Roman" w:cs="Times New Roman"/>
          <w:sz w:val="24"/>
          <w:szCs w:val="24"/>
        </w:rPr>
        <w:t>7</w:t>
      </w:r>
      <w:r w:rsidR="00EA6E2E" w:rsidRPr="00682BBA">
        <w:rPr>
          <w:rFonts w:ascii="Times New Roman" w:hAnsi="Times New Roman" w:cs="Times New Roman"/>
          <w:sz w:val="24"/>
          <w:szCs w:val="24"/>
        </w:rPr>
        <w:t xml:space="preserve"> of the 24 </w:t>
      </w:r>
      <w:del w:id="716" w:author="Anderson, Kenneth" w:date="2026-09-15T09:49:00Z" w16du:dateUtc="2026-09-15T13:49:00Z">
        <w:r w:rsidR="00EA6E2E" w:rsidRPr="00682BBA">
          <w:rPr>
            <w:rFonts w:ascii="Times New Roman" w:hAnsi="Times New Roman" w:cs="Times New Roman"/>
            <w:sz w:val="24"/>
            <w:szCs w:val="24"/>
          </w:rPr>
          <w:delText xml:space="preserve">projects </w:delText>
        </w:r>
      </w:del>
      <w:ins w:id="717" w:author="Anderson, Kenneth" w:date="2026-09-15T09:49:00Z" w16du:dateUtc="2026-09-15T13:49:00Z">
        <w:r w:rsidR="00C555FB" w:rsidRPr="7A25FDBF">
          <w:rPr>
            <w:rFonts w:ascii="Times New Roman" w:hAnsi="Times New Roman" w:cs="Times New Roman"/>
            <w:sz w:val="24"/>
            <w:szCs w:val="24"/>
          </w:rPr>
          <w:t xml:space="preserve">wetlands </w:t>
        </w:r>
      </w:ins>
      <w:r w:rsidR="001240C3" w:rsidRPr="00682BBA">
        <w:rPr>
          <w:rFonts w:ascii="Times New Roman" w:hAnsi="Times New Roman" w:cs="Times New Roman"/>
          <w:sz w:val="24"/>
          <w:szCs w:val="24"/>
        </w:rPr>
        <w:t>received inflow from</w:t>
      </w:r>
      <w:r w:rsidR="00EA6E2E" w:rsidRPr="00682BBA">
        <w:rPr>
          <w:rFonts w:ascii="Times New Roman" w:hAnsi="Times New Roman" w:cs="Times New Roman"/>
          <w:sz w:val="24"/>
          <w:szCs w:val="24"/>
        </w:rPr>
        <w:t xml:space="preserve"> rivers, </w:t>
      </w:r>
      <w:ins w:id="718" w:author="Marques Mendonca, Raissa" w:date="2026-09-15T10:41:00Z" w16du:dateUtc="2026-09-15T14:41:00Z">
        <w:r w:rsidR="000A761E" w:rsidRPr="7A25FDBF">
          <w:rPr>
            <w:rFonts w:ascii="Times New Roman" w:hAnsi="Times New Roman" w:cs="Times New Roman"/>
            <w:sz w:val="24"/>
            <w:szCs w:val="24"/>
          </w:rPr>
          <w:t>three</w:t>
        </w:r>
      </w:ins>
      <w:del w:id="719" w:author="Marques Mendonca, Raissa" w:date="2026-09-15T10:41:00Z" w16du:dateUtc="2026-09-15T14:41:00Z">
        <w:r w:rsidR="001240C3" w:rsidRPr="00682BBA">
          <w:rPr>
            <w:rFonts w:ascii="Times New Roman" w:hAnsi="Times New Roman" w:cs="Times New Roman"/>
            <w:sz w:val="24"/>
            <w:szCs w:val="24"/>
          </w:rPr>
          <w:delText>3</w:delText>
        </w:r>
      </w:del>
      <w:r w:rsidR="001240C3" w:rsidRPr="00682BBA">
        <w:rPr>
          <w:rFonts w:ascii="Times New Roman" w:hAnsi="Times New Roman" w:cs="Times New Roman"/>
          <w:sz w:val="24"/>
          <w:szCs w:val="24"/>
        </w:rPr>
        <w:t xml:space="preserve"> had direct coastal connections with lakes, </w:t>
      </w:r>
      <w:r w:rsidR="00274626" w:rsidRPr="00682BBA">
        <w:rPr>
          <w:rFonts w:ascii="Times New Roman" w:hAnsi="Times New Roman" w:cs="Times New Roman"/>
          <w:sz w:val="24"/>
          <w:szCs w:val="24"/>
        </w:rPr>
        <w:t xml:space="preserve">and </w:t>
      </w:r>
      <w:ins w:id="720" w:author="Marques Mendonca, Raissa" w:date="2026-09-15T10:41:00Z" w16du:dateUtc="2026-09-15T14:41:00Z">
        <w:r w:rsidR="000A761E" w:rsidRPr="7A25FDBF">
          <w:rPr>
            <w:rFonts w:ascii="Times New Roman" w:hAnsi="Times New Roman" w:cs="Times New Roman"/>
            <w:sz w:val="24"/>
            <w:szCs w:val="24"/>
          </w:rPr>
          <w:t>six</w:t>
        </w:r>
      </w:ins>
      <w:del w:id="721" w:author="Marques Mendonca, Raissa" w:date="2026-09-15T10:41:00Z" w16du:dateUtc="2026-09-15T14:41:00Z">
        <w:r w:rsidR="00A01232" w:rsidRPr="00682BBA">
          <w:rPr>
            <w:rFonts w:ascii="Times New Roman" w:hAnsi="Times New Roman" w:cs="Times New Roman"/>
            <w:sz w:val="24"/>
            <w:szCs w:val="24"/>
          </w:rPr>
          <w:delText>6</w:delText>
        </w:r>
      </w:del>
      <w:r w:rsidR="00A01232" w:rsidRPr="00682BBA">
        <w:rPr>
          <w:rFonts w:ascii="Times New Roman" w:hAnsi="Times New Roman" w:cs="Times New Roman"/>
          <w:sz w:val="24"/>
          <w:szCs w:val="24"/>
        </w:rPr>
        <w:t xml:space="preserve"> had direct </w:t>
      </w:r>
      <w:ins w:id="722" w:author="Marques Mendonca, Raissa" w:date="2026-09-15T10:02:00Z" w16du:dateUtc="2026-09-15T14:02:00Z">
        <w:r w:rsidR="00D711D8" w:rsidRPr="7A25FDBF">
          <w:rPr>
            <w:rFonts w:ascii="Times New Roman" w:hAnsi="Times New Roman" w:cs="Times New Roman"/>
            <w:sz w:val="24"/>
            <w:szCs w:val="24"/>
          </w:rPr>
          <w:t xml:space="preserve">agricultural </w:t>
        </w:r>
      </w:ins>
      <w:r w:rsidR="00A01232" w:rsidRPr="00682BBA">
        <w:rPr>
          <w:rFonts w:ascii="Times New Roman" w:hAnsi="Times New Roman" w:cs="Times New Roman"/>
          <w:sz w:val="24"/>
          <w:szCs w:val="24"/>
        </w:rPr>
        <w:t>tile drain inflows</w:t>
      </w:r>
      <w:r w:rsidR="00512789">
        <w:rPr>
          <w:rFonts w:ascii="Times New Roman" w:hAnsi="Times New Roman" w:cs="Times New Roman"/>
          <w:sz w:val="24"/>
          <w:szCs w:val="24"/>
        </w:rPr>
        <w:t xml:space="preserve"> (Table S</w:t>
      </w:r>
      <w:ins w:id="723" w:author="Anderson, Kenneth" w:date="2026-10-09T09:22:00Z" w16du:dateUtc="2026-10-09T13:22:00Z">
        <w:r w:rsidR="00713BFF">
          <w:rPr>
            <w:rFonts w:ascii="Times New Roman" w:hAnsi="Times New Roman" w:cs="Times New Roman"/>
            <w:sz w:val="24"/>
            <w:szCs w:val="24"/>
          </w:rPr>
          <w:t>4</w:t>
        </w:r>
      </w:ins>
      <w:del w:id="724" w:author="Anderson, Kenneth" w:date="2026-10-09T09:21:00Z" w16du:dateUtc="2026-10-09T13:21:00Z">
        <w:r w:rsidR="00512789" w:rsidDel="008A7F44">
          <w:rPr>
            <w:rFonts w:ascii="Times New Roman" w:hAnsi="Times New Roman" w:cs="Times New Roman"/>
            <w:sz w:val="24"/>
            <w:szCs w:val="24"/>
          </w:rPr>
          <w:delText>2</w:delText>
        </w:r>
      </w:del>
      <w:r w:rsidR="00512789">
        <w:rPr>
          <w:rFonts w:ascii="Times New Roman" w:hAnsi="Times New Roman" w:cs="Times New Roman"/>
          <w:sz w:val="24"/>
          <w:szCs w:val="24"/>
        </w:rPr>
        <w:t>)</w:t>
      </w:r>
      <w:r w:rsidR="00A01232" w:rsidRPr="00682BBA">
        <w:rPr>
          <w:rFonts w:ascii="Times New Roman" w:hAnsi="Times New Roman" w:cs="Times New Roman"/>
          <w:sz w:val="24"/>
          <w:szCs w:val="24"/>
        </w:rPr>
        <w:t xml:space="preserve">. </w:t>
      </w:r>
      <w:commentRangeEnd w:id="709"/>
      <w:r w:rsidR="00652228" w:rsidRPr="00682BBA">
        <w:rPr>
          <w:rStyle w:val="CommentReference"/>
          <w:rFonts w:ascii="Times New Roman" w:hAnsi="Times New Roman" w:cs="Times New Roman"/>
          <w:sz w:val="24"/>
          <w:szCs w:val="24"/>
        </w:rPr>
        <w:commentReference w:id="709"/>
      </w:r>
    </w:p>
    <w:p w14:paraId="306FE631" w14:textId="7F3ED529" w:rsidR="00616799" w:rsidRPr="00682BBA" w:rsidRDefault="00183CA1" w:rsidP="00682BBA">
      <w:pPr>
        <w:spacing w:line="480" w:lineRule="auto"/>
        <w:rPr>
          <w:rFonts w:ascii="Times New Roman" w:hAnsi="Times New Roman" w:cs="Times New Roman"/>
          <w:b/>
          <w:bCs/>
          <w:sz w:val="24"/>
          <w:szCs w:val="24"/>
          <w:u w:val="single"/>
        </w:rPr>
      </w:pPr>
      <w:r w:rsidRPr="00682BBA">
        <w:rPr>
          <w:rFonts w:ascii="Times New Roman" w:hAnsi="Times New Roman" w:cs="Times New Roman"/>
          <w:b/>
          <w:bCs/>
          <w:sz w:val="24"/>
          <w:szCs w:val="24"/>
          <w:u w:val="single"/>
        </w:rPr>
        <w:t>2.</w:t>
      </w:r>
      <w:r w:rsidR="00625A19">
        <w:rPr>
          <w:rFonts w:ascii="Times New Roman" w:hAnsi="Times New Roman" w:cs="Times New Roman"/>
          <w:b/>
          <w:bCs/>
          <w:sz w:val="24"/>
          <w:szCs w:val="24"/>
          <w:u w:val="single"/>
        </w:rPr>
        <w:t>2</w:t>
      </w:r>
      <w:r w:rsidRPr="00682BBA">
        <w:rPr>
          <w:rFonts w:ascii="Times New Roman" w:hAnsi="Times New Roman" w:cs="Times New Roman"/>
          <w:b/>
          <w:bCs/>
          <w:sz w:val="24"/>
          <w:szCs w:val="24"/>
          <w:u w:val="single"/>
        </w:rPr>
        <w:t xml:space="preserve"> Nutrient Budgets</w:t>
      </w:r>
    </w:p>
    <w:p w14:paraId="0BDFA295" w14:textId="64908385" w:rsidR="00183CA1" w:rsidRPr="00682BBA" w:rsidRDefault="00183CA1" w:rsidP="00682BBA">
      <w:pPr>
        <w:spacing w:line="480" w:lineRule="auto"/>
        <w:rPr>
          <w:rFonts w:ascii="Times New Roman" w:hAnsi="Times New Roman" w:cs="Times New Roman"/>
          <w:i/>
          <w:iCs/>
          <w:sz w:val="24"/>
          <w:szCs w:val="24"/>
        </w:rPr>
      </w:pPr>
      <w:r w:rsidRPr="00682BBA">
        <w:rPr>
          <w:rFonts w:ascii="Times New Roman" w:hAnsi="Times New Roman" w:cs="Times New Roman"/>
          <w:i/>
          <w:iCs/>
          <w:sz w:val="24"/>
          <w:szCs w:val="24"/>
        </w:rPr>
        <w:t>2.</w:t>
      </w:r>
      <w:r w:rsidR="00625A19">
        <w:rPr>
          <w:rFonts w:ascii="Times New Roman" w:hAnsi="Times New Roman" w:cs="Times New Roman"/>
          <w:i/>
          <w:iCs/>
          <w:sz w:val="24"/>
          <w:szCs w:val="24"/>
        </w:rPr>
        <w:t>2</w:t>
      </w:r>
      <w:r w:rsidRPr="00682BBA">
        <w:rPr>
          <w:rFonts w:ascii="Times New Roman" w:hAnsi="Times New Roman" w:cs="Times New Roman"/>
          <w:i/>
          <w:iCs/>
          <w:sz w:val="24"/>
          <w:szCs w:val="24"/>
        </w:rPr>
        <w:t>.1 Water Volume</w:t>
      </w:r>
    </w:p>
    <w:p w14:paraId="47266465" w14:textId="33C773E4" w:rsidR="00306B25" w:rsidRPr="00682BBA" w:rsidRDefault="009C24A0" w:rsidP="00682BBA">
      <w:pPr>
        <w:spacing w:line="480" w:lineRule="auto"/>
        <w:ind w:firstLine="720"/>
        <w:rPr>
          <w:del w:id="725" w:author="Anderson, Kenneth" w:date="2026-09-28T10:45:00Z" w16du:dateUtc="2026-09-28T14:45:00Z"/>
          <w:rFonts w:ascii="Times New Roman" w:hAnsi="Times New Roman" w:cs="Times New Roman"/>
          <w:sz w:val="24"/>
          <w:szCs w:val="24"/>
        </w:rPr>
      </w:pPr>
      <w:r w:rsidRPr="00682BBA">
        <w:rPr>
          <w:rFonts w:ascii="Times New Roman" w:hAnsi="Times New Roman" w:cs="Times New Roman"/>
          <w:sz w:val="24"/>
          <w:szCs w:val="24"/>
        </w:rPr>
        <w:t xml:space="preserve">Wetland nutrient retention was calculated </w:t>
      </w:r>
      <w:r w:rsidR="003E5237" w:rsidRPr="00682BBA">
        <w:rPr>
          <w:rFonts w:ascii="Times New Roman" w:hAnsi="Times New Roman" w:cs="Times New Roman"/>
          <w:sz w:val="24"/>
          <w:szCs w:val="24"/>
        </w:rPr>
        <w:t xml:space="preserve">using a mass </w:t>
      </w:r>
      <w:del w:id="726" w:author="Kinsman-Costello, Lauren" w:date="2026-09-25T16:12:00Z" w16du:dateUtc="2026-09-25T20:12:00Z">
        <w:r w:rsidR="003E5237" w:rsidRPr="00682BBA">
          <w:rPr>
            <w:rFonts w:ascii="Times New Roman" w:hAnsi="Times New Roman" w:cs="Times New Roman"/>
            <w:sz w:val="24"/>
            <w:szCs w:val="24"/>
          </w:rPr>
          <w:delText xml:space="preserve">loading </w:delText>
        </w:r>
      </w:del>
      <w:ins w:id="727" w:author="Kinsman-Costello, Lauren" w:date="2026-09-25T16:12:00Z" w16du:dateUtc="2026-09-25T20:12:00Z">
        <w:r w:rsidR="00082D80">
          <w:rPr>
            <w:rFonts w:ascii="Times New Roman" w:hAnsi="Times New Roman" w:cs="Times New Roman"/>
            <w:sz w:val="24"/>
            <w:szCs w:val="24"/>
          </w:rPr>
          <w:t>balance budgeting</w:t>
        </w:r>
        <w:r w:rsidR="00082D80" w:rsidRPr="00682BBA">
          <w:rPr>
            <w:rFonts w:ascii="Times New Roman" w:hAnsi="Times New Roman" w:cs="Times New Roman"/>
            <w:sz w:val="24"/>
            <w:szCs w:val="24"/>
          </w:rPr>
          <w:t xml:space="preserve"> </w:t>
        </w:r>
      </w:ins>
      <w:r w:rsidR="003E5237" w:rsidRPr="00682BBA">
        <w:rPr>
          <w:rFonts w:ascii="Times New Roman" w:hAnsi="Times New Roman" w:cs="Times New Roman"/>
          <w:sz w:val="24"/>
          <w:szCs w:val="24"/>
        </w:rPr>
        <w:t xml:space="preserve">approach, where </w:t>
      </w:r>
      <w:commentRangeStart w:id="728"/>
      <w:r w:rsidR="003E5237" w:rsidRPr="00682BBA">
        <w:rPr>
          <w:rFonts w:ascii="Times New Roman" w:hAnsi="Times New Roman" w:cs="Times New Roman"/>
          <w:sz w:val="24"/>
          <w:szCs w:val="24"/>
        </w:rPr>
        <w:t>inflowing</w:t>
      </w:r>
      <w:r w:rsidR="0057628A" w:rsidRPr="00682BBA">
        <w:rPr>
          <w:rFonts w:ascii="Times New Roman" w:hAnsi="Times New Roman" w:cs="Times New Roman"/>
          <w:sz w:val="24"/>
          <w:szCs w:val="24"/>
        </w:rPr>
        <w:t xml:space="preserve"> and outflowing</w:t>
      </w:r>
      <w:commentRangeEnd w:id="728"/>
      <w:r w:rsidRPr="00682BBA">
        <w:rPr>
          <w:rStyle w:val="CommentReference"/>
          <w:rFonts w:ascii="Times New Roman" w:hAnsi="Times New Roman" w:cs="Times New Roman"/>
          <w:sz w:val="24"/>
          <w:szCs w:val="24"/>
        </w:rPr>
        <w:commentReference w:id="728"/>
      </w:r>
      <w:r w:rsidR="003E5237" w:rsidRPr="00682BBA">
        <w:rPr>
          <w:rFonts w:ascii="Times New Roman" w:hAnsi="Times New Roman" w:cs="Times New Roman"/>
          <w:sz w:val="24"/>
          <w:szCs w:val="24"/>
        </w:rPr>
        <w:t xml:space="preserve"> volume</w:t>
      </w:r>
      <w:r w:rsidR="0057628A" w:rsidRPr="00682BBA">
        <w:rPr>
          <w:rFonts w:ascii="Times New Roman" w:hAnsi="Times New Roman" w:cs="Times New Roman"/>
          <w:sz w:val="24"/>
          <w:szCs w:val="24"/>
        </w:rPr>
        <w:t>s</w:t>
      </w:r>
      <w:r w:rsidR="003E5237" w:rsidRPr="00682BBA">
        <w:rPr>
          <w:rFonts w:ascii="Times New Roman" w:hAnsi="Times New Roman" w:cs="Times New Roman"/>
          <w:sz w:val="24"/>
          <w:szCs w:val="24"/>
        </w:rPr>
        <w:t xml:space="preserve"> of water w</w:t>
      </w:r>
      <w:r w:rsidR="0057628A" w:rsidRPr="00682BBA">
        <w:rPr>
          <w:rFonts w:ascii="Times New Roman" w:hAnsi="Times New Roman" w:cs="Times New Roman"/>
          <w:sz w:val="24"/>
          <w:szCs w:val="24"/>
        </w:rPr>
        <w:t>ere</w:t>
      </w:r>
      <w:r w:rsidR="003E5237" w:rsidRPr="00682BBA">
        <w:rPr>
          <w:rFonts w:ascii="Times New Roman" w:hAnsi="Times New Roman" w:cs="Times New Roman"/>
          <w:sz w:val="24"/>
          <w:szCs w:val="24"/>
        </w:rPr>
        <w:t xml:space="preserve"> multiplied by </w:t>
      </w:r>
      <w:r w:rsidR="0057628A" w:rsidRPr="00682BBA">
        <w:rPr>
          <w:rFonts w:ascii="Times New Roman" w:hAnsi="Times New Roman" w:cs="Times New Roman"/>
          <w:sz w:val="24"/>
          <w:szCs w:val="24"/>
        </w:rPr>
        <w:t>inflow</w:t>
      </w:r>
      <w:ins w:id="729" w:author="Marques Mendonca, Raissa" w:date="2026-09-15T10:03:00Z" w16du:dateUtc="2026-09-15T14:03:00Z">
        <w:r w:rsidR="00467F10">
          <w:rPr>
            <w:rFonts w:ascii="Times New Roman" w:hAnsi="Times New Roman" w:cs="Times New Roman"/>
            <w:sz w:val="24"/>
            <w:szCs w:val="24"/>
          </w:rPr>
          <w:t>ing</w:t>
        </w:r>
      </w:ins>
      <w:r w:rsidR="0057628A" w:rsidRPr="00682BBA">
        <w:rPr>
          <w:rFonts w:ascii="Times New Roman" w:hAnsi="Times New Roman" w:cs="Times New Roman"/>
          <w:sz w:val="24"/>
          <w:szCs w:val="24"/>
        </w:rPr>
        <w:t xml:space="preserve"> and outflowing </w:t>
      </w:r>
      <w:ins w:id="730" w:author="Marques Mendonca, Raissa" w:date="2026-09-15T10:03:00Z" w16du:dateUtc="2026-09-15T14:03:00Z">
        <w:r w:rsidR="00E70152">
          <w:rPr>
            <w:rFonts w:ascii="Times New Roman" w:hAnsi="Times New Roman" w:cs="Times New Roman"/>
            <w:sz w:val="24"/>
            <w:szCs w:val="24"/>
          </w:rPr>
          <w:t xml:space="preserve">nutrient </w:t>
        </w:r>
      </w:ins>
      <w:r w:rsidR="003E5237" w:rsidRPr="00682BBA">
        <w:rPr>
          <w:rFonts w:ascii="Times New Roman" w:hAnsi="Times New Roman" w:cs="Times New Roman"/>
          <w:sz w:val="24"/>
          <w:szCs w:val="24"/>
        </w:rPr>
        <w:t>concentration</w:t>
      </w:r>
      <w:r w:rsidR="0057628A" w:rsidRPr="00682BBA">
        <w:rPr>
          <w:rFonts w:ascii="Times New Roman" w:hAnsi="Times New Roman" w:cs="Times New Roman"/>
          <w:sz w:val="24"/>
          <w:szCs w:val="24"/>
        </w:rPr>
        <w:t xml:space="preserve">s for each wetland. </w:t>
      </w:r>
      <w:ins w:id="731" w:author="Anderson, Kenneth" w:date="2026-10-05T15:42:00Z" w16du:dateUtc="2026-10-05T19:42:00Z">
        <w:r w:rsidR="00623AC5">
          <w:rPr>
            <w:rFonts w:ascii="Times New Roman" w:hAnsi="Times New Roman" w:cs="Times New Roman"/>
            <w:sz w:val="24"/>
            <w:szCs w:val="24"/>
          </w:rPr>
          <w:t>We describe a</w:t>
        </w:r>
        <w:r w:rsidR="009B66D9">
          <w:rPr>
            <w:rFonts w:ascii="Times New Roman" w:hAnsi="Times New Roman" w:cs="Times New Roman"/>
            <w:sz w:val="24"/>
            <w:szCs w:val="24"/>
          </w:rPr>
          <w:t>ny negative values for nutrient retention as nutrient release.</w:t>
        </w:r>
      </w:ins>
    </w:p>
    <w:p w14:paraId="542FBD96" w14:textId="77777777" w:rsidR="00B21EC9" w:rsidRPr="00682BBA" w:rsidRDefault="00B21EC9" w:rsidP="00363C49">
      <w:pPr>
        <w:spacing w:line="480" w:lineRule="auto"/>
        <w:ind w:firstLine="720"/>
        <w:rPr>
          <w:ins w:id="732" w:author="Anderson, Kenneth" w:date="2026-09-28T10:45:00Z" w16du:dateUtc="2026-09-28T14:45:00Z"/>
          <w:rFonts w:ascii="Times New Roman" w:hAnsi="Times New Roman" w:cs="Times New Roman"/>
          <w:sz w:val="24"/>
          <w:szCs w:val="24"/>
        </w:rPr>
      </w:pPr>
    </w:p>
    <w:p w14:paraId="4688F4B7" w14:textId="77777777" w:rsidR="00B21EC9" w:rsidRPr="00682BBA" w:rsidRDefault="00011FA7" w:rsidP="00B21EC9">
      <w:pPr>
        <w:spacing w:line="480" w:lineRule="auto"/>
        <w:ind w:firstLine="720"/>
        <w:rPr>
          <w:ins w:id="733" w:author="Anderson, Kenneth" w:date="2026-09-28T10:45:00Z" w16du:dateUtc="2026-09-28T14:45:00Z"/>
          <w:rFonts w:ascii="Times New Roman" w:eastAsiaTheme="minorEastAsia" w:hAnsi="Times New Roman" w:cs="Times New Roman"/>
          <w:sz w:val="24"/>
          <w:szCs w:val="24"/>
        </w:rPr>
      </w:pPr>
      <w:commentRangeStart w:id="734"/>
      <m:oMath>
        <m:r>
          <w:ins w:id="735" w:author="Anderson, Kenneth" w:date="2026-09-28T10:45:00Z" w16du:dateUtc="2026-09-28T14:45:00Z">
            <w:rPr>
              <w:rFonts w:ascii="Cambria Math" w:hAnsi="Cambria Math" w:cs="Times New Roman"/>
              <w:sz w:val="24"/>
              <w:szCs w:val="24"/>
            </w:rPr>
            <m:t>Nutrient load in=inflowing concentration x inflowing volume</m:t>
          </w:ins>
        </m:r>
      </m:oMath>
      <w:commentRangeEnd w:id="734"/>
      <w:r w:rsidR="00CF49A1" w:rsidRPr="00682BBA">
        <w:rPr>
          <w:rStyle w:val="CommentReference"/>
          <w:rFonts w:ascii="Times New Roman" w:eastAsiaTheme="minorEastAsia" w:hAnsi="Times New Roman" w:cs="Times New Roman"/>
          <w:sz w:val="24"/>
          <w:szCs w:val="24"/>
        </w:rPr>
        <w:commentReference w:id="734"/>
      </w:r>
    </w:p>
    <w:p w14:paraId="0F20E66D" w14:textId="77777777" w:rsidR="00B21EC9" w:rsidRPr="00682BBA" w:rsidRDefault="00011FA7" w:rsidP="00B21EC9">
      <w:pPr>
        <w:spacing w:line="480" w:lineRule="auto"/>
        <w:ind w:firstLine="720"/>
        <w:rPr>
          <w:ins w:id="736" w:author="Anderson, Kenneth" w:date="2026-09-28T10:45:00Z" w16du:dateUtc="2026-09-28T14:45:00Z"/>
          <w:rFonts w:ascii="Times New Roman" w:eastAsiaTheme="minorEastAsia" w:hAnsi="Times New Roman" w:cs="Times New Roman"/>
          <w:sz w:val="24"/>
          <w:szCs w:val="24"/>
        </w:rPr>
      </w:pPr>
      <m:oMathPara>
        <m:oMath>
          <m:r>
            <w:ins w:id="737" w:author="Anderson, Kenneth" w:date="2026-09-28T10:45:00Z" w16du:dateUtc="2026-09-28T14:45:00Z">
              <w:rPr>
                <w:rFonts w:ascii="Cambria Math" w:eastAsiaTheme="minorEastAsia" w:hAnsi="Cambria Math" w:cs="Times New Roman"/>
                <w:sz w:val="24"/>
                <w:szCs w:val="24"/>
              </w:rPr>
              <m:t>Nutrient load out=outflowing concentration x outflowing volume</m:t>
            </w:ins>
          </m:r>
        </m:oMath>
      </m:oMathPara>
    </w:p>
    <w:p w14:paraId="6870108F" w14:textId="0D801206" w:rsidR="006C3372" w:rsidRPr="00B21EC9" w:rsidRDefault="00011FA7" w:rsidP="00363C49">
      <w:pPr>
        <w:spacing w:line="480" w:lineRule="auto"/>
        <w:ind w:firstLine="720"/>
        <w:rPr>
          <w:del w:id="738" w:author="Anderson, Kenneth" w:date="2026-09-28T10:45:00Z" w16du:dateUtc="2026-09-28T14:45:00Z"/>
          <w:rFonts w:ascii="Times New Roman" w:hAnsi="Times New Roman" w:cs="Times New Roman"/>
          <w:sz w:val="24"/>
          <w:szCs w:val="24"/>
          <w:rPrChange w:id="739" w:author="Anderson, Kenneth" w:date="2026-09-28T12:30:00Z" w16du:dateUtc="2026-09-28T16:30:00Z">
            <w:rPr>
              <w:del w:id="740" w:author="Anderson, Kenneth" w:date="2026-09-28T10:45:00Z" w16du:dateUtc="2026-09-28T14:45:00Z"/>
              <w:rFonts w:ascii="Times New Roman" w:eastAsiaTheme="minorEastAsia" w:hAnsi="Times New Roman" w:cs="Times New Roman"/>
              <w:sz w:val="24"/>
              <w:szCs w:val="24"/>
            </w:rPr>
          </w:rPrChange>
        </w:rPr>
      </w:pPr>
      <m:oMath>
        <m:r>
          <w:ins w:id="741" w:author="Anderson, Kenneth" w:date="2026-09-28T10:45:00Z" w16du:dateUtc="2026-09-28T14:45:00Z">
            <w:rPr>
              <w:rFonts w:ascii="Cambria Math" w:hAnsi="Cambria Math" w:cs="Times New Roman"/>
              <w:sz w:val="24"/>
              <w:szCs w:val="24"/>
            </w:rPr>
            <m:t>Nutrient retention=Nutrient load in-Nutrient load out</m:t>
          </w:ins>
        </m:r>
      </m:oMath>
      <w:commentRangeStart w:id="742"/>
      <w:commentRangeStart w:id="743"/>
      <w:commentRangeStart w:id="744"/>
      <w:commentRangeStart w:id="745"/>
      <w:commentRangeEnd w:id="742"/>
      <w:r w:rsidR="006C3372" w:rsidRPr="00B21EC9">
        <w:rPr>
          <w:rStyle w:val="CommentReference"/>
          <w:rFonts w:ascii="Times New Roman" w:hAnsi="Times New Roman" w:cs="Times New Roman"/>
          <w:sz w:val="24"/>
          <w:szCs w:val="24"/>
          <w:rPrChange w:id="746" w:author="Anderson, Kenneth" w:date="2026-09-28T12:30:00Z" w16du:dateUtc="2026-09-28T16:30:00Z">
            <w:rPr>
              <w:rStyle w:val="CommentReference"/>
              <w:rFonts w:ascii="Times New Roman" w:eastAsiaTheme="minorEastAsia" w:hAnsi="Times New Roman" w:cs="Times New Roman"/>
              <w:sz w:val="24"/>
              <w:szCs w:val="24"/>
            </w:rPr>
          </w:rPrChange>
        </w:rPr>
        <w:commentReference w:id="742"/>
      </w:r>
      <w:commentRangeEnd w:id="743"/>
      <w:r w:rsidRPr="00B21EC9">
        <w:rPr>
          <w:rStyle w:val="CommentReference"/>
          <w:rFonts w:ascii="Times New Roman" w:hAnsi="Times New Roman" w:cs="Times New Roman"/>
          <w:sz w:val="24"/>
          <w:szCs w:val="24"/>
          <w:rPrChange w:id="747" w:author="Anderson, Kenneth" w:date="2026-09-28T12:30:00Z" w16du:dateUtc="2026-09-28T16:30:00Z">
            <w:rPr>
              <w:rStyle w:val="CommentReference"/>
              <w:rFonts w:ascii="Times New Roman" w:eastAsiaTheme="minorEastAsia" w:hAnsi="Times New Roman" w:cs="Times New Roman"/>
              <w:sz w:val="24"/>
              <w:szCs w:val="24"/>
            </w:rPr>
          </w:rPrChange>
        </w:rPr>
        <w:commentReference w:id="743"/>
      </w:r>
      <w:commentRangeEnd w:id="744"/>
      <w:r w:rsidRPr="00B21EC9">
        <w:rPr>
          <w:rStyle w:val="CommentReference"/>
          <w:rFonts w:ascii="Times New Roman" w:hAnsi="Times New Roman" w:cs="Times New Roman"/>
          <w:sz w:val="24"/>
          <w:szCs w:val="24"/>
          <w:rPrChange w:id="748" w:author="Anderson, Kenneth" w:date="2026-09-28T12:30:00Z" w16du:dateUtc="2026-09-28T16:30:00Z">
            <w:rPr>
              <w:rStyle w:val="CommentReference"/>
              <w:rFonts w:ascii="Times New Roman" w:eastAsiaTheme="minorEastAsia" w:hAnsi="Times New Roman" w:cs="Times New Roman"/>
              <w:sz w:val="24"/>
              <w:szCs w:val="24"/>
            </w:rPr>
          </w:rPrChange>
        </w:rPr>
        <w:commentReference w:id="744"/>
      </w:r>
      <w:commentRangeEnd w:id="745"/>
      <w:r w:rsidRPr="00B21EC9">
        <w:rPr>
          <w:rStyle w:val="CommentReference"/>
          <w:rFonts w:ascii="Times New Roman" w:hAnsi="Times New Roman" w:cs="Times New Roman"/>
          <w:sz w:val="24"/>
          <w:szCs w:val="24"/>
          <w:rPrChange w:id="750" w:author="Anderson, Kenneth" w:date="2026-09-28T12:30:00Z" w16du:dateUtc="2026-09-28T16:30:00Z">
            <w:rPr>
              <w:rStyle w:val="CommentReference"/>
              <w:rFonts w:ascii="Times New Roman" w:eastAsiaTheme="minorEastAsia" w:hAnsi="Times New Roman" w:cs="Times New Roman"/>
              <w:sz w:val="24"/>
              <w:szCs w:val="24"/>
            </w:rPr>
          </w:rPrChange>
        </w:rPr>
        <w:commentReference w:id="745"/>
      </w:r>
    </w:p>
    <w:p w14:paraId="14D7357D" w14:textId="6BA28289" w:rsidR="006C3372" w:rsidRPr="00682BBA" w:rsidRDefault="006C3372">
      <w:pPr>
        <w:spacing w:line="480" w:lineRule="auto"/>
        <w:rPr>
          <w:del w:id="751" w:author="Anderson, Kenneth" w:date="2026-09-28T10:45:00Z" w16du:dateUtc="2026-09-28T14:45:00Z"/>
          <w:rFonts w:ascii="Times New Roman" w:eastAsiaTheme="minorEastAsia" w:hAnsi="Times New Roman" w:cs="Times New Roman"/>
          <w:sz w:val="24"/>
          <w:szCs w:val="24"/>
        </w:rPr>
        <w:pPrChange w:id="752" w:author="Anderson, Kenneth" w:date="2026-09-28T12:30:00Z" w16du:dateUtc="2026-09-28T16:30:00Z">
          <w:pPr>
            <w:spacing w:line="480" w:lineRule="auto"/>
            <w:ind w:firstLine="720"/>
          </w:pPr>
        </w:pPrChange>
      </w:pPr>
    </w:p>
    <w:p w14:paraId="3D6FDFFD" w14:textId="421DBFF1" w:rsidR="009801CA" w:rsidRPr="00682BBA" w:rsidRDefault="009801CA">
      <w:pPr>
        <w:tabs>
          <w:tab w:val="left" w:pos="3617"/>
        </w:tabs>
        <w:spacing w:line="480" w:lineRule="auto"/>
        <w:rPr>
          <w:rFonts w:ascii="Times New Roman" w:hAnsi="Times New Roman" w:cs="Times New Roman"/>
          <w:sz w:val="24"/>
          <w:szCs w:val="24"/>
        </w:rPr>
        <w:pPrChange w:id="753" w:author="Anderson, Kenneth" w:date="2026-09-28T12:30:00Z" w16du:dateUtc="2026-09-28T16:30:00Z">
          <w:pPr>
            <w:spacing w:line="480" w:lineRule="auto"/>
            <w:ind w:firstLine="720"/>
          </w:pPr>
        </w:pPrChange>
      </w:pPr>
    </w:p>
    <w:p w14:paraId="6A2BC575" w14:textId="549BEA2C" w:rsidR="00933CF6" w:rsidRPr="00682BBA" w:rsidRDefault="00D9664D"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We calculated the nutrient retention </w:t>
      </w:r>
      <w:r w:rsidR="00E03034" w:rsidRPr="00682BBA">
        <w:rPr>
          <w:rFonts w:ascii="Times New Roman" w:hAnsi="Times New Roman" w:cs="Times New Roman"/>
          <w:sz w:val="24"/>
          <w:szCs w:val="24"/>
        </w:rPr>
        <w:t xml:space="preserve">for </w:t>
      </w:r>
      <w:r w:rsidR="00E03034" w:rsidRPr="00682BBA" w:rsidDel="00713CFE">
        <w:rPr>
          <w:rFonts w:ascii="Times New Roman" w:hAnsi="Times New Roman" w:cs="Times New Roman"/>
          <w:sz w:val="24"/>
          <w:szCs w:val="24"/>
        </w:rPr>
        <w:t>2</w:t>
      </w:r>
      <w:r w:rsidR="00E03034" w:rsidRPr="00682BBA">
        <w:rPr>
          <w:rFonts w:ascii="Times New Roman" w:hAnsi="Times New Roman" w:cs="Times New Roman"/>
          <w:sz w:val="24"/>
          <w:szCs w:val="24"/>
        </w:rPr>
        <w:t>4</w:t>
      </w:r>
      <w:r w:rsidR="00E03034" w:rsidRPr="00682BBA" w:rsidDel="00713CFE">
        <w:rPr>
          <w:rFonts w:ascii="Times New Roman" w:hAnsi="Times New Roman" w:cs="Times New Roman"/>
          <w:sz w:val="24"/>
          <w:szCs w:val="24"/>
        </w:rPr>
        <w:t xml:space="preserve"> </w:t>
      </w:r>
      <w:r w:rsidR="7E3E643F" w:rsidRPr="5FF1D785">
        <w:rPr>
          <w:rFonts w:ascii="Times New Roman" w:hAnsi="Times New Roman" w:cs="Times New Roman"/>
          <w:sz w:val="24"/>
          <w:szCs w:val="24"/>
        </w:rPr>
        <w:t>wetland</w:t>
      </w:r>
      <w:ins w:id="754" w:author="Anderson, Kenneth" w:date="2026-09-15T09:49:00Z" w16du:dateUtc="2026-09-15T13:49:00Z">
        <w:r w:rsidR="00C555FB">
          <w:rPr>
            <w:rFonts w:ascii="Times New Roman" w:hAnsi="Times New Roman" w:cs="Times New Roman"/>
            <w:sz w:val="24"/>
            <w:szCs w:val="24"/>
          </w:rPr>
          <w:t>s</w:t>
        </w:r>
      </w:ins>
      <w:r w:rsidR="00E03034" w:rsidRPr="00682BBA" w:rsidDel="00713CFE">
        <w:rPr>
          <w:rFonts w:ascii="Times New Roman" w:hAnsi="Times New Roman" w:cs="Times New Roman"/>
          <w:sz w:val="24"/>
          <w:szCs w:val="24"/>
        </w:rPr>
        <w:t xml:space="preserve"> </w:t>
      </w:r>
      <w:del w:id="755" w:author="Anderson, Kenneth" w:date="2026-09-15T09:49:00Z" w16du:dateUtc="2026-09-15T13:49:00Z">
        <w:r w:rsidR="00E03034" w:rsidRPr="00682BBA" w:rsidDel="00713CFE">
          <w:rPr>
            <w:rFonts w:ascii="Times New Roman" w:hAnsi="Times New Roman" w:cs="Times New Roman"/>
            <w:sz w:val="24"/>
            <w:szCs w:val="24"/>
          </w:rPr>
          <w:delText>Projects</w:delText>
        </w:r>
        <w:r w:rsidR="00E03034" w:rsidRPr="00682BBA">
          <w:rPr>
            <w:rFonts w:ascii="Times New Roman" w:hAnsi="Times New Roman" w:cs="Times New Roman"/>
            <w:sz w:val="24"/>
            <w:szCs w:val="24"/>
          </w:rPr>
          <w:delText xml:space="preserve"> </w:delText>
        </w:r>
      </w:del>
      <w:r w:rsidR="00E03034" w:rsidRPr="00682BBA">
        <w:rPr>
          <w:rFonts w:ascii="Times New Roman" w:hAnsi="Times New Roman" w:cs="Times New Roman"/>
          <w:sz w:val="24"/>
          <w:szCs w:val="24"/>
        </w:rPr>
        <w:t>from 2021 to 2025</w:t>
      </w:r>
      <w:r w:rsidR="00E03034" w:rsidRPr="00682BBA" w:rsidDel="00713CFE">
        <w:rPr>
          <w:rFonts w:ascii="Times New Roman" w:hAnsi="Times New Roman" w:cs="Times New Roman"/>
          <w:sz w:val="24"/>
          <w:szCs w:val="24"/>
        </w:rPr>
        <w:t xml:space="preserve">, </w:t>
      </w:r>
      <w:ins w:id="756" w:author="Marques Mendonca, Raissa" w:date="2026-09-15T10:04:00Z" w16du:dateUtc="2026-09-15T14:04:00Z">
        <w:r w:rsidR="007C5E00">
          <w:rPr>
            <w:rFonts w:ascii="Times New Roman" w:hAnsi="Times New Roman" w:cs="Times New Roman"/>
            <w:sz w:val="24"/>
            <w:szCs w:val="24"/>
          </w:rPr>
          <w:t>for a total of</w:t>
        </w:r>
      </w:ins>
      <w:del w:id="757" w:author="Marques Mendonca, Raissa" w:date="2026-09-15T10:04:00Z" w16du:dateUtc="2026-09-15T14:04:00Z">
        <w:r w:rsidR="00E03034" w:rsidRPr="00682BBA">
          <w:rPr>
            <w:rFonts w:ascii="Times New Roman" w:hAnsi="Times New Roman" w:cs="Times New Roman"/>
            <w:sz w:val="24"/>
            <w:szCs w:val="24"/>
          </w:rPr>
          <w:delText>totaling</w:delText>
        </w:r>
      </w:del>
      <w:r w:rsidR="00E03034" w:rsidRPr="00682BBA" w:rsidDel="00713CFE">
        <w:rPr>
          <w:rFonts w:ascii="Times New Roman" w:hAnsi="Times New Roman" w:cs="Times New Roman"/>
          <w:sz w:val="24"/>
          <w:szCs w:val="24"/>
        </w:rPr>
        <w:t xml:space="preserve"> 44 </w:t>
      </w:r>
      <w:del w:id="758" w:author="Lauren N Brown" w:date="2026-09-29T13:29:00Z" w16du:dateUtc="2026-09-29T17:29:00Z">
        <w:r w:rsidR="00E03034" w:rsidRPr="00682BBA" w:rsidDel="00713CFE">
          <w:rPr>
            <w:rFonts w:ascii="Times New Roman" w:hAnsi="Times New Roman" w:cs="Times New Roman"/>
            <w:sz w:val="24"/>
            <w:szCs w:val="24"/>
          </w:rPr>
          <w:delText>year and wetland combinations</w:delText>
        </w:r>
      </w:del>
      <w:ins w:id="759" w:author="Lauren N Brown" w:date="2026-09-29T13:29:00Z" w16du:dateUtc="2026-09-29T17:29:00Z">
        <w:r w:rsidR="002D2CAE">
          <w:rPr>
            <w:rFonts w:ascii="Times New Roman" w:hAnsi="Times New Roman" w:cs="Times New Roman"/>
            <w:sz w:val="24"/>
            <w:szCs w:val="24"/>
          </w:rPr>
          <w:t>annual retention scenarios</w:t>
        </w:r>
      </w:ins>
      <w:r w:rsidR="00E03034" w:rsidRPr="00682BBA" w:rsidDel="00713CFE">
        <w:rPr>
          <w:rFonts w:ascii="Times New Roman" w:hAnsi="Times New Roman" w:cs="Times New Roman"/>
          <w:sz w:val="24"/>
          <w:szCs w:val="24"/>
        </w:rPr>
        <w:t>.</w:t>
      </w:r>
      <w:r w:rsidR="00E03034" w:rsidRPr="00682BBA">
        <w:rPr>
          <w:rFonts w:ascii="Times New Roman" w:hAnsi="Times New Roman" w:cs="Times New Roman"/>
          <w:sz w:val="24"/>
          <w:szCs w:val="24"/>
        </w:rPr>
        <w:t xml:space="preserve"> </w:t>
      </w:r>
      <w:ins w:id="760" w:author="Marques Mendonca, Raissa" w:date="2026-09-15T10:06:00Z" w16du:dateUtc="2026-09-15T14:06:00Z">
        <w:r w:rsidR="0058652A">
          <w:rPr>
            <w:rFonts w:ascii="Times New Roman" w:hAnsi="Times New Roman" w:cs="Times New Roman"/>
            <w:sz w:val="24"/>
            <w:szCs w:val="24"/>
          </w:rPr>
          <w:t>Mon</w:t>
        </w:r>
      </w:ins>
      <w:ins w:id="761" w:author="Marques Mendonca, Raissa" w:date="2026-09-15T10:07:00Z" w16du:dateUtc="2026-09-15T14:07:00Z">
        <w:r w:rsidR="0058652A">
          <w:rPr>
            <w:rFonts w:ascii="Times New Roman" w:hAnsi="Times New Roman" w:cs="Times New Roman"/>
            <w:sz w:val="24"/>
            <w:szCs w:val="24"/>
          </w:rPr>
          <w:t>itoring efforts at e</w:t>
        </w:r>
      </w:ins>
      <w:del w:id="762" w:author="Marques Mendonca, Raissa" w:date="2026-09-15T10:07:00Z" w16du:dateUtc="2026-09-15T14:07:00Z">
        <w:r w:rsidR="008D5871" w:rsidRPr="00682BBA">
          <w:rPr>
            <w:rFonts w:ascii="Times New Roman" w:hAnsi="Times New Roman" w:cs="Times New Roman"/>
            <w:sz w:val="24"/>
            <w:szCs w:val="24"/>
          </w:rPr>
          <w:delText>E</w:delText>
        </w:r>
      </w:del>
      <w:r w:rsidR="008D5871" w:rsidRPr="00682BBA">
        <w:rPr>
          <w:rFonts w:ascii="Times New Roman" w:hAnsi="Times New Roman" w:cs="Times New Roman"/>
          <w:sz w:val="24"/>
          <w:szCs w:val="24"/>
        </w:rPr>
        <w:t>ach wetla</w:t>
      </w:r>
      <w:r w:rsidR="00DF5BAB" w:rsidRPr="00682BBA">
        <w:rPr>
          <w:rFonts w:ascii="Times New Roman" w:hAnsi="Times New Roman" w:cs="Times New Roman"/>
          <w:sz w:val="24"/>
          <w:szCs w:val="24"/>
        </w:rPr>
        <w:t xml:space="preserve">nd </w:t>
      </w:r>
      <w:del w:id="763" w:author="Anderson, Kenneth" w:date="2026-09-15T09:49:00Z" w16du:dateUtc="2026-09-15T13:49:00Z">
        <w:r w:rsidR="00DF5BAB" w:rsidRPr="00682BBA">
          <w:rPr>
            <w:rFonts w:ascii="Times New Roman" w:hAnsi="Times New Roman" w:cs="Times New Roman"/>
            <w:sz w:val="24"/>
            <w:szCs w:val="24"/>
          </w:rPr>
          <w:delText xml:space="preserve">Project </w:delText>
        </w:r>
      </w:del>
      <w:del w:id="764" w:author="Marques Mendonca, Raissa" w:date="2026-09-15T10:07:00Z" w16du:dateUtc="2026-09-15T14:07:00Z">
        <w:r w:rsidR="1A3E9266" w:rsidRPr="5FF1D785">
          <w:rPr>
            <w:rFonts w:ascii="Times New Roman" w:hAnsi="Times New Roman" w:cs="Times New Roman"/>
            <w:sz w:val="24"/>
            <w:szCs w:val="24"/>
          </w:rPr>
          <w:delText>has</w:delText>
        </w:r>
      </w:del>
      <w:ins w:id="765" w:author="Winston, Ryan" w:date="2026-09-14T20:56:00Z" w16du:dateUtc="2026-09-14T20:56:10Z">
        <w:del w:id="766" w:author="Marques Mendonca, Raissa" w:date="2026-09-15T10:07:00Z" w16du:dateUtc="2026-09-15T14:07:00Z">
          <w:r w:rsidR="62FE5BA7" w:rsidRPr="629EC315">
            <w:rPr>
              <w:rFonts w:ascii="Times New Roman" w:hAnsi="Times New Roman" w:cs="Times New Roman"/>
              <w:sz w:val="24"/>
              <w:szCs w:val="24"/>
            </w:rPr>
            <w:delText>d</w:delText>
          </w:r>
        </w:del>
      </w:ins>
      <w:del w:id="767" w:author="Marques Mendonca, Raissa" w:date="2026-09-15T10:07:00Z" w16du:dateUtc="2026-09-15T14:07:00Z">
        <w:r w:rsidR="003C0D98" w:rsidRPr="00682BBA">
          <w:rPr>
            <w:rFonts w:ascii="Times New Roman" w:hAnsi="Times New Roman" w:cs="Times New Roman"/>
            <w:sz w:val="24"/>
            <w:szCs w:val="24"/>
          </w:rPr>
          <w:delText xml:space="preserve"> </w:delText>
        </w:r>
        <w:commentRangeStart w:id="768"/>
        <w:r w:rsidR="003C0D98" w:rsidRPr="00682BBA">
          <w:rPr>
            <w:rFonts w:ascii="Times New Roman" w:hAnsi="Times New Roman" w:cs="Times New Roman"/>
            <w:sz w:val="24"/>
            <w:szCs w:val="24"/>
          </w:rPr>
          <w:delText>bespoke</w:delText>
        </w:r>
      </w:del>
      <w:commentRangeEnd w:id="768"/>
      <w:r w:rsidR="00280CE7" w:rsidRPr="00682BBA">
        <w:rPr>
          <w:rStyle w:val="CommentReference"/>
          <w:rFonts w:ascii="Times New Roman" w:hAnsi="Times New Roman" w:cs="Times New Roman"/>
          <w:sz w:val="24"/>
          <w:szCs w:val="24"/>
        </w:rPr>
        <w:commentReference w:id="768"/>
      </w:r>
      <w:del w:id="769" w:author="Marques Mendonca, Raissa" w:date="2026-09-15T10:07:00Z" w16du:dateUtc="2026-09-15T14:07:00Z">
        <w:r w:rsidR="003C0D98" w:rsidRPr="00682BBA">
          <w:rPr>
            <w:rFonts w:ascii="Times New Roman" w:hAnsi="Times New Roman" w:cs="Times New Roman"/>
            <w:sz w:val="24"/>
            <w:szCs w:val="24"/>
          </w:rPr>
          <w:delText xml:space="preserve"> monitoring to </w:delText>
        </w:r>
      </w:del>
      <w:r w:rsidR="1A3E9266" w:rsidRPr="5FF1D785">
        <w:rPr>
          <w:rFonts w:ascii="Times New Roman" w:hAnsi="Times New Roman" w:cs="Times New Roman"/>
          <w:sz w:val="24"/>
          <w:szCs w:val="24"/>
        </w:rPr>
        <w:t>account</w:t>
      </w:r>
      <w:ins w:id="770" w:author="Marques Mendonca, Raissa" w:date="2026-09-15T10:07:00Z" w16du:dateUtc="2026-09-15T14:07:00Z">
        <w:r w:rsidR="0058652A">
          <w:rPr>
            <w:rFonts w:ascii="Times New Roman" w:hAnsi="Times New Roman" w:cs="Times New Roman"/>
            <w:sz w:val="24"/>
            <w:szCs w:val="24"/>
          </w:rPr>
          <w:t>ed</w:t>
        </w:r>
      </w:ins>
      <w:r w:rsidR="003C0D98" w:rsidRPr="00682BBA">
        <w:rPr>
          <w:rFonts w:ascii="Times New Roman" w:hAnsi="Times New Roman" w:cs="Times New Roman"/>
          <w:sz w:val="24"/>
          <w:szCs w:val="24"/>
        </w:rPr>
        <w:t xml:space="preserve"> for </w:t>
      </w:r>
      <w:r w:rsidR="00573CDF" w:rsidRPr="00682BBA">
        <w:rPr>
          <w:rFonts w:ascii="Times New Roman" w:hAnsi="Times New Roman" w:cs="Times New Roman"/>
          <w:sz w:val="24"/>
          <w:szCs w:val="24"/>
        </w:rPr>
        <w:t>individuality</w:t>
      </w:r>
      <w:r w:rsidR="003C0D98" w:rsidRPr="00682BBA">
        <w:rPr>
          <w:rFonts w:ascii="Times New Roman" w:hAnsi="Times New Roman" w:cs="Times New Roman"/>
          <w:sz w:val="24"/>
          <w:szCs w:val="24"/>
        </w:rPr>
        <w:t xml:space="preserve"> of the wetland</w:t>
      </w:r>
      <w:ins w:id="771" w:author="Marques Mendonca, Raissa" w:date="2026-09-15T10:13:00Z" w16du:dateUtc="2026-09-15T14:13:00Z">
        <w:r w:rsidR="000F1B71">
          <w:rPr>
            <w:rFonts w:ascii="Times New Roman" w:hAnsi="Times New Roman" w:cs="Times New Roman"/>
            <w:sz w:val="24"/>
            <w:szCs w:val="24"/>
          </w:rPr>
          <w:t xml:space="preserve">, </w:t>
        </w:r>
      </w:ins>
      <w:del w:id="772" w:author="Marques Mendonca, Raissa" w:date="2026-09-15T10:13:00Z" w16du:dateUtc="2026-09-15T14:13:00Z">
        <w:r w:rsidR="003C0D98" w:rsidRPr="00682BBA">
          <w:rPr>
            <w:rFonts w:ascii="Times New Roman" w:hAnsi="Times New Roman" w:cs="Times New Roman"/>
            <w:sz w:val="24"/>
            <w:szCs w:val="24"/>
          </w:rPr>
          <w:delText xml:space="preserve"> and </w:delText>
        </w:r>
      </w:del>
      <w:r w:rsidR="003C0D98" w:rsidRPr="00682BBA">
        <w:rPr>
          <w:rFonts w:ascii="Times New Roman" w:hAnsi="Times New Roman" w:cs="Times New Roman"/>
          <w:sz w:val="24"/>
          <w:szCs w:val="24"/>
        </w:rPr>
        <w:t>logistical</w:t>
      </w:r>
      <w:commentRangeStart w:id="773"/>
      <w:r w:rsidR="003C0D98" w:rsidRPr="00682BBA">
        <w:rPr>
          <w:rFonts w:ascii="Times New Roman" w:hAnsi="Times New Roman" w:cs="Times New Roman"/>
          <w:sz w:val="24"/>
          <w:szCs w:val="24"/>
        </w:rPr>
        <w:t xml:space="preserve"> constraints</w:t>
      </w:r>
      <w:ins w:id="774" w:author="Marques Mendonca, Raissa" w:date="2026-09-15T10:13:00Z" w16du:dateUtc="2026-09-15T14:13:00Z">
        <w:r w:rsidR="000F1B71">
          <w:rPr>
            <w:rFonts w:ascii="Times New Roman" w:hAnsi="Times New Roman" w:cs="Times New Roman"/>
            <w:sz w:val="24"/>
            <w:szCs w:val="24"/>
          </w:rPr>
          <w:t>,</w:t>
        </w:r>
      </w:ins>
      <w:r w:rsidR="003C0D98" w:rsidRPr="00682BBA">
        <w:rPr>
          <w:rFonts w:ascii="Times New Roman" w:hAnsi="Times New Roman" w:cs="Times New Roman"/>
          <w:sz w:val="24"/>
          <w:szCs w:val="24"/>
        </w:rPr>
        <w:t xml:space="preserve"> </w:t>
      </w:r>
      <w:del w:id="775" w:author="Anderson, Kenneth" w:date="2026-09-15T09:41:00Z" w16du:dateUtc="2026-09-15T13:41:00Z">
        <w:r w:rsidR="003C0D98" w:rsidRPr="00682BBA">
          <w:rPr>
            <w:rFonts w:ascii="Times New Roman" w:hAnsi="Times New Roman" w:cs="Times New Roman"/>
            <w:sz w:val="24"/>
            <w:szCs w:val="24"/>
          </w:rPr>
          <w:delText>of the sampling crew</w:delText>
        </w:r>
        <w:commentRangeEnd w:id="773"/>
        <w:r w:rsidDel="006167B4">
          <w:rPr>
            <w:rStyle w:val="CommentReference"/>
            <w:rFonts w:ascii="Times New Roman" w:hAnsi="Times New Roman" w:cs="Times New Roman"/>
            <w:sz w:val="24"/>
            <w:szCs w:val="24"/>
          </w:rPr>
          <w:commentReference w:id="773"/>
        </w:r>
      </w:del>
      <w:ins w:id="776" w:author="Anderson, Kenneth" w:date="2026-09-15T09:41:00Z" w16du:dateUtc="2026-09-15T13:41:00Z">
        <w:r w:rsidR="006167B4">
          <w:rPr>
            <w:rFonts w:ascii="Times New Roman" w:hAnsi="Times New Roman" w:cs="Times New Roman"/>
            <w:sz w:val="24"/>
            <w:szCs w:val="24"/>
          </w:rPr>
          <w:t>and labor availability</w:t>
        </w:r>
      </w:ins>
      <w:r w:rsidR="1A3E9266" w:rsidRPr="5FF1D785">
        <w:rPr>
          <w:rFonts w:ascii="Times New Roman" w:hAnsi="Times New Roman" w:cs="Times New Roman"/>
          <w:sz w:val="24"/>
          <w:szCs w:val="24"/>
        </w:rPr>
        <w:t>.</w:t>
      </w:r>
      <w:r w:rsidR="003C0D98" w:rsidRPr="00682BBA">
        <w:rPr>
          <w:rFonts w:ascii="Times New Roman" w:hAnsi="Times New Roman" w:cs="Times New Roman"/>
          <w:sz w:val="24"/>
          <w:szCs w:val="24"/>
        </w:rPr>
        <w:t xml:space="preserve"> Specific details for each wetland are </w:t>
      </w:r>
      <w:del w:id="777" w:author="Marques Mendonca, Raissa" w:date="2026-09-15T10:20:00Z" w16du:dateUtc="2026-09-15T14:20:00Z">
        <w:r w:rsidR="003C0D98" w:rsidRPr="00682BBA">
          <w:rPr>
            <w:rFonts w:ascii="Times New Roman" w:hAnsi="Times New Roman" w:cs="Times New Roman"/>
            <w:sz w:val="24"/>
            <w:szCs w:val="24"/>
          </w:rPr>
          <w:delText xml:space="preserve">detailed </w:delText>
        </w:r>
      </w:del>
      <w:ins w:id="778" w:author="Marques Mendonca, Raissa" w:date="2026-09-15T10:20:00Z" w16du:dateUtc="2026-09-15T14:20:00Z">
        <w:r w:rsidR="003B275B">
          <w:rPr>
            <w:rFonts w:ascii="Times New Roman" w:hAnsi="Times New Roman" w:cs="Times New Roman"/>
            <w:sz w:val="24"/>
            <w:szCs w:val="24"/>
          </w:rPr>
          <w:t>described</w:t>
        </w:r>
        <w:r w:rsidR="1A3E9266" w:rsidRPr="5FF1D785">
          <w:rPr>
            <w:rFonts w:ascii="Times New Roman" w:hAnsi="Times New Roman" w:cs="Times New Roman"/>
            <w:sz w:val="24"/>
            <w:szCs w:val="24"/>
          </w:rPr>
          <w:t xml:space="preserve"> </w:t>
        </w:r>
      </w:ins>
      <w:r w:rsidR="003C0D98" w:rsidRPr="00682BBA">
        <w:rPr>
          <w:rFonts w:ascii="Times New Roman" w:hAnsi="Times New Roman" w:cs="Times New Roman"/>
          <w:sz w:val="24"/>
          <w:szCs w:val="24"/>
        </w:rPr>
        <w:t xml:space="preserve">in the supplemental material (SI: Nutrient budget methods). </w:t>
      </w:r>
      <w:commentRangeStart w:id="779"/>
      <w:ins w:id="780" w:author="Marques Mendonca, Raissa" w:date="2026-09-15T10:14:00Z" w16du:dateUtc="2026-09-15T14:14:00Z">
        <w:del w:id="781" w:author="Anderson, Kenneth" w:date="2026-10-01T11:32:00Z" w16du:dateUtc="2026-10-01T15:32:00Z">
          <w:r w:rsidR="00671C83" w:rsidDel="00C55162">
            <w:rPr>
              <w:rFonts w:ascii="Times New Roman" w:hAnsi="Times New Roman" w:cs="Times New Roman"/>
              <w:sz w:val="24"/>
              <w:szCs w:val="24"/>
            </w:rPr>
            <w:delText>C</w:delText>
          </w:r>
          <w:r w:rsidR="00671C83" w:rsidRPr="5FF1D785" w:rsidDel="00C55162">
            <w:rPr>
              <w:rFonts w:ascii="Times New Roman" w:hAnsi="Times New Roman" w:cs="Times New Roman"/>
              <w:sz w:val="24"/>
              <w:szCs w:val="24"/>
            </w:rPr>
            <w:delText>ontinuous</w:delText>
          </w:r>
        </w:del>
      </w:ins>
      <w:ins w:id="782" w:author="Anderson, Kenneth" w:date="2026-10-01T11:32:00Z" w16du:dateUtc="2026-10-01T15:32:00Z">
        <w:r w:rsidR="00C55162">
          <w:rPr>
            <w:rFonts w:ascii="Times New Roman" w:hAnsi="Times New Roman" w:cs="Times New Roman"/>
            <w:sz w:val="24"/>
            <w:szCs w:val="24"/>
          </w:rPr>
          <w:t>Cumulative monthly and annual</w:t>
        </w:r>
      </w:ins>
      <w:ins w:id="783" w:author="Marques Mendonca, Raissa" w:date="2026-09-15T10:14:00Z" w16du:dateUtc="2026-09-15T14:14:00Z">
        <w:r w:rsidR="00671C83" w:rsidRPr="5FF1D785">
          <w:rPr>
            <w:rFonts w:ascii="Times New Roman" w:hAnsi="Times New Roman" w:cs="Times New Roman"/>
            <w:sz w:val="24"/>
            <w:szCs w:val="24"/>
          </w:rPr>
          <w:t xml:space="preserve"> </w:t>
        </w:r>
      </w:ins>
      <w:commentRangeEnd w:id="779"/>
      <w:r w:rsidR="00092827" w:rsidRPr="5FF1D785">
        <w:rPr>
          <w:rStyle w:val="CommentReference"/>
          <w:rFonts w:ascii="Times New Roman" w:hAnsi="Times New Roman" w:cs="Times New Roman"/>
          <w:sz w:val="24"/>
          <w:szCs w:val="24"/>
        </w:rPr>
        <w:commentReference w:id="779"/>
      </w:r>
      <w:ins w:id="784" w:author="Marques Mendonca, Raissa" w:date="2026-09-15T10:14:00Z" w16du:dateUtc="2026-09-15T14:14:00Z">
        <w:r w:rsidR="00671C83" w:rsidRPr="5FF1D785">
          <w:rPr>
            <w:rFonts w:ascii="Times New Roman" w:hAnsi="Times New Roman" w:cs="Times New Roman"/>
            <w:sz w:val="24"/>
            <w:szCs w:val="24"/>
          </w:rPr>
          <w:t xml:space="preserve">water inflow </w:t>
        </w:r>
      </w:ins>
      <w:ins w:id="785" w:author="Marques Mendonca, Raissa" w:date="2026-09-15T10:25:00Z" w16du:dateUtc="2026-09-15T14:25:00Z">
        <w:r w:rsidR="00D84263">
          <w:rPr>
            <w:rFonts w:ascii="Times New Roman" w:hAnsi="Times New Roman" w:cs="Times New Roman"/>
            <w:sz w:val="24"/>
            <w:szCs w:val="24"/>
          </w:rPr>
          <w:t>and/or outflow</w:t>
        </w:r>
      </w:ins>
      <w:ins w:id="786" w:author="Marques Mendonca, Raissa" w:date="2026-09-15T10:14:00Z" w16du:dateUtc="2026-09-15T14:14:00Z">
        <w:r w:rsidR="00671C83" w:rsidRPr="5FF1D785">
          <w:rPr>
            <w:rFonts w:ascii="Times New Roman" w:hAnsi="Times New Roman" w:cs="Times New Roman"/>
            <w:sz w:val="24"/>
            <w:szCs w:val="24"/>
          </w:rPr>
          <w:t xml:space="preserve"> volume </w:t>
        </w:r>
      </w:ins>
      <w:del w:id="787" w:author="Marques Mendonca, Raissa" w:date="2026-09-15T10:14:00Z" w16du:dateUtc="2026-09-15T14:14:00Z">
        <w:r w:rsidR="000B5113" w:rsidRPr="00682BBA">
          <w:rPr>
            <w:rFonts w:ascii="Times New Roman" w:hAnsi="Times New Roman" w:cs="Times New Roman"/>
            <w:sz w:val="24"/>
            <w:szCs w:val="24"/>
          </w:rPr>
          <w:delText xml:space="preserve">All projects </w:delText>
        </w:r>
      </w:del>
      <w:ins w:id="788" w:author="Anderson, Kenneth" w:date="2026-09-15T09:49:00Z" w16du:dateUtc="2026-09-15T13:49:00Z">
        <w:del w:id="789" w:author="Marques Mendonca, Raissa" w:date="2026-09-15T10:14:00Z" w16du:dateUtc="2026-09-15T14:14:00Z">
          <w:r w:rsidR="00C555FB" w:rsidDel="00671C83">
            <w:rPr>
              <w:rFonts w:ascii="Times New Roman" w:hAnsi="Times New Roman" w:cs="Times New Roman"/>
              <w:sz w:val="24"/>
              <w:szCs w:val="24"/>
            </w:rPr>
            <w:delText>wetlands</w:delText>
          </w:r>
          <w:r w:rsidR="4DD8413A" w:rsidRPr="5FF1D785" w:rsidDel="00671C83">
            <w:rPr>
              <w:rFonts w:ascii="Times New Roman" w:hAnsi="Times New Roman" w:cs="Times New Roman"/>
              <w:sz w:val="24"/>
              <w:szCs w:val="24"/>
            </w:rPr>
            <w:delText xml:space="preserve"> </w:delText>
          </w:r>
        </w:del>
      </w:ins>
      <w:ins w:id="790" w:author="Marques Mendonca, Raissa" w:date="2026-09-15T10:14:00Z" w16du:dateUtc="2026-09-15T14:14:00Z">
        <w:r w:rsidR="00671C83">
          <w:rPr>
            <w:rFonts w:ascii="Times New Roman" w:hAnsi="Times New Roman" w:cs="Times New Roman"/>
            <w:sz w:val="24"/>
            <w:szCs w:val="24"/>
          </w:rPr>
          <w:t xml:space="preserve">was </w:t>
        </w:r>
      </w:ins>
      <w:del w:id="791" w:author="Marques Mendonca, Raissa" w:date="2026-09-15T10:28:00Z" w16du:dateUtc="2026-09-15T14:28:00Z">
        <w:r w:rsidR="284A2B6D" w:rsidRPr="5FF1D785">
          <w:rPr>
            <w:rFonts w:ascii="Times New Roman" w:hAnsi="Times New Roman" w:cs="Times New Roman"/>
            <w:sz w:val="24"/>
            <w:szCs w:val="24"/>
          </w:rPr>
          <w:delText>collected</w:delText>
        </w:r>
      </w:del>
      <w:ins w:id="792" w:author="Marques Mendonca, Raissa" w:date="2026-09-15T10:28:00Z" w16du:dateUtc="2026-09-15T14:28:00Z">
        <w:r w:rsidR="00CD0F82">
          <w:rPr>
            <w:rFonts w:ascii="Times New Roman" w:hAnsi="Times New Roman" w:cs="Times New Roman"/>
            <w:sz w:val="24"/>
            <w:szCs w:val="24"/>
          </w:rPr>
          <w:t>estimated</w:t>
        </w:r>
      </w:ins>
      <w:ins w:id="793" w:author="Marques Mendonca, Raissa" w:date="2026-09-15T10:14:00Z" w16du:dateUtc="2026-09-15T14:14:00Z">
        <w:r w:rsidR="00671C83">
          <w:rPr>
            <w:rFonts w:ascii="Times New Roman" w:hAnsi="Times New Roman" w:cs="Times New Roman"/>
            <w:sz w:val="24"/>
            <w:szCs w:val="24"/>
          </w:rPr>
          <w:t xml:space="preserve"> at a</w:t>
        </w:r>
        <w:r w:rsidR="00671C83" w:rsidRPr="5FF1D785">
          <w:rPr>
            <w:rFonts w:ascii="Times New Roman" w:hAnsi="Times New Roman" w:cs="Times New Roman"/>
            <w:sz w:val="24"/>
            <w:szCs w:val="24"/>
          </w:rPr>
          <w:t xml:space="preserve">ll </w:t>
        </w:r>
      </w:ins>
      <w:ins w:id="794" w:author="Marques Mendonca, Raissa" w:date="2026-09-15T10:26:00Z" w16du:dateUtc="2026-09-15T14:26:00Z">
        <w:r w:rsidR="001B55EB">
          <w:rPr>
            <w:rFonts w:ascii="Times New Roman" w:hAnsi="Times New Roman" w:cs="Times New Roman"/>
            <w:sz w:val="24"/>
            <w:szCs w:val="24"/>
          </w:rPr>
          <w:t xml:space="preserve">24 </w:t>
        </w:r>
      </w:ins>
      <w:ins w:id="795" w:author="Marques Mendonca, Raissa" w:date="2026-09-15T10:14:00Z" w16du:dateUtc="2026-09-15T14:14:00Z">
        <w:r w:rsidR="00671C83">
          <w:rPr>
            <w:rFonts w:ascii="Times New Roman" w:hAnsi="Times New Roman" w:cs="Times New Roman"/>
            <w:sz w:val="24"/>
            <w:szCs w:val="24"/>
          </w:rPr>
          <w:t>wetlands</w:t>
        </w:r>
      </w:ins>
      <w:r w:rsidR="008A50D5" w:rsidRPr="00682BBA">
        <w:rPr>
          <w:rFonts w:ascii="Times New Roman" w:hAnsi="Times New Roman" w:cs="Times New Roman"/>
          <w:sz w:val="24"/>
          <w:szCs w:val="24"/>
        </w:rPr>
        <w:t xml:space="preserve"> </w:t>
      </w:r>
      <w:del w:id="796" w:author="Marques Mendonca, Raissa" w:date="2026-09-15T10:14:00Z" w16du:dateUtc="2026-09-15T14:14:00Z">
        <w:r w:rsidR="008A50D5" w:rsidRPr="00682BBA">
          <w:rPr>
            <w:rFonts w:ascii="Times New Roman" w:hAnsi="Times New Roman" w:cs="Times New Roman"/>
            <w:sz w:val="24"/>
            <w:szCs w:val="24"/>
          </w:rPr>
          <w:delText xml:space="preserve">continuous water inflow volume </w:delText>
        </w:r>
      </w:del>
      <w:r w:rsidR="008A50D5" w:rsidRPr="00682BBA">
        <w:rPr>
          <w:rFonts w:ascii="Times New Roman" w:hAnsi="Times New Roman" w:cs="Times New Roman"/>
          <w:sz w:val="24"/>
          <w:szCs w:val="24"/>
        </w:rPr>
        <w:t xml:space="preserve">through either </w:t>
      </w:r>
      <w:r w:rsidR="008E2993" w:rsidRPr="00682BBA">
        <w:rPr>
          <w:rFonts w:ascii="Times New Roman" w:hAnsi="Times New Roman" w:cs="Times New Roman"/>
          <w:sz w:val="24"/>
          <w:szCs w:val="24"/>
        </w:rPr>
        <w:t xml:space="preserve">direct </w:t>
      </w:r>
      <w:r w:rsidR="008E2993" w:rsidRPr="00682BBA">
        <w:rPr>
          <w:rFonts w:ascii="Times New Roman" w:hAnsi="Times New Roman" w:cs="Times New Roman"/>
          <w:sz w:val="24"/>
          <w:szCs w:val="24"/>
        </w:rPr>
        <w:lastRenderedPageBreak/>
        <w:t xml:space="preserve">measurement </w:t>
      </w:r>
      <w:ins w:id="797" w:author="Marques Mendonca, Raissa" w:date="2026-09-15T10:26:00Z" w16du:dateUtc="2026-09-15T14:26:00Z">
        <w:r w:rsidR="0050253D" w:rsidRPr="00682BBA">
          <w:rPr>
            <w:rFonts w:ascii="Times New Roman" w:hAnsi="Times New Roman" w:cs="Times New Roman"/>
            <w:sz w:val="24"/>
            <w:szCs w:val="24"/>
          </w:rPr>
          <w:t xml:space="preserve">of </w:t>
        </w:r>
      </w:ins>
      <w:del w:id="798" w:author="Marques Mendonca, Raissa" w:date="2026-09-15T10:25:00Z" w16du:dateUtc="2026-09-15T14:25:00Z">
        <w:r w:rsidR="11DE38A4" w:rsidRPr="5FF1D785" w:rsidDel="00E96114">
          <w:rPr>
            <w:rFonts w:ascii="Times New Roman" w:hAnsi="Times New Roman" w:cs="Times New Roman"/>
            <w:sz w:val="24"/>
            <w:szCs w:val="24"/>
          </w:rPr>
          <w:delText>of inflows</w:delText>
        </w:r>
      </w:del>
      <w:ins w:id="799" w:author="Marques Mendonca, Raissa" w:date="2026-09-15T10:25:00Z" w16du:dateUtc="2026-09-15T14:25:00Z">
        <w:r w:rsidR="00E96114">
          <w:rPr>
            <w:rFonts w:ascii="Times New Roman" w:hAnsi="Times New Roman" w:cs="Times New Roman"/>
            <w:sz w:val="24"/>
            <w:szCs w:val="24"/>
          </w:rPr>
          <w:t>pumping rates (</w:t>
        </w:r>
        <w:r w:rsidR="00E96114" w:rsidRPr="00E96114">
          <w:rPr>
            <w:rFonts w:ascii="Times New Roman" w:hAnsi="Times New Roman" w:cs="Times New Roman"/>
            <w:i/>
            <w:iCs/>
            <w:sz w:val="24"/>
            <w:szCs w:val="24"/>
            <w:rPrChange w:id="800" w:author="Marques Mendonca, Raissa" w:date="2026-09-15T10:25:00Z" w16du:dateUtc="2026-09-15T14:25:00Z">
              <w:rPr>
                <w:rFonts w:ascii="Times New Roman" w:hAnsi="Times New Roman" w:cs="Times New Roman"/>
                <w:sz w:val="24"/>
                <w:szCs w:val="24"/>
              </w:rPr>
            </w:rPrChange>
          </w:rPr>
          <w:t>n</w:t>
        </w:r>
        <w:r w:rsidR="00E96114">
          <w:rPr>
            <w:rFonts w:ascii="Times New Roman" w:hAnsi="Times New Roman" w:cs="Times New Roman"/>
            <w:sz w:val="24"/>
            <w:szCs w:val="24"/>
          </w:rPr>
          <w:t xml:space="preserve"> = 3)</w:t>
        </w:r>
      </w:ins>
      <w:r w:rsidR="11DE38A4" w:rsidRPr="5FF1D785">
        <w:rPr>
          <w:rFonts w:ascii="Times New Roman" w:hAnsi="Times New Roman" w:cs="Times New Roman"/>
          <w:sz w:val="24"/>
          <w:szCs w:val="24"/>
        </w:rPr>
        <w:t>,</w:t>
      </w:r>
      <w:r w:rsidR="0050253D" w:rsidRPr="00682BBA">
        <w:rPr>
          <w:rFonts w:ascii="Times New Roman" w:hAnsi="Times New Roman" w:cs="Times New Roman"/>
          <w:sz w:val="24"/>
          <w:szCs w:val="24"/>
        </w:rPr>
        <w:t xml:space="preserve"> stage</w:t>
      </w:r>
      <w:ins w:id="801" w:author="Marques Mendonca, Raissa" w:date="2026-09-15T10:26:00Z" w16du:dateUtc="2026-09-15T14:26:00Z">
        <w:r w:rsidR="001B55EB">
          <w:rPr>
            <w:rFonts w:ascii="Times New Roman" w:hAnsi="Times New Roman" w:cs="Times New Roman"/>
            <w:sz w:val="24"/>
            <w:szCs w:val="24"/>
          </w:rPr>
          <w:t>-</w:t>
        </w:r>
      </w:ins>
      <w:del w:id="802" w:author="Marques Mendonca, Raissa" w:date="2026-09-15T10:26:00Z" w16du:dateUtc="2026-09-15T14:26:00Z">
        <w:r w:rsidR="0050253D" w:rsidRPr="00682BBA">
          <w:rPr>
            <w:rFonts w:ascii="Times New Roman" w:hAnsi="Times New Roman" w:cs="Times New Roman"/>
            <w:sz w:val="24"/>
            <w:szCs w:val="24"/>
          </w:rPr>
          <w:delText xml:space="preserve"> </w:delText>
        </w:r>
      </w:del>
      <w:r w:rsidR="0050253D" w:rsidRPr="00682BBA">
        <w:rPr>
          <w:rFonts w:ascii="Times New Roman" w:hAnsi="Times New Roman" w:cs="Times New Roman"/>
          <w:sz w:val="24"/>
          <w:szCs w:val="24"/>
        </w:rPr>
        <w:t>storage models</w:t>
      </w:r>
      <w:ins w:id="803" w:author="Marques Mendonca, Raissa" w:date="2026-09-15T10:26:00Z" w16du:dateUtc="2026-09-15T14:26:00Z">
        <w:r w:rsidR="00B0342F">
          <w:rPr>
            <w:rFonts w:ascii="Times New Roman" w:hAnsi="Times New Roman" w:cs="Times New Roman"/>
            <w:sz w:val="24"/>
            <w:szCs w:val="24"/>
          </w:rPr>
          <w:t xml:space="preserve"> (</w:t>
        </w:r>
        <w:r w:rsidR="00B0342F" w:rsidRPr="00B0342F">
          <w:rPr>
            <w:rFonts w:ascii="Times New Roman" w:hAnsi="Times New Roman" w:cs="Times New Roman"/>
            <w:i/>
            <w:iCs/>
            <w:sz w:val="24"/>
            <w:szCs w:val="24"/>
            <w:rPrChange w:id="804" w:author="Marques Mendonca, Raissa" w:date="2026-09-15T10:26:00Z" w16du:dateUtc="2026-09-15T14:26:00Z">
              <w:rPr>
                <w:rFonts w:ascii="Times New Roman" w:hAnsi="Times New Roman" w:cs="Times New Roman"/>
                <w:sz w:val="24"/>
                <w:szCs w:val="24"/>
              </w:rPr>
            </w:rPrChange>
          </w:rPr>
          <w:t>n</w:t>
        </w:r>
        <w:r w:rsidR="00B0342F">
          <w:rPr>
            <w:rFonts w:ascii="Times New Roman" w:hAnsi="Times New Roman" w:cs="Times New Roman"/>
            <w:sz w:val="24"/>
            <w:szCs w:val="24"/>
          </w:rPr>
          <w:t xml:space="preserve"> = 13)</w:t>
        </w:r>
      </w:ins>
      <w:r w:rsidR="11DE38A4" w:rsidRPr="5FF1D785">
        <w:rPr>
          <w:rFonts w:ascii="Times New Roman" w:hAnsi="Times New Roman" w:cs="Times New Roman"/>
          <w:sz w:val="24"/>
          <w:szCs w:val="24"/>
        </w:rPr>
        <w:t>,</w:t>
      </w:r>
      <w:r w:rsidR="0050253D" w:rsidRPr="00682BBA">
        <w:rPr>
          <w:rFonts w:ascii="Times New Roman" w:hAnsi="Times New Roman" w:cs="Times New Roman"/>
          <w:sz w:val="24"/>
          <w:szCs w:val="24"/>
        </w:rPr>
        <w:t xml:space="preserve"> </w:t>
      </w:r>
      <w:del w:id="805" w:author="Marques Mendonca, Raissa" w:date="2026-09-15T10:26:00Z" w16du:dateUtc="2026-09-15T14:26:00Z">
        <w:r w:rsidR="0050253D" w:rsidRPr="00682BBA">
          <w:rPr>
            <w:rFonts w:ascii="Times New Roman" w:hAnsi="Times New Roman" w:cs="Times New Roman"/>
            <w:sz w:val="24"/>
            <w:szCs w:val="24"/>
          </w:rPr>
          <w:delText>or</w:delText>
        </w:r>
        <w:r w:rsidR="00C37827" w:rsidRPr="00682BBA">
          <w:rPr>
            <w:rFonts w:ascii="Times New Roman" w:hAnsi="Times New Roman" w:cs="Times New Roman"/>
            <w:sz w:val="24"/>
            <w:szCs w:val="24"/>
          </w:rPr>
          <w:delText xml:space="preserve"> </w:delText>
        </w:r>
      </w:del>
      <w:r w:rsidR="00C37827" w:rsidRPr="00682BBA">
        <w:rPr>
          <w:rFonts w:ascii="Times New Roman" w:hAnsi="Times New Roman" w:cs="Times New Roman"/>
          <w:sz w:val="24"/>
          <w:szCs w:val="24"/>
        </w:rPr>
        <w:t>estimation</w:t>
      </w:r>
      <w:r w:rsidR="00BD7066" w:rsidRPr="00682BBA">
        <w:rPr>
          <w:rFonts w:ascii="Times New Roman" w:hAnsi="Times New Roman" w:cs="Times New Roman"/>
          <w:sz w:val="24"/>
          <w:szCs w:val="24"/>
        </w:rPr>
        <w:t xml:space="preserve"> of flow </w:t>
      </w:r>
      <w:commentRangeStart w:id="806"/>
      <w:r w:rsidR="00BD7066" w:rsidRPr="00682BBA">
        <w:rPr>
          <w:rFonts w:ascii="Times New Roman" w:hAnsi="Times New Roman" w:cs="Times New Roman"/>
          <w:sz w:val="24"/>
          <w:szCs w:val="24"/>
        </w:rPr>
        <w:t xml:space="preserve">based on </w:t>
      </w:r>
      <w:del w:id="807" w:author="Anderson, Kenneth" w:date="2026-09-15T09:41:00Z" w16du:dateUtc="2026-09-15T13:41:00Z">
        <w:r w:rsidR="00BD7066" w:rsidRPr="00682BBA">
          <w:rPr>
            <w:rFonts w:ascii="Times New Roman" w:hAnsi="Times New Roman" w:cs="Times New Roman"/>
            <w:sz w:val="24"/>
            <w:szCs w:val="24"/>
          </w:rPr>
          <w:delText>runoff and drainage area of the wetland parcel</w:delText>
        </w:r>
        <w:commentRangeEnd w:id="806"/>
        <w:r w:rsidR="2CD1559F" w:rsidDel="00105F47">
          <w:rPr>
            <w:rStyle w:val="CommentReference"/>
            <w:rFonts w:ascii="Times New Roman" w:hAnsi="Times New Roman" w:cs="Times New Roman"/>
            <w:sz w:val="24"/>
            <w:szCs w:val="24"/>
          </w:rPr>
          <w:commentReference w:id="806"/>
        </w:r>
      </w:del>
      <w:ins w:id="808" w:author="Anderson, Kenneth" w:date="2026-09-15T09:41:00Z" w16du:dateUtc="2026-09-15T13:41:00Z">
        <w:r w:rsidR="00105F47">
          <w:rPr>
            <w:rFonts w:ascii="Times New Roman" w:hAnsi="Times New Roman" w:cs="Times New Roman"/>
            <w:sz w:val="24"/>
            <w:szCs w:val="24"/>
          </w:rPr>
          <w:t xml:space="preserve">the </w:t>
        </w:r>
      </w:ins>
      <w:ins w:id="809" w:author="Kerns, Janice" w:date="2026-10-09T13:55:00Z" w16du:dateUtc="2026-10-09T17:55:00Z">
        <w:r w:rsidR="007F7116">
          <w:rPr>
            <w:rFonts w:ascii="Times New Roman" w:hAnsi="Times New Roman" w:cs="Times New Roman"/>
            <w:sz w:val="24"/>
            <w:szCs w:val="24"/>
          </w:rPr>
          <w:t>U</w:t>
        </w:r>
        <w:r w:rsidR="00210E6E">
          <w:rPr>
            <w:rFonts w:ascii="Times New Roman" w:hAnsi="Times New Roman" w:cs="Times New Roman"/>
            <w:sz w:val="24"/>
            <w:szCs w:val="24"/>
          </w:rPr>
          <w:t>nited States Department of Agriculture</w:t>
        </w:r>
        <w:r w:rsidR="000F48CD">
          <w:rPr>
            <w:rFonts w:ascii="Times New Roman" w:hAnsi="Times New Roman" w:cs="Times New Roman"/>
            <w:sz w:val="24"/>
            <w:szCs w:val="24"/>
          </w:rPr>
          <w:t xml:space="preserve">’s </w:t>
        </w:r>
      </w:ins>
      <w:ins w:id="810" w:author="Kerns, Janice" w:date="2026-10-09T13:56:00Z" w16du:dateUtc="2026-10-09T17:56:00Z">
        <w:r w:rsidR="00324A96">
          <w:rPr>
            <w:rFonts w:ascii="Times New Roman" w:hAnsi="Times New Roman" w:cs="Times New Roman"/>
            <w:sz w:val="24"/>
            <w:szCs w:val="24"/>
          </w:rPr>
          <w:t xml:space="preserve">(USDA) </w:t>
        </w:r>
      </w:ins>
      <w:ins w:id="811" w:author="Kerns, Janice" w:date="2026-10-09T13:55:00Z" w16du:dateUtc="2026-10-09T17:55:00Z">
        <w:r w:rsidR="000F48CD">
          <w:rPr>
            <w:rFonts w:ascii="Times New Roman" w:hAnsi="Times New Roman" w:cs="Times New Roman"/>
            <w:sz w:val="24"/>
            <w:szCs w:val="24"/>
          </w:rPr>
          <w:t>Natural Re</w:t>
        </w:r>
        <w:r w:rsidR="00394216">
          <w:rPr>
            <w:rFonts w:ascii="Times New Roman" w:hAnsi="Times New Roman" w:cs="Times New Roman"/>
            <w:sz w:val="24"/>
            <w:szCs w:val="24"/>
          </w:rPr>
          <w:t>sources Conserv</w:t>
        </w:r>
      </w:ins>
      <w:ins w:id="812" w:author="Kerns, Janice" w:date="2026-10-09T13:56:00Z" w16du:dateUtc="2026-10-09T17:56:00Z">
        <w:r w:rsidR="00394216">
          <w:rPr>
            <w:rFonts w:ascii="Times New Roman" w:hAnsi="Times New Roman" w:cs="Times New Roman"/>
            <w:sz w:val="24"/>
            <w:szCs w:val="24"/>
          </w:rPr>
          <w:t>ation Service’s</w:t>
        </w:r>
      </w:ins>
      <w:ins w:id="813" w:author="Anderson, Kenneth" w:date="2026-09-15T09:41:00Z" w16du:dateUtc="2026-09-15T13:41:00Z">
        <w:del w:id="814" w:author="Kerns, Janice" w:date="2026-10-09T13:56:00Z" w16du:dateUtc="2026-10-09T17:56:00Z">
          <w:r w:rsidR="00105F47" w:rsidDel="00394216">
            <w:rPr>
              <w:rFonts w:ascii="Times New Roman" w:hAnsi="Times New Roman" w:cs="Times New Roman"/>
              <w:sz w:val="24"/>
              <w:szCs w:val="24"/>
            </w:rPr>
            <w:delText>N</w:delText>
          </w:r>
        </w:del>
      </w:ins>
      <w:ins w:id="815" w:author="Kerns, Janice" w:date="2026-10-09T13:56:00Z" w16du:dateUtc="2026-10-09T17:56:00Z">
        <w:r w:rsidR="00324A96">
          <w:rPr>
            <w:rFonts w:ascii="Times New Roman" w:hAnsi="Times New Roman" w:cs="Times New Roman"/>
            <w:sz w:val="24"/>
            <w:szCs w:val="24"/>
          </w:rPr>
          <w:t xml:space="preserve"> (</w:t>
        </w:r>
        <w:r w:rsidR="00105F47">
          <w:rPr>
            <w:rFonts w:ascii="Times New Roman" w:hAnsi="Times New Roman" w:cs="Times New Roman"/>
            <w:sz w:val="24"/>
            <w:szCs w:val="24"/>
          </w:rPr>
          <w:t>N</w:t>
        </w:r>
      </w:ins>
      <w:ins w:id="816" w:author="Anderson, Kenneth" w:date="2026-09-15T09:41:00Z" w16du:dateUtc="2026-09-15T13:41:00Z">
        <w:r w:rsidR="00105F47">
          <w:rPr>
            <w:rFonts w:ascii="Times New Roman" w:hAnsi="Times New Roman" w:cs="Times New Roman"/>
            <w:sz w:val="24"/>
            <w:szCs w:val="24"/>
          </w:rPr>
          <w:t>RCS</w:t>
        </w:r>
      </w:ins>
      <w:ins w:id="817" w:author="Kerns, Janice" w:date="2026-10-09T13:56:00Z" w16du:dateUtc="2026-10-09T17:56:00Z">
        <w:r w:rsidR="00324A96">
          <w:rPr>
            <w:rFonts w:ascii="Times New Roman" w:hAnsi="Times New Roman" w:cs="Times New Roman"/>
            <w:sz w:val="24"/>
            <w:szCs w:val="24"/>
          </w:rPr>
          <w:t>)</w:t>
        </w:r>
      </w:ins>
      <w:ins w:id="818" w:author="Anderson, Kenneth" w:date="2026-09-15T09:41:00Z" w16du:dateUtc="2026-09-15T13:41:00Z">
        <w:r w:rsidR="00105F47">
          <w:rPr>
            <w:rFonts w:ascii="Times New Roman" w:hAnsi="Times New Roman" w:cs="Times New Roman"/>
            <w:sz w:val="24"/>
            <w:szCs w:val="24"/>
          </w:rPr>
          <w:t xml:space="preserve"> curve number method</w:t>
        </w:r>
      </w:ins>
      <w:r w:rsidR="386C798D" w:rsidRPr="5FF1D785">
        <w:rPr>
          <w:rFonts w:ascii="Times New Roman" w:hAnsi="Times New Roman" w:cs="Times New Roman"/>
          <w:sz w:val="24"/>
          <w:szCs w:val="24"/>
        </w:rPr>
        <w:t xml:space="preserve"> </w:t>
      </w:r>
      <w:ins w:id="819" w:author="Marques Mendonca, Raissa" w:date="2026-09-15T10:26:00Z" w16du:dateUtc="2026-09-15T14:26:00Z">
        <w:r w:rsidR="00B0342F">
          <w:rPr>
            <w:rFonts w:ascii="Times New Roman" w:hAnsi="Times New Roman" w:cs="Times New Roman"/>
            <w:sz w:val="24"/>
            <w:szCs w:val="24"/>
          </w:rPr>
          <w:t>(</w:t>
        </w:r>
        <w:r w:rsidR="00B0342F" w:rsidRPr="00B0342F">
          <w:rPr>
            <w:rFonts w:ascii="Times New Roman" w:hAnsi="Times New Roman" w:cs="Times New Roman"/>
            <w:i/>
            <w:iCs/>
            <w:sz w:val="24"/>
            <w:szCs w:val="24"/>
            <w:rPrChange w:id="820" w:author="Marques Mendonca, Raissa" w:date="2026-09-15T10:27:00Z" w16du:dateUtc="2026-09-15T14:27:00Z">
              <w:rPr>
                <w:rFonts w:ascii="Times New Roman" w:hAnsi="Times New Roman" w:cs="Times New Roman"/>
                <w:sz w:val="24"/>
                <w:szCs w:val="24"/>
              </w:rPr>
            </w:rPrChange>
          </w:rPr>
          <w:t>n</w:t>
        </w:r>
        <w:r w:rsidR="00B0342F">
          <w:rPr>
            <w:rFonts w:ascii="Times New Roman" w:hAnsi="Times New Roman" w:cs="Times New Roman"/>
            <w:sz w:val="24"/>
            <w:szCs w:val="24"/>
          </w:rPr>
          <w:t xml:space="preserve"> = 1;</w:t>
        </w:r>
        <w:commentRangeStart w:id="821"/>
        <w:r w:rsidR="00573CDF" w:rsidRPr="00682BBA">
          <w:rPr>
            <w:rFonts w:ascii="Times New Roman" w:hAnsi="Times New Roman" w:cs="Times New Roman"/>
            <w:sz w:val="24"/>
            <w:szCs w:val="24"/>
          </w:rPr>
          <w:t xml:space="preserve"> </w:t>
        </w:r>
      </w:ins>
      <w:commentRangeEnd w:id="821"/>
      <w:r w:rsidR="00B0342F" w:rsidRPr="00682BBA">
        <w:rPr>
          <w:rStyle w:val="CommentReference"/>
          <w:rFonts w:ascii="Times New Roman" w:hAnsi="Times New Roman" w:cs="Times New Roman"/>
          <w:sz w:val="24"/>
          <w:szCs w:val="24"/>
        </w:rPr>
        <w:commentReference w:id="821"/>
      </w:r>
      <w:r w:rsidR="00106EDB" w:rsidRPr="00682BBA">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{"citationID":"PontaeXm","properties":{"unsorted":false,"formattedCitation":"(USDA-NRCS 2004)","plainCitation":"(USDA-NRCS 2004)","dontUpdate":true,"noteIndex":0},"citationItems":[{"id":5079,"uris":["http://zotero.org/users/5222684/items/H7GZIS4Z"],"itemData":{"id":5079,"type":"chapter","container-title":"National Engineering Handbook, Title 210 Engineering","publisher":"United States Department of Agriculture Natural Resources Conservation Service","title":"Estimation of Direct Runoff from Storm Rainfall","author":[{"family":"USDA-NRCS","given":""}],"issued":{"date-parts":[["2004"]]}}}],"schema":"https://github.com/citation-style-language/schema/raw/master/csl-citation.json"} </w:instrText>
      </w:r>
      <w:r w:rsidR="00106EDB" w:rsidRPr="00682BBA">
        <w:rPr>
          <w:rFonts w:ascii="Times New Roman" w:hAnsi="Times New Roman" w:cs="Times New Roman"/>
          <w:sz w:val="24"/>
          <w:szCs w:val="24"/>
        </w:rPr>
        <w:fldChar w:fldCharType="separate"/>
      </w:r>
      <w:del w:id="822" w:author="Anderson, Kenneth" w:date="2026-09-15T12:49:00Z" w16du:dateUtc="2026-09-15T16:49:00Z">
        <w:r w:rsidR="00714131" w:rsidRPr="00682BBA">
          <w:rPr>
            <w:rFonts w:ascii="Times New Roman" w:hAnsi="Times New Roman" w:cs="Times New Roman"/>
            <w:sz w:val="24"/>
            <w:szCs w:val="24"/>
          </w:rPr>
          <w:delText>(</w:delText>
        </w:r>
      </w:del>
      <w:r w:rsidR="00714131" w:rsidRPr="00682BBA">
        <w:rPr>
          <w:rFonts w:ascii="Times New Roman" w:hAnsi="Times New Roman" w:cs="Times New Roman"/>
          <w:sz w:val="24"/>
          <w:szCs w:val="24"/>
        </w:rPr>
        <w:t>USDA-NRCS 2004)</w:t>
      </w:r>
      <w:r w:rsidR="00106EDB" w:rsidRPr="00682BBA">
        <w:rPr>
          <w:rFonts w:ascii="Times New Roman" w:hAnsi="Times New Roman" w:cs="Times New Roman"/>
          <w:sz w:val="24"/>
          <w:szCs w:val="24"/>
        </w:rPr>
        <w:fldChar w:fldCharType="end"/>
      </w:r>
      <w:ins w:id="823" w:author="Marques Mendonca, Raissa" w:date="2026-09-15T10:27:00Z" w16du:dateUtc="2026-09-15T14:27:00Z">
        <w:r w:rsidR="00170CA1">
          <w:rPr>
            <w:rFonts w:ascii="Times New Roman" w:hAnsi="Times New Roman" w:cs="Times New Roman"/>
            <w:sz w:val="24"/>
            <w:szCs w:val="24"/>
          </w:rPr>
          <w:t xml:space="preserve">, </w:t>
        </w:r>
      </w:ins>
      <w:del w:id="824" w:author="Marques Mendonca, Raissa" w:date="2026-09-15T10:27:00Z" w16du:dateUtc="2026-09-15T14:27:00Z">
        <w:r w:rsidR="2A229E41" w:rsidRPr="5FF1D785">
          <w:rPr>
            <w:rFonts w:ascii="Times New Roman" w:hAnsi="Times New Roman" w:cs="Times New Roman"/>
            <w:sz w:val="24"/>
            <w:szCs w:val="24"/>
          </w:rPr>
          <w:delText>.</w:delText>
        </w:r>
        <w:r w:rsidR="00C37827" w:rsidRPr="00682BBA">
          <w:rPr>
            <w:rFonts w:ascii="Times New Roman" w:hAnsi="Times New Roman" w:cs="Times New Roman"/>
            <w:sz w:val="24"/>
            <w:szCs w:val="24"/>
          </w:rPr>
          <w:delText xml:space="preserve"> </w:delText>
        </w:r>
        <w:r w:rsidR="00D44E03" w:rsidRPr="00682BBA">
          <w:rPr>
            <w:rFonts w:ascii="Times New Roman" w:hAnsi="Times New Roman" w:cs="Times New Roman"/>
            <w:sz w:val="24"/>
            <w:szCs w:val="24"/>
          </w:rPr>
          <w:delText xml:space="preserve">For all </w:delText>
        </w:r>
        <w:r w:rsidR="003B5768" w:rsidRPr="00682BBA">
          <w:rPr>
            <w:rFonts w:ascii="Times New Roman" w:hAnsi="Times New Roman" w:cs="Times New Roman"/>
            <w:sz w:val="24"/>
            <w:szCs w:val="24"/>
          </w:rPr>
          <w:delText xml:space="preserve">24 </w:delText>
        </w:r>
        <w:r w:rsidR="622F6D8B" w:rsidRPr="5FF1D785">
          <w:rPr>
            <w:rFonts w:ascii="Times New Roman" w:hAnsi="Times New Roman" w:cs="Times New Roman"/>
            <w:sz w:val="24"/>
            <w:szCs w:val="24"/>
          </w:rPr>
          <w:delText>wetland</w:delText>
        </w:r>
      </w:del>
      <w:ins w:id="825" w:author="Anderson, Kenneth" w:date="2026-09-15T09:49:00Z" w16du:dateUtc="2026-09-15T13:49:00Z">
        <w:del w:id="826" w:author="Marques Mendonca, Raissa" w:date="2026-09-15T10:27:00Z" w16du:dateUtc="2026-09-15T14:27:00Z">
          <w:r w:rsidR="00C555FB">
            <w:rPr>
              <w:rFonts w:ascii="Times New Roman" w:hAnsi="Times New Roman" w:cs="Times New Roman"/>
              <w:sz w:val="24"/>
              <w:szCs w:val="24"/>
            </w:rPr>
            <w:delText>s</w:delText>
          </w:r>
        </w:del>
      </w:ins>
      <w:del w:id="827" w:author="Marques Mendonca, Raissa" w:date="2026-09-15T10:27:00Z" w16du:dateUtc="2026-09-15T14:27:00Z">
        <w:r w:rsidR="003B5768" w:rsidRPr="00682BBA">
          <w:rPr>
            <w:rFonts w:ascii="Times New Roman" w:hAnsi="Times New Roman" w:cs="Times New Roman"/>
            <w:sz w:val="24"/>
            <w:szCs w:val="24"/>
          </w:rPr>
          <w:delText xml:space="preserve"> </w:delText>
        </w:r>
        <w:r w:rsidR="00D44E03" w:rsidRPr="00682BBA">
          <w:rPr>
            <w:rFonts w:ascii="Times New Roman" w:hAnsi="Times New Roman" w:cs="Times New Roman"/>
            <w:sz w:val="24"/>
            <w:szCs w:val="24"/>
          </w:rPr>
          <w:delText xml:space="preserve">projects inflow </w:delText>
        </w:r>
        <w:r w:rsidR="00074DF4" w:rsidRPr="00682BBA">
          <w:rPr>
            <w:rFonts w:ascii="Times New Roman" w:hAnsi="Times New Roman" w:cs="Times New Roman"/>
            <w:sz w:val="24"/>
            <w:szCs w:val="24"/>
          </w:rPr>
          <w:delText>and/</w:delText>
        </w:r>
        <w:r w:rsidR="00D44E03" w:rsidRPr="00682BBA">
          <w:rPr>
            <w:rFonts w:ascii="Times New Roman" w:hAnsi="Times New Roman" w:cs="Times New Roman"/>
            <w:sz w:val="24"/>
            <w:szCs w:val="24"/>
          </w:rPr>
          <w:delText xml:space="preserve">or outflow </w:delText>
        </w:r>
        <w:r w:rsidR="00A939BF" w:rsidRPr="00682BBA">
          <w:rPr>
            <w:rFonts w:ascii="Times New Roman" w:hAnsi="Times New Roman" w:cs="Times New Roman"/>
            <w:sz w:val="24"/>
            <w:szCs w:val="24"/>
          </w:rPr>
          <w:delText xml:space="preserve">volume </w:delText>
        </w:r>
        <w:r w:rsidR="00D44E03" w:rsidRPr="00682BBA">
          <w:rPr>
            <w:rFonts w:ascii="Times New Roman" w:hAnsi="Times New Roman" w:cs="Times New Roman"/>
            <w:sz w:val="24"/>
            <w:szCs w:val="24"/>
          </w:rPr>
          <w:delText xml:space="preserve">was measured </w:delText>
        </w:r>
        <w:r w:rsidR="00A939BF" w:rsidRPr="00682BBA">
          <w:rPr>
            <w:rFonts w:ascii="Times New Roman" w:hAnsi="Times New Roman" w:cs="Times New Roman"/>
            <w:sz w:val="24"/>
            <w:szCs w:val="24"/>
          </w:rPr>
          <w:delText xml:space="preserve">using one of </w:delText>
        </w:r>
        <w:r w:rsidR="00DE7376" w:rsidRPr="00682BBA">
          <w:rPr>
            <w:rFonts w:ascii="Times New Roman" w:hAnsi="Times New Roman" w:cs="Times New Roman"/>
            <w:sz w:val="24"/>
            <w:szCs w:val="24"/>
          </w:rPr>
          <w:delText>five</w:delText>
        </w:r>
        <w:r w:rsidR="00A939BF" w:rsidRPr="00682BBA">
          <w:rPr>
            <w:rFonts w:ascii="Times New Roman" w:hAnsi="Times New Roman" w:cs="Times New Roman"/>
            <w:sz w:val="24"/>
            <w:szCs w:val="24"/>
          </w:rPr>
          <w:delText xml:space="preserve"> methods: pumping rates (3</w:delText>
        </w:r>
      </w:del>
      <w:del w:id="828" w:author="Marques Mendonca, Raissa" w:date="2026-09-15T10:17:00Z" w16du:dateUtc="2026-09-15T14:17:00Z">
        <w:r w:rsidR="00A939BF" w:rsidRPr="00682BBA">
          <w:rPr>
            <w:rFonts w:ascii="Times New Roman" w:hAnsi="Times New Roman" w:cs="Times New Roman"/>
            <w:sz w:val="24"/>
            <w:szCs w:val="24"/>
          </w:rPr>
          <w:delText xml:space="preserve"> </w:delText>
        </w:r>
        <w:r w:rsidR="77FED843" w:rsidRPr="5FF1D785" w:rsidDel="00BE101C">
          <w:rPr>
            <w:rFonts w:ascii="Times New Roman" w:hAnsi="Times New Roman" w:cs="Times New Roman"/>
            <w:sz w:val="24"/>
            <w:szCs w:val="24"/>
          </w:rPr>
          <w:delText>projects</w:delText>
        </w:r>
      </w:del>
      <w:ins w:id="829" w:author="Anderson, Kenneth" w:date="2026-09-15T09:49:00Z" w16du:dateUtc="2026-09-15T13:49:00Z">
        <w:del w:id="830" w:author="Marques Mendonca, Raissa" w:date="2026-09-15T10:17:00Z" w16du:dateUtc="2026-09-15T14:17:00Z">
          <w:r w:rsidR="00BE101C">
            <w:rPr>
              <w:rFonts w:ascii="Times New Roman" w:hAnsi="Times New Roman" w:cs="Times New Roman"/>
              <w:sz w:val="24"/>
              <w:szCs w:val="24"/>
            </w:rPr>
            <w:delText>wetlands</w:delText>
          </w:r>
        </w:del>
      </w:ins>
      <w:del w:id="831" w:author="Marques Mendonca, Raissa" w:date="2026-09-15T10:27:00Z" w16du:dateUtc="2026-09-15T14:27:00Z">
        <w:r w:rsidR="00A939BF" w:rsidRPr="00682BBA">
          <w:rPr>
            <w:rFonts w:ascii="Times New Roman" w:hAnsi="Times New Roman" w:cs="Times New Roman"/>
            <w:sz w:val="24"/>
            <w:szCs w:val="24"/>
          </w:rPr>
          <w:delText xml:space="preserve">), </w:delText>
        </w:r>
        <w:r w:rsidR="003B5768" w:rsidRPr="00682BBA">
          <w:rPr>
            <w:rFonts w:ascii="Times New Roman" w:hAnsi="Times New Roman" w:cs="Times New Roman"/>
            <w:sz w:val="24"/>
            <w:szCs w:val="24"/>
          </w:rPr>
          <w:delText>stage-storage models (13</w:delText>
        </w:r>
      </w:del>
      <w:del w:id="832" w:author="Marques Mendonca, Raissa" w:date="2026-09-15T10:18:00Z" w16du:dateUtc="2026-09-15T14:18:00Z">
        <w:r w:rsidR="003B5768" w:rsidRPr="00682BBA">
          <w:rPr>
            <w:rFonts w:ascii="Times New Roman" w:hAnsi="Times New Roman" w:cs="Times New Roman"/>
            <w:sz w:val="24"/>
            <w:szCs w:val="24"/>
          </w:rPr>
          <w:delText xml:space="preserve"> </w:delText>
        </w:r>
        <w:r w:rsidR="622F6D8B" w:rsidRPr="5FF1D785" w:rsidDel="00BE101C">
          <w:rPr>
            <w:rFonts w:ascii="Times New Roman" w:hAnsi="Times New Roman" w:cs="Times New Roman"/>
            <w:sz w:val="24"/>
            <w:szCs w:val="24"/>
          </w:rPr>
          <w:delText>projects</w:delText>
        </w:r>
      </w:del>
      <w:ins w:id="833" w:author="Anderson, Kenneth" w:date="2026-09-15T09:49:00Z" w16du:dateUtc="2026-09-15T13:49:00Z">
        <w:del w:id="834" w:author="Marques Mendonca, Raissa" w:date="2026-09-15T10:18:00Z" w16du:dateUtc="2026-09-15T14:18:00Z">
          <w:r w:rsidR="00BE101C">
            <w:rPr>
              <w:rFonts w:ascii="Times New Roman" w:hAnsi="Times New Roman" w:cs="Times New Roman"/>
              <w:sz w:val="24"/>
              <w:szCs w:val="24"/>
            </w:rPr>
            <w:delText>wetlands</w:delText>
          </w:r>
        </w:del>
      </w:ins>
      <w:del w:id="835" w:author="Marques Mendonca, Raissa" w:date="2026-09-15T10:27:00Z" w16du:dateUtc="2026-09-15T14:27:00Z">
        <w:r w:rsidR="003B5768" w:rsidRPr="00682BBA">
          <w:rPr>
            <w:rFonts w:ascii="Times New Roman" w:hAnsi="Times New Roman" w:cs="Times New Roman"/>
            <w:sz w:val="24"/>
            <w:szCs w:val="24"/>
          </w:rPr>
          <w:delText xml:space="preserve">), </w:delText>
        </w:r>
      </w:del>
      <w:r w:rsidR="00822773" w:rsidRPr="00682BBA">
        <w:rPr>
          <w:rFonts w:ascii="Times New Roman" w:hAnsi="Times New Roman" w:cs="Times New Roman"/>
          <w:sz w:val="24"/>
          <w:szCs w:val="24"/>
        </w:rPr>
        <w:t>watershed weighting using</w:t>
      </w:r>
      <w:del w:id="836" w:author="Marques Mendonca, Raissa" w:date="2026-09-15T10:28:00Z" w16du:dateUtc="2026-09-15T14:28:00Z">
        <w:r w:rsidR="00822773" w:rsidRPr="00682BBA">
          <w:rPr>
            <w:rFonts w:ascii="Times New Roman" w:hAnsi="Times New Roman" w:cs="Times New Roman"/>
            <w:sz w:val="24"/>
            <w:szCs w:val="24"/>
          </w:rPr>
          <w:delText xml:space="preserve"> USGS</w:delText>
        </w:r>
      </w:del>
      <w:r w:rsidR="00822773" w:rsidRPr="00682BBA">
        <w:rPr>
          <w:rFonts w:ascii="Times New Roman" w:hAnsi="Times New Roman" w:cs="Times New Roman"/>
          <w:sz w:val="24"/>
          <w:szCs w:val="24"/>
        </w:rPr>
        <w:t xml:space="preserve"> </w:t>
      </w:r>
      <w:commentRangeStart w:id="837"/>
      <w:r w:rsidR="00822773" w:rsidRPr="00682BBA">
        <w:rPr>
          <w:rFonts w:ascii="Times New Roman" w:hAnsi="Times New Roman" w:cs="Times New Roman"/>
          <w:sz w:val="24"/>
          <w:szCs w:val="24"/>
        </w:rPr>
        <w:t>discharge</w:t>
      </w:r>
      <w:ins w:id="838" w:author="Marques Mendonca, Raissa" w:date="2026-09-15T10:28:00Z" w16du:dateUtc="2026-09-15T14:28:00Z">
        <w:r w:rsidR="00822773" w:rsidRPr="00682BBA">
          <w:rPr>
            <w:rFonts w:ascii="Times New Roman" w:hAnsi="Times New Roman" w:cs="Times New Roman"/>
            <w:sz w:val="24"/>
            <w:szCs w:val="24"/>
          </w:rPr>
          <w:t xml:space="preserve"> </w:t>
        </w:r>
      </w:ins>
      <w:commentRangeEnd w:id="837"/>
      <w:r w:rsidR="2CD1559F">
        <w:rPr>
          <w:rStyle w:val="CommentReference"/>
          <w:rFonts w:ascii="Times New Roman" w:hAnsi="Times New Roman" w:cs="Times New Roman"/>
          <w:sz w:val="24"/>
          <w:szCs w:val="24"/>
        </w:rPr>
        <w:commentReference w:id="837"/>
      </w:r>
      <w:ins w:id="839" w:author="Marques Mendonca, Raissa" w:date="2026-09-15T10:28:00Z" w16du:dateUtc="2026-09-15T14:28:00Z">
        <w:r w:rsidR="007A1FC4">
          <w:rPr>
            <w:rFonts w:ascii="Times New Roman" w:hAnsi="Times New Roman" w:cs="Times New Roman"/>
            <w:sz w:val="24"/>
            <w:szCs w:val="24"/>
          </w:rPr>
          <w:t xml:space="preserve">from </w:t>
        </w:r>
      </w:ins>
      <w:ins w:id="840" w:author="Kerns, Janice" w:date="2026-10-09T13:56:00Z" w16du:dateUtc="2026-10-09T17:56:00Z">
        <w:r w:rsidR="00674490">
          <w:rPr>
            <w:rFonts w:ascii="Times New Roman" w:hAnsi="Times New Roman" w:cs="Times New Roman"/>
            <w:sz w:val="24"/>
            <w:szCs w:val="24"/>
          </w:rPr>
          <w:t xml:space="preserve">United </w:t>
        </w:r>
      </w:ins>
      <w:ins w:id="841" w:author="Kerns, Janice" w:date="2026-10-09T13:57:00Z" w16du:dateUtc="2026-10-09T17:57:00Z">
        <w:r w:rsidR="00674490">
          <w:rPr>
            <w:rFonts w:ascii="Times New Roman" w:hAnsi="Times New Roman" w:cs="Times New Roman"/>
            <w:sz w:val="24"/>
            <w:szCs w:val="24"/>
          </w:rPr>
          <w:t>States</w:t>
        </w:r>
      </w:ins>
      <w:ins w:id="842" w:author="Kerns, Janice" w:date="2026-10-09T13:56:00Z" w16du:dateUtc="2026-10-09T17:56:00Z">
        <w:r w:rsidR="00674490">
          <w:rPr>
            <w:rFonts w:ascii="Times New Roman" w:hAnsi="Times New Roman" w:cs="Times New Roman"/>
            <w:sz w:val="24"/>
            <w:szCs w:val="24"/>
          </w:rPr>
          <w:t xml:space="preserve"> Geologi</w:t>
        </w:r>
      </w:ins>
      <w:ins w:id="843" w:author="Kerns, Janice" w:date="2026-10-09T13:57:00Z" w16du:dateUtc="2026-10-09T17:57:00Z">
        <w:r w:rsidR="00674490">
          <w:rPr>
            <w:rFonts w:ascii="Times New Roman" w:hAnsi="Times New Roman" w:cs="Times New Roman"/>
            <w:sz w:val="24"/>
            <w:szCs w:val="24"/>
          </w:rPr>
          <w:t>cal Survey (</w:t>
        </w:r>
      </w:ins>
      <w:ins w:id="844" w:author="Marques Mendonca, Raissa" w:date="2026-09-15T10:28:00Z" w16du:dateUtc="2026-09-15T14:28:00Z">
        <w:r w:rsidR="007A1FC4">
          <w:rPr>
            <w:rFonts w:ascii="Times New Roman" w:hAnsi="Times New Roman" w:cs="Times New Roman"/>
            <w:sz w:val="24"/>
            <w:szCs w:val="24"/>
          </w:rPr>
          <w:t>USGS</w:t>
        </w:r>
      </w:ins>
      <w:ins w:id="845" w:author="Kerns, Janice" w:date="2026-10-09T13:57:00Z" w16du:dateUtc="2026-10-09T17:57:00Z">
        <w:r w:rsidR="00674490">
          <w:rPr>
            <w:rFonts w:ascii="Times New Roman" w:hAnsi="Times New Roman" w:cs="Times New Roman"/>
            <w:sz w:val="24"/>
            <w:szCs w:val="24"/>
          </w:rPr>
          <w:t>)</w:t>
        </w:r>
      </w:ins>
      <w:ins w:id="846" w:author="Marques Mendonca, Raissa" w:date="2026-09-15T10:28:00Z" w16du:dateUtc="2026-09-15T14:28:00Z">
        <w:r w:rsidR="007A1FC4">
          <w:rPr>
            <w:rFonts w:ascii="Times New Roman" w:hAnsi="Times New Roman" w:cs="Times New Roman"/>
            <w:sz w:val="24"/>
            <w:szCs w:val="24"/>
          </w:rPr>
          <w:t xml:space="preserve"> gauges</w:t>
        </w:r>
      </w:ins>
      <w:r w:rsidR="3BFE6B31" w:rsidRPr="5FF1D785">
        <w:rPr>
          <w:rFonts w:ascii="Times New Roman" w:hAnsi="Times New Roman" w:cs="Times New Roman"/>
          <w:sz w:val="24"/>
          <w:szCs w:val="24"/>
        </w:rPr>
        <w:t xml:space="preserve"> (</w:t>
      </w:r>
      <w:ins w:id="847" w:author="Marques Mendonca, Raissa" w:date="2026-09-15T10:18:00Z" w16du:dateUtc="2026-09-15T14:18:00Z">
        <w:r w:rsidR="002C6103" w:rsidRPr="00141FA5">
          <w:rPr>
            <w:rFonts w:ascii="Times New Roman" w:hAnsi="Times New Roman" w:cs="Times New Roman"/>
            <w:i/>
            <w:iCs/>
            <w:sz w:val="24"/>
            <w:szCs w:val="24"/>
          </w:rPr>
          <w:t>n</w:t>
        </w:r>
        <w:r w:rsidR="002C6103">
          <w:rPr>
            <w:rFonts w:ascii="Times New Roman" w:hAnsi="Times New Roman" w:cs="Times New Roman"/>
            <w:sz w:val="24"/>
            <w:szCs w:val="24"/>
          </w:rPr>
          <w:t xml:space="preserve"> = </w:t>
        </w:r>
      </w:ins>
      <w:r w:rsidR="3BFE6B31" w:rsidRPr="5FF1D785">
        <w:rPr>
          <w:rFonts w:ascii="Times New Roman" w:hAnsi="Times New Roman" w:cs="Times New Roman"/>
          <w:sz w:val="24"/>
          <w:szCs w:val="24"/>
        </w:rPr>
        <w:t>1</w:t>
      </w:r>
      <w:del w:id="848" w:author="Marques Mendonca, Raissa" w:date="2026-09-15T10:18:00Z" w16du:dateUtc="2026-09-15T14:18:00Z">
        <w:r w:rsidR="3BFE6B31" w:rsidRPr="5FF1D785">
          <w:rPr>
            <w:rFonts w:ascii="Times New Roman" w:hAnsi="Times New Roman" w:cs="Times New Roman"/>
            <w:sz w:val="24"/>
            <w:szCs w:val="24"/>
          </w:rPr>
          <w:delText xml:space="preserve"> </w:delText>
        </w:r>
        <w:r w:rsidR="3BFE6B31" w:rsidRPr="5FF1D785" w:rsidDel="00BE101C">
          <w:rPr>
            <w:rFonts w:ascii="Times New Roman" w:hAnsi="Times New Roman" w:cs="Times New Roman"/>
            <w:sz w:val="24"/>
            <w:szCs w:val="24"/>
          </w:rPr>
          <w:delText>project</w:delText>
        </w:r>
      </w:del>
      <w:ins w:id="849" w:author="Anderson, Kenneth" w:date="2026-09-15T09:49:00Z" w16du:dateUtc="2026-09-15T13:49:00Z">
        <w:del w:id="850" w:author="Marques Mendonca, Raissa" w:date="2026-09-15T10:18:00Z" w16du:dateUtc="2026-09-15T14:18:00Z">
          <w:r w:rsidR="00BE101C">
            <w:rPr>
              <w:rFonts w:ascii="Times New Roman" w:hAnsi="Times New Roman" w:cs="Times New Roman"/>
              <w:sz w:val="24"/>
              <w:szCs w:val="24"/>
            </w:rPr>
            <w:delText>wetland</w:delText>
          </w:r>
        </w:del>
      </w:ins>
      <w:r w:rsidR="00822773" w:rsidRPr="00682BBA">
        <w:rPr>
          <w:rFonts w:ascii="Times New Roman" w:hAnsi="Times New Roman" w:cs="Times New Roman"/>
          <w:sz w:val="24"/>
          <w:szCs w:val="24"/>
        </w:rPr>
        <w:t xml:space="preserve">), or </w:t>
      </w:r>
      <w:r w:rsidR="00AA1C19" w:rsidRPr="00682BBA">
        <w:rPr>
          <w:rFonts w:ascii="Times New Roman" w:hAnsi="Times New Roman" w:cs="Times New Roman"/>
          <w:sz w:val="24"/>
          <w:szCs w:val="24"/>
        </w:rPr>
        <w:t>water depth and</w:t>
      </w:r>
      <w:r w:rsidR="00DD3397" w:rsidRPr="00682BBA">
        <w:rPr>
          <w:rFonts w:ascii="Times New Roman" w:hAnsi="Times New Roman" w:cs="Times New Roman"/>
          <w:sz w:val="24"/>
          <w:szCs w:val="24"/>
        </w:rPr>
        <w:t xml:space="preserve"> weir equations (</w:t>
      </w:r>
      <w:ins w:id="851" w:author="Marques Mendonca, Raissa" w:date="2026-09-15T10:18:00Z" w16du:dateUtc="2026-09-15T14:18:00Z">
        <w:r w:rsidR="002C6103" w:rsidRPr="00141FA5">
          <w:rPr>
            <w:rFonts w:ascii="Times New Roman" w:hAnsi="Times New Roman" w:cs="Times New Roman"/>
            <w:i/>
            <w:iCs/>
            <w:sz w:val="24"/>
            <w:szCs w:val="24"/>
          </w:rPr>
          <w:t>n</w:t>
        </w:r>
        <w:r w:rsidR="002C6103">
          <w:rPr>
            <w:rFonts w:ascii="Times New Roman" w:hAnsi="Times New Roman" w:cs="Times New Roman"/>
            <w:sz w:val="24"/>
            <w:szCs w:val="24"/>
          </w:rPr>
          <w:t xml:space="preserve"> = </w:t>
        </w:r>
      </w:ins>
      <w:r w:rsidR="00DE7376" w:rsidRPr="00682BBA">
        <w:rPr>
          <w:rFonts w:ascii="Times New Roman" w:hAnsi="Times New Roman" w:cs="Times New Roman"/>
          <w:sz w:val="24"/>
          <w:szCs w:val="24"/>
        </w:rPr>
        <w:t>7</w:t>
      </w:r>
      <w:del w:id="852" w:author="Marques Mendonca, Raissa" w:date="2026-09-15T10:18:00Z" w16du:dateUtc="2026-09-15T14:18:00Z">
        <w:r w:rsidR="00DE7376" w:rsidRPr="00682BBA">
          <w:rPr>
            <w:rFonts w:ascii="Times New Roman" w:hAnsi="Times New Roman" w:cs="Times New Roman"/>
            <w:sz w:val="24"/>
            <w:szCs w:val="24"/>
          </w:rPr>
          <w:delText xml:space="preserve"> </w:delText>
        </w:r>
        <w:r w:rsidR="7C46C0B4" w:rsidRPr="5FF1D785" w:rsidDel="00BE101C">
          <w:rPr>
            <w:rFonts w:ascii="Times New Roman" w:hAnsi="Times New Roman" w:cs="Times New Roman"/>
            <w:sz w:val="24"/>
            <w:szCs w:val="24"/>
          </w:rPr>
          <w:delText>projects</w:delText>
        </w:r>
      </w:del>
      <w:ins w:id="853" w:author="Anderson, Kenneth" w:date="2026-09-15T09:49:00Z" w16du:dateUtc="2026-09-15T13:49:00Z">
        <w:del w:id="854" w:author="Marques Mendonca, Raissa" w:date="2026-09-15T10:18:00Z" w16du:dateUtc="2026-09-15T14:18:00Z">
          <w:r w:rsidR="00BE101C">
            <w:rPr>
              <w:rFonts w:ascii="Times New Roman" w:hAnsi="Times New Roman" w:cs="Times New Roman"/>
              <w:sz w:val="24"/>
              <w:szCs w:val="24"/>
            </w:rPr>
            <w:delText>wetlands</w:delText>
          </w:r>
        </w:del>
      </w:ins>
      <w:r w:rsidR="7C46C0B4" w:rsidRPr="5FF1D785">
        <w:rPr>
          <w:rFonts w:ascii="Times New Roman" w:hAnsi="Times New Roman" w:cs="Times New Roman"/>
          <w:sz w:val="24"/>
          <w:szCs w:val="24"/>
        </w:rPr>
        <w:t>).</w:t>
      </w:r>
      <w:r w:rsidR="00711E53" w:rsidRPr="00682BBA">
        <w:rPr>
          <w:rFonts w:ascii="Times New Roman" w:hAnsi="Times New Roman" w:cs="Times New Roman"/>
          <w:sz w:val="24"/>
          <w:szCs w:val="24"/>
        </w:rPr>
        <w:t xml:space="preserve"> </w:t>
      </w:r>
      <w:r w:rsidR="00D36EAB" w:rsidRPr="00682BBA">
        <w:rPr>
          <w:rFonts w:ascii="Times New Roman" w:hAnsi="Times New Roman" w:cs="Times New Roman"/>
          <w:sz w:val="24"/>
          <w:szCs w:val="24"/>
        </w:rPr>
        <w:t xml:space="preserve">For </w:t>
      </w:r>
      <w:del w:id="855" w:author="Marques Mendonca, Raissa" w:date="2026-09-15T10:29:00Z" w16du:dateUtc="2026-09-15T14:29:00Z">
        <w:r w:rsidR="00D36EAB" w:rsidRPr="00682BBA">
          <w:rPr>
            <w:rFonts w:ascii="Times New Roman" w:hAnsi="Times New Roman" w:cs="Times New Roman"/>
            <w:sz w:val="24"/>
            <w:szCs w:val="24"/>
          </w:rPr>
          <w:delText xml:space="preserve">all </w:delText>
        </w:r>
      </w:del>
      <w:del w:id="856" w:author="Anderson, Kenneth" w:date="2026-09-15T09:49:00Z" w16du:dateUtc="2026-09-15T13:49:00Z">
        <w:r w:rsidR="00D36EAB" w:rsidRPr="00682BBA">
          <w:rPr>
            <w:rFonts w:ascii="Times New Roman" w:hAnsi="Times New Roman" w:cs="Times New Roman"/>
            <w:sz w:val="24"/>
            <w:szCs w:val="24"/>
          </w:rPr>
          <w:delText xml:space="preserve">projects </w:delText>
        </w:r>
      </w:del>
      <w:ins w:id="857" w:author="Anderson, Kenneth" w:date="2026-09-15T09:49:00Z" w16du:dateUtc="2026-09-15T13:49:00Z">
        <w:r w:rsidR="00BE101C">
          <w:rPr>
            <w:rFonts w:ascii="Times New Roman" w:hAnsi="Times New Roman" w:cs="Times New Roman"/>
            <w:sz w:val="24"/>
            <w:szCs w:val="24"/>
          </w:rPr>
          <w:t>wetlands</w:t>
        </w:r>
        <w:r w:rsidR="00BE101C" w:rsidRPr="5FF1D785">
          <w:rPr>
            <w:rFonts w:ascii="Times New Roman" w:hAnsi="Times New Roman" w:cs="Times New Roman"/>
            <w:sz w:val="24"/>
            <w:szCs w:val="24"/>
          </w:rPr>
          <w:t xml:space="preserve"> </w:t>
        </w:r>
      </w:ins>
      <w:ins w:id="858" w:author="Marques Mendonca, Raissa" w:date="2026-09-15T10:29:00Z" w16du:dateUtc="2026-09-15T14:29:00Z">
        <w:r w:rsidR="0030508A">
          <w:rPr>
            <w:rFonts w:ascii="Times New Roman" w:hAnsi="Times New Roman" w:cs="Times New Roman"/>
            <w:sz w:val="24"/>
            <w:szCs w:val="24"/>
          </w:rPr>
          <w:t>where</w:t>
        </w:r>
        <w:r w:rsidR="00BE101C" w:rsidRPr="5FF1D785">
          <w:rPr>
            <w:rFonts w:ascii="Times New Roman" w:hAnsi="Times New Roman" w:cs="Times New Roman"/>
            <w:sz w:val="24"/>
            <w:szCs w:val="24"/>
          </w:rPr>
          <w:t xml:space="preserve"> </w:t>
        </w:r>
      </w:ins>
      <w:r w:rsidR="00D36EAB" w:rsidRPr="00682BBA">
        <w:rPr>
          <w:rFonts w:ascii="Times New Roman" w:hAnsi="Times New Roman" w:cs="Times New Roman"/>
          <w:sz w:val="24"/>
          <w:szCs w:val="24"/>
        </w:rPr>
        <w:t xml:space="preserve">either </w:t>
      </w:r>
      <w:ins w:id="859" w:author="Marques Mendonca, Raissa" w:date="2026-09-15T10:30:00Z" w16du:dateUtc="2026-09-15T14:30:00Z">
        <w:r w:rsidR="0030508A">
          <w:rPr>
            <w:rFonts w:ascii="Times New Roman" w:hAnsi="Times New Roman" w:cs="Times New Roman"/>
            <w:sz w:val="24"/>
            <w:szCs w:val="24"/>
          </w:rPr>
          <w:t xml:space="preserve">the </w:t>
        </w:r>
      </w:ins>
      <w:r w:rsidR="00D36EAB" w:rsidRPr="00682BBA">
        <w:rPr>
          <w:rFonts w:ascii="Times New Roman" w:hAnsi="Times New Roman" w:cs="Times New Roman"/>
          <w:sz w:val="24"/>
          <w:szCs w:val="24"/>
        </w:rPr>
        <w:t xml:space="preserve">inflow or outflow </w:t>
      </w:r>
      <w:ins w:id="860" w:author="Marques Mendonca, Raissa" w:date="2026-09-15T10:30:00Z" w16du:dateUtc="2026-09-15T14:30:00Z">
        <w:r w:rsidR="0030508A">
          <w:rPr>
            <w:rFonts w:ascii="Times New Roman" w:hAnsi="Times New Roman" w:cs="Times New Roman"/>
            <w:sz w:val="24"/>
            <w:szCs w:val="24"/>
          </w:rPr>
          <w:t xml:space="preserve">volume </w:t>
        </w:r>
      </w:ins>
      <w:r w:rsidR="00D36EAB" w:rsidRPr="00682BBA">
        <w:rPr>
          <w:rFonts w:ascii="Times New Roman" w:hAnsi="Times New Roman" w:cs="Times New Roman"/>
          <w:sz w:val="24"/>
          <w:szCs w:val="24"/>
        </w:rPr>
        <w:t>was</w:t>
      </w:r>
      <w:ins w:id="861" w:author="Marques Mendonca, Raissa" w:date="2026-09-15T10:29:00Z" w16du:dateUtc="2026-09-15T14:29:00Z">
        <w:r w:rsidR="0EDCF2DE" w:rsidRPr="5FF1D785">
          <w:rPr>
            <w:rFonts w:ascii="Times New Roman" w:hAnsi="Times New Roman" w:cs="Times New Roman"/>
            <w:sz w:val="24"/>
            <w:szCs w:val="24"/>
          </w:rPr>
          <w:t xml:space="preserve"> </w:t>
        </w:r>
        <w:r w:rsidR="0030508A">
          <w:rPr>
            <w:rFonts w:ascii="Times New Roman" w:hAnsi="Times New Roman" w:cs="Times New Roman"/>
            <w:sz w:val="24"/>
            <w:szCs w:val="24"/>
          </w:rPr>
          <w:t>not</w:t>
        </w:r>
      </w:ins>
      <w:r w:rsidR="00D36EAB" w:rsidRPr="00682BBA">
        <w:rPr>
          <w:rFonts w:ascii="Times New Roman" w:hAnsi="Times New Roman" w:cs="Times New Roman"/>
          <w:sz w:val="24"/>
          <w:szCs w:val="24"/>
        </w:rPr>
        <w:t xml:space="preserve"> directly measured</w:t>
      </w:r>
      <w:del w:id="862" w:author="Marques Mendonca, Raissa" w:date="2026-09-15T10:30:00Z" w16du:dateUtc="2026-09-15T14:30:00Z">
        <w:r w:rsidR="00D36EAB" w:rsidRPr="00682BBA">
          <w:rPr>
            <w:rFonts w:ascii="Times New Roman" w:hAnsi="Times New Roman" w:cs="Times New Roman"/>
            <w:sz w:val="24"/>
            <w:szCs w:val="24"/>
          </w:rPr>
          <w:delText>, but f</w:delText>
        </w:r>
        <w:r w:rsidR="00711E53" w:rsidRPr="00682BBA">
          <w:rPr>
            <w:rFonts w:ascii="Times New Roman" w:hAnsi="Times New Roman" w:cs="Times New Roman"/>
            <w:sz w:val="24"/>
            <w:szCs w:val="24"/>
          </w:rPr>
          <w:delText>or</w:delText>
        </w:r>
      </w:del>
      <w:r w:rsidR="00711E53" w:rsidRPr="00682BBA">
        <w:rPr>
          <w:rFonts w:ascii="Times New Roman" w:hAnsi="Times New Roman" w:cs="Times New Roman"/>
          <w:sz w:val="24"/>
          <w:szCs w:val="24"/>
        </w:rPr>
        <w:t xml:space="preserve"> </w:t>
      </w:r>
      <w:ins w:id="863" w:author="Marques Mendonca, Raissa" w:date="2026-09-15T10:30:00Z" w16du:dateUtc="2026-09-15T14:30:00Z">
        <w:r w:rsidR="0030508A">
          <w:rPr>
            <w:rFonts w:ascii="Times New Roman" w:hAnsi="Times New Roman" w:cs="Times New Roman"/>
            <w:sz w:val="24"/>
            <w:szCs w:val="24"/>
          </w:rPr>
          <w:t>(</w:t>
        </w:r>
        <w:r w:rsidR="0030508A" w:rsidRPr="0030508A">
          <w:rPr>
            <w:rFonts w:ascii="Times New Roman" w:hAnsi="Times New Roman" w:cs="Times New Roman"/>
            <w:i/>
            <w:iCs/>
            <w:sz w:val="24"/>
            <w:szCs w:val="24"/>
            <w:rPrChange w:id="864" w:author="Marques Mendonca, Raissa" w:date="2026-09-15T10:30:00Z" w16du:dateUtc="2026-09-15T14:30:00Z">
              <w:rPr>
                <w:rFonts w:ascii="Times New Roman" w:hAnsi="Times New Roman" w:cs="Times New Roman"/>
                <w:sz w:val="24"/>
                <w:szCs w:val="24"/>
              </w:rPr>
            </w:rPrChange>
          </w:rPr>
          <w:t>n</w:t>
        </w:r>
        <w:r w:rsidR="0030508A">
          <w:rPr>
            <w:rFonts w:ascii="Times New Roman" w:hAnsi="Times New Roman" w:cs="Times New Roman"/>
            <w:sz w:val="24"/>
            <w:szCs w:val="24"/>
          </w:rPr>
          <w:t xml:space="preserve"> = </w:t>
        </w:r>
      </w:ins>
      <w:r w:rsidR="00711E53" w:rsidRPr="00682BBA">
        <w:rPr>
          <w:rFonts w:ascii="Times New Roman" w:hAnsi="Times New Roman" w:cs="Times New Roman"/>
          <w:sz w:val="24"/>
          <w:szCs w:val="24"/>
        </w:rPr>
        <w:t>16</w:t>
      </w:r>
      <w:del w:id="865" w:author="Marques Mendonca, Raissa" w:date="2026-09-15T10:30:00Z" w16du:dateUtc="2026-09-15T14:30:00Z">
        <w:r w:rsidR="00711E53" w:rsidRPr="00682BBA">
          <w:rPr>
            <w:rFonts w:ascii="Times New Roman" w:hAnsi="Times New Roman" w:cs="Times New Roman"/>
            <w:sz w:val="24"/>
            <w:szCs w:val="24"/>
          </w:rPr>
          <w:delText xml:space="preserve"> of the 24</w:delText>
        </w:r>
      </w:del>
      <w:ins w:id="866" w:author="Marques Mendonca, Raissa" w:date="2026-09-15T10:30:00Z" w16du:dateUtc="2026-09-15T14:30:00Z">
        <w:r w:rsidR="0030508A">
          <w:rPr>
            <w:rFonts w:ascii="Times New Roman" w:hAnsi="Times New Roman" w:cs="Times New Roman"/>
            <w:sz w:val="24"/>
            <w:szCs w:val="24"/>
          </w:rPr>
          <w:t>),</w:t>
        </w:r>
      </w:ins>
      <w:r w:rsidR="00711E53" w:rsidRPr="00682BBA">
        <w:rPr>
          <w:rFonts w:ascii="Times New Roman" w:hAnsi="Times New Roman" w:cs="Times New Roman"/>
          <w:sz w:val="24"/>
          <w:szCs w:val="24"/>
        </w:rPr>
        <w:t xml:space="preserve"> </w:t>
      </w:r>
      <w:del w:id="867" w:author="Marques Mendonca, Raissa" w:date="2026-09-15T10:30:00Z" w16du:dateUtc="2026-09-15T14:30:00Z">
        <w:r w:rsidR="00711E53" w:rsidRPr="00682BBA">
          <w:rPr>
            <w:rFonts w:ascii="Times New Roman" w:hAnsi="Times New Roman" w:cs="Times New Roman"/>
            <w:sz w:val="24"/>
            <w:szCs w:val="24"/>
          </w:rPr>
          <w:delText>total projects</w:delText>
        </w:r>
        <w:r w:rsidR="45053FE6" w:rsidRPr="5FF1D785" w:rsidDel="00C555FB">
          <w:rPr>
            <w:rFonts w:ascii="Times New Roman" w:hAnsi="Times New Roman" w:cs="Times New Roman"/>
            <w:sz w:val="24"/>
            <w:szCs w:val="24"/>
          </w:rPr>
          <w:delText xml:space="preserve"> </w:delText>
        </w:r>
      </w:del>
      <w:ins w:id="868" w:author="Anderson, Kenneth" w:date="2026-09-15T09:49:00Z" w16du:dateUtc="2026-09-15T13:49:00Z">
        <w:del w:id="869" w:author="Marques Mendonca, Raissa" w:date="2026-09-15T10:30:00Z" w16du:dateUtc="2026-09-15T14:30:00Z">
          <w:r w:rsidR="00C555FB">
            <w:rPr>
              <w:rFonts w:ascii="Times New Roman" w:hAnsi="Times New Roman" w:cs="Times New Roman"/>
              <w:sz w:val="24"/>
              <w:szCs w:val="24"/>
            </w:rPr>
            <w:delText>wetlands</w:delText>
          </w:r>
          <w:r w:rsidR="00711E53" w:rsidRPr="00682BBA">
            <w:rPr>
              <w:rFonts w:ascii="Times New Roman" w:hAnsi="Times New Roman" w:cs="Times New Roman"/>
              <w:sz w:val="24"/>
              <w:szCs w:val="24"/>
            </w:rPr>
            <w:delText xml:space="preserve"> </w:delText>
          </w:r>
        </w:del>
      </w:ins>
      <w:r w:rsidR="00711E53" w:rsidRPr="00682BBA">
        <w:rPr>
          <w:rFonts w:ascii="Times New Roman" w:hAnsi="Times New Roman" w:cs="Times New Roman"/>
          <w:sz w:val="24"/>
          <w:szCs w:val="24"/>
        </w:rPr>
        <w:t>evapotranspiration was used to</w:t>
      </w:r>
      <w:r w:rsidR="00D36EAB" w:rsidRPr="00682BBA">
        <w:rPr>
          <w:rFonts w:ascii="Times New Roman" w:hAnsi="Times New Roman" w:cs="Times New Roman"/>
          <w:sz w:val="24"/>
          <w:szCs w:val="24"/>
        </w:rPr>
        <w:t xml:space="preserve"> estimate the </w:t>
      </w:r>
      <w:commentRangeStart w:id="870"/>
      <w:r w:rsidR="00D36EAB" w:rsidRPr="00682BBA">
        <w:rPr>
          <w:rFonts w:ascii="Times New Roman" w:hAnsi="Times New Roman" w:cs="Times New Roman"/>
          <w:sz w:val="24"/>
          <w:szCs w:val="24"/>
        </w:rPr>
        <w:t>unmeasured value</w:t>
      </w:r>
      <w:r w:rsidR="00EA3D5F">
        <w:rPr>
          <w:rFonts w:ascii="Times New Roman" w:hAnsi="Times New Roman" w:cs="Times New Roman"/>
          <w:sz w:val="24"/>
          <w:szCs w:val="24"/>
        </w:rPr>
        <w:t xml:space="preserve"> (Table S</w:t>
      </w:r>
      <w:ins w:id="871" w:author="Anderson, Kenneth" w:date="2026-10-09T09:21:00Z" w16du:dateUtc="2026-10-09T13:21:00Z">
        <w:r w:rsidR="008A7F44">
          <w:rPr>
            <w:rFonts w:ascii="Times New Roman" w:hAnsi="Times New Roman" w:cs="Times New Roman"/>
            <w:sz w:val="24"/>
            <w:szCs w:val="24"/>
          </w:rPr>
          <w:t>3</w:t>
        </w:r>
      </w:ins>
      <w:del w:id="872" w:author="Anderson, Kenneth" w:date="2026-10-09T09:21:00Z" w16du:dateUtc="2026-10-09T13:21:00Z">
        <w:r w:rsidR="00EA3D5F" w:rsidDel="008A7F44">
          <w:rPr>
            <w:rFonts w:ascii="Times New Roman" w:hAnsi="Times New Roman" w:cs="Times New Roman"/>
            <w:sz w:val="24"/>
            <w:szCs w:val="24"/>
          </w:rPr>
          <w:delText>2</w:delText>
        </w:r>
      </w:del>
      <w:r w:rsidR="00EA3D5F">
        <w:rPr>
          <w:rFonts w:ascii="Times New Roman" w:hAnsi="Times New Roman" w:cs="Times New Roman"/>
          <w:sz w:val="24"/>
          <w:szCs w:val="24"/>
        </w:rPr>
        <w:t>)</w:t>
      </w:r>
      <w:r w:rsidR="00D36EAB" w:rsidRPr="00682BBA">
        <w:rPr>
          <w:rFonts w:ascii="Times New Roman" w:hAnsi="Times New Roman" w:cs="Times New Roman"/>
          <w:sz w:val="24"/>
          <w:szCs w:val="24"/>
        </w:rPr>
        <w:t>.</w:t>
      </w:r>
      <w:commentRangeEnd w:id="870"/>
      <w:r w:rsidR="008066F1" w:rsidRPr="00682BBA">
        <w:rPr>
          <w:rStyle w:val="CommentReference"/>
          <w:rFonts w:ascii="Times New Roman" w:hAnsi="Times New Roman" w:cs="Times New Roman"/>
          <w:sz w:val="24"/>
          <w:szCs w:val="24"/>
        </w:rPr>
        <w:commentReference w:id="870"/>
      </w:r>
      <w:del w:id="873" w:author="Marques Mendonca, Raissa" w:date="2026-09-15T10:31:00Z" w16du:dateUtc="2026-09-15T14:31:00Z">
        <w:r w:rsidR="00D36EAB" w:rsidRPr="00682BBA">
          <w:rPr>
            <w:rFonts w:ascii="Times New Roman" w:hAnsi="Times New Roman" w:cs="Times New Roman"/>
            <w:sz w:val="24"/>
            <w:szCs w:val="24"/>
          </w:rPr>
          <w:delText xml:space="preserve"> </w:delText>
        </w:r>
      </w:del>
    </w:p>
    <w:p w14:paraId="61B842CC" w14:textId="268D25BD" w:rsidR="00147A9F" w:rsidRPr="00682BBA" w:rsidRDefault="00147A9F"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Reference evapotranspiration (ET</w:t>
      </w:r>
      <w:r w:rsidRPr="00682BBA">
        <w:rPr>
          <w:rFonts w:ascii="Times New Roman" w:hAnsi="Times New Roman" w:cs="Times New Roman"/>
          <w:sz w:val="24"/>
          <w:szCs w:val="24"/>
          <w:vertAlign w:val="subscript"/>
        </w:rPr>
        <w:t>0</w:t>
      </w:r>
      <w:r w:rsidRPr="00682BBA">
        <w:rPr>
          <w:rFonts w:ascii="Times New Roman" w:hAnsi="Times New Roman" w:cs="Times New Roman"/>
          <w:sz w:val="24"/>
          <w:szCs w:val="24"/>
        </w:rPr>
        <w:t>)</w:t>
      </w:r>
      <w:commentRangeStart w:id="874"/>
      <w:ins w:id="875" w:author="Lauren N Brown" w:date="2026-09-29T13:32:00Z" w16du:dateUtc="2026-09-29T17:32:00Z">
        <w:r w:rsidRPr="00682BBA">
          <w:rPr>
            <w:rFonts w:ascii="Times New Roman" w:hAnsi="Times New Roman" w:cs="Times New Roman"/>
            <w:sz w:val="24"/>
            <w:szCs w:val="24"/>
          </w:rPr>
          <w:t xml:space="preserve"> </w:t>
        </w:r>
        <w:del w:id="876" w:author="Anderson, Kenneth" w:date="2026-10-01T11:33:00Z" w16du:dateUtc="2026-10-01T15:33:00Z">
          <w:r w:rsidR="0069529C" w:rsidDel="00961F89">
            <w:rPr>
              <w:rFonts w:ascii="Times New Roman" w:hAnsi="Times New Roman" w:cs="Times New Roman"/>
              <w:sz w:val="24"/>
              <w:szCs w:val="24"/>
            </w:rPr>
            <w:delText>rates</w:delText>
          </w:r>
        </w:del>
      </w:ins>
      <w:ins w:id="877" w:author="Anderson, Kenneth" w:date="2026-10-01T11:33:00Z" w16du:dateUtc="2026-10-01T15:33:00Z">
        <w:r w:rsidR="00961F89">
          <w:rPr>
            <w:rFonts w:ascii="Times New Roman" w:hAnsi="Times New Roman" w:cs="Times New Roman"/>
            <w:sz w:val="24"/>
            <w:szCs w:val="24"/>
          </w:rPr>
          <w:t>values</w:t>
        </w:r>
      </w:ins>
      <w:r w:rsidRPr="00682BBA">
        <w:rPr>
          <w:rFonts w:ascii="Times New Roman" w:hAnsi="Times New Roman" w:cs="Times New Roman"/>
          <w:sz w:val="24"/>
          <w:szCs w:val="24"/>
        </w:rPr>
        <w:t xml:space="preserve"> </w:t>
      </w:r>
      <w:commentRangeEnd w:id="874"/>
      <w:r w:rsidR="00047BDD" w:rsidRPr="00682BBA">
        <w:rPr>
          <w:rStyle w:val="CommentReference"/>
          <w:rFonts w:ascii="Times New Roman" w:hAnsi="Times New Roman" w:cs="Times New Roman"/>
          <w:sz w:val="24"/>
          <w:szCs w:val="24"/>
        </w:rPr>
        <w:commentReference w:id="874"/>
      </w:r>
      <w:r w:rsidR="00FC1787" w:rsidRPr="00682BBA">
        <w:rPr>
          <w:rFonts w:ascii="Times New Roman" w:hAnsi="Times New Roman" w:cs="Times New Roman"/>
          <w:sz w:val="24"/>
          <w:szCs w:val="24"/>
        </w:rPr>
        <w:t xml:space="preserve">across </w:t>
      </w:r>
      <w:del w:id="878" w:author="Anderson, Kenneth" w:date="2026-09-15T09:49:00Z" w16du:dateUtc="2026-09-15T13:49:00Z">
        <w:r w:rsidR="00FC1787" w:rsidRPr="00682BBA">
          <w:rPr>
            <w:rFonts w:ascii="Times New Roman" w:hAnsi="Times New Roman" w:cs="Times New Roman"/>
            <w:sz w:val="24"/>
            <w:szCs w:val="24"/>
          </w:rPr>
          <w:delText xml:space="preserve">projects </w:delText>
        </w:r>
      </w:del>
      <w:ins w:id="879" w:author="Anderson, Kenneth" w:date="2026-09-15T09:49:00Z" w16du:dateUtc="2026-09-15T13:49:00Z">
        <w:r w:rsidR="00BE101C">
          <w:rPr>
            <w:rFonts w:ascii="Times New Roman" w:hAnsi="Times New Roman" w:cs="Times New Roman"/>
            <w:sz w:val="24"/>
            <w:szCs w:val="24"/>
          </w:rPr>
          <w:t>wetlands</w:t>
        </w:r>
        <w:r w:rsidR="00BE101C" w:rsidRPr="00682BBA">
          <w:rPr>
            <w:rFonts w:ascii="Times New Roman" w:hAnsi="Times New Roman" w:cs="Times New Roman"/>
            <w:sz w:val="24"/>
            <w:szCs w:val="24"/>
          </w:rPr>
          <w:t xml:space="preserve"> </w:t>
        </w:r>
      </w:ins>
      <w:del w:id="880" w:author="Lauren N Brown" w:date="2026-09-29T13:32:00Z" w16du:dateUtc="2026-09-29T17:32:00Z">
        <w:r w:rsidRPr="00682BBA">
          <w:rPr>
            <w:rFonts w:ascii="Times New Roman" w:hAnsi="Times New Roman" w:cs="Times New Roman"/>
            <w:sz w:val="24"/>
            <w:szCs w:val="24"/>
          </w:rPr>
          <w:delText>was</w:delText>
        </w:r>
        <w:r w:rsidRPr="00682BBA" w:rsidDel="0069529C">
          <w:rPr>
            <w:rFonts w:ascii="Times New Roman" w:hAnsi="Times New Roman" w:cs="Times New Roman"/>
            <w:sz w:val="24"/>
            <w:szCs w:val="24"/>
          </w:rPr>
          <w:delText xml:space="preserve"> </w:delText>
        </w:r>
      </w:del>
      <w:ins w:id="881" w:author="Lauren N Brown" w:date="2026-09-29T13:32:00Z" w16du:dateUtc="2026-09-29T17:32:00Z">
        <w:r w:rsidR="0069529C" w:rsidRPr="00682BBA">
          <w:rPr>
            <w:rFonts w:ascii="Times New Roman" w:hAnsi="Times New Roman" w:cs="Times New Roman"/>
            <w:sz w:val="24"/>
            <w:szCs w:val="24"/>
          </w:rPr>
          <w:t>w</w:t>
        </w:r>
        <w:r w:rsidR="0069529C">
          <w:rPr>
            <w:rFonts w:ascii="Times New Roman" w:hAnsi="Times New Roman" w:cs="Times New Roman"/>
            <w:sz w:val="24"/>
            <w:szCs w:val="24"/>
          </w:rPr>
          <w:t>ere</w:t>
        </w:r>
        <w:r w:rsidRPr="00682BBA">
          <w:rPr>
            <w:rFonts w:ascii="Times New Roman" w:hAnsi="Times New Roman" w:cs="Times New Roman"/>
            <w:sz w:val="24"/>
            <w:szCs w:val="24"/>
          </w:rPr>
          <w:t xml:space="preserve"> </w:t>
        </w:r>
      </w:ins>
      <w:r w:rsidRPr="00682BBA">
        <w:rPr>
          <w:rFonts w:ascii="Times New Roman" w:hAnsi="Times New Roman" w:cs="Times New Roman"/>
          <w:sz w:val="24"/>
          <w:szCs w:val="24"/>
        </w:rPr>
        <w:t xml:space="preserve">calculated from meteorological data using the Penman-Monteith </w:t>
      </w:r>
      <w:commentRangeStart w:id="882"/>
      <w:r w:rsidRPr="00682BBA">
        <w:rPr>
          <w:rFonts w:ascii="Times New Roman" w:hAnsi="Times New Roman" w:cs="Times New Roman"/>
          <w:sz w:val="24"/>
          <w:szCs w:val="24"/>
        </w:rPr>
        <w:t>F</w:t>
      </w:r>
      <w:ins w:id="883" w:author="Anderson, Kenneth" w:date="2026-10-13T10:06:00Z" w16du:dateUtc="2026-10-13T14:06:00Z">
        <w:r w:rsidR="0025116A">
          <w:rPr>
            <w:rFonts w:ascii="Times New Roman" w:hAnsi="Times New Roman" w:cs="Times New Roman"/>
            <w:sz w:val="24"/>
            <w:szCs w:val="24"/>
          </w:rPr>
          <w:t xml:space="preserve">ood and </w:t>
        </w:r>
      </w:ins>
      <w:r w:rsidRPr="00682BBA">
        <w:rPr>
          <w:rFonts w:ascii="Times New Roman" w:hAnsi="Times New Roman" w:cs="Times New Roman"/>
          <w:sz w:val="24"/>
          <w:szCs w:val="24"/>
        </w:rPr>
        <w:t>A</w:t>
      </w:r>
      <w:ins w:id="884" w:author="Anderson, Kenneth" w:date="2026-10-13T10:06:00Z" w16du:dateUtc="2026-10-13T14:06:00Z">
        <w:r w:rsidR="0025116A">
          <w:rPr>
            <w:rFonts w:ascii="Times New Roman" w:hAnsi="Times New Roman" w:cs="Times New Roman"/>
            <w:sz w:val="24"/>
            <w:szCs w:val="24"/>
          </w:rPr>
          <w:t xml:space="preserve">gricultural </w:t>
        </w:r>
      </w:ins>
      <w:r w:rsidRPr="00682BBA">
        <w:rPr>
          <w:rFonts w:ascii="Times New Roman" w:hAnsi="Times New Roman" w:cs="Times New Roman"/>
          <w:sz w:val="24"/>
          <w:szCs w:val="24"/>
        </w:rPr>
        <w:t>O</w:t>
      </w:r>
      <w:commentRangeEnd w:id="882"/>
      <w:r w:rsidR="006E40D9">
        <w:rPr>
          <w:rStyle w:val="CommentReference"/>
          <w:rFonts w:ascii="Times New Roman" w:hAnsi="Times New Roman" w:cs="Times New Roman"/>
          <w:sz w:val="24"/>
          <w:szCs w:val="24"/>
        </w:rPr>
        <w:commentReference w:id="882"/>
      </w:r>
      <w:ins w:id="885" w:author="Anderson, Kenneth" w:date="2026-10-13T10:07:00Z" w16du:dateUtc="2026-10-13T14:07:00Z">
        <w:r w:rsidR="0025116A">
          <w:rPr>
            <w:rFonts w:ascii="Times New Roman" w:hAnsi="Times New Roman" w:cs="Times New Roman"/>
            <w:sz w:val="24"/>
            <w:szCs w:val="24"/>
          </w:rPr>
          <w:t>rganization</w:t>
        </w:r>
      </w:ins>
      <w:r w:rsidRPr="00682BBA">
        <w:rPr>
          <w:rFonts w:ascii="Times New Roman" w:hAnsi="Times New Roman" w:cs="Times New Roman"/>
          <w:sz w:val="24"/>
          <w:szCs w:val="24"/>
        </w:rPr>
        <w:t>-56 method (Allen et al., 1998</w:t>
      </w:r>
      <w:r w:rsidR="00822F41" w:rsidRPr="00682BBA">
        <w:rPr>
          <w:rFonts w:ascii="Times New Roman" w:hAnsi="Times New Roman" w:cs="Times New Roman"/>
          <w:sz w:val="24"/>
          <w:szCs w:val="24"/>
        </w:rPr>
        <w:t>)</w:t>
      </w:r>
      <w:r w:rsidRPr="00682BBA">
        <w:rPr>
          <w:rFonts w:ascii="Times New Roman" w:hAnsi="Times New Roman" w:cs="Times New Roman"/>
          <w:sz w:val="24"/>
          <w:szCs w:val="24"/>
        </w:rPr>
        <w:t xml:space="preserve">. Daily meteorological inputs, including minimum and maximum air temperature, minimum and maximum relative humidity, and wind speed at </w:t>
      </w:r>
      <w:del w:id="886" w:author="Kerns, Janice" w:date="2026-10-09T14:11:00Z" w16du:dateUtc="2026-10-09T18:11:00Z">
        <w:r w:rsidRPr="00682BBA">
          <w:rPr>
            <w:rFonts w:ascii="Times New Roman" w:hAnsi="Times New Roman" w:cs="Times New Roman"/>
            <w:sz w:val="24"/>
            <w:szCs w:val="24"/>
          </w:rPr>
          <w:delText xml:space="preserve">2 </w:delText>
        </w:r>
      </w:del>
      <w:ins w:id="887" w:author="Kerns, Janice" w:date="2026-10-09T14:11:00Z" w16du:dateUtc="2026-10-09T18:11:00Z">
        <w:r w:rsidR="00E25BA0">
          <w:rPr>
            <w:rFonts w:ascii="Times New Roman" w:hAnsi="Times New Roman" w:cs="Times New Roman"/>
            <w:sz w:val="24"/>
            <w:szCs w:val="24"/>
          </w:rPr>
          <w:t>two</w:t>
        </w:r>
        <w:r w:rsidR="00E25BA0" w:rsidRPr="00682BBA">
          <w:rPr>
            <w:rFonts w:ascii="Times New Roman" w:hAnsi="Times New Roman" w:cs="Times New Roman"/>
            <w:sz w:val="24"/>
            <w:szCs w:val="24"/>
          </w:rPr>
          <w:t xml:space="preserve"> </w:t>
        </w:r>
      </w:ins>
      <w:r w:rsidRPr="00682BBA">
        <w:rPr>
          <w:rFonts w:ascii="Times New Roman" w:hAnsi="Times New Roman" w:cs="Times New Roman"/>
          <w:sz w:val="24"/>
          <w:szCs w:val="24"/>
        </w:rPr>
        <w:t>meters</w:t>
      </w:r>
      <w:ins w:id="888" w:author="Winston, Ryan" w:date="2026-09-14T20:57:00Z" w16du:dateUtc="2026-09-14T20:57:38Z">
        <w:r w:rsidR="31A72244" w:rsidRPr="158AA868">
          <w:rPr>
            <w:rFonts w:ascii="Times New Roman" w:hAnsi="Times New Roman" w:cs="Times New Roman"/>
            <w:sz w:val="24"/>
            <w:szCs w:val="24"/>
          </w:rPr>
          <w:t xml:space="preserve"> </w:t>
        </w:r>
      </w:ins>
      <w:ins w:id="889" w:author="Winston, Ryan" w:date="2026-09-14T20:57:00Z" w16du:dateUtc="2026-09-14T20:57:39Z">
        <w:r w:rsidR="31A72244" w:rsidRPr="61C3C391">
          <w:rPr>
            <w:rFonts w:ascii="Times New Roman" w:hAnsi="Times New Roman" w:cs="Times New Roman"/>
            <w:sz w:val="24"/>
            <w:szCs w:val="24"/>
          </w:rPr>
          <w:t>height</w:t>
        </w:r>
      </w:ins>
      <w:r w:rsidRPr="00682BBA">
        <w:rPr>
          <w:rFonts w:ascii="Times New Roman" w:hAnsi="Times New Roman" w:cs="Times New Roman"/>
          <w:sz w:val="24"/>
          <w:szCs w:val="24"/>
        </w:rPr>
        <w:t>, were obtained from the nearest Ohio station of the Automated Surface Observing System (ASOS) network via the Iowa Environmental Mesonet (IEM). Where wind speed was only available at 10 meters, it was adjusted to the 2-meter reference height using the logarithmic wind profile equation</w:t>
      </w:r>
      <w:r w:rsidR="00862349" w:rsidRPr="00682BBA">
        <w:rPr>
          <w:rFonts w:ascii="Times New Roman" w:hAnsi="Times New Roman" w:cs="Times New Roman"/>
          <w:sz w:val="24"/>
          <w:szCs w:val="24"/>
        </w:rPr>
        <w:t xml:space="preserve"> </w:t>
      </w:r>
      <w:r w:rsidR="00862349" w:rsidRPr="00682BBA">
        <w:rPr>
          <w:rFonts w:ascii="Times New Roman" w:hAnsi="Times New Roman" w:cs="Times New Roman"/>
          <w:sz w:val="24"/>
          <w:szCs w:val="24"/>
        </w:rPr>
        <w:fldChar w:fldCharType="begin"/>
      </w:r>
      <w:r w:rsidR="00862349" w:rsidRPr="00682BBA">
        <w:rPr>
          <w:rFonts w:ascii="Times New Roman" w:hAnsi="Times New Roman" w:cs="Times New Roman"/>
          <w:sz w:val="24"/>
          <w:szCs w:val="24"/>
        </w:rPr>
        <w:instrText xml:space="preserve"> ADDIN ZOTERO_ITEM CSL_CITATION {"citationID":"RmHNuS9d","properties":{"unsorted":false,"formattedCitation":"(Allen et al. 1998)","plainCitation":"(Allen et al. 1998)","noteIndex":0},"citationItems":[{"id":6216,"uris":["http://zotero.org/users/5222684/items/HWEHAR4L"],"itemData":{"id":6216,"type":"article-journal","container-title":"Fao, rome","issue":"9","page":"D05109","source":"Google Scholar","title":"Crop evapotranspiration-Guidelines for computing crop water requirements-FAO Irrigation and drainage paper 56","volume":"300","author":[{"family":"Allen","given":"Richard G."},{"family":"Pereira","given":"Luis S."},{"family":"Raes","given":"Dirk"},{"family":"Smith","given":"Martin"}],"issued":{"date-parts":[["1998"]]}}}],"schema":"https://github.com/citation-style-language/schema/raw/master/csl-citation.json"} </w:instrText>
      </w:r>
      <w:r w:rsidR="00862349"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(Allen et al. 1998)</w:t>
      </w:r>
      <w:r w:rsidR="00862349"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Atmospheric pressure was either obtained directly from ASOS station records or estimated from the elevation above sea level of the wetland </w:t>
      </w:r>
      <w:del w:id="890" w:author="Anderson, Kenneth" w:date="2026-09-15T09:50:00Z" w16du:dateUtc="2026-09-15T13:50:00Z">
        <w:r w:rsidRPr="00682BBA">
          <w:rPr>
            <w:rFonts w:ascii="Times New Roman" w:hAnsi="Times New Roman" w:cs="Times New Roman"/>
            <w:sz w:val="24"/>
            <w:szCs w:val="24"/>
          </w:rPr>
          <w:delText xml:space="preserve">project </w:delText>
        </w:r>
      </w:del>
      <w:r w:rsidRPr="00682BBA">
        <w:rPr>
          <w:rFonts w:ascii="Times New Roman" w:hAnsi="Times New Roman" w:cs="Times New Roman"/>
          <w:sz w:val="24"/>
          <w:szCs w:val="24"/>
        </w:rPr>
        <w:t>using the barometric formula:</w:t>
      </w:r>
    </w:p>
    <w:p w14:paraId="74E77CE0" w14:textId="77777777" w:rsidR="00147A9F" w:rsidRPr="00682BBA" w:rsidRDefault="00147A9F" w:rsidP="00682BBA">
      <w:pPr>
        <w:spacing w:line="480" w:lineRule="auto"/>
        <w:jc w:val="center"/>
        <w:rPr>
          <w:rFonts w:ascii="Times New Roman" w:hAnsi="Times New Roman" w:cs="Times New Roman"/>
          <w:sz w:val="24"/>
          <w:szCs w:val="24"/>
        </w:rPr>
      </w:pPr>
      <m:oMathPara>
        <m:oMath>
          <m:r>
            <w:rPr>
              <w:rFonts w:ascii="Cambria Math" w:hAnsi="Cambria Math" w:cs="Times New Roman"/>
              <w:sz w:val="24"/>
              <w:szCs w:val="24"/>
              <w:lang w:val=""/>
            </w:rPr>
            <m:t>P=</m:t>
          </m:r>
          <m:sSub>
            <m:sSubPr>
              <m:ctrlPr>
                <w:rPr>
                  <w:rFonts w:ascii="Cambria Math" w:hAnsi="Cambria Math" w:cs="Times New Roman"/>
                  <w:i/>
                  <w:sz w:val="24"/>
                  <w:szCs w:val="24"/>
                  <w:lang w:val=""/>
                </w:rPr>
              </m:ctrlPr>
            </m:sSubPr>
            <m:e>
              <m:r>
                <w:rPr>
                  <w:rFonts w:ascii="Cambria Math" w:hAnsi="Cambria Math" w:cs="Times New Roman"/>
                  <w:sz w:val="24"/>
                  <w:szCs w:val="24"/>
                  <w:lang w:val=""/>
                </w:rPr>
                <m:t>P</m:t>
              </m:r>
            </m:e>
            <m:sub>
              <m:r>
                <w:rPr>
                  <w:rFonts w:ascii="Cambria Math" w:hAnsi="Cambria Math" w:cs="Times New Roman"/>
                  <w:sz w:val="24"/>
                  <w:szCs w:val="24"/>
                  <w:lang w:val=""/>
                </w:rPr>
                <m:t>0</m:t>
              </m:r>
            </m:sub>
          </m:sSub>
          <m:r>
            <w:rPr>
              <w:rFonts w:ascii="Cambria Math" w:hAnsi="Cambria Math" w:cs="Times New Roman"/>
              <w:sz w:val="24"/>
              <w:szCs w:val="24"/>
              <w:lang w:val=""/>
            </w:rPr>
            <m:t>⋅</m:t>
          </m:r>
          <m:sSup>
            <m:sSupPr>
              <m:ctrlPr>
                <w:rPr>
                  <w:rFonts w:ascii="Cambria Math" w:hAnsi="Cambria Math" w:cs="Times New Roman"/>
                  <w:i/>
                  <w:sz w:val="24"/>
                  <w:szCs w:val="24"/>
                  <w:lang w:val=""/>
                </w:rPr>
              </m:ctrlPr>
            </m:sSupPr>
            <m:e>
              <m:r>
                <w:rPr>
                  <w:rFonts w:ascii="Cambria Math" w:hAnsi="Cambria Math" w:cs="Times New Roman"/>
                  <w:sz w:val="24"/>
                  <w:szCs w:val="24"/>
                  <w:lang w:val=""/>
                </w:rPr>
                <m:t>(</m:t>
              </m:r>
              <m:f>
                <m:fPr>
                  <m:ctrlPr>
                    <w:rPr>
                      <w:rFonts w:ascii="Cambria Math" w:hAnsi="Cambria Math" w:cs="Times New Roman"/>
                      <w:i/>
                      <w:sz w:val="24"/>
                      <w:szCs w:val="24"/>
                      <w:lang w:val=""/>
                    </w:rPr>
                  </m:ctrlPr>
                </m:fPr>
                <m:num>
                  <m:sSub>
                    <m:sSubPr>
                      <m:ctrlPr>
                        <w:rPr>
                          <w:rFonts w:ascii="Cambria Math" w:hAnsi="Cambria Math" w:cs="Times New Roman"/>
                          <w:i/>
                          <w:sz w:val="24"/>
                          <w:szCs w:val="24"/>
                          <w:lang w:val=""/>
                        </w:rPr>
                      </m:ctrlPr>
                    </m:sSubPr>
                    <m:e>
                      <m:r>
                        <w:rPr>
                          <w:rFonts w:ascii="Cambria Math" w:hAnsi="Cambria Math" w:cs="Times New Roman"/>
                          <w:sz w:val="24"/>
                          <w:szCs w:val="24"/>
                          <w:lang w:val=""/>
                        </w:rPr>
                        <m:t>T</m:t>
                      </m:r>
                    </m:e>
                    <m:sub>
                      <m:r>
                        <w:rPr>
                          <w:rFonts w:ascii="Cambria Math" w:hAnsi="Cambria Math" w:cs="Times New Roman"/>
                          <w:sz w:val="24"/>
                          <w:szCs w:val="24"/>
                          <w:lang w:val=""/>
                        </w:rPr>
                        <m:t>0</m:t>
                      </m:r>
                    </m:sub>
                  </m:sSub>
                  <m:r>
                    <w:rPr>
                      <w:rFonts w:ascii="Cambria Math" w:hAnsi="Cambria Math" w:cs="Times New Roman"/>
                      <w:sz w:val="24"/>
                      <w:szCs w:val="24"/>
                      <w:lang w:val=""/>
                    </w:rPr>
                    <m:t>-L⋅h</m:t>
                  </m:r>
                </m:num>
                <m:den>
                  <m:sSub>
                    <m:sSubPr>
                      <m:ctrlPr>
                        <w:rPr>
                          <w:rFonts w:ascii="Cambria Math" w:hAnsi="Cambria Math" w:cs="Times New Roman"/>
                          <w:i/>
                          <w:sz w:val="24"/>
                          <w:szCs w:val="24"/>
                          <w:lang w:val=""/>
                        </w:rPr>
                      </m:ctrlPr>
                    </m:sSubPr>
                    <m:e>
                      <m:r>
                        <w:rPr>
                          <w:rFonts w:ascii="Cambria Math" w:hAnsi="Cambria Math" w:cs="Times New Roman"/>
                          <w:sz w:val="24"/>
                          <w:szCs w:val="24"/>
                          <w:lang w:val=""/>
                        </w:rPr>
                        <m:t>T</m:t>
                      </m:r>
                    </m:e>
                    <m:sub>
                      <m:r>
                        <w:rPr>
                          <w:rFonts w:ascii="Cambria Math" w:hAnsi="Cambria Math" w:cs="Times New Roman"/>
                          <w:sz w:val="24"/>
                          <w:szCs w:val="24"/>
                          <w:lang w:val=""/>
                        </w:rPr>
                        <m:t>0</m:t>
                      </m:r>
                    </m:sub>
                  </m:sSub>
                </m:den>
              </m:f>
              <m:r>
                <w:rPr>
                  <w:rFonts w:ascii="Cambria Math" w:hAnsi="Cambria Math" w:cs="Times New Roman"/>
                  <w:sz w:val="24"/>
                  <w:szCs w:val="24"/>
                  <w:lang w:val=""/>
                </w:rPr>
                <m:t>)</m:t>
              </m:r>
            </m:e>
            <m:sup>
              <m:f>
                <m:fPr>
                  <m:ctrlPr>
                    <w:rPr>
                      <w:rFonts w:ascii="Cambria Math" w:hAnsi="Cambria Math" w:cs="Times New Roman"/>
                      <w:i/>
                      <w:sz w:val="24"/>
                      <w:szCs w:val="24"/>
                      <w:lang w:val=""/>
                    </w:rPr>
                  </m:ctrlPr>
                </m:fPr>
                <m:num>
                  <m:r>
                    <w:rPr>
                      <w:rFonts w:ascii="Cambria Math" w:hAnsi="Cambria Math" w:cs="Times New Roman"/>
                      <w:sz w:val="24"/>
                      <w:szCs w:val="24"/>
                      <w:lang w:val=""/>
                    </w:rPr>
                    <m:t>g</m:t>
                  </m:r>
                </m:num>
                <m:den>
                  <m:r>
                    <w:rPr>
                      <w:rFonts w:ascii="Cambria Math" w:hAnsi="Cambria Math" w:cs="Times New Roman"/>
                      <w:sz w:val="24"/>
                      <w:szCs w:val="24"/>
                      <w:lang w:val=""/>
                    </w:rPr>
                    <m:t>R⋅L</m:t>
                  </m:r>
                </m:den>
              </m:f>
            </m:sup>
          </m:sSup>
        </m:oMath>
      </m:oMathPara>
    </w:p>
    <w:p w14:paraId="6FAE855F" w14:textId="14FB5E58" w:rsidR="00147A9F" w:rsidRPr="00682BBA" w:rsidRDefault="00147A9F" w:rsidP="00682BBA">
      <w:pPr>
        <w:spacing w:line="480" w:lineRule="auto"/>
        <w:rPr>
          <w:rFonts w:ascii="Times New Roman" w:hAnsi="Times New Roman" w:cs="Times New Roman"/>
          <w:sz w:val="24"/>
          <w:szCs w:val="24"/>
        </w:rPr>
      </w:pPr>
      <w:commentRangeStart w:id="891"/>
      <w:r w:rsidRPr="00682BBA">
        <w:rPr>
          <w:rFonts w:ascii="Times New Roman" w:hAnsi="Times New Roman" w:cs="Times New Roman"/>
          <w:sz w:val="24"/>
          <w:szCs w:val="24"/>
        </w:rPr>
        <w:t xml:space="preserve">where </w:t>
      </w:r>
      <m:oMath>
        <m:r>
          <w:rPr>
            <w:rFonts w:ascii="Cambria Math" w:hAnsi="Cambria Math" w:cs="Times New Roman"/>
            <w:sz w:val="24"/>
            <w:szCs w:val="24"/>
          </w:rPr>
          <m:t>P</m:t>
        </m:r>
      </m:oMath>
      <w:r w:rsidRPr="00682BBA">
        <w:rPr>
          <w:rFonts w:ascii="Times New Roman" w:hAnsi="Times New Roman" w:cs="Times New Roman"/>
          <w:sz w:val="24"/>
          <w:szCs w:val="24"/>
        </w:rPr>
        <w:t xml:space="preserve"> is the atmospheric pressure (kPa) at </w:t>
      </w:r>
      <m:oMath>
        <m:r>
          <w:rPr>
            <w:rFonts w:ascii="Cambria Math" w:hAnsi="Cambria Math" w:cs="Times New Roman"/>
            <w:sz w:val="24"/>
            <w:szCs w:val="24"/>
          </w:rPr>
          <m:t>h</m:t>
        </m:r>
      </m:oMath>
      <w:r w:rsidRPr="00682BB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oMath>
      <w:r w:rsidRPr="00682BBA">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Pr="00682BBA">
        <w:rPr>
          <w:rFonts w:ascii="Times New Roman" w:hAnsi="Times New Roman" w:cs="Times New Roman"/>
          <w:sz w:val="24"/>
          <w:szCs w:val="24"/>
        </w:rPr>
        <w:t xml:space="preserve"> are respectively the reference pressure and temperature at sea level, </w:t>
      </w:r>
      <m:oMath>
        <m:r>
          <w:rPr>
            <w:rFonts w:ascii="Cambria Math" w:hAnsi="Cambria Math" w:cs="Times New Roman"/>
            <w:sz w:val="24"/>
            <w:szCs w:val="24"/>
          </w:rPr>
          <m:t>L</m:t>
        </m:r>
      </m:oMath>
      <w:r w:rsidRPr="00682BBA">
        <w:rPr>
          <w:rFonts w:ascii="Times New Roman" w:hAnsi="Times New Roman" w:cs="Times New Roman"/>
          <w:sz w:val="24"/>
          <w:szCs w:val="24"/>
        </w:rPr>
        <w:t xml:space="preserve"> is the temperature lapse rate in the troposphere, </w:t>
      </w:r>
      <m:oMath>
        <m:r>
          <w:rPr>
            <w:rFonts w:ascii="Cambria Math" w:hAnsi="Cambria Math" w:cs="Times New Roman"/>
            <w:sz w:val="24"/>
            <w:szCs w:val="24"/>
          </w:rPr>
          <m:t>h</m:t>
        </m:r>
      </m:oMath>
      <w:r w:rsidRPr="00682BBA">
        <w:rPr>
          <w:rFonts w:ascii="Times New Roman" w:hAnsi="Times New Roman" w:cs="Times New Roman"/>
          <w:sz w:val="24"/>
          <w:szCs w:val="24"/>
        </w:rPr>
        <w:t xml:space="preserve"> is elevation above sea level (m), </w:t>
      </w:r>
      <m:oMath>
        <m:r>
          <w:rPr>
            <w:rFonts w:ascii="Cambria Math" w:hAnsi="Cambria Math" w:cs="Times New Roman"/>
            <w:sz w:val="24"/>
            <w:szCs w:val="24"/>
          </w:rPr>
          <m:t>g</m:t>
        </m:r>
      </m:oMath>
      <w:r w:rsidRPr="00682BBA">
        <w:rPr>
          <w:rFonts w:ascii="Times New Roman" w:hAnsi="Times New Roman" w:cs="Times New Roman"/>
          <w:sz w:val="24"/>
          <w:szCs w:val="24"/>
        </w:rPr>
        <w:t xml:space="preserve"> is the gravitational acceleration, and </w:t>
      </w:r>
      <m:oMath>
        <m:r>
          <w:rPr>
            <w:rFonts w:ascii="Cambria Math" w:hAnsi="Cambria Math" w:cs="Times New Roman"/>
            <w:sz w:val="24"/>
            <w:szCs w:val="24"/>
          </w:rPr>
          <m:t>R</m:t>
        </m:r>
      </m:oMath>
      <w:r w:rsidRPr="00682BBA">
        <w:rPr>
          <w:rFonts w:ascii="Times New Roman" w:hAnsi="Times New Roman" w:cs="Times New Roman"/>
          <w:sz w:val="24"/>
          <w:szCs w:val="24"/>
        </w:rPr>
        <w:t xml:space="preserve"> is the universal gas constant for air.</w:t>
      </w:r>
      <w:commentRangeEnd w:id="891"/>
      <w:r w:rsidR="19B9F9EA" w:rsidRPr="00682BBA">
        <w:rPr>
          <w:rStyle w:val="CommentReference"/>
          <w:rFonts w:ascii="Times New Roman" w:hAnsi="Times New Roman" w:cs="Times New Roman"/>
          <w:sz w:val="24"/>
          <w:szCs w:val="24"/>
        </w:rPr>
        <w:commentReference w:id="891"/>
      </w:r>
      <w:r w:rsidRPr="00682BBA">
        <w:rPr>
          <w:rFonts w:ascii="Times New Roman" w:hAnsi="Times New Roman" w:cs="Times New Roman"/>
          <w:sz w:val="24"/>
          <w:szCs w:val="24"/>
        </w:rPr>
        <w:t xml:space="preserve"> Daily solar radiation (MJ/m²/day) was sourced from the National Aeronautics and Space </w:t>
      </w:r>
      <w:r w:rsidRPr="00682BBA">
        <w:rPr>
          <w:rFonts w:ascii="Times New Roman" w:hAnsi="Times New Roman" w:cs="Times New Roman"/>
          <w:sz w:val="24"/>
          <w:szCs w:val="24"/>
        </w:rPr>
        <w:lastRenderedPageBreak/>
        <w:t xml:space="preserve">Administration (NASA) Langley Research Center's Prediction </w:t>
      </w:r>
      <w:ins w:id="892" w:author="Marques Mendonca, Raissa" w:date="2026-09-15T10:33:00Z" w16du:dateUtc="2026-09-15T14:33:00Z">
        <w:r w:rsidR="00D616AD">
          <w:rPr>
            <w:rFonts w:ascii="Times New Roman" w:hAnsi="Times New Roman" w:cs="Times New Roman"/>
            <w:sz w:val="24"/>
            <w:szCs w:val="24"/>
          </w:rPr>
          <w:t>o</w:t>
        </w:r>
      </w:ins>
      <w:del w:id="893" w:author="Marques Mendonca, Raissa" w:date="2026-09-15T10:33:00Z" w16du:dateUtc="2026-09-15T14:33:00Z">
        <w:r w:rsidRPr="00682BBA">
          <w:rPr>
            <w:rFonts w:ascii="Times New Roman" w:hAnsi="Times New Roman" w:cs="Times New Roman"/>
            <w:sz w:val="24"/>
            <w:szCs w:val="24"/>
          </w:rPr>
          <w:delText>O</w:delText>
        </w:r>
      </w:del>
      <w:r w:rsidRPr="00682BBA">
        <w:rPr>
          <w:rFonts w:ascii="Times New Roman" w:hAnsi="Times New Roman" w:cs="Times New Roman"/>
          <w:sz w:val="24"/>
          <w:szCs w:val="24"/>
        </w:rPr>
        <w:t>f Worldwide Energy Resources (</w:t>
      </w:r>
      <w:hyperlink r:id="rId12">
        <w:r w:rsidRPr="00682BBA">
          <w:rPr>
            <w:rStyle w:val="Hyperlink"/>
            <w:rFonts w:ascii="Times New Roman" w:hAnsi="Times New Roman" w:cs="Times New Roman"/>
            <w:sz w:val="24"/>
            <w:szCs w:val="24"/>
          </w:rPr>
          <w:t>POWER</w:t>
        </w:r>
      </w:hyperlink>
      <w:r w:rsidRPr="00682BBA">
        <w:rPr>
          <w:rFonts w:ascii="Times New Roman" w:hAnsi="Times New Roman" w:cs="Times New Roman"/>
          <w:sz w:val="24"/>
          <w:szCs w:val="24"/>
        </w:rPr>
        <w:t xml:space="preserve">) database using the wetland </w:t>
      </w:r>
      <w:del w:id="894" w:author="Anderson, Kenneth" w:date="2026-09-15T09:50:00Z" w16du:dateUtc="2026-09-15T13:50:00Z">
        <w:r w:rsidRPr="00682BBA">
          <w:rPr>
            <w:rFonts w:ascii="Times New Roman" w:hAnsi="Times New Roman" w:cs="Times New Roman"/>
            <w:sz w:val="24"/>
            <w:szCs w:val="24"/>
          </w:rPr>
          <w:delText xml:space="preserve">project </w:delText>
        </w:r>
      </w:del>
      <w:r w:rsidRPr="00682BBA">
        <w:rPr>
          <w:rFonts w:ascii="Times New Roman" w:hAnsi="Times New Roman" w:cs="Times New Roman"/>
          <w:sz w:val="24"/>
          <w:szCs w:val="24"/>
        </w:rPr>
        <w:t>coordinates and the</w:t>
      </w:r>
      <w:r w:rsidRPr="5FF1D785">
        <w:rPr>
          <w:rFonts w:ascii="Times New Roman" w:hAnsi="Times New Roman" w:cs="Times New Roman"/>
          <w:i/>
          <w:sz w:val="24"/>
          <w:szCs w:val="24"/>
          <w:rPrChange w:id="895" w:author="Ganming Liu" w:date="2026-09-24T20:22:00Z" w16du:dateUtc="2026-09-25T00:22:00Z">
            <w:rPr>
              <w:rFonts w:ascii="Times New Roman" w:hAnsi="Times New Roman" w:cs="Times New Roman"/>
              <w:sz w:val="24"/>
              <w:szCs w:val="24"/>
            </w:rPr>
          </w:rPrChange>
        </w:rPr>
        <w:t xml:space="preserve"> nasapower</w:t>
      </w:r>
      <w:r w:rsidRPr="00682BBA">
        <w:rPr>
          <w:rFonts w:ascii="Times New Roman" w:hAnsi="Times New Roman" w:cs="Times New Roman"/>
          <w:sz w:val="24"/>
          <w:szCs w:val="24"/>
        </w:rPr>
        <w:t xml:space="preserve"> R package</w:t>
      </w:r>
      <w:r w:rsidR="000217F4" w:rsidRPr="00682BBA">
        <w:rPr>
          <w:rFonts w:ascii="Times New Roman" w:hAnsi="Times New Roman" w:cs="Times New Roman"/>
          <w:sz w:val="24"/>
          <w:szCs w:val="24"/>
        </w:rPr>
        <w:t xml:space="preserve"> </w:t>
      </w:r>
      <w:r w:rsidR="000217F4" w:rsidRPr="00682BBA">
        <w:rPr>
          <w:rFonts w:ascii="Times New Roman" w:hAnsi="Times New Roman" w:cs="Times New Roman"/>
          <w:sz w:val="24"/>
          <w:szCs w:val="24"/>
        </w:rPr>
        <w:fldChar w:fldCharType="begin"/>
      </w:r>
      <w:r w:rsidR="000217F4" w:rsidRPr="00682BBA">
        <w:rPr>
          <w:rFonts w:ascii="Times New Roman" w:hAnsi="Times New Roman" w:cs="Times New Roman"/>
          <w:sz w:val="24"/>
          <w:szCs w:val="24"/>
        </w:rPr>
        <w:instrText xml:space="preserve"> ADDIN ZOTERO_ITEM CSL_CITATION {"citationID":"XaJTZUwY","properties":{"unsorted":false,"formattedCitation":"(Sparks 2018)","plainCitation":"(Sparks 2018)","noteIndex":0},"citationItems":[{"id":6214,"uris":["http://zotero.org/users/5222684/items/IYD8QERH"],"itemData":{"id":6214,"type":"article-journal","container-title":"Journal of Open Source Software","DOI":"10.21105/joss.01035","ISSN":"2475-9066","issue":"30","journalAbbreviation":"JOSS","license":"http://creativecommons.org/licenses/by/4.0/","page":"1035","source":"DOI.org (Crossref)","title":"nasapower: A NASA POWER Global Meteorology, Surface Solar Energy and Climatology Data Client for R","title-short":"nasapower","volume":"3","author":[{"family":"Sparks","given":"Adam"}],"issued":{"date-parts":[["2018",10,19]]}}}],"schema":"https://github.com/citation-style-language/schema/raw/master/csl-citation.json"} </w:instrText>
      </w:r>
      <w:r w:rsidR="000217F4"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(Sparks 2018)</w:t>
      </w:r>
      <w:r w:rsidR="000217F4" w:rsidRPr="00682BBA">
        <w:rPr>
          <w:rFonts w:ascii="Times New Roman" w:hAnsi="Times New Roman" w:cs="Times New Roman"/>
          <w:sz w:val="24"/>
          <w:szCs w:val="24"/>
        </w:rPr>
        <w:fldChar w:fldCharType="end"/>
      </w:r>
      <w:r w:rsidRPr="00682BBA">
        <w:rPr>
          <w:rFonts w:ascii="Times New Roman" w:hAnsi="Times New Roman" w:cs="Times New Roman"/>
          <w:sz w:val="24"/>
          <w:szCs w:val="24"/>
        </w:rPr>
        <w:t>.</w:t>
      </w:r>
    </w:p>
    <w:p w14:paraId="153F9236" w14:textId="42AFA4C7" w:rsidR="00147A9F" w:rsidRPr="00682BBA" w:rsidRDefault="00147A9F" w:rsidP="00682BBA">
      <w:pPr>
        <w:spacing w:line="480" w:lineRule="auto"/>
        <w:ind w:firstLine="720"/>
        <w:rPr>
          <w:rFonts w:ascii="Times New Roman" w:hAnsi="Times New Roman" w:cs="Times New Roman"/>
          <w:sz w:val="24"/>
          <w:szCs w:val="24"/>
        </w:rPr>
      </w:pPr>
      <w:del w:id="896" w:author="Ganming Liu" w:date="2026-09-09T23:39:00Z" w16du:dateUtc="2026-09-09T23:39:56Z">
        <w:r w:rsidRPr="00682BBA">
          <w:rPr>
            <w:rFonts w:ascii="Times New Roman" w:hAnsi="Times New Roman" w:cs="Times New Roman"/>
            <w:sz w:val="24"/>
            <w:szCs w:val="24"/>
          </w:rPr>
          <w:delText>ET</w:delText>
        </w:r>
        <w:r w:rsidRPr="00682BBA">
          <w:rPr>
            <w:rFonts w:ascii="Times New Roman" w:hAnsi="Times New Roman" w:cs="Times New Roman"/>
            <w:sz w:val="24"/>
            <w:szCs w:val="24"/>
            <w:vertAlign w:val="subscript"/>
          </w:rPr>
          <w:delText>0</w:delText>
        </w:r>
        <w:r w:rsidRPr="00682BBA">
          <w:rPr>
            <w:rFonts w:ascii="Times New Roman" w:hAnsi="Times New Roman" w:cs="Times New Roman"/>
            <w:sz w:val="24"/>
            <w:szCs w:val="24"/>
          </w:rPr>
          <w:delText xml:space="preserve"> was computed following the</w:delText>
        </w:r>
      </w:del>
      <w:ins w:id="897" w:author="Ganming Liu" w:date="2026-09-09T23:39:00Z" w16du:dateUtc="2026-09-09T23:39:58Z">
        <w:r w:rsidR="29D22BBF" w:rsidRPr="5FF1D785">
          <w:rPr>
            <w:rFonts w:ascii="Times New Roman" w:hAnsi="Times New Roman" w:cs="Times New Roman"/>
            <w:sz w:val="24"/>
            <w:szCs w:val="24"/>
          </w:rPr>
          <w:t>The</w:t>
        </w:r>
      </w:ins>
      <w:r w:rsidRPr="00682BBA">
        <w:rPr>
          <w:rFonts w:ascii="Times New Roman" w:hAnsi="Times New Roman" w:cs="Times New Roman"/>
          <w:sz w:val="24"/>
          <w:szCs w:val="24"/>
        </w:rPr>
        <w:t xml:space="preserve"> Penman-Monteith FAO-56 equation</w:t>
      </w:r>
      <w:del w:id="898" w:author="Ganming Liu" w:date="2026-09-09T23:40:00Z" w16du:dateUtc="2026-09-09T23:40:03Z">
        <w:r w:rsidRPr="00682BBA">
          <w:rPr>
            <w:rFonts w:ascii="Times New Roman" w:hAnsi="Times New Roman" w:cs="Times New Roman"/>
            <w:sz w:val="24"/>
            <w:szCs w:val="24"/>
          </w:rPr>
          <w:delText>, which</w:delText>
        </w:r>
      </w:del>
      <w:r w:rsidRPr="00682BBA">
        <w:rPr>
          <w:rFonts w:ascii="Times New Roman" w:hAnsi="Times New Roman" w:cs="Times New Roman"/>
          <w:sz w:val="24"/>
          <w:szCs w:val="24"/>
        </w:rPr>
        <w:t xml:space="preserve"> combines a radiation term (</w:t>
      </w:r>
      <w:r w:rsidRPr="00682BBA">
        <w:rPr>
          <w:rFonts w:ascii="Times New Roman" w:hAnsi="Times New Roman" w:cs="Times New Roman"/>
          <w:i/>
          <w:iCs/>
          <w:sz w:val="24"/>
          <w:szCs w:val="24"/>
        </w:rPr>
        <w:t>r</w:t>
      </w:r>
      <w:r w:rsidRPr="00682BBA">
        <w:rPr>
          <w:rFonts w:ascii="Times New Roman" w:hAnsi="Times New Roman" w:cs="Times New Roman"/>
          <w:i/>
          <w:iCs/>
          <w:sz w:val="24"/>
          <w:szCs w:val="24"/>
          <w:vertAlign w:val="subscript"/>
        </w:rPr>
        <w:t>s</w:t>
      </w:r>
      <w:r w:rsidRPr="00682BBA">
        <w:rPr>
          <w:rFonts w:ascii="Times New Roman" w:hAnsi="Times New Roman" w:cs="Times New Roman"/>
          <w:sz w:val="24"/>
          <w:szCs w:val="24"/>
        </w:rPr>
        <w:t>) and an aerodynamic term (</w:t>
      </w:r>
      <w:r w:rsidRPr="00682BBA">
        <w:rPr>
          <w:rFonts w:ascii="Times New Roman" w:hAnsi="Times New Roman" w:cs="Times New Roman"/>
          <w:i/>
          <w:iCs/>
          <w:sz w:val="24"/>
          <w:szCs w:val="24"/>
        </w:rPr>
        <w:t>r</w:t>
      </w:r>
      <w:r w:rsidRPr="00682BBA">
        <w:rPr>
          <w:rFonts w:ascii="Times New Roman" w:hAnsi="Times New Roman" w:cs="Times New Roman"/>
          <w:i/>
          <w:iCs/>
          <w:sz w:val="24"/>
          <w:szCs w:val="24"/>
          <w:vertAlign w:val="subscript"/>
        </w:rPr>
        <w:t>a</w:t>
      </w:r>
      <w:r w:rsidRPr="00682BBA">
        <w:rPr>
          <w:rFonts w:ascii="Times New Roman" w:hAnsi="Times New Roman" w:cs="Times New Roman"/>
          <w:sz w:val="24"/>
          <w:szCs w:val="24"/>
        </w:rPr>
        <w:t xml:space="preserve">) to estimate the evaporative demand of the atmosphere over a hypothetical </w:t>
      </w:r>
      <w:commentRangeStart w:id="899"/>
      <w:commentRangeStart w:id="900"/>
      <w:commentRangeStart w:id="901"/>
      <w:r w:rsidRPr="00682BBA">
        <w:rPr>
          <w:rFonts w:ascii="Times New Roman" w:hAnsi="Times New Roman" w:cs="Times New Roman"/>
          <w:sz w:val="24"/>
          <w:szCs w:val="24"/>
        </w:rPr>
        <w:t>reference crop</w:t>
      </w:r>
      <w:commentRangeEnd w:id="899"/>
      <w:r w:rsidRPr="00682BBA">
        <w:rPr>
          <w:rStyle w:val="CommentReference"/>
          <w:rFonts w:ascii="Times New Roman" w:hAnsi="Times New Roman" w:cs="Times New Roman"/>
          <w:sz w:val="24"/>
          <w:szCs w:val="24"/>
        </w:rPr>
        <w:commentReference w:id="899"/>
      </w:r>
      <w:commentRangeEnd w:id="900"/>
      <w:r w:rsidRPr="00682BBA">
        <w:rPr>
          <w:rStyle w:val="CommentReference"/>
          <w:rFonts w:ascii="Times New Roman" w:hAnsi="Times New Roman" w:cs="Times New Roman"/>
          <w:sz w:val="24"/>
          <w:szCs w:val="24"/>
        </w:rPr>
        <w:commentReference w:id="900"/>
      </w:r>
      <w:commentRangeEnd w:id="901"/>
      <w:r w:rsidRPr="00682BBA">
        <w:rPr>
          <w:rStyle w:val="CommentReference"/>
          <w:rFonts w:ascii="Times New Roman" w:hAnsi="Times New Roman" w:cs="Times New Roman"/>
          <w:sz w:val="24"/>
          <w:szCs w:val="24"/>
        </w:rPr>
        <w:commentReference w:id="901"/>
      </w:r>
      <w:r w:rsidRPr="00682BBA">
        <w:rPr>
          <w:rFonts w:ascii="Times New Roman" w:hAnsi="Times New Roman" w:cs="Times New Roman"/>
          <w:sz w:val="24"/>
          <w:szCs w:val="24"/>
        </w:rPr>
        <w:t xml:space="preserve"> (Allen et al., 1998). Key intermediate variables (e.g., slope of the saturation vapor pressure curve, the psychrometric constant, mean saturation and actual vapor pressure) were calculated from the daily meteorological inputs and </w:t>
      </w:r>
      <w:del w:id="903" w:author="Anderson, Kenneth" w:date="2026-09-15T09:50:00Z" w16du:dateUtc="2026-09-15T13:50:00Z">
        <w:r w:rsidRPr="00682BBA">
          <w:rPr>
            <w:rFonts w:ascii="Times New Roman" w:hAnsi="Times New Roman" w:cs="Times New Roman"/>
            <w:sz w:val="24"/>
            <w:szCs w:val="24"/>
          </w:rPr>
          <w:delText>project</w:delText>
        </w:r>
      </w:del>
      <w:ins w:id="904" w:author="Anderson, Kenneth" w:date="2026-09-15T09:50:00Z" w16du:dateUtc="2026-09-15T13:50:00Z">
        <w:r w:rsidR="00BE101C">
          <w:rPr>
            <w:rFonts w:ascii="Times New Roman" w:hAnsi="Times New Roman" w:cs="Times New Roman"/>
            <w:sz w:val="24"/>
            <w:szCs w:val="24"/>
          </w:rPr>
          <w:t>wetland</w:t>
        </w:r>
      </w:ins>
      <w:r w:rsidRPr="00682BBA">
        <w:rPr>
          <w:rFonts w:ascii="Times New Roman" w:hAnsi="Times New Roman" w:cs="Times New Roman"/>
          <w:sz w:val="24"/>
          <w:szCs w:val="24"/>
        </w:rPr>
        <w:t>-specific parameters (latitude, elevation). Soil heat flux density (</w:t>
      </w:r>
      <m:oMath>
        <m:r>
          <w:rPr>
            <w:rFonts w:ascii="Cambria Math" w:hAnsi="Cambria Math" w:cs="Times New Roman"/>
            <w:sz w:val="24"/>
            <w:szCs w:val="24"/>
          </w:rPr>
          <m:t>G</m:t>
        </m:r>
      </m:oMath>
      <w:r w:rsidRPr="00682BBA">
        <w:rPr>
          <w:rFonts w:ascii="Times New Roman" w:hAnsi="Times New Roman" w:cs="Times New Roman"/>
          <w:sz w:val="24"/>
          <w:szCs w:val="24"/>
        </w:rPr>
        <w:t xml:space="preserve">) was assumed </w:t>
      </w:r>
      <w:del w:id="905" w:author="Ganming Liu" w:date="2026-09-09T23:42:00Z" w16du:dateUtc="2026-09-09T23:42:13Z">
        <w:r w:rsidRPr="00682BBA">
          <w:rPr>
            <w:rFonts w:ascii="Times New Roman" w:hAnsi="Times New Roman" w:cs="Times New Roman"/>
            <w:sz w:val="24"/>
            <w:szCs w:val="24"/>
          </w:rPr>
          <w:delText>negligible</w:delText>
        </w:r>
      </w:del>
      <w:ins w:id="906" w:author="Ganming Liu" w:date="2026-09-09T23:42:00Z" w16du:dateUtc="2026-09-09T23:42:13Z">
        <w:r w:rsidR="683984B0" w:rsidRPr="5FF1D785">
          <w:rPr>
            <w:rFonts w:ascii="Times New Roman" w:hAnsi="Times New Roman" w:cs="Times New Roman"/>
            <w:sz w:val="24"/>
            <w:szCs w:val="24"/>
          </w:rPr>
          <w:t>to be negligible</w:t>
        </w:r>
      </w:ins>
      <w:r w:rsidRPr="00682BBA">
        <w:rPr>
          <w:rFonts w:ascii="Times New Roman" w:hAnsi="Times New Roman" w:cs="Times New Roman"/>
          <w:sz w:val="24"/>
          <w:szCs w:val="24"/>
        </w:rPr>
        <w:t xml:space="preserve"> for daily time-step calculations, consistent </w:t>
      </w:r>
      <w:del w:id="907" w:author="Kerns, Janice" w:date="2026-10-09T14:12:00Z" w16du:dateUtc="2026-10-09T18:12:00Z">
        <w:r w:rsidRPr="00682BBA">
          <w:rPr>
            <w:rFonts w:ascii="Times New Roman" w:hAnsi="Times New Roman" w:cs="Times New Roman"/>
            <w:sz w:val="24"/>
            <w:szCs w:val="24"/>
          </w:rPr>
          <w:delText xml:space="preserve">with </w:delText>
        </w:r>
        <w:r w:rsidRPr="00682BBA" w:rsidDel="00A77FDA">
          <w:rPr>
            <w:rFonts w:ascii="Times New Roman" w:hAnsi="Times New Roman" w:cs="Times New Roman"/>
            <w:sz w:val="24"/>
            <w:szCs w:val="24"/>
          </w:rPr>
          <w:delText>F</w:delText>
        </w:r>
      </w:del>
      <w:ins w:id="908" w:author="Kerns, Janice" w:date="2026-10-09T13:59:00Z" w16du:dateUtc="2026-10-09T17:59:00Z">
        <w:r w:rsidR="00040E42">
          <w:rPr>
            <w:rFonts w:ascii="Times New Roman" w:hAnsi="Times New Roman" w:cs="Times New Roman"/>
            <w:sz w:val="24"/>
            <w:szCs w:val="24"/>
          </w:rPr>
          <w:t>F</w:t>
        </w:r>
      </w:ins>
      <w:r w:rsidRPr="00682BBA">
        <w:rPr>
          <w:rFonts w:ascii="Times New Roman" w:hAnsi="Times New Roman" w:cs="Times New Roman"/>
          <w:sz w:val="24"/>
          <w:szCs w:val="24"/>
        </w:rPr>
        <w:t>AO-56</w:t>
      </w:r>
      <w:ins w:id="909" w:author="Kerns, Janice" w:date="2026-10-09T14:12:00Z" w16du:dateUtc="2026-10-09T18:12:00Z">
        <w:r w:rsidRPr="00682BBA">
          <w:rPr>
            <w:rFonts w:ascii="Times New Roman" w:hAnsi="Times New Roman" w:cs="Times New Roman"/>
            <w:sz w:val="24"/>
            <w:szCs w:val="24"/>
          </w:rPr>
          <w:t xml:space="preserve"> guidance</w:t>
        </w:r>
      </w:ins>
      <w:del w:id="910" w:author="Kerns, Janice" w:date="2026-10-09T14:00:00Z" w16du:dateUtc="2026-10-09T18:00:00Z">
        <w:r w:rsidRPr="00682BBA" w:rsidDel="00EB4F9D">
          <w:rPr>
            <w:rFonts w:ascii="Times New Roman" w:hAnsi="Times New Roman" w:cs="Times New Roman"/>
            <w:sz w:val="24"/>
            <w:szCs w:val="24"/>
          </w:rPr>
          <w:delText xml:space="preserve"> guidance</w:delText>
        </w:r>
      </w:del>
      <w:r w:rsidRPr="00682BBA">
        <w:rPr>
          <w:rFonts w:ascii="Times New Roman" w:hAnsi="Times New Roman" w:cs="Times New Roman"/>
          <w:sz w:val="24"/>
          <w:szCs w:val="24"/>
        </w:rPr>
        <w:t xml:space="preserve">. </w:t>
      </w:r>
    </w:p>
    <w:p w14:paraId="7E50CE52" w14:textId="2D87B883" w:rsidR="007E6815" w:rsidRPr="00682BBA" w:rsidRDefault="00183CA1" w:rsidP="00682BBA">
      <w:pPr>
        <w:spacing w:line="480" w:lineRule="auto"/>
        <w:rPr>
          <w:rFonts w:ascii="Times New Roman" w:hAnsi="Times New Roman" w:cs="Times New Roman"/>
          <w:i/>
          <w:iCs/>
          <w:sz w:val="24"/>
          <w:szCs w:val="24"/>
        </w:rPr>
      </w:pPr>
      <w:r w:rsidRPr="00682BBA">
        <w:rPr>
          <w:rFonts w:ascii="Times New Roman" w:hAnsi="Times New Roman" w:cs="Times New Roman"/>
          <w:i/>
          <w:iCs/>
          <w:sz w:val="24"/>
          <w:szCs w:val="24"/>
        </w:rPr>
        <w:t>2.</w:t>
      </w:r>
      <w:r w:rsidR="00625A19">
        <w:rPr>
          <w:rFonts w:ascii="Times New Roman" w:hAnsi="Times New Roman" w:cs="Times New Roman"/>
          <w:i/>
          <w:iCs/>
          <w:sz w:val="24"/>
          <w:szCs w:val="24"/>
        </w:rPr>
        <w:t>2</w:t>
      </w:r>
      <w:r w:rsidRPr="00682BBA">
        <w:rPr>
          <w:rFonts w:ascii="Times New Roman" w:hAnsi="Times New Roman" w:cs="Times New Roman"/>
          <w:i/>
          <w:iCs/>
          <w:sz w:val="24"/>
          <w:szCs w:val="24"/>
        </w:rPr>
        <w:t>.2 Nutrient Concentrations</w:t>
      </w:r>
    </w:p>
    <w:p w14:paraId="119B5200" w14:textId="243C8E22" w:rsidR="00183CA1" w:rsidRPr="00682BBA" w:rsidRDefault="000864A8"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Nutrient concentration</w:t>
      </w:r>
      <w:r w:rsidR="00BE1959" w:rsidRPr="00682BBA">
        <w:rPr>
          <w:rFonts w:ascii="Times New Roman" w:hAnsi="Times New Roman" w:cs="Times New Roman"/>
          <w:sz w:val="24"/>
          <w:szCs w:val="24"/>
        </w:rPr>
        <w:t>s</w:t>
      </w:r>
      <w:r w:rsidR="00EF4591" w:rsidRPr="00682BBA">
        <w:rPr>
          <w:rFonts w:ascii="Times New Roman" w:hAnsi="Times New Roman" w:cs="Times New Roman"/>
          <w:sz w:val="24"/>
          <w:szCs w:val="24"/>
        </w:rPr>
        <w:t xml:space="preserve"> at the </w:t>
      </w:r>
      <w:commentRangeStart w:id="911"/>
      <w:del w:id="912" w:author="Anderson, Kenneth" w:date="2026-09-15T09:44:00Z" w16du:dateUtc="2026-09-15T13:44:00Z">
        <w:r w:rsidR="00EF4591" w:rsidRPr="00682BBA">
          <w:rPr>
            <w:rFonts w:ascii="Times New Roman" w:hAnsi="Times New Roman" w:cs="Times New Roman"/>
            <w:sz w:val="24"/>
            <w:szCs w:val="24"/>
          </w:rPr>
          <w:delText xml:space="preserve">inflow </w:delText>
        </w:r>
      </w:del>
      <w:ins w:id="913" w:author="Anderson, Kenneth" w:date="2026-09-15T09:44:00Z" w16du:dateUtc="2026-09-15T13:44:00Z">
        <w:r w:rsidR="00BA4FCE" w:rsidRPr="2379A484">
          <w:rPr>
            <w:rFonts w:ascii="Times New Roman" w:hAnsi="Times New Roman" w:cs="Times New Roman"/>
            <w:sz w:val="24"/>
            <w:szCs w:val="24"/>
          </w:rPr>
          <w:t xml:space="preserve">inlet </w:t>
        </w:r>
      </w:ins>
      <w:r w:rsidR="00EF4591" w:rsidRPr="00682BBA">
        <w:rPr>
          <w:rFonts w:ascii="Times New Roman" w:hAnsi="Times New Roman" w:cs="Times New Roman"/>
          <w:sz w:val="24"/>
          <w:szCs w:val="24"/>
        </w:rPr>
        <w:t xml:space="preserve">and </w:t>
      </w:r>
      <w:r w:rsidR="6EE01513" w:rsidRPr="2379A484">
        <w:rPr>
          <w:rFonts w:ascii="Times New Roman" w:hAnsi="Times New Roman" w:cs="Times New Roman"/>
          <w:sz w:val="24"/>
          <w:szCs w:val="24"/>
        </w:rPr>
        <w:t>out</w:t>
      </w:r>
      <w:ins w:id="914" w:author="Anderson, Kenneth" w:date="2026-09-15T09:44:00Z" w16du:dateUtc="2026-09-15T13:44:00Z">
        <w:r w:rsidR="00BA4FCE" w:rsidRPr="2379A484">
          <w:rPr>
            <w:rFonts w:ascii="Times New Roman" w:hAnsi="Times New Roman" w:cs="Times New Roman"/>
            <w:sz w:val="24"/>
            <w:szCs w:val="24"/>
          </w:rPr>
          <w:t>let</w:t>
        </w:r>
      </w:ins>
      <w:del w:id="915" w:author="Anderson, Kenneth" w:date="2026-09-15T09:44:00Z" w16du:dateUtc="2026-09-15T13:44:00Z">
        <w:r w:rsidR="0B8A5AC3" w:rsidRPr="2379A484" w:rsidDel="6EE01513">
          <w:rPr>
            <w:rFonts w:ascii="Times New Roman" w:hAnsi="Times New Roman" w:cs="Times New Roman"/>
            <w:sz w:val="24"/>
            <w:szCs w:val="24"/>
          </w:rPr>
          <w:delText>flow</w:delText>
        </w:r>
      </w:del>
      <w:commentRangeEnd w:id="911"/>
      <w:r w:rsidR="0B8A5AC3" w:rsidRPr="00682BBA">
        <w:rPr>
          <w:rStyle w:val="CommentReference"/>
          <w:rFonts w:ascii="Times New Roman" w:hAnsi="Times New Roman" w:cs="Times New Roman"/>
          <w:sz w:val="24"/>
          <w:szCs w:val="24"/>
        </w:rPr>
        <w:commentReference w:id="911"/>
      </w:r>
      <w:r w:rsidR="00EF4591" w:rsidRPr="00682BBA">
        <w:rPr>
          <w:rFonts w:ascii="Times New Roman" w:hAnsi="Times New Roman" w:cs="Times New Roman"/>
          <w:sz w:val="24"/>
          <w:szCs w:val="24"/>
        </w:rPr>
        <w:t xml:space="preserve"> of each </w:t>
      </w:r>
      <w:del w:id="916" w:author="Anderson, Kenneth" w:date="2026-09-15T09:45:00Z" w16du:dateUtc="2026-09-15T13:45:00Z">
        <w:r w:rsidR="00EF4591" w:rsidRPr="00682BBA">
          <w:rPr>
            <w:rFonts w:ascii="Times New Roman" w:hAnsi="Times New Roman" w:cs="Times New Roman"/>
            <w:sz w:val="24"/>
            <w:szCs w:val="24"/>
          </w:rPr>
          <w:delText>project</w:delText>
        </w:r>
        <w:r w:rsidRPr="00682BBA">
          <w:rPr>
            <w:rFonts w:ascii="Times New Roman" w:hAnsi="Times New Roman" w:cs="Times New Roman"/>
            <w:sz w:val="24"/>
            <w:szCs w:val="24"/>
          </w:rPr>
          <w:delText xml:space="preserve"> </w:delText>
        </w:r>
      </w:del>
      <w:ins w:id="917" w:author="Anderson, Kenneth" w:date="2026-09-15T09:45:00Z" w16du:dateUtc="2026-09-15T13:45:00Z">
        <w:r w:rsidR="007E0E08" w:rsidRPr="2379A484">
          <w:rPr>
            <w:rFonts w:ascii="Times New Roman" w:hAnsi="Times New Roman" w:cs="Times New Roman"/>
            <w:sz w:val="24"/>
            <w:szCs w:val="24"/>
          </w:rPr>
          <w:t xml:space="preserve">wetland </w:t>
        </w:r>
      </w:ins>
      <w:r w:rsidRPr="00682BBA">
        <w:rPr>
          <w:rFonts w:ascii="Times New Roman" w:hAnsi="Times New Roman" w:cs="Times New Roman"/>
          <w:sz w:val="24"/>
          <w:szCs w:val="24"/>
        </w:rPr>
        <w:t xml:space="preserve">were sampled at least monthly for all </w:t>
      </w:r>
      <w:commentRangeStart w:id="918"/>
      <w:del w:id="919" w:author="Anderson, Kenneth" w:date="2026-09-15T09:45:00Z" w16du:dateUtc="2026-09-15T13:45:00Z">
        <w:r w:rsidRPr="00682BBA">
          <w:rPr>
            <w:rFonts w:ascii="Times New Roman" w:hAnsi="Times New Roman" w:cs="Times New Roman"/>
            <w:sz w:val="24"/>
            <w:szCs w:val="24"/>
          </w:rPr>
          <w:delText>Projects</w:delText>
        </w:r>
      </w:del>
      <w:commentRangeEnd w:id="918"/>
      <w:r w:rsidR="0B8A5AC3" w:rsidRPr="00682BBA">
        <w:rPr>
          <w:rStyle w:val="CommentReference"/>
          <w:rFonts w:ascii="Times New Roman" w:hAnsi="Times New Roman" w:cs="Times New Roman"/>
          <w:sz w:val="24"/>
          <w:szCs w:val="24"/>
        </w:rPr>
        <w:commentReference w:id="918"/>
      </w:r>
      <w:del w:id="920" w:author="Anderson, Kenneth" w:date="2026-09-15T09:45:00Z" w16du:dateUtc="2026-09-15T13:45:00Z">
        <w:r w:rsidRPr="00682BBA">
          <w:rPr>
            <w:rFonts w:ascii="Times New Roman" w:hAnsi="Times New Roman" w:cs="Times New Roman"/>
            <w:sz w:val="24"/>
            <w:szCs w:val="24"/>
          </w:rPr>
          <w:delText xml:space="preserve"> </w:delText>
        </w:r>
      </w:del>
      <w:ins w:id="921" w:author="Anderson, Kenneth" w:date="2026-09-15T09:45:00Z" w16du:dateUtc="2026-09-15T13:45:00Z">
        <w:r w:rsidR="00BA4FCE" w:rsidRPr="2379A484">
          <w:rPr>
            <w:rFonts w:ascii="Times New Roman" w:hAnsi="Times New Roman" w:cs="Times New Roman"/>
            <w:sz w:val="24"/>
            <w:szCs w:val="24"/>
          </w:rPr>
          <w:t xml:space="preserve">wetlands </w:t>
        </w:r>
      </w:ins>
      <w:r w:rsidRPr="00682BBA">
        <w:rPr>
          <w:rFonts w:ascii="Times New Roman" w:hAnsi="Times New Roman" w:cs="Times New Roman"/>
          <w:sz w:val="24"/>
          <w:szCs w:val="24"/>
        </w:rPr>
        <w:t xml:space="preserve">except </w:t>
      </w:r>
      <w:del w:id="922" w:author="Kerns, Janice" w:date="2026-10-09T14:01:00Z" w16du:dateUtc="2026-10-09T18:01:00Z">
        <w:r w:rsidR="00681037" w:rsidRPr="00682BBA">
          <w:rPr>
            <w:rFonts w:ascii="Times New Roman" w:hAnsi="Times New Roman" w:cs="Times New Roman"/>
            <w:sz w:val="24"/>
            <w:szCs w:val="24"/>
          </w:rPr>
          <w:delText xml:space="preserve">for </w:delText>
        </w:r>
      </w:del>
      <w:ins w:id="923" w:author="Marques Mendonca, Raissa" w:date="2026-09-15T10:43:00Z" w16du:dateUtc="2026-09-15T14:43:00Z">
        <w:r w:rsidR="00A57E30" w:rsidRPr="2379A484">
          <w:rPr>
            <w:rFonts w:ascii="Times New Roman" w:hAnsi="Times New Roman" w:cs="Times New Roman"/>
            <w:sz w:val="24"/>
            <w:szCs w:val="24"/>
          </w:rPr>
          <w:t>five</w:t>
        </w:r>
      </w:ins>
      <w:del w:id="924" w:author="Marques Mendonca, Raissa" w:date="2026-09-15T10:43:00Z" w16du:dateUtc="2026-09-15T14:43:00Z">
        <w:r w:rsidR="00F373E7" w:rsidRPr="00682BBA">
          <w:rPr>
            <w:rFonts w:ascii="Times New Roman" w:hAnsi="Times New Roman" w:cs="Times New Roman"/>
            <w:sz w:val="24"/>
            <w:szCs w:val="24"/>
          </w:rPr>
          <w:delText>5</w:delText>
        </w:r>
      </w:del>
      <w:r w:rsidR="00681037" w:rsidRPr="00682BBA">
        <w:rPr>
          <w:rFonts w:ascii="Times New Roman" w:hAnsi="Times New Roman" w:cs="Times New Roman"/>
          <w:sz w:val="24"/>
          <w:szCs w:val="24"/>
        </w:rPr>
        <w:t xml:space="preserve"> that </w:t>
      </w:r>
      <w:del w:id="925" w:author="Kerns, Janice" w:date="2026-10-09T14:01:00Z" w16du:dateUtc="2026-10-09T18:01:00Z">
        <w:r w:rsidR="00681037" w:rsidRPr="00682BBA">
          <w:rPr>
            <w:rFonts w:ascii="Times New Roman" w:hAnsi="Times New Roman" w:cs="Times New Roman"/>
            <w:sz w:val="24"/>
            <w:szCs w:val="24"/>
          </w:rPr>
          <w:delText xml:space="preserve">only </w:delText>
        </w:r>
      </w:del>
      <w:r w:rsidR="00681037" w:rsidRPr="00682BBA">
        <w:rPr>
          <w:rFonts w:ascii="Times New Roman" w:hAnsi="Times New Roman" w:cs="Times New Roman"/>
          <w:sz w:val="24"/>
          <w:szCs w:val="24"/>
        </w:rPr>
        <w:t xml:space="preserve">received or </w:t>
      </w:r>
      <w:r w:rsidR="00EF4591" w:rsidRPr="00682BBA">
        <w:rPr>
          <w:rFonts w:ascii="Times New Roman" w:hAnsi="Times New Roman" w:cs="Times New Roman"/>
          <w:sz w:val="24"/>
          <w:szCs w:val="24"/>
        </w:rPr>
        <w:t xml:space="preserve">released water </w:t>
      </w:r>
      <w:ins w:id="926" w:author="Kerns, Janice" w:date="2026-10-09T14:01:00Z" w16du:dateUtc="2026-10-09T18:01:00Z">
        <w:r w:rsidR="00C96F6E" w:rsidRPr="00682BBA">
          <w:rPr>
            <w:rFonts w:ascii="Times New Roman" w:hAnsi="Times New Roman" w:cs="Times New Roman"/>
            <w:sz w:val="24"/>
            <w:szCs w:val="24"/>
          </w:rPr>
          <w:t xml:space="preserve">only </w:t>
        </w:r>
      </w:ins>
      <w:del w:id="927" w:author="Marques Mendonca, Raissa" w:date="2026-09-15T10:43:00Z" w16du:dateUtc="2026-09-15T14:43:00Z">
        <w:r w:rsidR="00EF4591" w:rsidRPr="00682BBA">
          <w:rPr>
            <w:rFonts w:ascii="Times New Roman" w:hAnsi="Times New Roman" w:cs="Times New Roman"/>
            <w:sz w:val="24"/>
            <w:szCs w:val="24"/>
          </w:rPr>
          <w:delText xml:space="preserve">through </w:delText>
        </w:r>
      </w:del>
      <w:ins w:id="928" w:author="Marques Mendonca, Raissa" w:date="2026-09-15T10:43:00Z" w16du:dateUtc="2026-09-15T14:43:00Z">
        <w:r w:rsidR="00F24E5D" w:rsidRPr="2379A484">
          <w:rPr>
            <w:rFonts w:ascii="Times New Roman" w:hAnsi="Times New Roman" w:cs="Times New Roman"/>
            <w:sz w:val="24"/>
            <w:szCs w:val="24"/>
          </w:rPr>
          <w:t xml:space="preserve">via </w:t>
        </w:r>
      </w:ins>
      <w:r w:rsidR="00EF4591" w:rsidRPr="00682BBA">
        <w:rPr>
          <w:rFonts w:ascii="Times New Roman" w:hAnsi="Times New Roman" w:cs="Times New Roman"/>
          <w:sz w:val="24"/>
          <w:szCs w:val="24"/>
        </w:rPr>
        <w:t>water control structures</w:t>
      </w:r>
      <w:r w:rsidR="00F373E7" w:rsidRPr="00682BBA">
        <w:rPr>
          <w:rFonts w:ascii="Times New Roman" w:hAnsi="Times New Roman" w:cs="Times New Roman"/>
          <w:sz w:val="24"/>
          <w:szCs w:val="24"/>
        </w:rPr>
        <w:t xml:space="preserve"> or during storm events</w:t>
      </w:r>
      <w:r w:rsidR="00EF4591" w:rsidRPr="00682BBA">
        <w:rPr>
          <w:rFonts w:ascii="Times New Roman" w:hAnsi="Times New Roman" w:cs="Times New Roman"/>
          <w:sz w:val="24"/>
          <w:szCs w:val="24"/>
        </w:rPr>
        <w:t xml:space="preserve">; nutrient concentrations for those </w:t>
      </w:r>
      <w:ins w:id="929" w:author="Marques Mendonca, Raissa" w:date="2026-09-15T10:44:00Z" w16du:dateUtc="2026-09-15T14:44:00Z">
        <w:r w:rsidR="00085B4E" w:rsidRPr="2379A484">
          <w:rPr>
            <w:rFonts w:ascii="Times New Roman" w:hAnsi="Times New Roman" w:cs="Times New Roman"/>
            <w:sz w:val="24"/>
            <w:szCs w:val="24"/>
          </w:rPr>
          <w:t>five</w:t>
        </w:r>
      </w:ins>
      <w:del w:id="930" w:author="Marques Mendonca, Raissa" w:date="2026-09-15T10:44:00Z" w16du:dateUtc="2026-09-15T14:44:00Z">
        <w:r w:rsidR="00F373E7" w:rsidRPr="00682BBA">
          <w:rPr>
            <w:rFonts w:ascii="Times New Roman" w:hAnsi="Times New Roman" w:cs="Times New Roman"/>
            <w:sz w:val="24"/>
            <w:szCs w:val="24"/>
          </w:rPr>
          <w:delText>5</w:delText>
        </w:r>
      </w:del>
      <w:r w:rsidR="00EF4591" w:rsidRPr="00682BBA">
        <w:rPr>
          <w:rFonts w:ascii="Times New Roman" w:hAnsi="Times New Roman" w:cs="Times New Roman"/>
          <w:sz w:val="24"/>
          <w:szCs w:val="24"/>
        </w:rPr>
        <w:t xml:space="preserve"> </w:t>
      </w:r>
      <w:del w:id="931" w:author="Anderson, Kenneth" w:date="2026-09-15T09:45:00Z" w16du:dateUtc="2026-09-15T13:45:00Z">
        <w:r w:rsidR="00EF4591" w:rsidRPr="00682BBA">
          <w:rPr>
            <w:rFonts w:ascii="Times New Roman" w:hAnsi="Times New Roman" w:cs="Times New Roman"/>
            <w:sz w:val="24"/>
            <w:szCs w:val="24"/>
          </w:rPr>
          <w:delText xml:space="preserve">projects </w:delText>
        </w:r>
      </w:del>
      <w:ins w:id="932" w:author="Anderson, Kenneth" w:date="2026-09-15T09:45:00Z" w16du:dateUtc="2026-09-15T13:45:00Z">
        <w:r w:rsidR="007E0E08" w:rsidRPr="2379A484">
          <w:rPr>
            <w:rFonts w:ascii="Times New Roman" w:hAnsi="Times New Roman" w:cs="Times New Roman"/>
            <w:sz w:val="24"/>
            <w:szCs w:val="24"/>
          </w:rPr>
          <w:t xml:space="preserve">wetlands </w:t>
        </w:r>
      </w:ins>
      <w:r w:rsidR="00EF4591" w:rsidRPr="00682BBA">
        <w:rPr>
          <w:rFonts w:ascii="Times New Roman" w:hAnsi="Times New Roman" w:cs="Times New Roman"/>
          <w:sz w:val="24"/>
          <w:szCs w:val="24"/>
        </w:rPr>
        <w:t xml:space="preserve">were </w:t>
      </w:r>
      <w:del w:id="933" w:author="Marques Mendonca, Raissa" w:date="2026-09-15T10:44:00Z" w16du:dateUtc="2026-09-15T14:44:00Z">
        <w:r w:rsidR="00EF4591" w:rsidRPr="00682BBA">
          <w:rPr>
            <w:rFonts w:ascii="Times New Roman" w:hAnsi="Times New Roman" w:cs="Times New Roman"/>
            <w:sz w:val="24"/>
            <w:szCs w:val="24"/>
          </w:rPr>
          <w:delText xml:space="preserve">sampled </w:delText>
        </w:r>
      </w:del>
      <w:r w:rsidR="00EC12CC" w:rsidRPr="00682BBA">
        <w:rPr>
          <w:rFonts w:ascii="Times New Roman" w:hAnsi="Times New Roman" w:cs="Times New Roman"/>
          <w:sz w:val="24"/>
          <w:szCs w:val="24"/>
        </w:rPr>
        <w:t>only</w:t>
      </w:r>
      <w:ins w:id="934" w:author="Marques Mendonca, Raissa" w:date="2026-09-15T10:44:00Z" w16du:dateUtc="2026-09-15T14:44:00Z">
        <w:r w:rsidR="00EC12CC" w:rsidRPr="00682BBA">
          <w:rPr>
            <w:rFonts w:ascii="Times New Roman" w:hAnsi="Times New Roman" w:cs="Times New Roman"/>
            <w:sz w:val="24"/>
            <w:szCs w:val="24"/>
          </w:rPr>
          <w:t xml:space="preserve"> </w:t>
        </w:r>
        <w:r w:rsidR="006240A6" w:rsidRPr="2379A484">
          <w:rPr>
            <w:rFonts w:ascii="Times New Roman" w:hAnsi="Times New Roman" w:cs="Times New Roman"/>
            <w:sz w:val="24"/>
            <w:szCs w:val="24"/>
          </w:rPr>
          <w:t>collected</w:t>
        </w:r>
      </w:ins>
      <w:r w:rsidR="53F92535" w:rsidRPr="2379A484">
        <w:rPr>
          <w:rFonts w:ascii="Times New Roman" w:hAnsi="Times New Roman" w:cs="Times New Roman"/>
          <w:sz w:val="24"/>
          <w:szCs w:val="24"/>
        </w:rPr>
        <w:t xml:space="preserve"> </w:t>
      </w:r>
      <w:del w:id="935" w:author="Winston, Ryan" w:date="2026-09-14T21:00:00Z" w16du:dateUtc="2026-09-14T21:00:33Z">
        <w:r w:rsidR="00EC12CC" w:rsidRPr="00682BBA">
          <w:rPr>
            <w:rFonts w:ascii="Times New Roman" w:hAnsi="Times New Roman" w:cs="Times New Roman"/>
            <w:sz w:val="24"/>
            <w:szCs w:val="24"/>
          </w:rPr>
          <w:delText xml:space="preserve">when water was </w:delText>
        </w:r>
        <w:r w:rsidR="00F373E7" w:rsidRPr="00682BBA">
          <w:rPr>
            <w:rFonts w:ascii="Times New Roman" w:hAnsi="Times New Roman" w:cs="Times New Roman"/>
            <w:sz w:val="24"/>
            <w:szCs w:val="24"/>
          </w:rPr>
          <w:delText>moving</w:delText>
        </w:r>
      </w:del>
      <w:ins w:id="936" w:author="Winston, Ryan" w:date="2026-09-14T21:00:00Z" w16du:dateUtc="2026-09-14T21:00:36Z">
        <w:r w:rsidR="5810DFB2" w:rsidRPr="2379A484">
          <w:rPr>
            <w:rFonts w:ascii="Times New Roman" w:hAnsi="Times New Roman" w:cs="Times New Roman"/>
            <w:sz w:val="24"/>
            <w:szCs w:val="24"/>
          </w:rPr>
          <w:t>during periods of flow</w:t>
        </w:r>
      </w:ins>
      <w:r w:rsidR="53F92535" w:rsidRPr="2379A484">
        <w:rPr>
          <w:rFonts w:ascii="Times New Roman" w:hAnsi="Times New Roman" w:cs="Times New Roman"/>
          <w:sz w:val="24"/>
          <w:szCs w:val="24"/>
        </w:rPr>
        <w:t xml:space="preserve"> </w:t>
      </w:r>
      <w:r w:rsidR="00EC12CC" w:rsidRPr="00682BBA">
        <w:rPr>
          <w:rFonts w:ascii="Times New Roman" w:hAnsi="Times New Roman" w:cs="Times New Roman"/>
          <w:sz w:val="24"/>
          <w:szCs w:val="24"/>
        </w:rPr>
        <w:t xml:space="preserve">into or out of the wetland. </w:t>
      </w:r>
      <w:r w:rsidR="001C42A4" w:rsidRPr="00682BBA">
        <w:rPr>
          <w:rFonts w:ascii="Times New Roman" w:hAnsi="Times New Roman" w:cs="Times New Roman"/>
          <w:sz w:val="24"/>
          <w:szCs w:val="24"/>
        </w:rPr>
        <w:t xml:space="preserve">Of the other 19 </w:t>
      </w:r>
      <w:r w:rsidR="00CE1DFE" w:rsidRPr="00682BBA">
        <w:rPr>
          <w:rFonts w:ascii="Times New Roman" w:hAnsi="Times New Roman" w:cs="Times New Roman"/>
          <w:sz w:val="24"/>
          <w:szCs w:val="24"/>
        </w:rPr>
        <w:t>wetlands,</w:t>
      </w:r>
      <w:r w:rsidR="001C42A4" w:rsidRPr="00682BBA">
        <w:rPr>
          <w:rFonts w:ascii="Times New Roman" w:hAnsi="Times New Roman" w:cs="Times New Roman"/>
          <w:sz w:val="24"/>
          <w:szCs w:val="24"/>
        </w:rPr>
        <w:t xml:space="preserve"> 12 were sampled monthly</w:t>
      </w:r>
      <w:r w:rsidR="00CE1DFE" w:rsidRPr="00682BBA">
        <w:rPr>
          <w:rFonts w:ascii="Times New Roman" w:hAnsi="Times New Roman" w:cs="Times New Roman"/>
          <w:sz w:val="24"/>
          <w:szCs w:val="24"/>
        </w:rPr>
        <w:t xml:space="preserve"> and </w:t>
      </w:r>
      <w:ins w:id="937" w:author="Marques Mendonca, Raissa" w:date="2026-09-15T10:45:00Z" w16du:dateUtc="2026-09-15T14:45:00Z">
        <w:r w:rsidR="00B6362E" w:rsidRPr="2379A484">
          <w:rPr>
            <w:rFonts w:ascii="Times New Roman" w:hAnsi="Times New Roman" w:cs="Times New Roman"/>
            <w:sz w:val="24"/>
            <w:szCs w:val="24"/>
          </w:rPr>
          <w:t>seven</w:t>
        </w:r>
      </w:ins>
      <w:del w:id="938" w:author="Marques Mendonca, Raissa" w:date="2026-09-15T10:45:00Z" w16du:dateUtc="2026-09-15T14:45:00Z">
        <w:r w:rsidR="00CE1DFE" w:rsidRPr="00682BBA">
          <w:rPr>
            <w:rFonts w:ascii="Times New Roman" w:hAnsi="Times New Roman" w:cs="Times New Roman"/>
            <w:sz w:val="24"/>
            <w:szCs w:val="24"/>
          </w:rPr>
          <w:delText>7</w:delText>
        </w:r>
      </w:del>
      <w:r w:rsidR="00CE1DFE" w:rsidRPr="00682BBA">
        <w:rPr>
          <w:rFonts w:ascii="Times New Roman" w:hAnsi="Times New Roman" w:cs="Times New Roman"/>
          <w:sz w:val="24"/>
          <w:szCs w:val="24"/>
        </w:rPr>
        <w:t xml:space="preserve"> were sampled every other week</w:t>
      </w:r>
      <w:ins w:id="939" w:author="Winston, Ryan" w:date="2026-09-15T19:25:00Z" w16du:dateUtc="2026-09-15T19:25:25Z">
        <w:r w:rsidR="25AFDE93" w:rsidRPr="2379A484">
          <w:rPr>
            <w:rFonts w:ascii="Times New Roman" w:hAnsi="Times New Roman" w:cs="Times New Roman"/>
            <w:sz w:val="24"/>
            <w:szCs w:val="24"/>
          </w:rPr>
          <w:t xml:space="preserve"> (i.e., primarily during </w:t>
        </w:r>
        <w:commentRangeStart w:id="940"/>
        <w:commentRangeStart w:id="941"/>
        <w:r w:rsidR="25AFDE93" w:rsidRPr="2379A484">
          <w:rPr>
            <w:rFonts w:ascii="Times New Roman" w:hAnsi="Times New Roman" w:cs="Times New Roman"/>
            <w:sz w:val="24"/>
            <w:szCs w:val="24"/>
          </w:rPr>
          <w:t xml:space="preserve">baseflow </w:t>
        </w:r>
      </w:ins>
      <w:commentRangeEnd w:id="940"/>
      <w:r w:rsidR="0B8A5AC3">
        <w:rPr>
          <w:rStyle w:val="CommentReference"/>
          <w:rFonts w:ascii="Times New Roman" w:hAnsi="Times New Roman" w:cs="Times New Roman"/>
          <w:sz w:val="24"/>
          <w:szCs w:val="24"/>
        </w:rPr>
        <w:commentReference w:id="940"/>
      </w:r>
      <w:commentRangeEnd w:id="941"/>
      <w:r>
        <w:rPr>
          <w:rStyle w:val="CommentReference"/>
          <w:rFonts w:ascii="Times New Roman" w:hAnsi="Times New Roman" w:cs="Times New Roman"/>
          <w:sz w:val="24"/>
          <w:szCs w:val="24"/>
        </w:rPr>
        <w:commentReference w:id="941"/>
      </w:r>
      <w:ins w:id="942" w:author="Anderson, Kenneth" w:date="2026-10-01T11:33:00Z" w16du:dateUtc="2026-10-01T15:33:00Z">
        <w:r w:rsidR="00B468DF">
          <w:rPr>
            <w:rFonts w:ascii="Times New Roman" w:hAnsi="Times New Roman" w:cs="Times New Roman"/>
            <w:sz w:val="24"/>
            <w:szCs w:val="24"/>
          </w:rPr>
          <w:t xml:space="preserve">or inter-event </w:t>
        </w:r>
      </w:ins>
      <w:ins w:id="943" w:author="Winston, Ryan" w:date="2026-09-15T19:25:00Z" w16du:dateUtc="2026-09-15T19:25:25Z">
        <w:r w:rsidR="25AFDE93" w:rsidRPr="2379A484">
          <w:rPr>
            <w:rFonts w:ascii="Times New Roman" w:hAnsi="Times New Roman" w:cs="Times New Roman"/>
            <w:sz w:val="24"/>
            <w:szCs w:val="24"/>
          </w:rPr>
          <w:t>conditions)</w:t>
        </w:r>
      </w:ins>
      <w:r w:rsidR="10F91638" w:rsidRPr="2379A484">
        <w:rPr>
          <w:rFonts w:ascii="Times New Roman" w:hAnsi="Times New Roman" w:cs="Times New Roman"/>
          <w:sz w:val="24"/>
          <w:szCs w:val="24"/>
        </w:rPr>
        <w:t>.</w:t>
      </w:r>
      <w:r w:rsidR="00CE1DFE" w:rsidRPr="00682BBA">
        <w:rPr>
          <w:rFonts w:ascii="Times New Roman" w:hAnsi="Times New Roman" w:cs="Times New Roman"/>
          <w:sz w:val="24"/>
          <w:szCs w:val="24"/>
        </w:rPr>
        <w:t xml:space="preserve"> </w:t>
      </w:r>
      <w:del w:id="944" w:author="Marques Mendonca, Raissa" w:date="2026-09-15T10:50:00Z" w16du:dateUtc="2026-09-15T14:50:00Z">
        <w:r w:rsidR="00E01CF1" w:rsidRPr="00682BBA">
          <w:rPr>
            <w:rFonts w:ascii="Times New Roman" w:hAnsi="Times New Roman" w:cs="Times New Roman"/>
            <w:sz w:val="24"/>
            <w:szCs w:val="24"/>
          </w:rPr>
          <w:delText>The 1</w:delText>
        </w:r>
        <w:r w:rsidR="007A5BBB" w:rsidRPr="00682BBA">
          <w:rPr>
            <w:rFonts w:ascii="Times New Roman" w:hAnsi="Times New Roman" w:cs="Times New Roman"/>
            <w:sz w:val="24"/>
            <w:szCs w:val="24"/>
          </w:rPr>
          <w:delText>8</w:delText>
        </w:r>
      </w:del>
      <w:ins w:id="945" w:author="Marques Mendonca, Raissa" w:date="2026-09-15T10:50:00Z" w16du:dateUtc="2026-09-15T14:50:00Z">
        <w:r w:rsidR="007C02F6" w:rsidRPr="2379A484">
          <w:rPr>
            <w:rFonts w:ascii="Times New Roman" w:hAnsi="Times New Roman" w:cs="Times New Roman"/>
            <w:sz w:val="24"/>
            <w:szCs w:val="24"/>
          </w:rPr>
          <w:t>Eighteen</w:t>
        </w:r>
      </w:ins>
      <w:r w:rsidR="00E01CF1" w:rsidRPr="00682BBA">
        <w:rPr>
          <w:rFonts w:ascii="Times New Roman" w:hAnsi="Times New Roman" w:cs="Times New Roman"/>
          <w:sz w:val="24"/>
          <w:szCs w:val="24"/>
        </w:rPr>
        <w:t xml:space="preserve"> wetlands</w:t>
      </w:r>
      <w:del w:id="946" w:author="Marques Mendonca, Raissa" w:date="2026-09-15T10:50:00Z" w16du:dateUtc="2026-09-15T14:50:00Z">
        <w:r w:rsidR="000515A3" w:rsidRPr="00682BBA">
          <w:rPr>
            <w:rFonts w:ascii="Times New Roman" w:hAnsi="Times New Roman" w:cs="Times New Roman"/>
            <w:sz w:val="24"/>
            <w:szCs w:val="24"/>
          </w:rPr>
          <w:delText xml:space="preserve"> that</w:delText>
        </w:r>
      </w:del>
      <w:r w:rsidR="000515A3" w:rsidRPr="00682BBA">
        <w:rPr>
          <w:rFonts w:ascii="Times New Roman" w:hAnsi="Times New Roman" w:cs="Times New Roman"/>
          <w:sz w:val="24"/>
          <w:szCs w:val="24"/>
        </w:rPr>
        <w:t xml:space="preserve"> received flow during storm </w:t>
      </w:r>
      <w:commentRangeStart w:id="947"/>
      <w:commentRangeStart w:id="948"/>
      <w:commentRangeStart w:id="949"/>
      <w:commentRangeStart w:id="950"/>
      <w:r w:rsidR="00E87A11" w:rsidRPr="00682BBA">
        <w:rPr>
          <w:rFonts w:ascii="Times New Roman" w:hAnsi="Times New Roman" w:cs="Times New Roman"/>
          <w:sz w:val="24"/>
          <w:szCs w:val="24"/>
        </w:rPr>
        <w:t>events</w:t>
      </w:r>
      <w:ins w:id="951" w:author="Marques Mendonca, Raissa" w:date="2026-09-15T10:50:00Z" w16du:dateUtc="2026-09-15T14:50:00Z">
        <w:r w:rsidR="00E87A11" w:rsidRPr="00682BBA">
          <w:rPr>
            <w:rFonts w:ascii="Times New Roman" w:hAnsi="Times New Roman" w:cs="Times New Roman"/>
            <w:sz w:val="24"/>
            <w:szCs w:val="24"/>
          </w:rPr>
          <w:t xml:space="preserve"> </w:t>
        </w:r>
        <w:r w:rsidR="007C02F6" w:rsidRPr="2379A484">
          <w:rPr>
            <w:rFonts w:ascii="Times New Roman" w:hAnsi="Times New Roman" w:cs="Times New Roman"/>
            <w:sz w:val="24"/>
            <w:szCs w:val="24"/>
          </w:rPr>
          <w:t>and</w:t>
        </w:r>
      </w:ins>
      <w:ins w:id="952" w:author="Kerns, Janice" w:date="2026-10-09T14:02:00Z" w16du:dateUtc="2026-10-09T18:02:00Z">
        <w:r w:rsidR="005E4589">
          <w:rPr>
            <w:rFonts w:ascii="Times New Roman" w:hAnsi="Times New Roman" w:cs="Times New Roman"/>
            <w:sz w:val="24"/>
            <w:szCs w:val="24"/>
          </w:rPr>
          <w:t>,</w:t>
        </w:r>
      </w:ins>
      <w:r w:rsidR="2E99E661" w:rsidRPr="2379A484">
        <w:rPr>
          <w:rFonts w:ascii="Times New Roman" w:hAnsi="Times New Roman" w:cs="Times New Roman"/>
          <w:sz w:val="24"/>
          <w:szCs w:val="24"/>
        </w:rPr>
        <w:t xml:space="preserve"> </w:t>
      </w:r>
      <w:ins w:id="953" w:author="Anderson, Kenneth" w:date="2026-09-15T12:50:00Z" w16du:dateUtc="2026-09-15T16:50:00Z">
        <w:r w:rsidR="006E5455" w:rsidRPr="2379A484">
          <w:rPr>
            <w:rFonts w:ascii="Times New Roman" w:hAnsi="Times New Roman" w:cs="Times New Roman"/>
            <w:sz w:val="24"/>
            <w:szCs w:val="24"/>
          </w:rPr>
          <w:t>in addition to monthly sampling</w:t>
        </w:r>
      </w:ins>
      <w:ins w:id="954" w:author="Kerns, Janice" w:date="2026-10-09T14:02:00Z" w16du:dateUtc="2026-10-09T18:02:00Z">
        <w:r w:rsidR="005E4589">
          <w:rPr>
            <w:rFonts w:ascii="Times New Roman" w:hAnsi="Times New Roman" w:cs="Times New Roman"/>
            <w:sz w:val="24"/>
            <w:szCs w:val="24"/>
          </w:rPr>
          <w:t>,</w:t>
        </w:r>
      </w:ins>
      <w:ins w:id="955" w:author="Anderson, Kenneth" w:date="2026-09-15T12:50:00Z" w16du:dateUtc="2026-09-15T16:50:00Z">
        <w:r w:rsidR="006E5455" w:rsidRPr="2379A484">
          <w:rPr>
            <w:rFonts w:ascii="Times New Roman" w:hAnsi="Times New Roman" w:cs="Times New Roman"/>
            <w:sz w:val="24"/>
            <w:szCs w:val="24"/>
          </w:rPr>
          <w:t xml:space="preserve"> </w:t>
        </w:r>
      </w:ins>
      <w:del w:id="956" w:author="Winston, Ryan" w:date="2026-09-14T21:01:00Z" w16du:dateUtc="2026-09-14T21:01:26Z">
        <w:r w:rsidR="003E4C95" w:rsidRPr="00682BBA">
          <w:rPr>
            <w:rFonts w:ascii="Times New Roman" w:hAnsi="Times New Roman" w:cs="Times New Roman"/>
            <w:sz w:val="24"/>
            <w:szCs w:val="24"/>
          </w:rPr>
          <w:delText xml:space="preserve">all </w:delText>
        </w:r>
      </w:del>
      <w:r w:rsidR="003E4C95" w:rsidRPr="00682BBA">
        <w:rPr>
          <w:rFonts w:ascii="Times New Roman" w:hAnsi="Times New Roman" w:cs="Times New Roman"/>
          <w:sz w:val="24"/>
          <w:szCs w:val="24"/>
        </w:rPr>
        <w:t xml:space="preserve">had at least </w:t>
      </w:r>
      <w:del w:id="957" w:author="Kerns, Janice" w:date="2026-10-09T14:02:00Z" w16du:dateUtc="2026-10-09T18:02:00Z">
        <w:r w:rsidR="003E4C95" w:rsidRPr="00682BBA">
          <w:rPr>
            <w:rFonts w:ascii="Times New Roman" w:hAnsi="Times New Roman" w:cs="Times New Roman"/>
            <w:sz w:val="24"/>
            <w:szCs w:val="24"/>
          </w:rPr>
          <w:delText>1</w:delText>
        </w:r>
      </w:del>
      <w:ins w:id="958" w:author="Kerns, Janice" w:date="2026-10-09T14:02:00Z" w16du:dateUtc="2026-10-09T18:02:00Z">
        <w:r w:rsidR="00C043DA">
          <w:rPr>
            <w:rFonts w:ascii="Times New Roman" w:hAnsi="Times New Roman" w:cs="Times New Roman"/>
            <w:sz w:val="24"/>
            <w:szCs w:val="24"/>
          </w:rPr>
          <w:t>one</w:t>
        </w:r>
      </w:ins>
      <w:r w:rsidR="003E4C95" w:rsidRPr="00682BBA">
        <w:rPr>
          <w:rFonts w:ascii="Times New Roman" w:hAnsi="Times New Roman" w:cs="Times New Roman"/>
          <w:sz w:val="24"/>
          <w:szCs w:val="24"/>
        </w:rPr>
        <w:t xml:space="preserve"> </w:t>
      </w:r>
      <w:del w:id="959" w:author="Kerns, Janice" w:date="2026-10-09T14:04:00Z" w16du:dateUtc="2026-10-09T18:04:00Z">
        <w:r w:rsidR="003E4C95" w:rsidRPr="00682BBA">
          <w:rPr>
            <w:rFonts w:ascii="Times New Roman" w:hAnsi="Times New Roman" w:cs="Times New Roman"/>
            <w:sz w:val="24"/>
            <w:szCs w:val="24"/>
          </w:rPr>
          <w:delText xml:space="preserve">storm </w:delText>
        </w:r>
      </w:del>
      <w:ins w:id="960" w:author="Kerns, Janice" w:date="2026-10-09T14:04:00Z" w16du:dateUtc="2026-10-09T18:04:00Z">
        <w:r w:rsidR="00B26637" w:rsidRPr="00682BBA">
          <w:rPr>
            <w:rFonts w:ascii="Times New Roman" w:hAnsi="Times New Roman" w:cs="Times New Roman"/>
            <w:sz w:val="24"/>
            <w:szCs w:val="24"/>
          </w:rPr>
          <w:t>storm</w:t>
        </w:r>
        <w:r w:rsidR="00B26637">
          <w:rPr>
            <w:rFonts w:ascii="Times New Roman" w:hAnsi="Times New Roman" w:cs="Times New Roman"/>
            <w:sz w:val="24"/>
            <w:szCs w:val="24"/>
          </w:rPr>
          <w:t>-</w:t>
        </w:r>
      </w:ins>
      <w:r w:rsidR="003E4C95" w:rsidRPr="00682BBA">
        <w:rPr>
          <w:rFonts w:ascii="Times New Roman" w:hAnsi="Times New Roman" w:cs="Times New Roman"/>
          <w:sz w:val="24"/>
          <w:szCs w:val="24"/>
        </w:rPr>
        <w:t>event sample</w:t>
      </w:r>
      <w:del w:id="961" w:author="Kerns, Janice" w:date="2026-10-09T14:04:00Z" w16du:dateUtc="2026-10-09T18:04:00Z">
        <w:r w:rsidR="003E4C95" w:rsidRPr="00682BBA">
          <w:rPr>
            <w:rFonts w:ascii="Times New Roman" w:hAnsi="Times New Roman" w:cs="Times New Roman"/>
            <w:sz w:val="24"/>
            <w:szCs w:val="24"/>
          </w:rPr>
          <w:delText>d</w:delText>
        </w:r>
      </w:del>
      <w:commentRangeEnd w:id="947"/>
      <w:r w:rsidR="0B8A5AC3" w:rsidRPr="2379A484">
        <w:rPr>
          <w:rStyle w:val="CommentReference"/>
          <w:rFonts w:ascii="Times New Roman" w:hAnsi="Times New Roman" w:cs="Times New Roman"/>
          <w:sz w:val="24"/>
          <w:szCs w:val="24"/>
        </w:rPr>
        <w:commentReference w:id="947"/>
      </w:r>
      <w:commentRangeEnd w:id="948"/>
      <w:r w:rsidRPr="2379A484">
        <w:rPr>
          <w:rStyle w:val="CommentReference"/>
          <w:rFonts w:ascii="Times New Roman" w:hAnsi="Times New Roman" w:cs="Times New Roman"/>
          <w:sz w:val="24"/>
          <w:szCs w:val="24"/>
        </w:rPr>
        <w:commentReference w:id="948"/>
      </w:r>
      <w:commentRangeEnd w:id="949"/>
      <w:r w:rsidRPr="2379A484">
        <w:rPr>
          <w:rStyle w:val="CommentReference"/>
          <w:rFonts w:ascii="Times New Roman" w:hAnsi="Times New Roman" w:cs="Times New Roman"/>
          <w:sz w:val="24"/>
          <w:szCs w:val="24"/>
        </w:rPr>
        <w:commentReference w:id="949"/>
      </w:r>
      <w:commentRangeEnd w:id="950"/>
      <w:r w:rsidRPr="2379A484">
        <w:rPr>
          <w:rStyle w:val="CommentReference"/>
          <w:rFonts w:ascii="Times New Roman" w:hAnsi="Times New Roman" w:cs="Times New Roman"/>
          <w:sz w:val="24"/>
          <w:szCs w:val="24"/>
        </w:rPr>
        <w:commentReference w:id="950"/>
      </w:r>
      <w:ins w:id="962" w:author="Marques Mendonca, Raissa" w:date="2026-09-15T10:51:00Z" w16du:dateUtc="2026-09-15T14:51:00Z">
        <w:r w:rsidR="005A4CB6" w:rsidRPr="2379A484">
          <w:rPr>
            <w:rFonts w:ascii="Times New Roman" w:hAnsi="Times New Roman" w:cs="Times New Roman"/>
            <w:sz w:val="24"/>
            <w:szCs w:val="24"/>
          </w:rPr>
          <w:t xml:space="preserve"> (</w:t>
        </w:r>
      </w:ins>
      <w:del w:id="963" w:author="Marques Mendonca, Raissa" w:date="2026-09-15T10:51:00Z" w16du:dateUtc="2026-09-15T14:51:00Z">
        <w:r w:rsidR="008121A6" w:rsidRPr="00682BBA">
          <w:rPr>
            <w:rFonts w:ascii="Times New Roman" w:hAnsi="Times New Roman" w:cs="Times New Roman"/>
            <w:sz w:val="24"/>
            <w:szCs w:val="24"/>
          </w:rPr>
          <w:delText xml:space="preserve">, </w:delText>
        </w:r>
      </w:del>
      <w:del w:id="964" w:author="Marques Mendonca, Raissa" w:date="2026-09-15T10:46:00Z" w16du:dateUtc="2026-09-15T14:46:00Z">
        <w:r w:rsidR="008121A6" w:rsidRPr="00682BBA">
          <w:rPr>
            <w:rFonts w:ascii="Times New Roman" w:hAnsi="Times New Roman" w:cs="Times New Roman"/>
            <w:sz w:val="24"/>
            <w:szCs w:val="24"/>
          </w:rPr>
          <w:delText xml:space="preserve">and there </w:delText>
        </w:r>
        <w:r w:rsidR="00B93DF4" w:rsidRPr="00682BBA">
          <w:rPr>
            <w:rFonts w:ascii="Times New Roman" w:hAnsi="Times New Roman" w:cs="Times New Roman"/>
            <w:sz w:val="24"/>
            <w:szCs w:val="24"/>
          </w:rPr>
          <w:delText>was</w:delText>
        </w:r>
        <w:r w:rsidR="008121A6" w:rsidRPr="00682BBA">
          <w:rPr>
            <w:rFonts w:ascii="Times New Roman" w:hAnsi="Times New Roman" w:cs="Times New Roman"/>
            <w:sz w:val="24"/>
            <w:szCs w:val="24"/>
          </w:rPr>
          <w:delText xml:space="preserve"> a mean of</w:delText>
        </w:r>
      </w:del>
      <w:ins w:id="965" w:author="Marques Mendonca, Raissa" w:date="2026-09-15T10:46:00Z" w16du:dateUtc="2026-09-15T14:46:00Z">
        <w:r w:rsidR="00C676DD" w:rsidRPr="2379A484">
          <w:rPr>
            <w:rFonts w:ascii="Times New Roman" w:hAnsi="Times New Roman" w:cs="Times New Roman"/>
            <w:sz w:val="24"/>
            <w:szCs w:val="24"/>
          </w:rPr>
          <w:t>average</w:t>
        </w:r>
      </w:ins>
      <w:ins w:id="966" w:author="Marques Mendonca, Raissa" w:date="2026-09-15T10:50:00Z" w16du:dateUtc="2026-09-15T14:50:00Z">
        <w:r w:rsidR="3B514E96" w:rsidRPr="2379A484">
          <w:rPr>
            <w:rFonts w:ascii="Times New Roman" w:hAnsi="Times New Roman" w:cs="Times New Roman"/>
            <w:sz w:val="24"/>
            <w:szCs w:val="24"/>
          </w:rPr>
          <w:t xml:space="preserve"> </w:t>
        </w:r>
        <w:r w:rsidR="007C02F6" w:rsidRPr="2379A484">
          <w:rPr>
            <w:rFonts w:ascii="Times New Roman" w:hAnsi="Times New Roman" w:cs="Times New Roman"/>
            <w:sz w:val="24"/>
            <w:szCs w:val="24"/>
          </w:rPr>
          <w:t>of</w:t>
        </w:r>
      </w:ins>
      <w:r w:rsidR="008121A6" w:rsidRPr="00682BBA">
        <w:rPr>
          <w:rFonts w:ascii="Times New Roman" w:hAnsi="Times New Roman" w:cs="Times New Roman"/>
          <w:sz w:val="24"/>
          <w:szCs w:val="24"/>
        </w:rPr>
        <w:t xml:space="preserve"> </w:t>
      </w:r>
      <w:ins w:id="967" w:author="Kerns, Janice" w:date="2026-10-09T14:03:00Z" w16du:dateUtc="2026-10-09T18:03:00Z">
        <w:r w:rsidR="00215449">
          <w:rPr>
            <w:rFonts w:ascii="Times New Roman" w:hAnsi="Times New Roman" w:cs="Times New Roman"/>
            <w:sz w:val="24"/>
            <w:szCs w:val="24"/>
          </w:rPr>
          <w:t>four</w:t>
        </w:r>
      </w:ins>
      <w:del w:id="968" w:author="Kerns, Janice" w:date="2026-10-09T14:03:00Z" w16du:dateUtc="2026-10-09T18:03:00Z">
        <w:r w:rsidR="008121A6" w:rsidRPr="00682BBA">
          <w:rPr>
            <w:rFonts w:ascii="Times New Roman" w:hAnsi="Times New Roman" w:cs="Times New Roman"/>
            <w:sz w:val="24"/>
            <w:szCs w:val="24"/>
          </w:rPr>
          <w:delText>4</w:delText>
        </w:r>
      </w:del>
      <w:r w:rsidR="008121A6" w:rsidRPr="00682BBA">
        <w:rPr>
          <w:rFonts w:ascii="Times New Roman" w:hAnsi="Times New Roman" w:cs="Times New Roman"/>
          <w:sz w:val="24"/>
          <w:szCs w:val="24"/>
        </w:rPr>
        <w:t xml:space="preserve"> storm samples </w:t>
      </w:r>
      <w:r w:rsidR="00B56373" w:rsidRPr="00682BBA">
        <w:rPr>
          <w:rFonts w:ascii="Times New Roman" w:hAnsi="Times New Roman" w:cs="Times New Roman"/>
          <w:sz w:val="24"/>
          <w:szCs w:val="24"/>
        </w:rPr>
        <w:t>per</w:t>
      </w:r>
      <w:r w:rsidR="008121A6" w:rsidRPr="00682BBA">
        <w:rPr>
          <w:rFonts w:ascii="Times New Roman" w:hAnsi="Times New Roman" w:cs="Times New Roman"/>
          <w:sz w:val="24"/>
          <w:szCs w:val="24"/>
        </w:rPr>
        <w:t xml:space="preserve"> </w:t>
      </w:r>
      <w:del w:id="969" w:author="Anderson, Kenneth" w:date="2026-09-15T09:45:00Z" w16du:dateUtc="2026-09-15T13:45:00Z">
        <w:r w:rsidR="008121A6" w:rsidRPr="00682BBA">
          <w:rPr>
            <w:rFonts w:ascii="Times New Roman" w:hAnsi="Times New Roman" w:cs="Times New Roman"/>
            <w:sz w:val="24"/>
            <w:szCs w:val="24"/>
          </w:rPr>
          <w:delText>projects</w:delText>
        </w:r>
      </w:del>
      <w:ins w:id="970" w:author="Anderson, Kenneth" w:date="2026-09-15T09:45:00Z" w16du:dateUtc="2026-09-15T13:45:00Z">
        <w:r w:rsidR="007803DF" w:rsidRPr="2379A484">
          <w:rPr>
            <w:rFonts w:ascii="Times New Roman" w:hAnsi="Times New Roman" w:cs="Times New Roman"/>
            <w:sz w:val="24"/>
            <w:szCs w:val="24"/>
          </w:rPr>
          <w:t>wetland</w:t>
        </w:r>
      </w:ins>
      <w:ins w:id="971" w:author="Marques Mendonca, Raissa" w:date="2026-09-15T10:51:00Z" w16du:dateUtc="2026-09-15T14:51:00Z">
        <w:r w:rsidR="00BD68B4" w:rsidRPr="2379A484">
          <w:rPr>
            <w:rFonts w:ascii="Times New Roman" w:hAnsi="Times New Roman" w:cs="Times New Roman"/>
            <w:sz w:val="24"/>
            <w:szCs w:val="24"/>
          </w:rPr>
          <w:t>), while</w:t>
        </w:r>
      </w:ins>
      <w:del w:id="972" w:author="Marques Mendonca, Raissa" w:date="2026-09-15T10:51:00Z" w16du:dateUtc="2026-09-15T14:51:00Z">
        <w:r w:rsidR="0B8A5AC3" w:rsidRPr="2379A484" w:rsidDel="3B514E96">
          <w:rPr>
            <w:rFonts w:ascii="Times New Roman" w:hAnsi="Times New Roman" w:cs="Times New Roman"/>
            <w:sz w:val="24"/>
            <w:szCs w:val="24"/>
          </w:rPr>
          <w:delText>.</w:delText>
        </w:r>
      </w:del>
      <w:r w:rsidR="008121A6" w:rsidRPr="00682BBA">
        <w:rPr>
          <w:rFonts w:ascii="Times New Roman" w:hAnsi="Times New Roman" w:cs="Times New Roman"/>
          <w:sz w:val="24"/>
          <w:szCs w:val="24"/>
        </w:rPr>
        <w:t xml:space="preserve"> </w:t>
      </w:r>
      <w:del w:id="973" w:author="Marques Mendonca, Raissa" w:date="2026-09-15T10:51:00Z" w16du:dateUtc="2026-09-15T14:51:00Z">
        <w:r w:rsidR="007A5BBB" w:rsidRPr="00682BBA">
          <w:rPr>
            <w:rFonts w:ascii="Times New Roman" w:hAnsi="Times New Roman" w:cs="Times New Roman"/>
            <w:sz w:val="24"/>
            <w:szCs w:val="24"/>
          </w:rPr>
          <w:delText xml:space="preserve">The </w:delText>
        </w:r>
        <w:r w:rsidR="000F5DF5" w:rsidRPr="00682BBA">
          <w:rPr>
            <w:rFonts w:ascii="Times New Roman" w:hAnsi="Times New Roman" w:cs="Times New Roman"/>
            <w:sz w:val="24"/>
            <w:szCs w:val="24"/>
          </w:rPr>
          <w:delText xml:space="preserve">remaining 6 </w:delText>
        </w:r>
      </w:del>
      <w:ins w:id="974" w:author="Marques Mendonca, Raissa" w:date="2026-09-15T10:51:00Z" w16du:dateUtc="2026-09-15T14:51:00Z">
        <w:r w:rsidR="00BD68B4" w:rsidRPr="2379A484">
          <w:rPr>
            <w:rFonts w:ascii="Times New Roman" w:hAnsi="Times New Roman" w:cs="Times New Roman"/>
            <w:sz w:val="24"/>
            <w:szCs w:val="24"/>
          </w:rPr>
          <w:t xml:space="preserve">six </w:t>
        </w:r>
      </w:ins>
      <w:r w:rsidR="000F5DF5" w:rsidRPr="00682BBA">
        <w:rPr>
          <w:rFonts w:ascii="Times New Roman" w:hAnsi="Times New Roman" w:cs="Times New Roman"/>
          <w:sz w:val="24"/>
          <w:szCs w:val="24"/>
        </w:rPr>
        <w:t>wetlands</w:t>
      </w:r>
      <w:r w:rsidR="0C6A9F7E" w:rsidRPr="2379A484">
        <w:rPr>
          <w:rFonts w:ascii="Times New Roman" w:hAnsi="Times New Roman" w:cs="Times New Roman"/>
          <w:sz w:val="24"/>
          <w:szCs w:val="24"/>
        </w:rPr>
        <w:t xml:space="preserve"> </w:t>
      </w:r>
      <w:ins w:id="975" w:author="Marques Mendonca, Raissa" w:date="2026-09-15T10:51:00Z" w16du:dateUtc="2026-09-15T14:51:00Z">
        <w:del w:id="976" w:author="Kerns, Janice" w:date="2026-10-09T14:03:00Z" w16du:dateUtc="2026-10-09T18:03:00Z">
          <w:r w:rsidR="009E585D" w:rsidRPr="2379A484">
            <w:rPr>
              <w:rFonts w:ascii="Times New Roman" w:hAnsi="Times New Roman" w:cs="Times New Roman"/>
              <w:sz w:val="24"/>
              <w:szCs w:val="24"/>
            </w:rPr>
            <w:delText>only</w:delText>
          </w:r>
          <w:r w:rsidR="000F5DF5" w:rsidRPr="00682BBA">
            <w:rPr>
              <w:rFonts w:ascii="Times New Roman" w:hAnsi="Times New Roman" w:cs="Times New Roman"/>
              <w:sz w:val="24"/>
              <w:szCs w:val="24"/>
            </w:rPr>
            <w:delText xml:space="preserve"> </w:delText>
          </w:r>
        </w:del>
      </w:ins>
      <w:del w:id="977" w:author="Kerns, Janice" w:date="2026-10-09T14:03:00Z" w16du:dateUtc="2026-10-09T18:03:00Z">
        <w:r w:rsidR="000F5DF5" w:rsidRPr="00682BBA">
          <w:rPr>
            <w:rFonts w:ascii="Times New Roman" w:hAnsi="Times New Roman" w:cs="Times New Roman"/>
            <w:sz w:val="24"/>
            <w:szCs w:val="24"/>
          </w:rPr>
          <w:delText xml:space="preserve">had </w:delText>
        </w:r>
      </w:del>
      <w:ins w:id="978" w:author="Kerns, Janice" w:date="2026-10-09T14:03:00Z" w16du:dateUtc="2026-10-09T18:03:00Z">
        <w:r w:rsidR="00623082">
          <w:rPr>
            <w:rFonts w:ascii="Times New Roman" w:hAnsi="Times New Roman" w:cs="Times New Roman"/>
            <w:sz w:val="24"/>
            <w:szCs w:val="24"/>
          </w:rPr>
          <w:t>received</w:t>
        </w:r>
        <w:r w:rsidR="00623082" w:rsidRPr="00682BBA">
          <w:rPr>
            <w:rFonts w:ascii="Times New Roman" w:hAnsi="Times New Roman" w:cs="Times New Roman"/>
            <w:sz w:val="24"/>
            <w:szCs w:val="24"/>
          </w:rPr>
          <w:t xml:space="preserve"> </w:t>
        </w:r>
      </w:ins>
      <w:r w:rsidR="000F5DF5" w:rsidRPr="00682BBA">
        <w:rPr>
          <w:rFonts w:ascii="Times New Roman" w:hAnsi="Times New Roman" w:cs="Times New Roman"/>
          <w:sz w:val="24"/>
          <w:szCs w:val="24"/>
        </w:rPr>
        <w:t xml:space="preserve">inflows </w:t>
      </w:r>
      <w:ins w:id="979" w:author="Kerns, Janice" w:date="2026-10-09T14:03:00Z" w16du:dateUtc="2026-10-09T18:03:00Z">
        <w:r w:rsidR="000F5DF5" w:rsidRPr="00682BBA">
          <w:rPr>
            <w:rFonts w:ascii="Times New Roman" w:hAnsi="Times New Roman" w:cs="Times New Roman"/>
            <w:sz w:val="24"/>
            <w:szCs w:val="24"/>
          </w:rPr>
          <w:t xml:space="preserve">only </w:t>
        </w:r>
      </w:ins>
      <w:del w:id="980" w:author="Marques Mendonca, Raissa" w:date="2026-09-15T10:51:00Z" w16du:dateUtc="2026-09-15T14:51:00Z">
        <w:r w:rsidR="000F5DF5" w:rsidRPr="00682BBA">
          <w:rPr>
            <w:rFonts w:ascii="Times New Roman" w:hAnsi="Times New Roman" w:cs="Times New Roman"/>
            <w:sz w:val="24"/>
            <w:szCs w:val="24"/>
          </w:rPr>
          <w:delText xml:space="preserve">only </w:delText>
        </w:r>
      </w:del>
      <w:r w:rsidR="000F5DF5" w:rsidRPr="00682BBA">
        <w:rPr>
          <w:rFonts w:ascii="Times New Roman" w:hAnsi="Times New Roman" w:cs="Times New Roman"/>
          <w:sz w:val="24"/>
          <w:szCs w:val="24"/>
        </w:rPr>
        <w:t>through pump</w:t>
      </w:r>
      <w:r w:rsidR="004206FA" w:rsidRPr="00682BBA">
        <w:rPr>
          <w:rFonts w:ascii="Times New Roman" w:hAnsi="Times New Roman" w:cs="Times New Roman"/>
          <w:sz w:val="24"/>
          <w:szCs w:val="24"/>
        </w:rPr>
        <w:t xml:space="preserve">s or water control </w:t>
      </w:r>
      <w:commentRangeStart w:id="981"/>
      <w:r w:rsidR="004206FA" w:rsidRPr="00682BBA">
        <w:rPr>
          <w:rFonts w:ascii="Times New Roman" w:hAnsi="Times New Roman" w:cs="Times New Roman"/>
          <w:sz w:val="24"/>
          <w:szCs w:val="24"/>
        </w:rPr>
        <w:t>structures.</w:t>
      </w:r>
      <w:commentRangeEnd w:id="981"/>
      <w:r w:rsidR="00935710">
        <w:rPr>
          <w:rStyle w:val="CommentReference"/>
          <w:rFonts w:ascii="Times New Roman" w:hAnsi="Times New Roman" w:cs="Times New Roman"/>
          <w:sz w:val="24"/>
          <w:szCs w:val="24"/>
        </w:rPr>
        <w:commentReference w:id="981"/>
      </w:r>
      <w:ins w:id="982" w:author="Anderson, Kenneth" w:date="2026-10-01T11:34:00Z" w16du:dateUtc="2026-10-01T15:34:00Z">
        <w:r w:rsidR="00172B10">
          <w:rPr>
            <w:rFonts w:ascii="Times New Roman" w:hAnsi="Times New Roman" w:cs="Times New Roman"/>
            <w:sz w:val="24"/>
            <w:szCs w:val="24"/>
          </w:rPr>
          <w:t xml:space="preserve"> Nutrient concentrations were assumed to stay constant </w:t>
        </w:r>
        <w:del w:id="983" w:author="Kerns, Janice" w:date="2026-10-09T14:04:00Z" w16du:dateUtc="2026-10-09T18:04:00Z">
          <w:r w:rsidR="00172B10">
            <w:rPr>
              <w:rFonts w:ascii="Times New Roman" w:hAnsi="Times New Roman" w:cs="Times New Roman"/>
              <w:sz w:val="24"/>
              <w:szCs w:val="24"/>
            </w:rPr>
            <w:delText xml:space="preserve">in </w:delText>
          </w:r>
        </w:del>
        <w:r w:rsidR="00172B10">
          <w:rPr>
            <w:rFonts w:ascii="Times New Roman" w:hAnsi="Times New Roman" w:cs="Times New Roman"/>
            <w:sz w:val="24"/>
            <w:szCs w:val="24"/>
          </w:rPr>
          <w:t>between sampling points except during storm events, where they were changed based o</w:t>
        </w:r>
      </w:ins>
      <w:ins w:id="984" w:author="Anderson, Kenneth" w:date="2026-10-01T11:35:00Z" w16du:dateUtc="2026-10-01T15:35:00Z">
        <w:r w:rsidR="0034683D">
          <w:rPr>
            <w:rFonts w:ascii="Times New Roman" w:hAnsi="Times New Roman" w:cs="Times New Roman"/>
            <w:sz w:val="24"/>
            <w:szCs w:val="24"/>
          </w:rPr>
          <w:t>n storm concentration data available for each wetland</w:t>
        </w:r>
        <w:del w:id="985" w:author="Kerns, Janice" w:date="2026-10-09T14:04:00Z" w16du:dateUtc="2026-10-09T18:04:00Z">
          <w:r w:rsidR="0034683D">
            <w:rPr>
              <w:rFonts w:ascii="Times New Roman" w:hAnsi="Times New Roman" w:cs="Times New Roman"/>
              <w:sz w:val="24"/>
              <w:szCs w:val="24"/>
            </w:rPr>
            <w:delText>s</w:delText>
          </w:r>
        </w:del>
        <w:r w:rsidR="00491510">
          <w:rPr>
            <w:rFonts w:ascii="Times New Roman" w:hAnsi="Times New Roman" w:cs="Times New Roman"/>
            <w:sz w:val="24"/>
            <w:szCs w:val="24"/>
          </w:rPr>
          <w:t xml:space="preserve"> </w:t>
        </w:r>
        <w:r w:rsidR="0034683D">
          <w:rPr>
            <w:rFonts w:ascii="Times New Roman" w:hAnsi="Times New Roman" w:cs="Times New Roman"/>
            <w:sz w:val="24"/>
            <w:szCs w:val="24"/>
          </w:rPr>
          <w:t xml:space="preserve">(SI: Nutrient Budget Methods). </w:t>
        </w:r>
      </w:ins>
      <w:del w:id="986" w:author="Marques Mendonca, Raissa" w:date="2026-09-15T10:46:00Z" w16du:dateUtc="2026-09-15T14:46:00Z">
        <w:r w:rsidR="004206FA" w:rsidRPr="00682BBA">
          <w:rPr>
            <w:rFonts w:ascii="Times New Roman" w:hAnsi="Times New Roman" w:cs="Times New Roman"/>
            <w:sz w:val="24"/>
            <w:szCs w:val="24"/>
          </w:rPr>
          <w:delText xml:space="preserve"> </w:delText>
        </w:r>
      </w:del>
    </w:p>
    <w:p w14:paraId="51EDE35F" w14:textId="20D79203" w:rsidR="00491510" w:rsidRPr="00682BBA" w:rsidRDefault="00491510" w:rsidP="00491510">
      <w:pPr>
        <w:spacing w:line="480" w:lineRule="auto"/>
        <w:rPr>
          <w:ins w:id="987" w:author="Anderson, Kenneth" w:date="2026-10-01T11:36:00Z" w16du:dateUtc="2026-10-01T15:36:00Z"/>
          <w:rFonts w:ascii="Times New Roman" w:hAnsi="Times New Roman" w:cs="Times New Roman"/>
          <w:i/>
          <w:iCs/>
          <w:sz w:val="24"/>
          <w:szCs w:val="24"/>
        </w:rPr>
      </w:pPr>
      <w:ins w:id="988" w:author="Anderson, Kenneth" w:date="2026-10-01T11:36:00Z" w16du:dateUtc="2026-10-01T15:36:00Z">
        <w:r w:rsidRPr="00682BBA">
          <w:rPr>
            <w:rFonts w:ascii="Times New Roman" w:hAnsi="Times New Roman" w:cs="Times New Roman"/>
            <w:i/>
            <w:iCs/>
            <w:sz w:val="24"/>
            <w:szCs w:val="24"/>
          </w:rPr>
          <w:t>2.</w:t>
        </w:r>
        <w:r>
          <w:rPr>
            <w:rFonts w:ascii="Times New Roman" w:hAnsi="Times New Roman" w:cs="Times New Roman"/>
            <w:i/>
            <w:iCs/>
            <w:sz w:val="24"/>
            <w:szCs w:val="24"/>
          </w:rPr>
          <w:t>2</w:t>
        </w:r>
        <w:r w:rsidRPr="00682BBA">
          <w:rPr>
            <w:rFonts w:ascii="Times New Roman" w:hAnsi="Times New Roman" w:cs="Times New Roman"/>
            <w:i/>
            <w:iCs/>
            <w:sz w:val="24"/>
            <w:szCs w:val="24"/>
          </w:rPr>
          <w:t xml:space="preserve">.3 </w:t>
        </w:r>
        <w:r>
          <w:rPr>
            <w:rFonts w:ascii="Times New Roman" w:hAnsi="Times New Roman" w:cs="Times New Roman"/>
            <w:i/>
            <w:iCs/>
            <w:sz w:val="24"/>
            <w:szCs w:val="24"/>
          </w:rPr>
          <w:t xml:space="preserve">Estimating </w:t>
        </w:r>
        <w:r w:rsidR="00B02792">
          <w:rPr>
            <w:rFonts w:ascii="Times New Roman" w:hAnsi="Times New Roman" w:cs="Times New Roman"/>
            <w:i/>
            <w:iCs/>
            <w:sz w:val="24"/>
            <w:szCs w:val="24"/>
          </w:rPr>
          <w:t xml:space="preserve">Wetland </w:t>
        </w:r>
        <w:r>
          <w:rPr>
            <w:rFonts w:ascii="Times New Roman" w:hAnsi="Times New Roman" w:cs="Times New Roman"/>
            <w:i/>
            <w:iCs/>
            <w:sz w:val="24"/>
            <w:szCs w:val="24"/>
          </w:rPr>
          <w:t>Runoff Prevention</w:t>
        </w:r>
      </w:ins>
    </w:p>
    <w:p w14:paraId="0EF7A5F9" w14:textId="64A35832" w:rsidR="00850344" w:rsidRPr="00682BBA" w:rsidDel="00491510" w:rsidRDefault="00850344" w:rsidP="00682BBA">
      <w:pPr>
        <w:spacing w:line="480" w:lineRule="auto"/>
        <w:rPr>
          <w:del w:id="989" w:author="Anderson, Kenneth" w:date="2026-10-01T11:36:00Z" w16du:dateUtc="2026-10-01T15:36:00Z"/>
          <w:rFonts w:ascii="Times New Roman" w:hAnsi="Times New Roman" w:cs="Times New Roman"/>
          <w:i/>
          <w:iCs/>
          <w:sz w:val="24"/>
          <w:szCs w:val="24"/>
        </w:rPr>
      </w:pPr>
      <w:del w:id="990" w:author="Anderson, Kenneth" w:date="2026-10-01T11:36:00Z" w16du:dateUtc="2026-10-01T15:36:00Z">
        <w:r w:rsidRPr="00682BBA" w:rsidDel="00491510">
          <w:rPr>
            <w:rFonts w:ascii="Times New Roman" w:hAnsi="Times New Roman" w:cs="Times New Roman"/>
            <w:i/>
            <w:iCs/>
            <w:sz w:val="24"/>
            <w:szCs w:val="24"/>
          </w:rPr>
          <w:lastRenderedPageBreak/>
          <w:delText>2.</w:delText>
        </w:r>
        <w:r w:rsidR="00625A19" w:rsidDel="00491510">
          <w:rPr>
            <w:rFonts w:ascii="Times New Roman" w:hAnsi="Times New Roman" w:cs="Times New Roman"/>
            <w:i/>
            <w:iCs/>
            <w:sz w:val="24"/>
            <w:szCs w:val="24"/>
          </w:rPr>
          <w:delText>2</w:delText>
        </w:r>
        <w:r w:rsidRPr="00682BBA" w:rsidDel="00491510">
          <w:rPr>
            <w:rFonts w:ascii="Times New Roman" w:hAnsi="Times New Roman" w:cs="Times New Roman"/>
            <w:i/>
            <w:iCs/>
            <w:sz w:val="24"/>
            <w:szCs w:val="24"/>
          </w:rPr>
          <w:delText xml:space="preserve">.3 </w:delText>
        </w:r>
        <w:r w:rsidR="00EF2B0C" w:rsidRPr="00682BBA" w:rsidDel="00491510">
          <w:rPr>
            <w:rFonts w:ascii="Times New Roman" w:hAnsi="Times New Roman" w:cs="Times New Roman"/>
            <w:i/>
            <w:iCs/>
            <w:sz w:val="24"/>
            <w:szCs w:val="24"/>
          </w:rPr>
          <w:delText xml:space="preserve">Upscaling Nutrient </w:delText>
        </w:r>
      </w:del>
      <w:ins w:id="991" w:author="Kinsman-Costello, Lauren" w:date="2026-09-25T16:22:00Z" w16du:dateUtc="2026-09-25T20:22:00Z">
        <w:del w:id="992" w:author="Anderson, Kenneth" w:date="2026-10-01T11:36:00Z" w16du:dateUtc="2026-10-01T15:36:00Z">
          <w:r w:rsidR="003749C1" w:rsidDel="00491510">
            <w:rPr>
              <w:rFonts w:ascii="Times New Roman" w:hAnsi="Times New Roman" w:cs="Times New Roman"/>
              <w:i/>
              <w:iCs/>
              <w:sz w:val="24"/>
              <w:szCs w:val="24"/>
            </w:rPr>
            <w:delText>Phosphorus</w:delText>
          </w:r>
          <w:r w:rsidR="003749C1" w:rsidRPr="00682BBA" w:rsidDel="00491510">
            <w:rPr>
              <w:rFonts w:ascii="Times New Roman" w:hAnsi="Times New Roman" w:cs="Times New Roman"/>
              <w:i/>
              <w:iCs/>
              <w:sz w:val="24"/>
              <w:szCs w:val="24"/>
            </w:rPr>
            <w:delText xml:space="preserve"> </w:delText>
          </w:r>
        </w:del>
      </w:ins>
      <w:del w:id="993" w:author="Anderson, Kenneth" w:date="2026-10-01T11:36:00Z" w16du:dateUtc="2026-10-01T15:36:00Z">
        <w:r w:rsidR="00EF2B0C" w:rsidRPr="00682BBA" w:rsidDel="00491510">
          <w:rPr>
            <w:rFonts w:ascii="Times New Roman" w:hAnsi="Times New Roman" w:cs="Times New Roman"/>
            <w:i/>
            <w:iCs/>
            <w:sz w:val="24"/>
            <w:szCs w:val="24"/>
          </w:rPr>
          <w:delText xml:space="preserve">Retention </w:delText>
        </w:r>
        <w:r w:rsidR="008D3C1B" w:rsidRPr="00682BBA" w:rsidDel="00491510">
          <w:rPr>
            <w:rFonts w:ascii="Times New Roman" w:hAnsi="Times New Roman" w:cs="Times New Roman"/>
            <w:i/>
            <w:iCs/>
            <w:sz w:val="24"/>
            <w:szCs w:val="24"/>
          </w:rPr>
          <w:delText>with Maumee TMDL Goals</w:delText>
        </w:r>
      </w:del>
    </w:p>
    <w:p w14:paraId="19525AFB" w14:textId="61D64049" w:rsidR="00850344" w:rsidRPr="00682BBA" w:rsidRDefault="00D60EB6" w:rsidP="0071348D">
      <w:pPr>
        <w:spacing w:line="480" w:lineRule="auto"/>
        <w:ind w:firstLine="720"/>
        <w:rPr>
          <w:rFonts w:ascii="Times New Roman" w:hAnsi="Times New Roman" w:cs="Times New Roman"/>
          <w:sz w:val="24"/>
          <w:szCs w:val="24"/>
        </w:rPr>
      </w:pPr>
      <w:r w:rsidRPr="76D3435A">
        <w:rPr>
          <w:rFonts w:ascii="Times New Roman" w:hAnsi="Times New Roman" w:cs="Times New Roman"/>
          <w:sz w:val="24"/>
          <w:szCs w:val="24"/>
        </w:rPr>
        <w:t xml:space="preserve">The processing of new nutrients is not the only way that wetlands </w:t>
      </w:r>
      <w:del w:id="994" w:author="Winston, Ryan" w:date="2026-09-15T13:51:00Z" w16du:dateUtc="2026-09-15T13:51:08Z">
        <w:r w:rsidRPr="76D3435A" w:rsidDel="00D60EB6">
          <w:rPr>
            <w:rFonts w:ascii="Times New Roman" w:hAnsi="Times New Roman" w:cs="Times New Roman"/>
            <w:sz w:val="24"/>
            <w:szCs w:val="24"/>
          </w:rPr>
          <w:delText xml:space="preserve">can </w:delText>
        </w:r>
      </w:del>
      <w:r w:rsidRPr="76D3435A">
        <w:rPr>
          <w:rFonts w:ascii="Times New Roman" w:hAnsi="Times New Roman" w:cs="Times New Roman"/>
          <w:sz w:val="24"/>
          <w:szCs w:val="24"/>
        </w:rPr>
        <w:t xml:space="preserve">contribute to nutrient reductions across </w:t>
      </w:r>
      <w:del w:id="995" w:author="Winston, Ryan" w:date="2026-09-15T13:51:00Z" w16du:dateUtc="2026-09-15T13:51:13Z">
        <w:r w:rsidRPr="76D3435A" w:rsidDel="00D60EB6">
          <w:rPr>
            <w:rFonts w:ascii="Times New Roman" w:hAnsi="Times New Roman" w:cs="Times New Roman"/>
            <w:sz w:val="24"/>
            <w:szCs w:val="24"/>
          </w:rPr>
          <w:delText>the</w:delText>
        </w:r>
      </w:del>
      <w:ins w:id="996" w:author="Winston, Ryan" w:date="2026-09-15T13:51:00Z" w16du:dateUtc="2026-09-15T13:51:13Z">
        <w:r w:rsidR="2E8EAD76" w:rsidRPr="76D3435A">
          <w:rPr>
            <w:rFonts w:ascii="Times New Roman" w:hAnsi="Times New Roman" w:cs="Times New Roman"/>
            <w:sz w:val="24"/>
            <w:szCs w:val="24"/>
          </w:rPr>
          <w:t>a</w:t>
        </w:r>
      </w:ins>
      <w:r w:rsidRPr="76D3435A">
        <w:rPr>
          <w:rFonts w:ascii="Times New Roman" w:hAnsi="Times New Roman" w:cs="Times New Roman"/>
          <w:sz w:val="24"/>
          <w:szCs w:val="24"/>
        </w:rPr>
        <w:t xml:space="preserve"> watershed. </w:t>
      </w:r>
      <w:r w:rsidR="0054174E" w:rsidRPr="76D3435A">
        <w:rPr>
          <w:rFonts w:ascii="Times New Roman" w:hAnsi="Times New Roman" w:cs="Times New Roman"/>
          <w:sz w:val="24"/>
          <w:szCs w:val="24"/>
        </w:rPr>
        <w:t>To</w:t>
      </w:r>
      <w:r w:rsidR="00124E77" w:rsidRPr="76D3435A">
        <w:rPr>
          <w:rFonts w:ascii="Times New Roman" w:hAnsi="Times New Roman" w:cs="Times New Roman"/>
          <w:sz w:val="24"/>
          <w:szCs w:val="24"/>
        </w:rPr>
        <w:t xml:space="preserve"> scale up our </w:t>
      </w:r>
      <w:del w:id="997" w:author="Winston, Ryan" w:date="2026-09-15T13:51:00Z" w16du:dateUtc="2026-09-15T13:51:28Z">
        <w:r w:rsidRPr="76D3435A" w:rsidDel="00124E77">
          <w:rPr>
            <w:rFonts w:ascii="Times New Roman" w:hAnsi="Times New Roman" w:cs="Times New Roman"/>
            <w:sz w:val="24"/>
            <w:szCs w:val="24"/>
          </w:rPr>
          <w:delText>numbers</w:delText>
        </w:r>
      </w:del>
      <w:ins w:id="998" w:author="Winston, Ryan" w:date="2026-09-15T13:51:00Z" w16du:dateUtc="2026-09-15T13:51:32Z">
        <w:r w:rsidR="79332D6D" w:rsidRPr="76D3435A">
          <w:rPr>
            <w:rFonts w:ascii="Times New Roman" w:hAnsi="Times New Roman" w:cs="Times New Roman"/>
            <w:sz w:val="24"/>
            <w:szCs w:val="24"/>
          </w:rPr>
          <w:t>measured nutrient loading</w:t>
        </w:r>
      </w:ins>
      <w:ins w:id="999" w:author="Kerns, Janice" w:date="2026-10-09T14:05:00Z" w16du:dateUtc="2026-10-09T18:05:00Z">
        <w:r w:rsidR="002F5692">
          <w:rPr>
            <w:rFonts w:ascii="Times New Roman" w:hAnsi="Times New Roman" w:cs="Times New Roman"/>
            <w:sz w:val="24"/>
            <w:szCs w:val="24"/>
          </w:rPr>
          <w:t>,</w:t>
        </w:r>
      </w:ins>
      <w:r w:rsidR="00124E77" w:rsidRPr="76D3435A">
        <w:rPr>
          <w:rFonts w:ascii="Times New Roman" w:hAnsi="Times New Roman" w:cs="Times New Roman"/>
          <w:sz w:val="24"/>
          <w:szCs w:val="24"/>
        </w:rPr>
        <w:t xml:space="preserve"> we need to account for both the active treatment of nutrients by wetlands as well as </w:t>
      </w:r>
      <w:commentRangeStart w:id="1000"/>
      <w:r w:rsidR="0054174E" w:rsidRPr="76D3435A">
        <w:rPr>
          <w:rFonts w:ascii="Times New Roman" w:hAnsi="Times New Roman" w:cs="Times New Roman"/>
          <w:sz w:val="24"/>
          <w:szCs w:val="24"/>
        </w:rPr>
        <w:t>how wetland creation alters</w:t>
      </w:r>
      <w:ins w:id="1001" w:author="Kinsman-Costello, Lauren" w:date="2026-09-25T16:18:00Z" w16du:dateUtc="2026-09-25T20:18:00Z">
        <w:r w:rsidR="0054174E" w:rsidRPr="76D3435A">
          <w:rPr>
            <w:rFonts w:ascii="Times New Roman" w:hAnsi="Times New Roman" w:cs="Times New Roman"/>
            <w:sz w:val="24"/>
            <w:szCs w:val="24"/>
          </w:rPr>
          <w:t xml:space="preserve"> </w:t>
        </w:r>
        <w:r w:rsidR="00A06BB9" w:rsidRPr="76D3435A">
          <w:rPr>
            <w:rFonts w:ascii="Times New Roman" w:hAnsi="Times New Roman" w:cs="Times New Roman"/>
            <w:sz w:val="24"/>
            <w:szCs w:val="24"/>
          </w:rPr>
          <w:t>nutrient loads by preventing nutrient loss from</w:t>
        </w:r>
      </w:ins>
      <w:r w:rsidR="0054174E" w:rsidRPr="76D3435A">
        <w:rPr>
          <w:rFonts w:ascii="Times New Roman" w:hAnsi="Times New Roman" w:cs="Times New Roman"/>
          <w:sz w:val="24"/>
          <w:szCs w:val="24"/>
        </w:rPr>
        <w:t xml:space="preserve"> </w:t>
      </w:r>
      <w:ins w:id="1002" w:author="Winston, Ryan" w:date="2026-09-15T13:51:00Z" w16du:dateUtc="2026-09-15T13:51:45Z">
        <w:r w:rsidR="1C872416" w:rsidRPr="76D3435A">
          <w:rPr>
            <w:rFonts w:ascii="Times New Roman" w:hAnsi="Times New Roman" w:cs="Times New Roman"/>
            <w:sz w:val="24"/>
            <w:szCs w:val="24"/>
          </w:rPr>
          <w:t xml:space="preserve">former agricultural </w:t>
        </w:r>
      </w:ins>
      <w:r w:rsidR="0054174E" w:rsidRPr="76D3435A">
        <w:rPr>
          <w:rFonts w:ascii="Times New Roman" w:hAnsi="Times New Roman" w:cs="Times New Roman"/>
          <w:sz w:val="24"/>
          <w:szCs w:val="24"/>
        </w:rPr>
        <w:t>areas</w:t>
      </w:r>
      <w:commentRangeEnd w:id="1000"/>
      <w:r w:rsidRPr="76D3435A">
        <w:rPr>
          <w:rStyle w:val="CommentReference"/>
          <w:rFonts w:ascii="Times New Roman" w:hAnsi="Times New Roman" w:cs="Times New Roman"/>
          <w:sz w:val="24"/>
          <w:szCs w:val="24"/>
        </w:rPr>
        <w:commentReference w:id="1000"/>
      </w:r>
      <w:del w:id="1003" w:author="Winston, Ryan" w:date="2026-09-15T13:51:00Z" w16du:dateUtc="2026-09-15T13:51:47Z">
        <w:r w:rsidRPr="76D3435A" w:rsidDel="0054174E">
          <w:rPr>
            <w:rFonts w:ascii="Times New Roman" w:hAnsi="Times New Roman" w:cs="Times New Roman"/>
            <w:sz w:val="24"/>
            <w:szCs w:val="24"/>
          </w:rPr>
          <w:delText xml:space="preserve"> that were formerly agriculture</w:delText>
        </w:r>
      </w:del>
      <w:r w:rsidR="0054174E" w:rsidRPr="76D3435A">
        <w:rPr>
          <w:rFonts w:ascii="Times New Roman" w:hAnsi="Times New Roman" w:cs="Times New Roman"/>
          <w:sz w:val="24"/>
          <w:szCs w:val="24"/>
        </w:rPr>
        <w:t xml:space="preserve">. </w:t>
      </w:r>
      <w:r w:rsidRPr="76D3435A">
        <w:rPr>
          <w:rFonts w:ascii="Times New Roman" w:hAnsi="Times New Roman" w:cs="Times New Roman"/>
          <w:sz w:val="24"/>
          <w:szCs w:val="24"/>
        </w:rPr>
        <w:t xml:space="preserve">To account for </w:t>
      </w:r>
      <w:r w:rsidR="005D277D" w:rsidRPr="76D3435A">
        <w:rPr>
          <w:rFonts w:ascii="Times New Roman" w:hAnsi="Times New Roman" w:cs="Times New Roman"/>
          <w:sz w:val="24"/>
          <w:szCs w:val="24"/>
        </w:rPr>
        <w:t>the effects of replacing agricultural land with wetlands</w:t>
      </w:r>
      <w:r w:rsidR="00C5714A" w:rsidRPr="76D3435A">
        <w:rPr>
          <w:rFonts w:ascii="Times New Roman" w:hAnsi="Times New Roman" w:cs="Times New Roman"/>
          <w:sz w:val="24"/>
          <w:szCs w:val="24"/>
        </w:rPr>
        <w:t xml:space="preserve">, </w:t>
      </w:r>
      <w:r w:rsidR="003F6125" w:rsidRPr="76D3435A">
        <w:rPr>
          <w:rFonts w:ascii="Times New Roman" w:hAnsi="Times New Roman" w:cs="Times New Roman"/>
          <w:sz w:val="24"/>
          <w:szCs w:val="24"/>
        </w:rPr>
        <w:t xml:space="preserve">including reduced fertilizer application </w:t>
      </w:r>
      <w:r w:rsidR="00864E53" w:rsidRPr="76D3435A">
        <w:rPr>
          <w:rFonts w:ascii="Times New Roman" w:hAnsi="Times New Roman" w:cs="Times New Roman"/>
          <w:sz w:val="24"/>
          <w:szCs w:val="24"/>
        </w:rPr>
        <w:t xml:space="preserve">and runoff, we </w:t>
      </w:r>
      <w:r w:rsidR="00E12F36" w:rsidRPr="76D3435A">
        <w:rPr>
          <w:rFonts w:ascii="Times New Roman" w:hAnsi="Times New Roman" w:cs="Times New Roman"/>
          <w:sz w:val="24"/>
          <w:szCs w:val="24"/>
        </w:rPr>
        <w:t xml:space="preserve">assume </w:t>
      </w:r>
      <w:del w:id="1004" w:author="Winston, Ryan" w:date="2026-09-15T13:52:00Z" w16du:dateUtc="2026-09-15T13:52:04Z">
        <w:r w:rsidRPr="76D3435A" w:rsidDel="00E12F36">
          <w:rPr>
            <w:rFonts w:ascii="Times New Roman" w:hAnsi="Times New Roman" w:cs="Times New Roman"/>
            <w:sz w:val="24"/>
            <w:szCs w:val="24"/>
          </w:rPr>
          <w:delText xml:space="preserve">that </w:delText>
        </w:r>
      </w:del>
      <w:r w:rsidR="00E12F36" w:rsidRPr="76D3435A">
        <w:rPr>
          <w:rFonts w:ascii="Times New Roman" w:hAnsi="Times New Roman" w:cs="Times New Roman"/>
          <w:sz w:val="24"/>
          <w:szCs w:val="24"/>
        </w:rPr>
        <w:t xml:space="preserve">wetlands are no longer </w:t>
      </w:r>
      <w:del w:id="1005" w:author="Winston, Ryan" w:date="2026-09-15T13:52:00Z" w16du:dateUtc="2026-09-15T13:52:08Z">
        <w:r w:rsidRPr="76D3435A" w:rsidDel="00E12F36">
          <w:rPr>
            <w:rFonts w:ascii="Times New Roman" w:hAnsi="Times New Roman" w:cs="Times New Roman"/>
            <w:sz w:val="24"/>
            <w:szCs w:val="24"/>
          </w:rPr>
          <w:delText xml:space="preserve">being </w:delText>
        </w:r>
      </w:del>
      <w:r w:rsidR="00E12F36" w:rsidRPr="76D3435A">
        <w:rPr>
          <w:rFonts w:ascii="Times New Roman" w:hAnsi="Times New Roman" w:cs="Times New Roman"/>
          <w:sz w:val="24"/>
          <w:szCs w:val="24"/>
        </w:rPr>
        <w:t xml:space="preserve">fertilized and store water that would previously have runoff the landscape due to the disruption of tile drains. </w:t>
      </w:r>
      <w:del w:id="1006" w:author="Winston, Ryan" w:date="2026-09-15T19:09:00Z" w16du:dateUtc="2026-09-15T19:09:34Z">
        <w:r w:rsidRPr="76D3435A" w:rsidDel="00A7055D">
          <w:rPr>
            <w:rFonts w:ascii="Times New Roman" w:hAnsi="Times New Roman" w:cs="Times New Roman"/>
            <w:sz w:val="24"/>
            <w:szCs w:val="24"/>
          </w:rPr>
          <w:delText xml:space="preserve">We do not have </w:delText>
        </w:r>
        <w:r w:rsidRPr="76D3435A" w:rsidDel="00D60EB6">
          <w:rPr>
            <w:rFonts w:ascii="Times New Roman" w:hAnsi="Times New Roman" w:cs="Times New Roman"/>
            <w:sz w:val="24"/>
            <w:szCs w:val="24"/>
          </w:rPr>
          <w:delText>p</w:delText>
        </w:r>
      </w:del>
      <w:ins w:id="1007" w:author="Winston, Ryan" w:date="2026-09-15T19:09:00Z" w16du:dateUtc="2026-09-15T19:09:34Z">
        <w:r w:rsidR="61E8332F" w:rsidRPr="76D3435A">
          <w:rPr>
            <w:rFonts w:ascii="Times New Roman" w:hAnsi="Times New Roman" w:cs="Times New Roman"/>
            <w:sz w:val="24"/>
            <w:szCs w:val="24"/>
          </w:rPr>
          <w:t>P</w:t>
        </w:r>
      </w:ins>
      <w:r w:rsidR="00A7055D" w:rsidRPr="76D3435A">
        <w:rPr>
          <w:rFonts w:ascii="Times New Roman" w:hAnsi="Times New Roman" w:cs="Times New Roman"/>
          <w:sz w:val="24"/>
          <w:szCs w:val="24"/>
        </w:rPr>
        <w:t xml:space="preserve">re-construction </w:t>
      </w:r>
      <w:ins w:id="1008" w:author="Winston, Ryan" w:date="2026-09-15T19:09:00Z" w16du:dateUtc="2026-09-15T19:09:36Z">
        <w:r w:rsidR="3FDF1565" w:rsidRPr="76D3435A">
          <w:rPr>
            <w:rFonts w:ascii="Times New Roman" w:hAnsi="Times New Roman" w:cs="Times New Roman"/>
            <w:sz w:val="24"/>
            <w:szCs w:val="24"/>
          </w:rPr>
          <w:t xml:space="preserve">runoff </w:t>
        </w:r>
      </w:ins>
      <w:r w:rsidR="00A7055D" w:rsidRPr="76D3435A">
        <w:rPr>
          <w:rFonts w:ascii="Times New Roman" w:hAnsi="Times New Roman" w:cs="Times New Roman"/>
          <w:sz w:val="24"/>
          <w:szCs w:val="24"/>
        </w:rPr>
        <w:t xml:space="preserve">data </w:t>
      </w:r>
      <w:del w:id="1009" w:author="Winston, Ryan" w:date="2026-09-15T19:09:00Z" w16du:dateUtc="2026-09-15T19:09:41Z">
        <w:r w:rsidRPr="76D3435A" w:rsidDel="00A7055D">
          <w:rPr>
            <w:rFonts w:ascii="Times New Roman" w:hAnsi="Times New Roman" w:cs="Times New Roman"/>
            <w:sz w:val="24"/>
            <w:szCs w:val="24"/>
          </w:rPr>
          <w:delText>on runoff</w:delText>
        </w:r>
      </w:del>
      <w:ins w:id="1010" w:author="Winston, Ryan" w:date="2026-09-15T19:09:00Z" w16du:dateUtc="2026-09-15T19:09:42Z">
        <w:r w:rsidR="0AEE537B" w:rsidRPr="76D3435A">
          <w:rPr>
            <w:rFonts w:ascii="Times New Roman" w:hAnsi="Times New Roman" w:cs="Times New Roman"/>
            <w:sz w:val="24"/>
            <w:szCs w:val="24"/>
          </w:rPr>
          <w:t>do not exist</w:t>
        </w:r>
      </w:ins>
      <w:r w:rsidR="00A7055D" w:rsidRPr="76D3435A">
        <w:rPr>
          <w:rFonts w:ascii="Times New Roman" w:hAnsi="Times New Roman" w:cs="Times New Roman"/>
          <w:sz w:val="24"/>
          <w:szCs w:val="24"/>
        </w:rPr>
        <w:t xml:space="preserve"> for </w:t>
      </w:r>
      <w:ins w:id="1011" w:author="Marques Mendonca, Raissa" w:date="2026-09-15T11:32:00Z" w16du:dateUtc="2026-09-15T15:32:00Z">
        <w:r w:rsidR="00C31AF7" w:rsidRPr="76D3435A">
          <w:rPr>
            <w:rFonts w:ascii="Times New Roman" w:hAnsi="Times New Roman" w:cs="Times New Roman"/>
            <w:sz w:val="24"/>
            <w:szCs w:val="24"/>
          </w:rPr>
          <w:t>the</w:t>
        </w:r>
        <w:r w:rsidR="00A7055D" w:rsidRPr="76D3435A">
          <w:rPr>
            <w:rFonts w:ascii="Times New Roman" w:hAnsi="Times New Roman" w:cs="Times New Roman"/>
            <w:sz w:val="24"/>
            <w:szCs w:val="24"/>
          </w:rPr>
          <w:t xml:space="preserve"> </w:t>
        </w:r>
      </w:ins>
      <w:r w:rsidR="00A7055D" w:rsidRPr="76D3435A">
        <w:rPr>
          <w:rFonts w:ascii="Times New Roman" w:hAnsi="Times New Roman" w:cs="Times New Roman"/>
          <w:sz w:val="24"/>
          <w:szCs w:val="24"/>
        </w:rPr>
        <w:t>agricultural fields that were converted to wetlands</w:t>
      </w:r>
      <w:ins w:id="1012" w:author="Kerns, Janice" w:date="2026-10-09T14:05:00Z" w16du:dateUtc="2026-10-09T18:05:00Z">
        <w:r w:rsidR="00487320">
          <w:rPr>
            <w:rFonts w:ascii="Times New Roman" w:hAnsi="Times New Roman" w:cs="Times New Roman"/>
            <w:sz w:val="24"/>
            <w:szCs w:val="24"/>
          </w:rPr>
          <w:t>,</w:t>
        </w:r>
      </w:ins>
      <w:r w:rsidR="00A7055D" w:rsidRPr="76D3435A">
        <w:rPr>
          <w:rFonts w:ascii="Times New Roman" w:hAnsi="Times New Roman" w:cs="Times New Roman"/>
          <w:sz w:val="24"/>
          <w:szCs w:val="24"/>
        </w:rPr>
        <w:t xml:space="preserve"> so we use</w:t>
      </w:r>
      <w:ins w:id="1013" w:author="Marques Mendonca, Raissa" w:date="2026-09-15T11:32:00Z" w16du:dateUtc="2026-09-15T15:32:00Z">
        <w:r w:rsidR="004E7F16" w:rsidRPr="76D3435A">
          <w:rPr>
            <w:rFonts w:ascii="Times New Roman" w:hAnsi="Times New Roman" w:cs="Times New Roman"/>
            <w:sz w:val="24"/>
            <w:szCs w:val="24"/>
          </w:rPr>
          <w:t>d</w:t>
        </w:r>
      </w:ins>
      <w:r w:rsidR="00A7055D" w:rsidRPr="76D3435A">
        <w:rPr>
          <w:rFonts w:ascii="Times New Roman" w:hAnsi="Times New Roman" w:cs="Times New Roman"/>
          <w:sz w:val="24"/>
          <w:szCs w:val="24"/>
        </w:rPr>
        <w:t xml:space="preserve"> </w:t>
      </w:r>
      <w:r w:rsidR="002D206E" w:rsidRPr="76D3435A">
        <w:rPr>
          <w:rFonts w:ascii="Times New Roman" w:hAnsi="Times New Roman" w:cs="Times New Roman"/>
          <w:sz w:val="24"/>
          <w:szCs w:val="24"/>
        </w:rPr>
        <w:t xml:space="preserve">data </w:t>
      </w:r>
      <w:del w:id="1014" w:author="Marques Mendonca, Raissa" w:date="2026-09-15T11:44:00Z" w16du:dateUtc="2026-09-15T15:44:00Z">
        <w:r w:rsidRPr="76D3435A" w:rsidDel="002D206E">
          <w:rPr>
            <w:rFonts w:ascii="Times New Roman" w:hAnsi="Times New Roman" w:cs="Times New Roman"/>
            <w:sz w:val="24"/>
            <w:szCs w:val="24"/>
          </w:rPr>
          <w:delText xml:space="preserve">from a range of Northwest Ohio wetlands </w:delText>
        </w:r>
      </w:del>
      <w:r w:rsidR="002D206E" w:rsidRPr="76D3435A">
        <w:rPr>
          <w:rFonts w:ascii="Times New Roman" w:hAnsi="Times New Roman" w:cs="Times New Roman"/>
          <w:sz w:val="24"/>
          <w:szCs w:val="24"/>
        </w:rPr>
        <w:t xml:space="preserve">from the </w:t>
      </w:r>
      <w:commentRangeStart w:id="1015"/>
      <w:r w:rsidR="002D206E" w:rsidRPr="76D3435A">
        <w:rPr>
          <w:rFonts w:ascii="Times New Roman" w:hAnsi="Times New Roman" w:cs="Times New Roman"/>
          <w:sz w:val="24"/>
          <w:szCs w:val="24"/>
        </w:rPr>
        <w:t>USDA-NRCS Edge of Field</w:t>
      </w:r>
      <w:commentRangeEnd w:id="1015"/>
      <w:r w:rsidRPr="76D3435A">
        <w:rPr>
          <w:rStyle w:val="CommentReference"/>
          <w:rFonts w:ascii="Times New Roman" w:hAnsi="Times New Roman" w:cs="Times New Roman"/>
          <w:sz w:val="24"/>
          <w:szCs w:val="24"/>
        </w:rPr>
        <w:commentReference w:id="1015"/>
      </w:r>
      <w:r w:rsidR="002D206E" w:rsidRPr="76D3435A">
        <w:rPr>
          <w:rFonts w:ascii="Times New Roman" w:hAnsi="Times New Roman" w:cs="Times New Roman"/>
          <w:sz w:val="24"/>
          <w:szCs w:val="24"/>
        </w:rPr>
        <w:t xml:space="preserve"> </w:t>
      </w:r>
      <w:ins w:id="1016" w:author="Anderson, Kenneth" w:date="2026-09-15T10:25:00Z" w16du:dateUtc="2026-09-15T14:25:00Z">
        <w:r w:rsidR="002233E7" w:rsidRPr="76D3435A">
          <w:rPr>
            <w:rFonts w:ascii="Times New Roman" w:hAnsi="Times New Roman" w:cs="Times New Roman"/>
            <w:sz w:val="24"/>
            <w:szCs w:val="24"/>
          </w:rPr>
          <w:t xml:space="preserve">network </w:t>
        </w:r>
      </w:ins>
      <w:ins w:id="1017" w:author="Marques Mendonca, Raissa" w:date="2026-09-15T11:44:00Z" w16du:dateUtc="2026-09-15T15:44:00Z">
        <w:r w:rsidR="002216FD" w:rsidRPr="76D3435A">
          <w:rPr>
            <w:rFonts w:ascii="Times New Roman" w:hAnsi="Times New Roman" w:cs="Times New Roman"/>
            <w:sz w:val="24"/>
            <w:szCs w:val="24"/>
          </w:rPr>
          <w:t xml:space="preserve">for Northwest Ohio wetlands </w:t>
        </w:r>
      </w:ins>
      <w:r w:rsidR="002D206E" w:rsidRPr="76D3435A">
        <w:rPr>
          <w:rFonts w:ascii="Times New Roman" w:hAnsi="Times New Roman" w:cs="Times New Roman"/>
          <w:sz w:val="24"/>
          <w:szCs w:val="24"/>
        </w:rPr>
        <w:t xml:space="preserve">and applied the mean annual runoff </w:t>
      </w:r>
      <w:ins w:id="1018" w:author="Marques Mendonca, Raissa" w:date="2026-09-15T11:32:00Z" w16du:dateUtc="2026-09-15T15:32:00Z">
        <w:r w:rsidR="00D17CD6" w:rsidRPr="76D3435A">
          <w:rPr>
            <w:rFonts w:ascii="Times New Roman" w:hAnsi="Times New Roman" w:cs="Times New Roman"/>
            <w:sz w:val="24"/>
            <w:szCs w:val="24"/>
          </w:rPr>
          <w:t xml:space="preserve">estimate </w:t>
        </w:r>
      </w:ins>
      <w:r w:rsidR="00154721" w:rsidRPr="76D3435A">
        <w:rPr>
          <w:rFonts w:ascii="Times New Roman" w:hAnsi="Times New Roman" w:cs="Times New Roman"/>
          <w:sz w:val="24"/>
          <w:szCs w:val="24"/>
        </w:rPr>
        <w:t xml:space="preserve">to </w:t>
      </w:r>
      <w:commentRangeStart w:id="1019"/>
      <w:commentRangeStart w:id="1020"/>
      <w:r w:rsidR="00154721" w:rsidRPr="76D3435A">
        <w:rPr>
          <w:rFonts w:ascii="Times New Roman" w:hAnsi="Times New Roman" w:cs="Times New Roman"/>
          <w:sz w:val="24"/>
          <w:szCs w:val="24"/>
        </w:rPr>
        <w:t xml:space="preserve">the </w:t>
      </w:r>
      <w:ins w:id="1021" w:author="Marques Mendonca, Raissa" w:date="2026-09-15T11:33:00Z" w16du:dateUtc="2026-09-15T15:33:00Z">
        <w:r w:rsidR="003912D9" w:rsidRPr="76D3435A">
          <w:rPr>
            <w:rFonts w:ascii="Times New Roman" w:hAnsi="Times New Roman" w:cs="Times New Roman"/>
            <w:sz w:val="24"/>
            <w:szCs w:val="24"/>
          </w:rPr>
          <w:t xml:space="preserve">number of </w:t>
        </w:r>
      </w:ins>
      <w:r w:rsidR="00154721" w:rsidRPr="76D3435A">
        <w:rPr>
          <w:rFonts w:ascii="Times New Roman" w:hAnsi="Times New Roman" w:cs="Times New Roman"/>
          <w:sz w:val="24"/>
          <w:szCs w:val="24"/>
        </w:rPr>
        <w:t>acre</w:t>
      </w:r>
      <w:r w:rsidR="007E6D57" w:rsidRPr="76D3435A">
        <w:rPr>
          <w:rFonts w:ascii="Times New Roman" w:hAnsi="Times New Roman" w:cs="Times New Roman"/>
          <w:sz w:val="24"/>
          <w:szCs w:val="24"/>
        </w:rPr>
        <w:t>s</w:t>
      </w:r>
      <w:r w:rsidR="00154721" w:rsidRPr="76D3435A">
        <w:rPr>
          <w:rFonts w:ascii="Times New Roman" w:hAnsi="Times New Roman" w:cs="Times New Roman"/>
          <w:sz w:val="24"/>
          <w:szCs w:val="24"/>
        </w:rPr>
        <w:t xml:space="preserve"> </w:t>
      </w:r>
      <w:del w:id="1022" w:author="Kinsman-Costello, Lauren" w:date="2026-09-25T16:19:00Z" w16du:dateUtc="2026-09-25T20:19:00Z">
        <w:r w:rsidRPr="76D3435A" w:rsidDel="00154721">
          <w:rPr>
            <w:rFonts w:ascii="Times New Roman" w:hAnsi="Times New Roman" w:cs="Times New Roman"/>
            <w:sz w:val="24"/>
            <w:szCs w:val="24"/>
          </w:rPr>
          <w:delText xml:space="preserve">of </w:delText>
        </w:r>
      </w:del>
      <w:ins w:id="1023" w:author="Kinsman-Costello, Lauren" w:date="2026-09-25T16:19:00Z" w16du:dateUtc="2026-09-25T20:19:00Z">
        <w:r w:rsidR="00604B99" w:rsidRPr="76D3435A">
          <w:rPr>
            <w:rFonts w:ascii="Times New Roman" w:hAnsi="Times New Roman" w:cs="Times New Roman"/>
            <w:sz w:val="24"/>
            <w:szCs w:val="24"/>
          </w:rPr>
          <w:t xml:space="preserve">within each H2Ohio project that </w:t>
        </w:r>
      </w:ins>
      <w:ins w:id="1024" w:author="Kerns, Janice" w:date="2026-10-09T14:05:00Z" w16du:dateUtc="2026-10-09T18:05:00Z">
        <w:r w:rsidR="00892CD4">
          <w:rPr>
            <w:rFonts w:ascii="Times New Roman" w:hAnsi="Times New Roman" w:cs="Times New Roman"/>
            <w:sz w:val="24"/>
            <w:szCs w:val="24"/>
          </w:rPr>
          <w:t xml:space="preserve">were </w:t>
        </w:r>
      </w:ins>
      <w:ins w:id="1025" w:author="Kinsman-Costello, Lauren" w:date="2026-09-25T16:19:00Z" w16du:dateUtc="2026-09-25T20:19:00Z">
        <w:del w:id="1026" w:author="Anderson, Kenneth" w:date="2026-10-01T11:37:00Z" w16du:dateUtc="2026-10-01T15:37:00Z">
          <w:r w:rsidR="00604B99" w:rsidRPr="76D3435A" w:rsidDel="004241E7">
            <w:rPr>
              <w:rFonts w:ascii="Times New Roman" w:hAnsi="Times New Roman" w:cs="Times New Roman"/>
              <w:sz w:val="24"/>
              <w:szCs w:val="24"/>
            </w:rPr>
            <w:delText xml:space="preserve">was </w:delText>
          </w:r>
        </w:del>
      </w:ins>
      <w:del w:id="1027" w:author="Anderson, Kenneth" w:date="2026-10-01T11:37:00Z" w16du:dateUtc="2026-10-01T15:37:00Z">
        <w:r w:rsidR="00154721" w:rsidRPr="76D3435A" w:rsidDel="004241E7">
          <w:rPr>
            <w:rFonts w:ascii="Times New Roman" w:hAnsi="Times New Roman" w:cs="Times New Roman"/>
            <w:sz w:val="24"/>
            <w:szCs w:val="24"/>
          </w:rPr>
          <w:delText xml:space="preserve">converted </w:delText>
        </w:r>
      </w:del>
      <w:ins w:id="1028" w:author="Kinsman-Costello, Lauren" w:date="2026-09-25T16:19:00Z" w16du:dateUtc="2026-09-25T20:19:00Z">
        <w:del w:id="1029" w:author="Anderson, Kenneth" w:date="2026-10-01T11:37:00Z" w16du:dateUtc="2026-10-01T15:37:00Z">
          <w:r w:rsidR="00604B99" w:rsidRPr="76D3435A" w:rsidDel="004241E7">
            <w:rPr>
              <w:rFonts w:ascii="Times New Roman" w:hAnsi="Times New Roman" w:cs="Times New Roman"/>
              <w:sz w:val="24"/>
              <w:szCs w:val="24"/>
            </w:rPr>
            <w:delText xml:space="preserve">from </w:delText>
          </w:r>
        </w:del>
      </w:ins>
      <w:del w:id="1030" w:author="Anderson, Kenneth" w:date="2026-10-01T11:37:00Z" w16du:dateUtc="2026-10-01T15:37:00Z">
        <w:r w:rsidR="00154721" w:rsidRPr="76D3435A" w:rsidDel="004241E7">
          <w:rPr>
            <w:rFonts w:ascii="Times New Roman" w:hAnsi="Times New Roman" w:cs="Times New Roman"/>
            <w:sz w:val="24"/>
            <w:szCs w:val="24"/>
          </w:rPr>
          <w:delText xml:space="preserve">agriculture </w:delText>
        </w:r>
        <w:r w:rsidRPr="76D3435A" w:rsidDel="004241E7">
          <w:rPr>
            <w:rFonts w:ascii="Times New Roman" w:hAnsi="Times New Roman" w:cs="Times New Roman"/>
            <w:sz w:val="24"/>
            <w:szCs w:val="24"/>
          </w:rPr>
          <w:delText>at H2Ohio</w:delText>
        </w:r>
      </w:del>
      <w:ins w:id="1031" w:author="Kinsman-Costello, Lauren" w:date="2026-09-25T16:19:00Z" w16du:dateUtc="2026-09-25T20:19:00Z">
        <w:del w:id="1032" w:author="Anderson, Kenneth" w:date="2026-10-01T11:37:00Z" w16du:dateUtc="2026-10-01T15:37:00Z">
          <w:r w:rsidR="00604B99" w:rsidRPr="76D3435A" w:rsidDel="004241E7">
            <w:rPr>
              <w:rFonts w:ascii="Times New Roman" w:hAnsi="Times New Roman" w:cs="Times New Roman"/>
              <w:sz w:val="24"/>
              <w:szCs w:val="24"/>
            </w:rPr>
            <w:delText>to</w:delText>
          </w:r>
        </w:del>
      </w:ins>
      <w:del w:id="1033" w:author="Anderson, Kenneth" w:date="2026-10-01T11:37:00Z" w16du:dateUtc="2026-10-01T15:37:00Z">
        <w:r w:rsidR="00154721" w:rsidRPr="76D3435A" w:rsidDel="004241E7">
          <w:rPr>
            <w:rFonts w:ascii="Times New Roman" w:hAnsi="Times New Roman" w:cs="Times New Roman"/>
            <w:sz w:val="24"/>
            <w:szCs w:val="24"/>
          </w:rPr>
          <w:delText xml:space="preserve"> wetland</w:delText>
        </w:r>
        <w:r w:rsidRPr="76D3435A" w:rsidDel="004241E7">
          <w:rPr>
            <w:rFonts w:ascii="Times New Roman" w:hAnsi="Times New Roman" w:cs="Times New Roman"/>
            <w:sz w:val="24"/>
            <w:szCs w:val="24"/>
          </w:rPr>
          <w:delText>s</w:delText>
        </w:r>
      </w:del>
      <w:ins w:id="1034" w:author="Anderson, Kenneth" w:date="2026-10-01T11:37:00Z" w16du:dateUtc="2026-10-01T15:37:00Z">
        <w:r w:rsidR="004241E7">
          <w:rPr>
            <w:rFonts w:ascii="Times New Roman" w:hAnsi="Times New Roman" w:cs="Times New Roman"/>
            <w:sz w:val="24"/>
            <w:szCs w:val="24"/>
          </w:rPr>
          <w:t xml:space="preserve">taken out of agricultural production and converted to either wetland or </w:t>
        </w:r>
        <w:r w:rsidR="00A23FB8">
          <w:rPr>
            <w:rFonts w:ascii="Times New Roman" w:hAnsi="Times New Roman" w:cs="Times New Roman"/>
            <w:sz w:val="24"/>
            <w:szCs w:val="24"/>
          </w:rPr>
          <w:t>restored upland habitat</w:t>
        </w:r>
      </w:ins>
      <w:ins w:id="1035" w:author="Marques Mendonca, Raissa" w:date="2026-09-15T11:43:00Z" w16du:dateUtc="2026-09-15T15:43:00Z">
        <w:r w:rsidR="00154721" w:rsidRPr="76D3435A">
          <w:rPr>
            <w:rFonts w:ascii="Times New Roman" w:hAnsi="Times New Roman" w:cs="Times New Roman"/>
            <w:sz w:val="24"/>
            <w:szCs w:val="24"/>
          </w:rPr>
          <w:t xml:space="preserve"> </w:t>
        </w:r>
        <w:r w:rsidR="00E360E6" w:rsidRPr="76D3435A">
          <w:rPr>
            <w:rFonts w:ascii="Times New Roman" w:hAnsi="Times New Roman" w:cs="Times New Roman"/>
            <w:sz w:val="24"/>
            <w:szCs w:val="24"/>
          </w:rPr>
          <w:t xml:space="preserve">to </w:t>
        </w:r>
        <w:r w:rsidR="00811AD3" w:rsidRPr="76D3435A">
          <w:rPr>
            <w:rFonts w:ascii="Times New Roman" w:hAnsi="Times New Roman" w:cs="Times New Roman"/>
            <w:sz w:val="24"/>
            <w:szCs w:val="24"/>
          </w:rPr>
          <w:t>estimate the mean runoff prevention</w:t>
        </w:r>
      </w:ins>
      <w:commentRangeEnd w:id="1019"/>
      <w:r w:rsidRPr="76D3435A">
        <w:rPr>
          <w:rStyle w:val="CommentReference"/>
          <w:rFonts w:ascii="Times New Roman" w:hAnsi="Times New Roman" w:cs="Times New Roman"/>
          <w:sz w:val="24"/>
          <w:szCs w:val="24"/>
        </w:rPr>
        <w:commentReference w:id="1019"/>
      </w:r>
      <w:commentRangeEnd w:id="1020"/>
      <w:r w:rsidRPr="76D3435A">
        <w:rPr>
          <w:rStyle w:val="CommentReference"/>
          <w:rFonts w:ascii="Times New Roman" w:hAnsi="Times New Roman" w:cs="Times New Roman"/>
          <w:sz w:val="24"/>
          <w:szCs w:val="24"/>
        </w:rPr>
        <w:commentReference w:id="1020"/>
      </w:r>
      <w:r w:rsidR="00154721" w:rsidRPr="76D3435A">
        <w:rPr>
          <w:rFonts w:ascii="Times New Roman" w:hAnsi="Times New Roman" w:cs="Times New Roman"/>
          <w:sz w:val="24"/>
          <w:szCs w:val="24"/>
        </w:rPr>
        <w:t xml:space="preserve"> </w:t>
      </w:r>
      <w:r w:rsidRPr="76D3435A">
        <w:rPr>
          <w:rFonts w:ascii="Times New Roman" w:hAnsi="Times New Roman" w:cs="Times New Roman"/>
          <w:sz w:val="24"/>
          <w:szCs w:val="24"/>
        </w:rPr>
        <w:fldChar w:fldCharType="begin"/>
      </w:r>
      <w:r w:rsidRPr="76D3435A">
        <w:rPr>
          <w:rFonts w:ascii="Times New Roman" w:hAnsi="Times New Roman" w:cs="Times New Roman"/>
          <w:sz w:val="24"/>
          <w:szCs w:val="24"/>
        </w:rPr>
        <w:instrText xml:space="preserve"> ADDIN ZOTERO_ITEM CSL_CITATION {"citationID":"isQ5Ck6q","properties":{"unsorted":false,"formattedCitation":"(Hanrahan et al. 2019)","plainCitation":"(Hanrahan et al. 2019)","noteIndex":0},"citationItems":[{"id":5459,"uris":["http://zotero.org/users/5222684/items/VYX5BSHU"],"itemData":{"id":5459,"type":"article-journal","abstract":"Excess nitrogen (N) and phosphorus (P) applied to agricultural fields may be transported to adjacent surface waters and exported to downstream systems, leading to environmental issues including algal blooms. Management practices associated with fertilizer application, including the input rate and source (e.g., inorganic vs. organic), influence N and P accumulation within agricultural fields and may ultimately determine N and P loss in surface and subsurface hydrologic pathways. In this study, we used management data provided by individual farmers to quantify annual agronomic N and P balances across 40 monitored agricultural fields in the Western Lake Erie Basin for a total of 150 site years; positive balances indicate nutrient accumulation and negative balances indicate nutrient drawdown or reduction, after accounting for all agronomic inputs and outputs. We examined the effect of application rate and fertilizer source on in-field agronomic N and P balances, as well as determined the relationship between in-field agronomic N and P balances and hydrologic N and P losses. We found that in-field agronomic balances of N and P increased with application rate and varied among fertilizer sources; fields receiving mixed or organic fertilizers had greater N and P agronomic balances compared with inorganic fertilizers. Both hydrologic N and P loss increased with in-field agronomic N and P balances, demonstrating that nutrient accumulation within agricultural fields generally increases nutrient loss. Additional controls on hydrologic N and P losses varied, with hydrologic N loss strongly controlled by total discharge while hydrologic P loss differed among fertilizer sources and indicated legacy P in some fields. These results highlight that both nutrient and water management practices are likely necessary to achieve water quality improvements in downstream lentic and coastal ecosystems.","container-title":"Nutrient Cycling in Agroecosystems","DOI":"10.1007/s10705-019-09981-4","ISSN":"1573-0867","issue":"3","journalAbbreviation":"Nutr Cycl Agroecosyst","language":"en","page":"231-245","source":"Springer Link","title":"Nutrient balances influence hydrologic losses of nitrogen and phosphorus across agricultural fields in northwestern Ohio","volume":"113","author":[{"family":"Hanrahan","given":"Brittany R."},{"family":"King","given":"Kevin W."},{"family":"Williams","given":"Mark R."},{"family":"Duncan","given":"Emily W."},{"family":"Pease","given":"Lindsay A."},{"family":"LaBarge","given":"Gregory A."}],"issued":{"date-parts":[["2019",4,1]]}}}],"schema":"https://github.com/citation-style-language/schema/raw/master/csl-citation.json"} </w:instrText>
      </w:r>
      <w:r w:rsidRPr="76D3435A">
        <w:rPr>
          <w:rFonts w:ascii="Times New Roman" w:hAnsi="Times New Roman" w:cs="Times New Roman"/>
          <w:sz w:val="24"/>
          <w:szCs w:val="24"/>
        </w:rPr>
        <w:fldChar w:fldCharType="separate"/>
      </w:r>
      <w:r w:rsidR="00714131" w:rsidRPr="76D3435A">
        <w:rPr>
          <w:rFonts w:ascii="Times New Roman" w:hAnsi="Times New Roman" w:cs="Times New Roman"/>
          <w:sz w:val="24"/>
          <w:szCs w:val="24"/>
        </w:rPr>
        <w:t>(Hanrahan et al. 2019)</w:t>
      </w:r>
      <w:r w:rsidRPr="76D3435A">
        <w:rPr>
          <w:rFonts w:ascii="Times New Roman" w:hAnsi="Times New Roman" w:cs="Times New Roman"/>
          <w:sz w:val="24"/>
          <w:szCs w:val="24"/>
        </w:rPr>
        <w:fldChar w:fldCharType="end"/>
      </w:r>
      <w:r w:rsidR="00154721" w:rsidRPr="76D3435A">
        <w:rPr>
          <w:rFonts w:ascii="Times New Roman" w:hAnsi="Times New Roman" w:cs="Times New Roman"/>
          <w:sz w:val="24"/>
          <w:szCs w:val="24"/>
        </w:rPr>
        <w:t>.</w:t>
      </w:r>
      <w:del w:id="1036" w:author="Marques Mendonca, Raissa" w:date="2026-09-15T10:53:00Z" w16du:dateUtc="2026-09-15T14:53:00Z">
        <w:r w:rsidRPr="76D3435A" w:rsidDel="00154721">
          <w:rPr>
            <w:rFonts w:ascii="Times New Roman" w:hAnsi="Times New Roman" w:cs="Times New Roman"/>
            <w:sz w:val="24"/>
            <w:szCs w:val="24"/>
          </w:rPr>
          <w:delText xml:space="preserve"> </w:delText>
        </w:r>
      </w:del>
    </w:p>
    <w:p w14:paraId="664C0B13" w14:textId="02792AAC" w:rsidR="00491510" w:rsidRPr="00682BBA" w:rsidRDefault="00491510" w:rsidP="00491510">
      <w:pPr>
        <w:spacing w:line="480" w:lineRule="auto"/>
        <w:rPr>
          <w:ins w:id="1037" w:author="Anderson, Kenneth" w:date="2026-10-01T11:36:00Z" w16du:dateUtc="2026-10-01T15:36:00Z"/>
          <w:rFonts w:ascii="Times New Roman" w:hAnsi="Times New Roman" w:cs="Times New Roman"/>
          <w:i/>
          <w:iCs/>
          <w:sz w:val="24"/>
          <w:szCs w:val="24"/>
        </w:rPr>
      </w:pPr>
      <w:ins w:id="1038" w:author="Anderson, Kenneth" w:date="2026-10-01T11:36:00Z" w16du:dateUtc="2026-10-01T15:36:00Z">
        <w:r w:rsidRPr="00682BBA">
          <w:rPr>
            <w:rFonts w:ascii="Times New Roman" w:hAnsi="Times New Roman" w:cs="Times New Roman"/>
            <w:i/>
            <w:iCs/>
            <w:sz w:val="24"/>
            <w:szCs w:val="24"/>
          </w:rPr>
          <w:t>2.</w:t>
        </w:r>
        <w:r>
          <w:rPr>
            <w:rFonts w:ascii="Times New Roman" w:hAnsi="Times New Roman" w:cs="Times New Roman"/>
            <w:i/>
            <w:iCs/>
            <w:sz w:val="24"/>
            <w:szCs w:val="24"/>
          </w:rPr>
          <w:t>2</w:t>
        </w:r>
        <w:r w:rsidRPr="00682BBA">
          <w:rPr>
            <w:rFonts w:ascii="Times New Roman" w:hAnsi="Times New Roman" w:cs="Times New Roman"/>
            <w:i/>
            <w:iCs/>
            <w:sz w:val="24"/>
            <w:szCs w:val="24"/>
          </w:rPr>
          <w:t>.</w:t>
        </w:r>
        <w:r>
          <w:rPr>
            <w:rFonts w:ascii="Times New Roman" w:hAnsi="Times New Roman" w:cs="Times New Roman"/>
            <w:i/>
            <w:iCs/>
            <w:sz w:val="24"/>
            <w:szCs w:val="24"/>
          </w:rPr>
          <w:t>4</w:t>
        </w:r>
        <w:r w:rsidRPr="00682BBA">
          <w:rPr>
            <w:rFonts w:ascii="Times New Roman" w:hAnsi="Times New Roman" w:cs="Times New Roman"/>
            <w:i/>
            <w:iCs/>
            <w:sz w:val="24"/>
            <w:szCs w:val="24"/>
          </w:rPr>
          <w:t xml:space="preserve"> Upscaling </w:t>
        </w:r>
        <w:r>
          <w:rPr>
            <w:rFonts w:ascii="Times New Roman" w:hAnsi="Times New Roman" w:cs="Times New Roman"/>
            <w:i/>
            <w:iCs/>
            <w:sz w:val="24"/>
            <w:szCs w:val="24"/>
          </w:rPr>
          <w:t>Phosphorus</w:t>
        </w:r>
        <w:r w:rsidRPr="00682BBA">
          <w:rPr>
            <w:rFonts w:ascii="Times New Roman" w:hAnsi="Times New Roman" w:cs="Times New Roman"/>
            <w:i/>
            <w:iCs/>
            <w:sz w:val="24"/>
            <w:szCs w:val="24"/>
          </w:rPr>
          <w:t xml:space="preserve"> Retention with Maumee TMDL Goals</w:t>
        </w:r>
      </w:ins>
    </w:p>
    <w:p w14:paraId="11CA1210" w14:textId="46736C1F" w:rsidR="009770B0" w:rsidRPr="00682BBA" w:rsidRDefault="009770B0" w:rsidP="0071348D">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 xml:space="preserve">To compare </w:t>
      </w:r>
      <w:r w:rsidR="005471C1" w:rsidRPr="660A1A99">
        <w:rPr>
          <w:rFonts w:ascii="Times New Roman" w:hAnsi="Times New Roman" w:cs="Times New Roman"/>
          <w:sz w:val="24"/>
          <w:szCs w:val="24"/>
        </w:rPr>
        <w:t>phosphorus</w:t>
      </w:r>
      <w:r w:rsidRPr="00682BBA">
        <w:rPr>
          <w:rFonts w:ascii="Times New Roman" w:hAnsi="Times New Roman" w:cs="Times New Roman"/>
          <w:sz w:val="24"/>
          <w:szCs w:val="24"/>
        </w:rPr>
        <w:t xml:space="preserve"> retention rates to regional goals</w:t>
      </w:r>
      <w:ins w:id="1039" w:author="Winston, Ryan" w:date="2026-09-15T13:54:00Z" w16du:dateUtc="2026-09-15T13:54:11Z">
        <w:r w:rsidR="0D975A83"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we used the Maumee </w:t>
      </w:r>
      <w:commentRangeStart w:id="1040"/>
      <w:del w:id="1041" w:author="Anderson, Kenneth" w:date="2026-10-01T11:37:00Z" w16du:dateUtc="2026-10-01T15:37:00Z">
        <w:r w:rsidRPr="00682BBA" w:rsidDel="00733DD3">
          <w:rPr>
            <w:rFonts w:ascii="Times New Roman" w:hAnsi="Times New Roman" w:cs="Times New Roman"/>
            <w:sz w:val="24"/>
            <w:szCs w:val="24"/>
          </w:rPr>
          <w:delText>River</w:delText>
        </w:r>
      </w:del>
      <w:ins w:id="1042" w:author="Anderson, Kenneth" w:date="2026-10-01T11:37:00Z" w16du:dateUtc="2026-10-01T15:37:00Z">
        <w:r w:rsidR="00733DD3">
          <w:rPr>
            <w:rFonts w:ascii="Times New Roman" w:hAnsi="Times New Roman" w:cs="Times New Roman"/>
            <w:sz w:val="24"/>
            <w:szCs w:val="24"/>
          </w:rPr>
          <w:t>Watershed</w:t>
        </w:r>
      </w:ins>
      <w:r w:rsidRPr="00682BBA">
        <w:rPr>
          <w:rFonts w:ascii="Times New Roman" w:hAnsi="Times New Roman" w:cs="Times New Roman"/>
          <w:sz w:val="24"/>
          <w:szCs w:val="24"/>
        </w:rPr>
        <w:t xml:space="preserve"> </w:t>
      </w:r>
      <w:commentRangeEnd w:id="1040"/>
      <w:r w:rsidRPr="00682BBA">
        <w:rPr>
          <w:rStyle w:val="CommentReference"/>
          <w:rFonts w:ascii="Times New Roman" w:hAnsi="Times New Roman" w:cs="Times New Roman"/>
          <w:sz w:val="24"/>
          <w:szCs w:val="24"/>
        </w:rPr>
        <w:commentReference w:id="1040"/>
      </w:r>
      <w:r w:rsidRPr="00682BBA">
        <w:rPr>
          <w:rFonts w:ascii="Times New Roman" w:hAnsi="Times New Roman" w:cs="Times New Roman"/>
          <w:sz w:val="24"/>
          <w:szCs w:val="24"/>
        </w:rPr>
        <w:t xml:space="preserve">Total Maximum Daily Load (TMDL) guidelines </w:t>
      </w:r>
      <w:r w:rsidRPr="00682BBA">
        <w:rPr>
          <w:rFonts w:ascii="Times New Roman" w:hAnsi="Times New Roman" w:cs="Times New Roman"/>
          <w:sz w:val="24"/>
          <w:szCs w:val="24"/>
        </w:rPr>
        <w:fldChar w:fldCharType="begin"/>
      </w:r>
      <w:r w:rsidR="00B13BC6" w:rsidRPr="00682BBA">
        <w:rPr>
          <w:rFonts w:ascii="Times New Roman" w:hAnsi="Times New Roman" w:cs="Times New Roman"/>
          <w:sz w:val="24"/>
          <w:szCs w:val="24"/>
        </w:rPr>
        <w:instrText xml:space="preserve"> ADDIN ZOTERO_ITEM CSL_CITATION {"citationID":"G0Cgoxii","properties":{"unsorted":false,"formattedCitation":"(Ohio Environmental Protection Agency (EPA) 2023)","plainCitation":"(Ohio Environmental Protection Agency (EPA) 2023)","noteIndex":0},"citationItems":[{"id":6241,"uris":["http://zotero.org/users/5222684/items/F7GMS7CP"],"itemData":{"id":6241,"type":"report","publisher":"Division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Pr="00682BBA">
        <w:rPr>
          <w:rFonts w:ascii="Times New Roman" w:hAnsi="Times New Roman" w:cs="Times New Roman"/>
          <w:sz w:val="24"/>
          <w:szCs w:val="24"/>
        </w:rPr>
        <w:fldChar w:fldCharType="separate"/>
      </w:r>
      <w:r w:rsidR="00B13BC6" w:rsidRPr="00682BBA">
        <w:rPr>
          <w:rFonts w:ascii="Times New Roman" w:hAnsi="Times New Roman" w:cs="Times New Roman"/>
          <w:sz w:val="24"/>
          <w:szCs w:val="24"/>
        </w:rPr>
        <w:t>(Ohio Environmental Protection Agency (EPA) 2023)</w:t>
      </w:r>
      <w:r w:rsidRPr="00682BBA">
        <w:rPr>
          <w:rFonts w:ascii="Times New Roman" w:hAnsi="Times New Roman" w:cs="Times New Roman"/>
          <w:sz w:val="24"/>
          <w:szCs w:val="24"/>
        </w:rPr>
        <w:fldChar w:fldCharType="end"/>
      </w:r>
      <w:r w:rsidRPr="00682BBA">
        <w:rPr>
          <w:rFonts w:ascii="Times New Roman" w:hAnsi="Times New Roman" w:cs="Times New Roman"/>
          <w:sz w:val="24"/>
          <w:szCs w:val="24"/>
        </w:rPr>
        <w:t xml:space="preserve">. Across the </w:t>
      </w:r>
      <w:commentRangeStart w:id="1043"/>
      <w:commentRangeStart w:id="1044"/>
      <w:r w:rsidRPr="00682BBA">
        <w:rPr>
          <w:rFonts w:ascii="Times New Roman" w:hAnsi="Times New Roman" w:cs="Times New Roman"/>
          <w:sz w:val="24"/>
          <w:szCs w:val="24"/>
        </w:rPr>
        <w:t>2.5-million-acre</w:t>
      </w:r>
      <w:ins w:id="1045" w:author="Anderson, Kenneth" w:date="2026-10-01T11:38:00Z" w16du:dateUtc="2026-10-01T15:38:00Z">
        <w:r w:rsidR="001970EA">
          <w:rPr>
            <w:rFonts w:ascii="Times New Roman" w:hAnsi="Times New Roman" w:cs="Times New Roman"/>
            <w:sz w:val="24"/>
            <w:szCs w:val="24"/>
          </w:rPr>
          <w:t xml:space="preserve"> portion of </w:t>
        </w:r>
      </w:ins>
      <w:ins w:id="1046" w:author="Kerns, Janice" w:date="2026-10-09T14:06:00Z" w16du:dateUtc="2026-10-09T18:06:00Z">
        <w:r w:rsidR="00E80E55">
          <w:rPr>
            <w:rFonts w:ascii="Times New Roman" w:hAnsi="Times New Roman" w:cs="Times New Roman"/>
            <w:sz w:val="24"/>
            <w:szCs w:val="24"/>
          </w:rPr>
          <w:t>the</w:t>
        </w:r>
        <w:r w:rsidR="001970EA">
          <w:rPr>
            <w:rFonts w:ascii="Times New Roman" w:hAnsi="Times New Roman" w:cs="Times New Roman"/>
            <w:sz w:val="24"/>
            <w:szCs w:val="24"/>
          </w:rPr>
          <w:t xml:space="preserve"> </w:t>
        </w:r>
      </w:ins>
      <w:del w:id="1047" w:author="Anderson, Kenneth" w:date="2026-10-01T11:38:00Z" w16du:dateUtc="2026-10-01T15:38:00Z">
        <w:r w:rsidRPr="00682BBA" w:rsidDel="001970EA">
          <w:rPr>
            <w:rFonts w:ascii="Times New Roman" w:hAnsi="Times New Roman" w:cs="Times New Roman"/>
            <w:sz w:val="24"/>
            <w:szCs w:val="24"/>
          </w:rPr>
          <w:delText xml:space="preserve"> </w:delText>
        </w:r>
      </w:del>
      <w:r w:rsidRPr="00682BBA">
        <w:rPr>
          <w:rFonts w:ascii="Times New Roman" w:hAnsi="Times New Roman" w:cs="Times New Roman"/>
          <w:sz w:val="24"/>
          <w:szCs w:val="24"/>
        </w:rPr>
        <w:t>Maumee watershed</w:t>
      </w:r>
      <w:ins w:id="1048" w:author="Anderson, Kenneth" w:date="2026-10-01T11:38:00Z" w16du:dateUtc="2026-10-01T15:38:00Z">
        <w:r w:rsidR="001970EA">
          <w:rPr>
            <w:rFonts w:ascii="Times New Roman" w:hAnsi="Times New Roman" w:cs="Times New Roman"/>
            <w:sz w:val="24"/>
            <w:szCs w:val="24"/>
          </w:rPr>
          <w:t xml:space="preserve"> in Ohio</w:t>
        </w:r>
      </w:ins>
      <w:r w:rsidRPr="00682BBA">
        <w:rPr>
          <w:rFonts w:ascii="Times New Roman" w:hAnsi="Times New Roman" w:cs="Times New Roman"/>
          <w:sz w:val="24"/>
          <w:szCs w:val="24"/>
        </w:rPr>
        <w:t xml:space="preserve">, the </w:t>
      </w:r>
      <w:commentRangeStart w:id="1049"/>
      <w:r w:rsidRPr="00682BBA">
        <w:rPr>
          <w:rFonts w:ascii="Times New Roman" w:hAnsi="Times New Roman" w:cs="Times New Roman"/>
          <w:sz w:val="24"/>
          <w:szCs w:val="24"/>
        </w:rPr>
        <w:t xml:space="preserve">TMDL </w:t>
      </w:r>
      <w:commentRangeEnd w:id="1049"/>
      <w:r w:rsidR="00755CD3" w:rsidRPr="00682BBA">
        <w:rPr>
          <w:rStyle w:val="CommentReference"/>
          <w:rFonts w:ascii="Times New Roman" w:hAnsi="Times New Roman" w:cs="Times New Roman"/>
          <w:sz w:val="24"/>
          <w:szCs w:val="24"/>
        </w:rPr>
        <w:commentReference w:id="1049"/>
      </w:r>
      <w:r w:rsidRPr="00682BBA">
        <w:rPr>
          <w:rFonts w:ascii="Times New Roman" w:hAnsi="Times New Roman" w:cs="Times New Roman"/>
          <w:sz w:val="24"/>
          <w:szCs w:val="24"/>
        </w:rPr>
        <w:t xml:space="preserve">aims to reduce </w:t>
      </w:r>
      <w:del w:id="1050" w:author="Marques Mendonca, Raissa" w:date="2026-09-15T11:35:00Z" w16du:dateUtc="2026-09-15T15:35:00Z">
        <w:r w:rsidRPr="00682BBA">
          <w:rPr>
            <w:rFonts w:ascii="Times New Roman" w:hAnsi="Times New Roman" w:cs="Times New Roman"/>
            <w:sz w:val="24"/>
            <w:szCs w:val="24"/>
          </w:rPr>
          <w:delText>March</w:delText>
        </w:r>
      </w:del>
      <w:del w:id="1051" w:author="Marques Mendonca, Raissa" w:date="2026-09-15T11:34:00Z" w16du:dateUtc="2026-09-15T15:34:00Z">
        <w:r w:rsidRPr="00682BBA">
          <w:rPr>
            <w:rFonts w:ascii="Times New Roman" w:hAnsi="Times New Roman" w:cs="Times New Roman"/>
            <w:sz w:val="24"/>
            <w:szCs w:val="24"/>
          </w:rPr>
          <w:delText>–</w:delText>
        </w:r>
      </w:del>
      <w:del w:id="1052" w:author="Marques Mendonca, Raissa" w:date="2026-09-15T11:35:00Z" w16du:dateUtc="2026-09-15T15:35:00Z">
        <w:r w:rsidRPr="00682BBA">
          <w:rPr>
            <w:rFonts w:ascii="Times New Roman" w:hAnsi="Times New Roman" w:cs="Times New Roman"/>
            <w:sz w:val="24"/>
            <w:szCs w:val="24"/>
          </w:rPr>
          <w:delText>July</w:delText>
        </w:r>
      </w:del>
      <w:ins w:id="1053" w:author="Winston, Ryan" w:date="2026-09-15T13:55:00Z" w16du:dateUtc="2026-09-15T13:55:31Z">
        <w:del w:id="1054" w:author="Marques Mendonca, Raissa" w:date="2026-09-15T11:35:00Z" w16du:dateUtc="2026-09-15T15:35:00Z">
          <w:r w:rsidRPr="00682BBA">
            <w:rPr>
              <w:rFonts w:ascii="Times New Roman" w:hAnsi="Times New Roman" w:cs="Times New Roman"/>
              <w:sz w:val="24"/>
              <w:szCs w:val="24"/>
            </w:rPr>
            <w:delText xml:space="preserve"> </w:delText>
          </w:r>
        </w:del>
        <w:del w:id="1055" w:author="Marques Mendonca, Raissa" w:date="2026-09-15T11:34:00Z" w16du:dateUtc="2026-09-15T15:34:00Z">
          <w:r w:rsidRPr="660A1A99" w:rsidDel="7A57B4A8">
            <w:rPr>
              <w:rFonts w:ascii="Times New Roman" w:hAnsi="Times New Roman" w:cs="Times New Roman"/>
              <w:sz w:val="24"/>
              <w:szCs w:val="24"/>
            </w:rPr>
            <w:delText>P</w:delText>
          </w:r>
        </w:del>
      </w:ins>
      <w:ins w:id="1056" w:author="Marques Mendonca, Raissa" w:date="2026-09-15T11:34:00Z" w16du:dateUtc="2026-09-15T15:34:00Z">
        <w:r w:rsidR="00170859" w:rsidRPr="660A1A99">
          <w:rPr>
            <w:rFonts w:ascii="Times New Roman" w:hAnsi="Times New Roman" w:cs="Times New Roman"/>
            <w:sz w:val="24"/>
            <w:szCs w:val="24"/>
          </w:rPr>
          <w:t>phosphorus</w:t>
        </w:r>
      </w:ins>
      <w:r w:rsidRPr="660A1A99">
        <w:rPr>
          <w:rFonts w:ascii="Times New Roman" w:hAnsi="Times New Roman" w:cs="Times New Roman"/>
          <w:sz w:val="24"/>
          <w:szCs w:val="24"/>
        </w:rPr>
        <w:t xml:space="preserve"> </w:t>
      </w:r>
      <w:r w:rsidRPr="00682BBA">
        <w:rPr>
          <w:rFonts w:ascii="Times New Roman" w:hAnsi="Times New Roman" w:cs="Times New Roman"/>
          <w:sz w:val="24"/>
          <w:szCs w:val="24"/>
        </w:rPr>
        <w:t>loading</w:t>
      </w:r>
      <w:ins w:id="1057" w:author="Marques Mendonca, Raissa" w:date="2026-09-15T11:35:00Z" w16du:dateUtc="2026-09-15T15:35:00Z">
        <w:r w:rsidRPr="00682BBA">
          <w:rPr>
            <w:rFonts w:ascii="Times New Roman" w:hAnsi="Times New Roman" w:cs="Times New Roman"/>
            <w:sz w:val="24"/>
            <w:szCs w:val="24"/>
          </w:rPr>
          <w:t xml:space="preserve"> </w:t>
        </w:r>
        <w:r w:rsidR="006F6E79" w:rsidRPr="660A1A99">
          <w:rPr>
            <w:rFonts w:ascii="Times New Roman" w:hAnsi="Times New Roman" w:cs="Times New Roman"/>
            <w:sz w:val="24"/>
            <w:szCs w:val="24"/>
          </w:rPr>
          <w:t>in March–July</w:t>
        </w:r>
      </w:ins>
      <w:r w:rsidRPr="660A1A99">
        <w:rPr>
          <w:rFonts w:ascii="Times New Roman" w:hAnsi="Times New Roman" w:cs="Times New Roman"/>
          <w:sz w:val="24"/>
          <w:szCs w:val="24"/>
        </w:rPr>
        <w:t xml:space="preserve"> </w:t>
      </w:r>
      <w:r w:rsidRPr="00682BBA">
        <w:rPr>
          <w:rFonts w:ascii="Times New Roman" w:hAnsi="Times New Roman" w:cs="Times New Roman"/>
          <w:sz w:val="24"/>
          <w:szCs w:val="24"/>
        </w:rPr>
        <w:t>by a total of 1 million lbs</w:t>
      </w:r>
      <w:del w:id="1058" w:author="Kerns, Janice" w:date="2026-10-09T14:53:00Z" w16du:dateUtc="2026-10-09T18:53:00Z">
        <w:r w:rsidRPr="00682BBA">
          <w:rPr>
            <w:rFonts w:ascii="Times New Roman" w:hAnsi="Times New Roman" w:cs="Times New Roman"/>
            <w:sz w:val="24"/>
            <w:szCs w:val="24"/>
          </w:rPr>
          <w:delText>.</w:delText>
        </w:r>
      </w:del>
      <w:r w:rsidRPr="00682BBA">
        <w:rPr>
          <w:rFonts w:ascii="Times New Roman" w:hAnsi="Times New Roman" w:cs="Times New Roman"/>
          <w:sz w:val="24"/>
          <w:szCs w:val="24"/>
        </w:rPr>
        <w:t xml:space="preserve"> </w:t>
      </w:r>
      <w:del w:id="1059" w:author="Winston, Ryan" w:date="2026-09-15T13:55:00Z" w16du:dateUtc="2026-09-15T13:55:35Z">
        <w:r w:rsidRPr="00682BBA">
          <w:rPr>
            <w:rFonts w:ascii="Times New Roman" w:hAnsi="Times New Roman" w:cs="Times New Roman"/>
            <w:sz w:val="24"/>
            <w:szCs w:val="24"/>
          </w:rPr>
          <w:delText xml:space="preserve">of P </w:delText>
        </w:r>
      </w:del>
      <w:r w:rsidRPr="00682BBA">
        <w:rPr>
          <w:rFonts w:ascii="Times New Roman" w:hAnsi="Times New Roman" w:cs="Times New Roman"/>
          <w:sz w:val="24"/>
          <w:szCs w:val="24"/>
        </w:rPr>
        <w:t xml:space="preserve">(442 metric tons), </w:t>
      </w:r>
      <w:del w:id="1060" w:author="Winston, Ryan" w:date="2026-09-15T13:55:00Z" w16du:dateUtc="2026-09-15T13:55:48Z">
        <w:r w:rsidRPr="00682BBA">
          <w:rPr>
            <w:rFonts w:ascii="Times New Roman" w:hAnsi="Times New Roman" w:cs="Times New Roman"/>
            <w:sz w:val="24"/>
            <w:szCs w:val="24"/>
          </w:rPr>
          <w:delText>and a reduction of about 200,000 lbs. of P (92 metric tons)</w:delText>
        </w:r>
      </w:del>
      <w:commentRangeEnd w:id="1043"/>
      <w:r w:rsidRPr="00682BBA">
        <w:rPr>
          <w:rStyle w:val="CommentReference"/>
          <w:rFonts w:ascii="Times New Roman" w:hAnsi="Times New Roman" w:cs="Times New Roman"/>
          <w:sz w:val="24"/>
          <w:szCs w:val="24"/>
        </w:rPr>
        <w:commentReference w:id="1043"/>
      </w:r>
      <w:commentRangeEnd w:id="1044"/>
      <w:r w:rsidRPr="00682BBA">
        <w:rPr>
          <w:rStyle w:val="CommentReference"/>
          <w:rFonts w:ascii="Times New Roman" w:hAnsi="Times New Roman" w:cs="Times New Roman"/>
          <w:sz w:val="24"/>
          <w:szCs w:val="24"/>
        </w:rPr>
        <w:commentReference w:id="1044"/>
      </w:r>
      <w:del w:id="1061" w:author="Winston, Ryan" w:date="2026-09-15T13:55:00Z" w16du:dateUtc="2026-09-15T13:55:48Z">
        <w:r w:rsidRPr="00682BBA">
          <w:rPr>
            <w:rFonts w:ascii="Times New Roman" w:hAnsi="Times New Roman" w:cs="Times New Roman"/>
            <w:sz w:val="24"/>
            <w:szCs w:val="24"/>
          </w:rPr>
          <w:delText xml:space="preserve"> </w:delText>
        </w:r>
      </w:del>
      <w:ins w:id="1062" w:author="Winston, Ryan" w:date="2026-09-15T13:55:00Z" w16du:dateUtc="2026-09-15T13:55:51Z">
        <w:r w:rsidR="1D90E953" w:rsidRPr="660A1A99">
          <w:rPr>
            <w:rFonts w:ascii="Times New Roman" w:hAnsi="Times New Roman" w:cs="Times New Roman"/>
            <w:sz w:val="24"/>
            <w:szCs w:val="24"/>
          </w:rPr>
          <w:t xml:space="preserve">with 20% of that </w:t>
        </w:r>
      </w:ins>
      <w:ins w:id="1063" w:author="Marques Mendonca, Raissa" w:date="2026-09-15T11:36:00Z" w16du:dateUtc="2026-09-15T15:36:00Z">
        <w:r w:rsidR="00BE4115" w:rsidRPr="660A1A99">
          <w:rPr>
            <w:rFonts w:ascii="Times New Roman" w:hAnsi="Times New Roman" w:cs="Times New Roman"/>
            <w:sz w:val="24"/>
            <w:szCs w:val="24"/>
          </w:rPr>
          <w:t xml:space="preserve">reduction </w:t>
        </w:r>
      </w:ins>
      <w:del w:id="1064" w:author="Winston, Ryan" w:date="2026-09-15T13:55:00Z" w16du:dateUtc="2026-09-15T13:55:53Z">
        <w:r w:rsidRPr="00682BBA">
          <w:rPr>
            <w:rFonts w:ascii="Times New Roman" w:hAnsi="Times New Roman" w:cs="Times New Roman"/>
            <w:sz w:val="24"/>
            <w:szCs w:val="24"/>
          </w:rPr>
          <w:delText xml:space="preserve">is </w:delText>
        </w:r>
      </w:del>
      <w:del w:id="1065" w:author="Kinsman-Costello, Lauren" w:date="2026-10-08T14:44:00Z" w16du:dateUtc="2026-10-08T18:44:00Z">
        <w:r w:rsidRPr="00682BBA">
          <w:rPr>
            <w:rFonts w:ascii="Times New Roman" w:hAnsi="Times New Roman" w:cs="Times New Roman"/>
            <w:sz w:val="24"/>
            <w:szCs w:val="24"/>
          </w:rPr>
          <w:delText>expected</w:delText>
        </w:r>
      </w:del>
      <w:ins w:id="1066" w:author="Marques Mendonca, Raissa" w:date="2026-09-15T11:37:00Z" w16du:dateUtc="2026-09-15T15:37:00Z">
        <w:del w:id="1067" w:author="Kinsman-Costello, Lauren" w:date="2026-10-08T14:44:00Z" w16du:dateUtc="2026-10-08T18:44:00Z">
          <w:r w:rsidRPr="00682BBA">
            <w:rPr>
              <w:rFonts w:ascii="Times New Roman" w:hAnsi="Times New Roman" w:cs="Times New Roman"/>
              <w:sz w:val="24"/>
              <w:szCs w:val="24"/>
            </w:rPr>
            <w:delText xml:space="preserve"> to come</w:delText>
          </w:r>
        </w:del>
      </w:ins>
      <w:del w:id="1068" w:author="Kinsman-Costello, Lauren" w:date="2026-10-08T14:44:00Z" w16du:dateUtc="2026-10-08T18:44:00Z">
        <w:r w:rsidRPr="00682BBA">
          <w:rPr>
            <w:rFonts w:ascii="Times New Roman" w:hAnsi="Times New Roman" w:cs="Times New Roman"/>
            <w:sz w:val="24"/>
            <w:szCs w:val="24"/>
          </w:rPr>
          <w:delText xml:space="preserve"> </w:delText>
        </w:r>
        <w:r w:rsidRPr="660A1A99" w:rsidDel="009770B0">
          <w:rPr>
            <w:rFonts w:ascii="Times New Roman" w:hAnsi="Times New Roman" w:cs="Times New Roman"/>
            <w:sz w:val="24"/>
            <w:szCs w:val="24"/>
          </w:rPr>
          <w:delText xml:space="preserve">to come </w:delText>
        </w:r>
        <w:r w:rsidRPr="00682BBA">
          <w:rPr>
            <w:rFonts w:ascii="Times New Roman" w:hAnsi="Times New Roman" w:cs="Times New Roman"/>
            <w:sz w:val="24"/>
            <w:szCs w:val="24"/>
          </w:rPr>
          <w:delText>from</w:delText>
        </w:r>
      </w:del>
      <w:ins w:id="1069" w:author="Kinsman-Costello, Lauren" w:date="2026-10-08T14:44:00Z" w16du:dateUtc="2026-10-08T18:44:00Z">
        <w:r w:rsidR="00684F9D">
          <w:rPr>
            <w:rFonts w:ascii="Times New Roman" w:hAnsi="Times New Roman" w:cs="Times New Roman"/>
            <w:sz w:val="24"/>
            <w:szCs w:val="24"/>
          </w:rPr>
          <w:t>goal (</w:t>
        </w:r>
      </w:ins>
      <w:ins w:id="1070" w:author="Kinsman-Costello, Lauren" w:date="2026-10-08T14:45:00Z" w16du:dateUtc="2026-10-08T18:45:00Z">
        <w:r w:rsidR="004C4742">
          <w:rPr>
            <w:rFonts w:ascii="Times New Roman" w:hAnsi="Times New Roman" w:cs="Times New Roman"/>
            <w:sz w:val="24"/>
            <w:szCs w:val="24"/>
          </w:rPr>
          <w:t>~92 metric tons</w:t>
        </w:r>
      </w:ins>
      <w:ins w:id="1071" w:author="Kinsman-Costello, Lauren" w:date="2026-10-08T14:53:00Z" w16du:dateUtc="2026-10-08T18:53:00Z">
        <w:r w:rsidR="0041288B">
          <w:rPr>
            <w:rFonts w:ascii="Times New Roman" w:hAnsi="Times New Roman" w:cs="Times New Roman"/>
            <w:sz w:val="24"/>
            <w:szCs w:val="24"/>
          </w:rPr>
          <w:t>, or about 200,000 lbs P</w:t>
        </w:r>
      </w:ins>
      <w:ins w:id="1072" w:author="Kinsman-Costello, Lauren" w:date="2026-10-08T14:44:00Z" w16du:dateUtc="2026-10-08T18:44:00Z">
        <w:r w:rsidR="00684F9D">
          <w:rPr>
            <w:rFonts w:ascii="Times New Roman" w:hAnsi="Times New Roman" w:cs="Times New Roman"/>
            <w:sz w:val="24"/>
            <w:szCs w:val="24"/>
          </w:rPr>
          <w:t>) allocated to</w:t>
        </w:r>
      </w:ins>
      <w:r w:rsidRPr="00682BBA">
        <w:rPr>
          <w:rFonts w:ascii="Times New Roman" w:hAnsi="Times New Roman" w:cs="Times New Roman"/>
          <w:sz w:val="24"/>
          <w:szCs w:val="24"/>
        </w:rPr>
        <w:t xml:space="preserve"> systems that can function as sinks to non-point source </w:t>
      </w:r>
      <w:commentRangeStart w:id="1073"/>
      <w:r w:rsidRPr="00682BBA">
        <w:rPr>
          <w:rFonts w:ascii="Times New Roman" w:hAnsi="Times New Roman" w:cs="Times New Roman"/>
          <w:sz w:val="24"/>
          <w:szCs w:val="24"/>
        </w:rPr>
        <w:t>P</w:t>
      </w:r>
      <w:commentRangeEnd w:id="1073"/>
      <w:r w:rsidRPr="00682BBA">
        <w:rPr>
          <w:rStyle w:val="CommentReference"/>
          <w:rFonts w:ascii="Times New Roman" w:hAnsi="Times New Roman" w:cs="Times New Roman"/>
          <w:sz w:val="24"/>
          <w:szCs w:val="24"/>
        </w:rPr>
        <w:commentReference w:id="1073"/>
      </w:r>
      <w:r w:rsidRPr="00682BBA">
        <w:rPr>
          <w:rFonts w:ascii="Times New Roman" w:hAnsi="Times New Roman" w:cs="Times New Roman"/>
          <w:sz w:val="24"/>
          <w:szCs w:val="24"/>
        </w:rPr>
        <w:t xml:space="preserve"> inputs, such as wetlands. To </w:t>
      </w:r>
      <w:del w:id="1074" w:author="Kinsman-Costello, Lauren" w:date="2026-10-08T14:46:00Z" w16du:dateUtc="2026-10-08T18:46:00Z">
        <w:r w:rsidRPr="00682BBA">
          <w:rPr>
            <w:rFonts w:ascii="Times New Roman" w:hAnsi="Times New Roman" w:cs="Times New Roman"/>
            <w:sz w:val="24"/>
            <w:szCs w:val="24"/>
          </w:rPr>
          <w:delText>account for</w:delText>
        </w:r>
      </w:del>
      <w:ins w:id="1075" w:author="Kinsman-Costello, Lauren" w:date="2026-10-08T14:46:00Z" w16du:dateUtc="2026-10-08T18:46:00Z">
        <w:r w:rsidR="00BA66E7">
          <w:rPr>
            <w:rFonts w:ascii="Times New Roman" w:hAnsi="Times New Roman" w:cs="Times New Roman"/>
            <w:sz w:val="24"/>
            <w:szCs w:val="24"/>
          </w:rPr>
          <w:t>compare across</w:t>
        </w:r>
      </w:ins>
      <w:r w:rsidRPr="00682BBA">
        <w:rPr>
          <w:rFonts w:ascii="Times New Roman" w:hAnsi="Times New Roman" w:cs="Times New Roman"/>
          <w:sz w:val="24"/>
          <w:szCs w:val="24"/>
        </w:rPr>
        <w:t xml:space="preserve"> a range of wetland construction practices</w:t>
      </w:r>
      <w:ins w:id="1076" w:author="Winston, Ryan" w:date="2026-09-15T13:56:00Z" w16du:dateUtc="2026-09-15T13:56:06Z">
        <w:r w:rsidR="340D8650"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we </w:t>
      </w:r>
      <w:del w:id="1077" w:author="Winston, Ryan" w:date="2026-09-15T19:11:00Z" w16du:dateUtc="2026-09-15T19:11:52Z">
        <w:r w:rsidRPr="00682BBA">
          <w:rPr>
            <w:rFonts w:ascii="Times New Roman" w:hAnsi="Times New Roman" w:cs="Times New Roman"/>
            <w:sz w:val="24"/>
            <w:szCs w:val="24"/>
          </w:rPr>
          <w:delText xml:space="preserve">constructed </w:delText>
        </w:r>
      </w:del>
      <w:ins w:id="1078" w:author="Winston, Ryan" w:date="2026-09-15T19:11:00Z" w16du:dateUtc="2026-09-15T19:11:54Z">
        <w:del w:id="1079" w:author="Kinsman-Costello, Lauren" w:date="2026-09-25T16:24:00Z" w16du:dateUtc="2026-09-25T20:24:00Z">
          <w:r w:rsidR="26E26DB9" w:rsidRPr="660A1A99">
            <w:rPr>
              <w:rFonts w:ascii="Times New Roman" w:hAnsi="Times New Roman" w:cs="Times New Roman"/>
              <w:sz w:val="24"/>
              <w:szCs w:val="24"/>
            </w:rPr>
            <w:delText>built</w:delText>
          </w:r>
        </w:del>
      </w:ins>
      <w:ins w:id="1080" w:author="Kinsman-Costello, Lauren" w:date="2026-09-25T16:24:00Z" w16du:dateUtc="2026-09-25T20:24:00Z">
        <w:r w:rsidR="00755CD3">
          <w:rPr>
            <w:rFonts w:ascii="Times New Roman" w:hAnsi="Times New Roman" w:cs="Times New Roman"/>
            <w:sz w:val="24"/>
            <w:szCs w:val="24"/>
          </w:rPr>
          <w:t>compared</w:t>
        </w:r>
      </w:ins>
      <w:ins w:id="1081" w:author="Winston, Ryan" w:date="2026-09-15T19:11:00Z" w16du:dateUtc="2026-09-15T19:11:54Z">
        <w:r w:rsidR="26E26DB9" w:rsidRPr="660A1A99">
          <w:rPr>
            <w:rFonts w:ascii="Times New Roman" w:hAnsi="Times New Roman" w:cs="Times New Roman"/>
            <w:sz w:val="24"/>
            <w:szCs w:val="24"/>
          </w:rPr>
          <w:t xml:space="preserve"> </w:t>
        </w:r>
      </w:ins>
      <w:r w:rsidRPr="00682BBA">
        <w:rPr>
          <w:rFonts w:ascii="Times New Roman" w:hAnsi="Times New Roman" w:cs="Times New Roman"/>
          <w:sz w:val="24"/>
          <w:szCs w:val="24"/>
        </w:rPr>
        <w:t xml:space="preserve">three scenarios: </w:t>
      </w:r>
      <w:ins w:id="1082" w:author="Kinsman-Costello, Lauren" w:date="2026-09-25T16:24:00Z" w16du:dateUtc="2026-09-25T20:24:00Z">
        <w:r w:rsidR="00755CD3">
          <w:rPr>
            <w:rFonts w:ascii="Times New Roman" w:hAnsi="Times New Roman" w:cs="Times New Roman"/>
            <w:sz w:val="24"/>
            <w:szCs w:val="24"/>
          </w:rPr>
          <w:t>“</w:t>
        </w:r>
      </w:ins>
      <w:ins w:id="1083" w:author="Marques Mendonca, Raissa" w:date="2026-09-15T11:37:00Z" w16du:dateUtc="2026-09-15T15:37:00Z">
        <w:r w:rsidR="003479D0" w:rsidRPr="660A1A99">
          <w:rPr>
            <w:rFonts w:ascii="Times New Roman" w:hAnsi="Times New Roman" w:cs="Times New Roman"/>
            <w:sz w:val="24"/>
            <w:szCs w:val="24"/>
          </w:rPr>
          <w:t>t</w:t>
        </w:r>
      </w:ins>
      <w:del w:id="1084" w:author="Marques Mendonca, Raissa" w:date="2026-09-15T11:37:00Z" w16du:dateUtc="2026-09-15T15:37:00Z">
        <w:r w:rsidRPr="00682BBA">
          <w:rPr>
            <w:rFonts w:ascii="Times New Roman" w:hAnsi="Times New Roman" w:cs="Times New Roman"/>
            <w:sz w:val="24"/>
            <w:szCs w:val="24"/>
          </w:rPr>
          <w:delText>T</w:delText>
        </w:r>
      </w:del>
      <w:r w:rsidRPr="00682BBA">
        <w:rPr>
          <w:rFonts w:ascii="Times New Roman" w:hAnsi="Times New Roman" w:cs="Times New Roman"/>
          <w:sz w:val="24"/>
          <w:szCs w:val="24"/>
        </w:rPr>
        <w:t>ypical</w:t>
      </w:r>
      <w:ins w:id="1085" w:author="Kinsman-Costello, Lauren" w:date="2026-09-25T16:24:00Z" w16du:dateUtc="2026-09-25T20:24:00Z">
        <w:r w:rsidR="00755CD3">
          <w:rPr>
            <w:rFonts w:ascii="Times New Roman" w:hAnsi="Times New Roman" w:cs="Times New Roman"/>
            <w:sz w:val="24"/>
            <w:szCs w:val="24"/>
          </w:rPr>
          <w:t>”</w:t>
        </w:r>
      </w:ins>
      <w:r w:rsidRPr="00682BBA">
        <w:rPr>
          <w:rFonts w:ascii="Times New Roman" w:hAnsi="Times New Roman" w:cs="Times New Roman"/>
          <w:sz w:val="24"/>
          <w:szCs w:val="24"/>
        </w:rPr>
        <w:t xml:space="preserve"> H2Ohio </w:t>
      </w:r>
      <w:r w:rsidRPr="660A1A99">
        <w:rPr>
          <w:rFonts w:ascii="Times New Roman" w:hAnsi="Times New Roman" w:cs="Times New Roman"/>
          <w:sz w:val="24"/>
          <w:szCs w:val="24"/>
        </w:rPr>
        <w:t>wetland</w:t>
      </w:r>
      <w:ins w:id="1086" w:author="Anderson, Kenneth" w:date="2026-09-15T09:50:00Z" w16du:dateUtc="2026-09-15T13:50:00Z">
        <w:r w:rsidR="00BE101C" w:rsidRPr="660A1A99">
          <w:rPr>
            <w:rFonts w:ascii="Times New Roman" w:hAnsi="Times New Roman" w:cs="Times New Roman"/>
            <w:sz w:val="24"/>
            <w:szCs w:val="24"/>
          </w:rPr>
          <w:t>s</w:t>
        </w:r>
      </w:ins>
      <w:r w:rsidRPr="660A1A99">
        <w:rPr>
          <w:rFonts w:ascii="Times New Roman" w:hAnsi="Times New Roman" w:cs="Times New Roman"/>
          <w:sz w:val="24"/>
          <w:szCs w:val="24"/>
        </w:rPr>
        <w:t xml:space="preserve"> </w:t>
      </w:r>
      <w:del w:id="1087" w:author="Anderson, Kenneth" w:date="2026-09-15T09:50:00Z" w16du:dateUtc="2026-09-15T13:50:00Z">
        <w:r w:rsidRPr="00682BBA">
          <w:rPr>
            <w:rFonts w:ascii="Times New Roman" w:hAnsi="Times New Roman" w:cs="Times New Roman"/>
            <w:sz w:val="24"/>
            <w:szCs w:val="24"/>
          </w:rPr>
          <w:delText xml:space="preserve">projects </w:delText>
        </w:r>
      </w:del>
      <w:r w:rsidRPr="00682BBA">
        <w:rPr>
          <w:rFonts w:ascii="Times New Roman" w:hAnsi="Times New Roman" w:cs="Times New Roman"/>
          <w:sz w:val="24"/>
          <w:szCs w:val="24"/>
        </w:rPr>
        <w:t xml:space="preserve">(i.e., representative of commonly occurring </w:t>
      </w:r>
      <w:del w:id="1088" w:author="Anderson, Kenneth" w:date="2026-09-15T09:52:00Z" w16du:dateUtc="2026-09-15T13:52:00Z">
        <w:r w:rsidRPr="00682BBA">
          <w:rPr>
            <w:rFonts w:ascii="Times New Roman" w:hAnsi="Times New Roman" w:cs="Times New Roman"/>
            <w:sz w:val="24"/>
            <w:szCs w:val="24"/>
          </w:rPr>
          <w:delText xml:space="preserve">projects </w:delText>
        </w:r>
      </w:del>
      <w:ins w:id="1089" w:author="Anderson, Kenneth" w:date="2026-09-15T09:52:00Z" w16du:dateUtc="2026-09-15T13:52:00Z">
        <w:r w:rsidR="002F4923" w:rsidRPr="660A1A99">
          <w:rPr>
            <w:rFonts w:ascii="Times New Roman" w:hAnsi="Times New Roman" w:cs="Times New Roman"/>
            <w:sz w:val="24"/>
            <w:szCs w:val="24"/>
          </w:rPr>
          <w:t xml:space="preserve">wetlands </w:t>
        </w:r>
      </w:ins>
      <w:r w:rsidRPr="00682BBA">
        <w:rPr>
          <w:rFonts w:ascii="Times New Roman" w:hAnsi="Times New Roman" w:cs="Times New Roman"/>
          <w:sz w:val="24"/>
          <w:szCs w:val="24"/>
        </w:rPr>
        <w:t>across the portfolio, generally with sporadic connectivity to source water; 50th percentile</w:t>
      </w:r>
      <w:ins w:id="1090" w:author="Kinsman-Costello, Lauren" w:date="2026-10-08T14:46:00Z" w16du:dateUtc="2026-10-08T18:46:00Z">
        <w:r w:rsidRPr="00682BBA">
          <w:rPr>
            <w:rFonts w:ascii="Times New Roman" w:hAnsi="Times New Roman" w:cs="Times New Roman"/>
            <w:sz w:val="24"/>
            <w:szCs w:val="24"/>
          </w:rPr>
          <w:t xml:space="preserve"> </w:t>
        </w:r>
        <w:r w:rsidR="00822B63">
          <w:rPr>
            <w:rFonts w:ascii="Times New Roman" w:hAnsi="Times New Roman" w:cs="Times New Roman"/>
            <w:sz w:val="24"/>
            <w:szCs w:val="24"/>
          </w:rPr>
          <w:t xml:space="preserve">of </w:t>
        </w:r>
        <w:r w:rsidR="00706367">
          <w:rPr>
            <w:rFonts w:ascii="Times New Roman" w:hAnsi="Times New Roman" w:cs="Times New Roman"/>
            <w:sz w:val="24"/>
            <w:szCs w:val="24"/>
          </w:rPr>
          <w:t>measured</w:t>
        </w:r>
      </w:ins>
      <w:r w:rsidRPr="0D07F42D">
        <w:rPr>
          <w:rFonts w:ascii="Times New Roman" w:hAnsi="Times New Roman" w:cs="Times New Roman"/>
          <w:sz w:val="24"/>
          <w:szCs w:val="24"/>
        </w:rPr>
        <w:t xml:space="preserve"> </w:t>
      </w:r>
      <w:r w:rsidRPr="00682BBA">
        <w:rPr>
          <w:rFonts w:ascii="Times New Roman" w:hAnsi="Times New Roman" w:cs="Times New Roman"/>
          <w:sz w:val="24"/>
          <w:szCs w:val="24"/>
        </w:rPr>
        <w:t>nutrient retention</w:t>
      </w:r>
      <w:r w:rsidRPr="660A1A99">
        <w:rPr>
          <w:rFonts w:ascii="Times New Roman" w:hAnsi="Times New Roman" w:cs="Times New Roman"/>
          <w:sz w:val="24"/>
          <w:szCs w:val="24"/>
        </w:rPr>
        <w:t>)</w:t>
      </w:r>
      <w:ins w:id="1091" w:author="Winston, Ryan" w:date="2026-09-15T13:56:00Z" w16du:dateUtc="2026-09-15T13:56:17Z">
        <w:r w:rsidR="4606887E"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hydrologically connected wetlands (75th percentile nutrient retention</w:t>
      </w:r>
      <w:r w:rsidRPr="660A1A99">
        <w:rPr>
          <w:rFonts w:ascii="Times New Roman" w:hAnsi="Times New Roman" w:cs="Times New Roman"/>
          <w:sz w:val="24"/>
          <w:szCs w:val="24"/>
        </w:rPr>
        <w:t>)</w:t>
      </w:r>
      <w:ins w:id="1092" w:author="Winston, Ryan" w:date="2026-09-15T13:56:00Z" w16du:dateUtc="2026-09-15T13:56:22Z">
        <w:r w:rsidR="23DD044D"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and the best</w:t>
      </w:r>
      <w:del w:id="1093" w:author="Marques Mendonca, Raissa" w:date="2026-09-15T11:38:00Z" w16du:dateUtc="2026-09-15T15:38:00Z">
        <w:r w:rsidRPr="00682BBA">
          <w:rPr>
            <w:rFonts w:ascii="Times New Roman" w:hAnsi="Times New Roman" w:cs="Times New Roman"/>
            <w:sz w:val="24"/>
            <w:szCs w:val="24"/>
          </w:rPr>
          <w:delText xml:space="preserve"> possible</w:delText>
        </w:r>
      </w:del>
      <w:ins w:id="1094" w:author="Marques Mendonca, Raissa" w:date="2026-09-15T11:38:00Z" w16du:dateUtc="2026-09-15T15:38:00Z">
        <w:r w:rsidR="00F83B1B" w:rsidRPr="660A1A99">
          <w:rPr>
            <w:rFonts w:ascii="Times New Roman" w:hAnsi="Times New Roman" w:cs="Times New Roman"/>
            <w:sz w:val="24"/>
            <w:szCs w:val="24"/>
          </w:rPr>
          <w:t>-performing</w:t>
        </w:r>
      </w:ins>
      <w:r w:rsidRPr="00682BBA">
        <w:rPr>
          <w:rFonts w:ascii="Times New Roman" w:hAnsi="Times New Roman" w:cs="Times New Roman"/>
          <w:sz w:val="24"/>
          <w:szCs w:val="24"/>
        </w:rPr>
        <w:t xml:space="preserve"> wetlands (</w:t>
      </w:r>
      <w:ins w:id="1095" w:author="Marques Mendonca, Raissa" w:date="2026-09-15T11:38:00Z" w16du:dateUtc="2026-09-15T15:38:00Z">
        <w:r w:rsidR="00A62098" w:rsidRPr="660A1A99">
          <w:rPr>
            <w:rFonts w:ascii="Times New Roman" w:hAnsi="Times New Roman" w:cs="Times New Roman"/>
            <w:sz w:val="24"/>
            <w:szCs w:val="24"/>
          </w:rPr>
          <w:t xml:space="preserve">i.e., </w:t>
        </w:r>
      </w:ins>
      <w:r w:rsidRPr="00682BBA">
        <w:rPr>
          <w:rFonts w:ascii="Times New Roman" w:hAnsi="Times New Roman" w:cs="Times New Roman"/>
          <w:sz w:val="24"/>
          <w:szCs w:val="24"/>
        </w:rPr>
        <w:lastRenderedPageBreak/>
        <w:t>maximum retention recorded</w:t>
      </w:r>
      <w:ins w:id="1096" w:author="Winston, Ryan" w:date="2026-09-15T13:56:00Z" w16du:dateUtc="2026-09-15T13:56:35Z">
        <w:r w:rsidR="0AAD613F" w:rsidRPr="660A1A99">
          <w:rPr>
            <w:rFonts w:ascii="Times New Roman" w:hAnsi="Times New Roman" w:cs="Times New Roman"/>
            <w:sz w:val="24"/>
            <w:szCs w:val="24"/>
          </w:rPr>
          <w:t xml:space="preserve"> among 24 monitored wetlands</w:t>
        </w:r>
      </w:ins>
      <w:r w:rsidRPr="660A1A99">
        <w:rPr>
          <w:rFonts w:ascii="Times New Roman" w:hAnsi="Times New Roman" w:cs="Times New Roman"/>
          <w:sz w:val="24"/>
          <w:szCs w:val="24"/>
        </w:rPr>
        <w:t>).</w:t>
      </w:r>
      <w:r w:rsidRPr="00682BBA">
        <w:rPr>
          <w:rFonts w:ascii="Times New Roman" w:hAnsi="Times New Roman" w:cs="Times New Roman"/>
          <w:sz w:val="24"/>
          <w:szCs w:val="24"/>
        </w:rPr>
        <w:t xml:space="preserve"> </w:t>
      </w:r>
      <w:commentRangeStart w:id="1097"/>
      <w:r w:rsidRPr="00682BBA">
        <w:rPr>
          <w:rFonts w:ascii="Times New Roman" w:hAnsi="Times New Roman" w:cs="Times New Roman"/>
          <w:sz w:val="24"/>
          <w:szCs w:val="24"/>
        </w:rPr>
        <w:t xml:space="preserve">We </w:t>
      </w:r>
      <w:ins w:id="1098" w:author="Marques Mendonca, Raissa" w:date="2026-09-15T11:42:00Z" w16du:dateUtc="2026-09-15T15:42:00Z">
        <w:r w:rsidR="00C8459F" w:rsidRPr="660A1A99">
          <w:rPr>
            <w:rFonts w:ascii="Times New Roman" w:hAnsi="Times New Roman" w:cs="Times New Roman"/>
            <w:sz w:val="24"/>
            <w:szCs w:val="24"/>
          </w:rPr>
          <w:t>first</w:t>
        </w:r>
        <w:r w:rsidRPr="660A1A99">
          <w:rPr>
            <w:rFonts w:ascii="Times New Roman" w:hAnsi="Times New Roman" w:cs="Times New Roman"/>
            <w:sz w:val="24"/>
            <w:szCs w:val="24"/>
          </w:rPr>
          <w:t xml:space="preserve"> </w:t>
        </w:r>
      </w:ins>
      <w:r w:rsidRPr="00682BBA">
        <w:rPr>
          <w:rFonts w:ascii="Times New Roman" w:hAnsi="Times New Roman" w:cs="Times New Roman"/>
          <w:sz w:val="24"/>
          <w:szCs w:val="24"/>
        </w:rPr>
        <w:t xml:space="preserve">calculated </w:t>
      </w:r>
      <w:del w:id="1099" w:author="Marques Mendonca, Raissa" w:date="2026-09-15T11:41:00Z" w16du:dateUtc="2026-09-15T15:41:00Z">
        <w:r w:rsidRPr="00682BBA">
          <w:rPr>
            <w:rFonts w:ascii="Times New Roman" w:hAnsi="Times New Roman" w:cs="Times New Roman"/>
            <w:sz w:val="24"/>
            <w:szCs w:val="24"/>
          </w:rPr>
          <w:delText xml:space="preserve">the </w:delText>
        </w:r>
      </w:del>
      <w:r w:rsidRPr="00682BBA">
        <w:rPr>
          <w:rFonts w:ascii="Times New Roman" w:hAnsi="Times New Roman" w:cs="Times New Roman"/>
          <w:sz w:val="24"/>
          <w:szCs w:val="24"/>
        </w:rPr>
        <w:t xml:space="preserve">total P </w:t>
      </w:r>
      <w:r w:rsidRPr="0D07F42D">
        <w:rPr>
          <w:rFonts w:ascii="Times New Roman" w:hAnsi="Times New Roman" w:cs="Times New Roman"/>
          <w:sz w:val="24"/>
          <w:szCs w:val="24"/>
        </w:rPr>
        <w:t>ret</w:t>
      </w:r>
      <w:ins w:id="1100" w:author="Kinsman-Costello, Lauren" w:date="2026-10-08T14:47:00Z" w16du:dateUtc="2026-10-08T18:47:00Z">
        <w:r w:rsidR="000C6D0E">
          <w:rPr>
            <w:rFonts w:ascii="Times New Roman" w:hAnsi="Times New Roman" w:cs="Times New Roman"/>
            <w:sz w:val="24"/>
            <w:szCs w:val="24"/>
          </w:rPr>
          <w:t xml:space="preserve">ained </w:t>
        </w:r>
      </w:ins>
      <w:del w:id="1101" w:author="Kinsman-Costello, Lauren" w:date="2026-10-08T14:47:00Z" w16du:dateUtc="2026-10-08T18:47:00Z">
        <w:r w:rsidRPr="0D07F42D" w:rsidDel="000C6D0E">
          <w:rPr>
            <w:rFonts w:ascii="Times New Roman" w:hAnsi="Times New Roman" w:cs="Times New Roman"/>
            <w:sz w:val="24"/>
            <w:szCs w:val="24"/>
          </w:rPr>
          <w:delText>ention</w:delText>
        </w:r>
      </w:del>
      <w:del w:id="1102" w:author="Kinsman-Costello, Lauren" w:date="2026-10-08T14:48:00Z" w16du:dateUtc="2026-10-08T18:48:00Z">
        <w:r w:rsidRPr="00682BBA">
          <w:rPr>
            <w:rFonts w:ascii="Times New Roman" w:hAnsi="Times New Roman" w:cs="Times New Roman"/>
            <w:sz w:val="24"/>
            <w:szCs w:val="24"/>
          </w:rPr>
          <w:delText xml:space="preserve"> </w:delText>
        </w:r>
      </w:del>
      <w:del w:id="1103" w:author="Anderson, Kenneth" w:date="2026-10-08T15:23:00Z" w16du:dateUtc="2026-10-08T19:23:00Z">
        <w:r w:rsidRPr="00682BBA">
          <w:rPr>
            <w:rFonts w:ascii="Times New Roman" w:hAnsi="Times New Roman" w:cs="Times New Roman"/>
            <w:sz w:val="24"/>
            <w:szCs w:val="24"/>
          </w:rPr>
          <w:delText xml:space="preserve">during the </w:delText>
        </w:r>
        <w:commentRangeStart w:id="1104"/>
        <w:r w:rsidRPr="00682BBA">
          <w:rPr>
            <w:rFonts w:ascii="Times New Roman" w:hAnsi="Times New Roman" w:cs="Times New Roman"/>
            <w:sz w:val="24"/>
            <w:szCs w:val="24"/>
          </w:rPr>
          <w:delText>HAB</w:delText>
        </w:r>
      </w:del>
      <w:commentRangeEnd w:id="1104"/>
      <w:r w:rsidRPr="00682BBA">
        <w:rPr>
          <w:rStyle w:val="CommentReference"/>
          <w:rFonts w:ascii="Times New Roman" w:hAnsi="Times New Roman" w:cs="Times New Roman"/>
          <w:sz w:val="24"/>
          <w:szCs w:val="24"/>
        </w:rPr>
        <w:commentReference w:id="1104"/>
      </w:r>
      <w:del w:id="1105" w:author="Anderson, Kenneth" w:date="2026-10-08T15:23:00Z" w16du:dateUtc="2026-10-08T19:23:00Z">
        <w:r w:rsidRPr="00682BBA">
          <w:rPr>
            <w:rFonts w:ascii="Times New Roman" w:hAnsi="Times New Roman" w:cs="Times New Roman"/>
            <w:sz w:val="24"/>
            <w:szCs w:val="24"/>
          </w:rPr>
          <w:delText xml:space="preserve"> season</w:delText>
        </w:r>
      </w:del>
      <w:ins w:id="1106" w:author="Marques Mendonca, Raissa" w:date="2026-09-15T11:41:00Z" w16du:dateUtc="2026-09-15T15:41:00Z">
        <w:del w:id="1107" w:author="Anderson, Kenneth" w:date="2026-10-08T15:23:00Z" w16du:dateUtc="2026-10-08T19:23:00Z">
          <w:r w:rsidRPr="00682BBA">
            <w:rPr>
              <w:rFonts w:ascii="Times New Roman" w:hAnsi="Times New Roman" w:cs="Times New Roman"/>
              <w:sz w:val="24"/>
              <w:szCs w:val="24"/>
            </w:rPr>
            <w:delText xml:space="preserve"> </w:delText>
          </w:r>
          <w:r w:rsidR="007F62E3" w:rsidRPr="660A1A99">
            <w:rPr>
              <w:rFonts w:ascii="Times New Roman" w:hAnsi="Times New Roman" w:cs="Times New Roman"/>
              <w:sz w:val="24"/>
              <w:szCs w:val="24"/>
            </w:rPr>
            <w:delText>(March–July)</w:delText>
          </w:r>
        </w:del>
      </w:ins>
      <w:ins w:id="1108" w:author="Anderson, Kenneth" w:date="2026-10-08T15:23:00Z" w16du:dateUtc="2026-10-08T19:23:00Z">
        <w:r w:rsidR="00D94E94">
          <w:rPr>
            <w:rFonts w:ascii="Times New Roman" w:hAnsi="Times New Roman" w:cs="Times New Roman"/>
            <w:sz w:val="24"/>
            <w:szCs w:val="24"/>
          </w:rPr>
          <w:t>for the year</w:t>
        </w:r>
      </w:ins>
      <w:r w:rsidRPr="660A1A99">
        <w:rPr>
          <w:rFonts w:ascii="Times New Roman" w:hAnsi="Times New Roman" w:cs="Times New Roman"/>
          <w:sz w:val="24"/>
          <w:szCs w:val="24"/>
        </w:rPr>
        <w:t xml:space="preserve"> </w:t>
      </w:r>
      <w:r w:rsidRPr="00682BBA">
        <w:rPr>
          <w:rFonts w:ascii="Times New Roman" w:hAnsi="Times New Roman" w:cs="Times New Roman"/>
          <w:sz w:val="24"/>
          <w:szCs w:val="24"/>
        </w:rPr>
        <w:t xml:space="preserve">by </w:t>
      </w:r>
      <w:del w:id="1109" w:author="Marques Mendonca, Raissa" w:date="2026-09-15T11:42:00Z" w16du:dateUtc="2026-09-15T15:42:00Z">
        <w:r w:rsidRPr="00682BBA">
          <w:rPr>
            <w:rFonts w:ascii="Times New Roman" w:hAnsi="Times New Roman" w:cs="Times New Roman"/>
            <w:sz w:val="24"/>
            <w:szCs w:val="24"/>
          </w:rPr>
          <w:delText xml:space="preserve">first </w:delText>
        </w:r>
      </w:del>
      <w:r w:rsidRPr="00682BBA">
        <w:rPr>
          <w:rFonts w:ascii="Times New Roman" w:hAnsi="Times New Roman" w:cs="Times New Roman"/>
          <w:sz w:val="24"/>
          <w:szCs w:val="24"/>
        </w:rPr>
        <w:t>adding the mean P runoff prevention</w:t>
      </w:r>
      <w:ins w:id="1110" w:author="Anderson, Kenneth" w:date="2026-10-08T15:22:00Z" w16du:dateUtc="2026-10-08T19:22:00Z">
        <w:r w:rsidRPr="00682BBA">
          <w:rPr>
            <w:rFonts w:ascii="Times New Roman" w:hAnsi="Times New Roman" w:cs="Times New Roman"/>
            <w:sz w:val="24"/>
            <w:szCs w:val="24"/>
          </w:rPr>
          <w:t xml:space="preserve"> </w:t>
        </w:r>
        <w:r w:rsidR="007D05B4">
          <w:rPr>
            <w:rFonts w:ascii="Times New Roman" w:hAnsi="Times New Roman" w:cs="Times New Roman"/>
            <w:sz w:val="24"/>
            <w:szCs w:val="24"/>
          </w:rPr>
          <w:t>to each wetland</w:t>
        </w:r>
      </w:ins>
      <w:r w:rsidRPr="00682BBA">
        <w:rPr>
          <w:rFonts w:ascii="Times New Roman" w:hAnsi="Times New Roman" w:cs="Times New Roman"/>
          <w:sz w:val="24"/>
          <w:szCs w:val="24"/>
        </w:rPr>
        <w:t xml:space="preserve"> </w:t>
      </w:r>
      <w:commentRangeStart w:id="1111"/>
      <w:r w:rsidR="00B305F7" w:rsidRPr="00682BBA">
        <w:rPr>
          <w:rFonts w:ascii="Times New Roman" w:hAnsi="Times New Roman" w:cs="Times New Roman"/>
          <w:sz w:val="24"/>
          <w:szCs w:val="24"/>
        </w:rPr>
        <w:t xml:space="preserve">based on </w:t>
      </w:r>
      <w:r w:rsidR="004C4472" w:rsidRPr="00682BBA">
        <w:rPr>
          <w:rFonts w:ascii="Times New Roman" w:hAnsi="Times New Roman" w:cs="Times New Roman"/>
          <w:sz w:val="24"/>
          <w:szCs w:val="24"/>
        </w:rPr>
        <w:t>acreage converted from agriculture</w:t>
      </w:r>
      <w:commentRangeEnd w:id="1111"/>
      <w:r w:rsidR="00B1105B" w:rsidRPr="00682BBA">
        <w:rPr>
          <w:rStyle w:val="CommentReference"/>
          <w:rFonts w:ascii="Times New Roman" w:hAnsi="Times New Roman" w:cs="Times New Roman"/>
          <w:sz w:val="24"/>
          <w:szCs w:val="24"/>
        </w:rPr>
        <w:commentReference w:id="1111"/>
      </w:r>
      <w:ins w:id="1112" w:author="Anderson, Kenneth" w:date="2026-10-08T15:22:00Z" w16du:dateUtc="2026-10-08T19:22:00Z">
        <w:r w:rsidRPr="00682BBA">
          <w:rPr>
            <w:rFonts w:ascii="Times New Roman" w:hAnsi="Times New Roman" w:cs="Times New Roman"/>
            <w:sz w:val="24"/>
            <w:szCs w:val="24"/>
          </w:rPr>
          <w:t xml:space="preserve"> </w:t>
        </w:r>
        <w:r w:rsidR="007D05B4">
          <w:rPr>
            <w:rFonts w:ascii="Times New Roman" w:hAnsi="Times New Roman" w:cs="Times New Roman"/>
            <w:sz w:val="24"/>
            <w:szCs w:val="24"/>
          </w:rPr>
          <w:t>for that wetland</w:t>
        </w:r>
      </w:ins>
      <w:ins w:id="1113" w:author="Anderson, Kenneth" w:date="2026-10-08T15:23:00Z" w16du:dateUtc="2026-10-08T19:23:00Z">
        <w:r w:rsidRPr="00682BBA">
          <w:rPr>
            <w:rFonts w:ascii="Times New Roman" w:hAnsi="Times New Roman" w:cs="Times New Roman"/>
            <w:sz w:val="24"/>
            <w:szCs w:val="24"/>
          </w:rPr>
          <w:t xml:space="preserve"> </w:t>
        </w:r>
        <w:r w:rsidRPr="00682BBA">
          <w:rPr>
            <w:rFonts w:ascii="Times New Roman" w:hAnsi="Times New Roman" w:cs="Times New Roman"/>
            <w:sz w:val="24"/>
            <w:szCs w:val="24"/>
          </w:rPr>
          <w:fldChar w:fldCharType="begin"/>
        </w:r>
      </w:ins>
      <w:r w:rsidRPr="00682BBA">
        <w:rPr>
          <w:rFonts w:ascii="Times New Roman" w:hAnsi="Times New Roman" w:cs="Times New Roman"/>
          <w:sz w:val="24"/>
          <w:szCs w:val="24"/>
        </w:rPr>
        <w:instrText xml:space="preserve"> ADDIN ZOTERO_ITEM CSL_CITATION {"citationID":"LDQ1vL0q","properties":{"unsorted":false,"formattedCitation":"(Hanrahan et al. 2019)","plainCitation":"(Hanrahan et al. 2019)","noteIndex":0},"citationItems":[{"id":5459,"uris":["http://zotero.org/users/5222684/items/VYX5BSHU"],"itemData":{"id":5459,"type":"article-journal","abstract":"Excess nitrogen (N) and phosphorus (P) applied to agricultural fields may be transported to adjacent surface waters and exported to downstream systems, leading to environmental issues including algal blooms. Management practices associated with fertilizer application, including the input rate and source (e.g., inorganic vs. organic), influence N and P accumulation within agricultural fields and may ultimately determine N and P loss in surface and subsurface hydrologic pathways. In this study, we used management data provided by individual farmers to quantify annual agronomic N and P balances across 40 monitored agricultural fields in the Western Lake Erie Basin for a total of 150 site years; positive balances indicate nutrient accumulation and negative balances indicate nutrient drawdown or reduction, after accounting for all agronomic inputs and outputs. We examined the effect of application rate and fertilizer source on in-field agronomic N and P balances, as well as determined the relationship between in-field agronomic N and P balances and hydrologic N and P losses. We found that in-field agronomic balances of N and P increased with application rate and varied among fertilizer sources; fields receiving mixed or organic fertilizers had greater N and P agronomic balances compared with inorganic fertilizers. Both hydrologic N and P loss increased with in-field agronomic N and P balances, demonstrating that nutrient accumulation within agricultural fields generally increases nutrient loss. Additional controls on hydrologic N and P losses varied, with hydrologic N loss strongly controlled by total discharge while hydrologic P loss differed among fertilizer sources and indicated legacy P in some fields. These results highlight that both nutrient and water management practices are likely necessary to achieve water quality improvements in downstream lentic and coastal ecosystems.","container-title":"Nutrient Cycling in Agroecosystems","DOI":"10.1007/s10705-019-09981-4","ISSN":"1573-0867","issue":"3","journalAbbreviation":"Nutr Cycl Agroecosyst","language":"en","page":"231-245","source":"Springer Link","title":"Nutrient balances influence hydrologic losses of nitrogen and phosphorus across agricultural fields in northwestern Ohio","volume":"113","author":[{"family":"Hanrahan","given":"Brittany R."},{"family":"King","given":"Kevin W."},{"family":"Williams","given":"Mark R."},{"family":"Duncan","given":"Emily W."},{"family":"Pease","given":"Lindsay A."},{"family":"LaBarge","given":"Gregory A."}],"issued":{"date-parts":[["2019",4,1]]}}}],"schema":"https://github.com/citation-style-language/schema/raw/master/csl-citation.json"} </w:instrText>
      </w:r>
      <w:ins w:id="1114" w:author="Anderson, Kenneth" w:date="2026-10-08T15:23:00Z" w16du:dateUtc="2026-10-08T19:23:00Z">
        <w:r w:rsidRPr="00682BBA">
          <w:rPr>
            <w:rFonts w:ascii="Times New Roman" w:hAnsi="Times New Roman" w:cs="Times New Roman"/>
            <w:sz w:val="24"/>
            <w:szCs w:val="24"/>
          </w:rPr>
          <w:fldChar w:fldCharType="separate"/>
        </w:r>
        <w:r w:rsidR="00714131" w:rsidRPr="00682BBA">
          <w:rPr>
            <w:rFonts w:ascii="Times New Roman" w:hAnsi="Times New Roman" w:cs="Times New Roman"/>
            <w:sz w:val="24"/>
            <w:szCs w:val="24"/>
          </w:rPr>
          <w:t>(Hanrahan et al. 2019)</w:t>
        </w:r>
        <w:r w:rsidRPr="00682BBA">
          <w:rPr>
            <w:rFonts w:ascii="Times New Roman" w:hAnsi="Times New Roman" w:cs="Times New Roman"/>
            <w:sz w:val="24"/>
            <w:szCs w:val="24"/>
          </w:rPr>
          <w:fldChar w:fldCharType="end"/>
        </w:r>
        <w:r w:rsidR="002616CF">
          <w:rPr>
            <w:rFonts w:ascii="Times New Roman" w:hAnsi="Times New Roman" w:cs="Times New Roman"/>
            <w:sz w:val="24"/>
            <w:szCs w:val="24"/>
          </w:rPr>
          <w:t>.</w:t>
        </w:r>
        <w:r w:rsidR="000D43FE">
          <w:rPr>
            <w:rFonts w:ascii="Times New Roman" w:hAnsi="Times New Roman" w:cs="Times New Roman"/>
            <w:sz w:val="24"/>
            <w:szCs w:val="24"/>
          </w:rPr>
          <w:t xml:space="preserve"> </w:t>
        </w:r>
      </w:ins>
      <w:commentRangeStart w:id="1115"/>
      <w:ins w:id="1116" w:author="Anderson, Kenneth" w:date="2026-10-08T15:24:00Z" w16du:dateUtc="2026-10-08T19:24:00Z">
        <w:r w:rsidR="003C20D5" w:rsidRPr="660A1A99">
          <w:rPr>
            <w:rFonts w:ascii="Times New Roman" w:hAnsi="Times New Roman" w:cs="Times New Roman"/>
            <w:sz w:val="24"/>
            <w:szCs w:val="24"/>
          </w:rPr>
          <w:t xml:space="preserve">We then </w:t>
        </w:r>
        <w:r w:rsidR="00A3261E">
          <w:rPr>
            <w:rFonts w:ascii="Times New Roman" w:hAnsi="Times New Roman" w:cs="Times New Roman"/>
            <w:sz w:val="24"/>
            <w:szCs w:val="24"/>
          </w:rPr>
          <w:t xml:space="preserve">calculated the HAB season retention by </w:t>
        </w:r>
        <w:r w:rsidR="003C20D5" w:rsidRPr="660A1A99">
          <w:rPr>
            <w:rFonts w:ascii="Times New Roman" w:hAnsi="Times New Roman" w:cs="Times New Roman"/>
            <w:sz w:val="24"/>
            <w:szCs w:val="24"/>
          </w:rPr>
          <w:t>scal</w:t>
        </w:r>
        <w:r w:rsidR="00A3261E">
          <w:rPr>
            <w:rFonts w:ascii="Times New Roman" w:hAnsi="Times New Roman" w:cs="Times New Roman"/>
            <w:sz w:val="24"/>
            <w:szCs w:val="24"/>
          </w:rPr>
          <w:t>ing</w:t>
        </w:r>
        <w:r w:rsidR="003C20D5" w:rsidRPr="660A1A99">
          <w:rPr>
            <w:rFonts w:ascii="Times New Roman" w:hAnsi="Times New Roman" w:cs="Times New Roman"/>
            <w:sz w:val="24"/>
            <w:szCs w:val="24"/>
          </w:rPr>
          <w:t xml:space="preserve"> the </w:t>
        </w:r>
        <w:r w:rsidR="00A3261E">
          <w:rPr>
            <w:rFonts w:ascii="Times New Roman" w:hAnsi="Times New Roman" w:cs="Times New Roman"/>
            <w:sz w:val="24"/>
            <w:szCs w:val="24"/>
          </w:rPr>
          <w:t>nutrient</w:t>
        </w:r>
        <w:r w:rsidR="003C20D5" w:rsidRPr="660A1A99">
          <w:rPr>
            <w:rFonts w:ascii="Times New Roman" w:hAnsi="Times New Roman" w:cs="Times New Roman"/>
            <w:sz w:val="24"/>
            <w:szCs w:val="24"/>
          </w:rPr>
          <w:t xml:space="preserve"> retention in lbs</w:t>
        </w:r>
      </w:ins>
      <w:ins w:id="1117" w:author="Anderson, Kenneth" w:date="2026-09-15T12:52:00Z" w16du:dateUtc="2026-09-15T16:52:00Z">
        <w:r w:rsidR="00EF1AAB" w:rsidRPr="660A1A99">
          <w:rPr>
            <w:rFonts w:ascii="Times New Roman" w:hAnsi="Times New Roman" w:cs="Times New Roman"/>
            <w:sz w:val="24"/>
            <w:szCs w:val="24"/>
          </w:rPr>
          <w:t>/acre for each scenario</w:t>
        </w:r>
      </w:ins>
      <w:ins w:id="1118" w:author="Anderson, Kenneth" w:date="2026-10-08T15:24:00Z" w16du:dateUtc="2026-10-08T19:24:00Z">
        <w:r w:rsidRPr="00682BBA">
          <w:rPr>
            <w:rFonts w:ascii="Times New Roman" w:hAnsi="Times New Roman" w:cs="Times New Roman"/>
            <w:sz w:val="24"/>
            <w:szCs w:val="24"/>
          </w:rPr>
          <w:t xml:space="preserve"> by the median </w:t>
        </w:r>
      </w:ins>
      <w:ins w:id="1119" w:author="Anderson, Kenneth" w:date="2026-09-15T12:51:00Z" w16du:dateUtc="2026-09-15T16:51:00Z">
        <w:r w:rsidR="00473445" w:rsidRPr="660A1A99">
          <w:rPr>
            <w:rFonts w:ascii="Times New Roman" w:hAnsi="Times New Roman" w:cs="Times New Roman"/>
            <w:sz w:val="24"/>
            <w:szCs w:val="24"/>
          </w:rPr>
          <w:t xml:space="preserve">percent </w:t>
        </w:r>
      </w:ins>
      <w:ins w:id="1120" w:author="Anderson, Kenneth" w:date="2026-10-08T15:25:00Z" w16du:dateUtc="2026-10-08T19:25:00Z">
        <w:r w:rsidR="00E54B52">
          <w:rPr>
            <w:rFonts w:ascii="Times New Roman" w:hAnsi="Times New Roman" w:cs="Times New Roman"/>
            <w:sz w:val="24"/>
            <w:szCs w:val="24"/>
          </w:rPr>
          <w:t>nutrient</w:t>
        </w:r>
      </w:ins>
      <w:ins w:id="1121" w:author="Anderson, Kenneth" w:date="2026-10-08T15:24:00Z" w16du:dateUtc="2026-10-08T19:24:00Z">
        <w:r w:rsidRPr="00682BBA">
          <w:rPr>
            <w:rFonts w:ascii="Times New Roman" w:hAnsi="Times New Roman" w:cs="Times New Roman"/>
            <w:sz w:val="24"/>
            <w:szCs w:val="24"/>
          </w:rPr>
          <w:t xml:space="preserve"> retention</w:t>
        </w:r>
      </w:ins>
      <w:ins w:id="1122" w:author="Anderson, Kenneth" w:date="2026-09-15T12:51:00Z" w16du:dateUtc="2026-09-15T16:51:00Z">
        <w:r w:rsidRPr="00682BBA">
          <w:rPr>
            <w:rFonts w:ascii="Times New Roman" w:hAnsi="Times New Roman" w:cs="Times New Roman"/>
            <w:sz w:val="24"/>
            <w:szCs w:val="24"/>
          </w:rPr>
          <w:t xml:space="preserve"> </w:t>
        </w:r>
        <w:r w:rsidR="00F338FE" w:rsidRPr="660A1A99">
          <w:rPr>
            <w:rFonts w:ascii="Times New Roman" w:hAnsi="Times New Roman" w:cs="Times New Roman"/>
            <w:sz w:val="24"/>
            <w:szCs w:val="24"/>
          </w:rPr>
          <w:t>(</w:t>
        </w:r>
      </w:ins>
      <w:ins w:id="1123" w:author="Anderson, Kenneth" w:date="2026-10-08T15:24:00Z" w16du:dateUtc="2026-10-08T19:24:00Z">
        <w:r w:rsidR="22266503" w:rsidRPr="660A1A99">
          <w:rPr>
            <w:rFonts w:ascii="Times New Roman" w:hAnsi="Times New Roman" w:cs="Times New Roman"/>
            <w:sz w:val="24"/>
            <w:szCs w:val="24"/>
          </w:rPr>
          <w:t xml:space="preserve">i.e., </w:t>
        </w:r>
        <w:r w:rsidR="003C20D5" w:rsidRPr="660A1A99">
          <w:rPr>
            <w:rFonts w:ascii="Times New Roman" w:hAnsi="Times New Roman" w:cs="Times New Roman"/>
            <w:sz w:val="24"/>
            <w:szCs w:val="24"/>
          </w:rPr>
          <w:t>of total annual; 65%</w:t>
        </w:r>
      </w:ins>
      <w:ins w:id="1124" w:author="Anderson, Kenneth" w:date="2026-10-08T15:25:00Z" w16du:dateUtc="2026-10-08T19:25:00Z">
        <w:r w:rsidR="00363361">
          <w:rPr>
            <w:rFonts w:ascii="Times New Roman" w:hAnsi="Times New Roman" w:cs="Times New Roman"/>
            <w:sz w:val="24"/>
            <w:szCs w:val="24"/>
          </w:rPr>
          <w:t xml:space="preserve"> </w:t>
        </w:r>
      </w:ins>
      <w:ins w:id="1125" w:author="Kerns, Janice" w:date="2026-10-09T14:29:00Z" w16du:dateUtc="2026-10-09T18:29:00Z">
        <w:r w:rsidR="00F81E76">
          <w:rPr>
            <w:rFonts w:ascii="Times New Roman" w:hAnsi="Times New Roman" w:cs="Times New Roman"/>
            <w:sz w:val="24"/>
            <w:szCs w:val="24"/>
          </w:rPr>
          <w:t>total phosphorus (T</w:t>
        </w:r>
      </w:ins>
      <w:ins w:id="1126" w:author="Anderson, Kenneth" w:date="2026-10-08T15:25:00Z" w16du:dateUtc="2026-10-08T19:25:00Z">
        <w:del w:id="1127" w:author="Kerns, Janice" w:date="2026-10-09T14:29:00Z" w16du:dateUtc="2026-10-09T18:29:00Z">
          <w:r w:rsidR="00363361" w:rsidDel="00F81E76">
            <w:rPr>
              <w:rFonts w:ascii="Times New Roman" w:hAnsi="Times New Roman" w:cs="Times New Roman"/>
              <w:sz w:val="24"/>
              <w:szCs w:val="24"/>
            </w:rPr>
            <w:delText>T</w:delText>
          </w:r>
        </w:del>
        <w:r w:rsidR="00363361">
          <w:rPr>
            <w:rFonts w:ascii="Times New Roman" w:hAnsi="Times New Roman" w:cs="Times New Roman"/>
            <w:sz w:val="24"/>
            <w:szCs w:val="24"/>
          </w:rPr>
          <w:t>P</w:t>
        </w:r>
      </w:ins>
      <w:ins w:id="1128" w:author="Kerns, Janice" w:date="2026-10-09T14:29:00Z" w16du:dateUtc="2026-10-09T18:29:00Z">
        <w:r w:rsidR="00F81E76">
          <w:rPr>
            <w:rFonts w:ascii="Times New Roman" w:hAnsi="Times New Roman" w:cs="Times New Roman"/>
            <w:sz w:val="24"/>
            <w:szCs w:val="24"/>
          </w:rPr>
          <w:t>)</w:t>
        </w:r>
      </w:ins>
      <w:ins w:id="1129" w:author="Anderson, Kenneth" w:date="2026-10-08T15:25:00Z" w16du:dateUtc="2026-10-08T19:25:00Z">
        <w:r w:rsidR="00363361">
          <w:rPr>
            <w:rFonts w:ascii="Times New Roman" w:hAnsi="Times New Roman" w:cs="Times New Roman"/>
            <w:sz w:val="24"/>
            <w:szCs w:val="24"/>
          </w:rPr>
          <w:t xml:space="preserve"> and </w:t>
        </w:r>
        <w:r w:rsidR="002806D3">
          <w:rPr>
            <w:rFonts w:ascii="Times New Roman" w:hAnsi="Times New Roman" w:cs="Times New Roman"/>
            <w:sz w:val="24"/>
            <w:szCs w:val="24"/>
          </w:rPr>
          <w:t xml:space="preserve">72% </w:t>
        </w:r>
      </w:ins>
      <w:ins w:id="1130" w:author="Kerns, Janice" w:date="2026-10-09T14:29:00Z" w16du:dateUtc="2026-10-09T18:29:00Z">
        <w:r w:rsidR="00F81E76">
          <w:rPr>
            <w:rFonts w:ascii="Times New Roman" w:hAnsi="Times New Roman" w:cs="Times New Roman"/>
            <w:sz w:val="24"/>
            <w:szCs w:val="24"/>
          </w:rPr>
          <w:t>total nitrogen (</w:t>
        </w:r>
      </w:ins>
      <w:ins w:id="1131" w:author="Anderson, Kenneth" w:date="2026-10-08T15:25:00Z" w16du:dateUtc="2026-10-08T19:25:00Z">
        <w:r w:rsidR="002806D3">
          <w:rPr>
            <w:rFonts w:ascii="Times New Roman" w:hAnsi="Times New Roman" w:cs="Times New Roman"/>
            <w:sz w:val="24"/>
            <w:szCs w:val="24"/>
          </w:rPr>
          <w:t>TN</w:t>
        </w:r>
      </w:ins>
      <w:ins w:id="1132" w:author="Kerns, Janice" w:date="2026-10-09T14:29:00Z" w16du:dateUtc="2026-10-09T18:29:00Z">
        <w:r w:rsidR="00F81E76">
          <w:rPr>
            <w:rFonts w:ascii="Times New Roman" w:hAnsi="Times New Roman" w:cs="Times New Roman"/>
            <w:sz w:val="24"/>
            <w:szCs w:val="24"/>
          </w:rPr>
          <w:t>)</w:t>
        </w:r>
      </w:ins>
      <w:ins w:id="1133" w:author="Anderson, Kenneth" w:date="2026-10-08T15:24:00Z" w16du:dateUtc="2026-10-08T19:24:00Z">
        <w:r w:rsidR="003C20D5" w:rsidRPr="660A1A99">
          <w:rPr>
            <w:rFonts w:ascii="Times New Roman" w:hAnsi="Times New Roman" w:cs="Times New Roman"/>
            <w:sz w:val="24"/>
            <w:szCs w:val="24"/>
          </w:rPr>
          <w:t xml:space="preserve">) </w:t>
        </w:r>
        <w:r w:rsidR="003C20D5" w:rsidRPr="00682BBA">
          <w:rPr>
            <w:rFonts w:ascii="Times New Roman" w:hAnsi="Times New Roman" w:cs="Times New Roman"/>
            <w:sz w:val="24"/>
            <w:szCs w:val="24"/>
          </w:rPr>
          <w:t>during the HAB season across all monitored H2Ohio wetlands</w:t>
        </w:r>
        <w:commentRangeEnd w:id="1115"/>
        <w:r w:rsidR="003C20D5" w:rsidRPr="00682BBA">
          <w:rPr>
            <w:rStyle w:val="CommentReference"/>
            <w:rFonts w:ascii="Times New Roman" w:hAnsi="Times New Roman" w:cs="Times New Roman"/>
            <w:sz w:val="24"/>
            <w:szCs w:val="24"/>
          </w:rPr>
          <w:commentReference w:id="1115"/>
        </w:r>
        <w:r w:rsidR="003C20D5" w:rsidRPr="00682BBA">
          <w:rPr>
            <w:rFonts w:ascii="Times New Roman" w:hAnsi="Times New Roman" w:cs="Times New Roman"/>
            <w:sz w:val="24"/>
            <w:szCs w:val="24"/>
          </w:rPr>
          <w:t xml:space="preserve">. </w:t>
        </w:r>
      </w:ins>
      <w:ins w:id="1134" w:author="Anderson, Kenneth" w:date="2026-10-08T15:25:00Z" w16du:dateUtc="2026-10-08T19:25:00Z">
        <w:r w:rsidR="005B49B9">
          <w:rPr>
            <w:rFonts w:ascii="Times New Roman" w:hAnsi="Times New Roman" w:cs="Times New Roman"/>
            <w:sz w:val="24"/>
            <w:szCs w:val="24"/>
          </w:rPr>
          <w:t>Finally</w:t>
        </w:r>
      </w:ins>
      <w:ins w:id="1135" w:author="Kerns, Janice" w:date="2026-10-09T14:29:00Z" w16du:dateUtc="2026-10-09T18:29:00Z">
        <w:r w:rsidR="00F81E76">
          <w:rPr>
            <w:rFonts w:ascii="Times New Roman" w:hAnsi="Times New Roman" w:cs="Times New Roman"/>
            <w:sz w:val="24"/>
            <w:szCs w:val="24"/>
          </w:rPr>
          <w:t>,</w:t>
        </w:r>
      </w:ins>
      <w:ins w:id="1136" w:author="Anderson, Kenneth" w:date="2026-10-08T15:23:00Z" w16du:dateUtc="2026-10-08T19:23:00Z">
        <w:r w:rsidR="000D43FE">
          <w:rPr>
            <w:rFonts w:ascii="Times New Roman" w:hAnsi="Times New Roman" w:cs="Times New Roman"/>
            <w:sz w:val="24"/>
            <w:szCs w:val="24"/>
          </w:rPr>
          <w:t xml:space="preserve"> we calculated </w:t>
        </w:r>
      </w:ins>
      <w:del w:id="1137" w:author="Anderson, Kenneth" w:date="2026-10-08T15:23:00Z" w16du:dateUtc="2026-10-08T19:23:00Z">
        <w:r w:rsidRPr="00682BBA" w:rsidDel="000D43FE">
          <w:rPr>
            <w:rFonts w:ascii="Times New Roman" w:hAnsi="Times New Roman" w:cs="Times New Roman"/>
            <w:sz w:val="24"/>
            <w:szCs w:val="24"/>
          </w:rPr>
          <w:delText xml:space="preserve"> to </w:delText>
        </w:r>
      </w:del>
      <w:r w:rsidRPr="00682BBA">
        <w:rPr>
          <w:rFonts w:ascii="Times New Roman" w:hAnsi="Times New Roman" w:cs="Times New Roman"/>
          <w:sz w:val="24"/>
          <w:szCs w:val="24"/>
        </w:rPr>
        <w:t>the 50</w:t>
      </w:r>
      <w:r w:rsidRPr="00682BBA">
        <w:rPr>
          <w:rFonts w:ascii="Times New Roman" w:hAnsi="Times New Roman" w:cs="Times New Roman"/>
          <w:sz w:val="24"/>
          <w:szCs w:val="24"/>
          <w:vertAlign w:val="superscript"/>
        </w:rPr>
        <w:t>th</w:t>
      </w:r>
      <w:r w:rsidRPr="00682BBA">
        <w:rPr>
          <w:rFonts w:ascii="Times New Roman" w:hAnsi="Times New Roman" w:cs="Times New Roman"/>
          <w:sz w:val="24"/>
          <w:szCs w:val="24"/>
        </w:rPr>
        <w:t>, 75</w:t>
      </w:r>
      <w:r w:rsidRPr="00682BBA">
        <w:rPr>
          <w:rFonts w:ascii="Times New Roman" w:hAnsi="Times New Roman" w:cs="Times New Roman"/>
          <w:sz w:val="24"/>
          <w:szCs w:val="24"/>
          <w:vertAlign w:val="superscript"/>
        </w:rPr>
        <w:t>th</w:t>
      </w:r>
      <w:r w:rsidRPr="00682BBA">
        <w:rPr>
          <w:rFonts w:ascii="Times New Roman" w:hAnsi="Times New Roman" w:cs="Times New Roman"/>
          <w:sz w:val="24"/>
          <w:szCs w:val="24"/>
        </w:rPr>
        <w:t xml:space="preserve">, or maximum </w:t>
      </w:r>
      <w:ins w:id="1138" w:author="Anderson, Kenneth" w:date="2026-10-08T15:26:00Z" w16du:dateUtc="2026-10-08T19:26:00Z">
        <w:r w:rsidR="005B49B9">
          <w:rPr>
            <w:rFonts w:ascii="Times New Roman" w:hAnsi="Times New Roman" w:cs="Times New Roman"/>
            <w:sz w:val="24"/>
            <w:szCs w:val="24"/>
          </w:rPr>
          <w:t>nutrient</w:t>
        </w:r>
      </w:ins>
      <w:del w:id="1139" w:author="Anderson, Kenneth" w:date="2026-10-08T15:26:00Z" w16du:dateUtc="2026-10-08T19:26:00Z">
        <w:r w:rsidRPr="00682BBA" w:rsidDel="005B49B9">
          <w:rPr>
            <w:rFonts w:ascii="Times New Roman" w:hAnsi="Times New Roman" w:cs="Times New Roman"/>
            <w:sz w:val="24"/>
            <w:szCs w:val="24"/>
          </w:rPr>
          <w:delText>P</w:delText>
        </w:r>
      </w:del>
      <w:r w:rsidRPr="00682BBA">
        <w:rPr>
          <w:rFonts w:ascii="Times New Roman" w:hAnsi="Times New Roman" w:cs="Times New Roman"/>
          <w:sz w:val="24"/>
          <w:szCs w:val="24"/>
        </w:rPr>
        <w:t xml:space="preserve"> </w:t>
      </w:r>
      <w:commentRangeStart w:id="1140"/>
      <w:commentRangeStart w:id="1141"/>
      <w:commentRangeStart w:id="1142"/>
      <w:r w:rsidRPr="00682BBA">
        <w:rPr>
          <w:rFonts w:ascii="Times New Roman" w:hAnsi="Times New Roman" w:cs="Times New Roman"/>
          <w:sz w:val="24"/>
          <w:szCs w:val="24"/>
        </w:rPr>
        <w:t>retention in lbs</w:t>
      </w:r>
      <w:ins w:id="1143" w:author="Marques Mendonca, Raissa" w:date="2026-09-15T11:38:00Z" w16du:dateUtc="2026-09-15T15:38:00Z">
        <w:del w:id="1144" w:author="Kerns, Janice" w:date="2026-10-09T14:54:00Z" w16du:dateUtc="2026-10-09T18:54:00Z">
          <w:r w:rsidR="0099690B" w:rsidRPr="660A1A99" w:rsidDel="001946FC">
            <w:rPr>
              <w:rFonts w:ascii="Times New Roman" w:hAnsi="Times New Roman" w:cs="Times New Roman"/>
              <w:sz w:val="24"/>
              <w:szCs w:val="24"/>
            </w:rPr>
            <w:delText>.</w:delText>
          </w:r>
        </w:del>
      </w:ins>
      <w:r w:rsidRPr="660A1A99">
        <w:rPr>
          <w:rFonts w:ascii="Times New Roman" w:hAnsi="Times New Roman" w:cs="Times New Roman"/>
          <w:sz w:val="24"/>
          <w:szCs w:val="24"/>
        </w:rPr>
        <w:t>/</w:t>
      </w:r>
      <w:r w:rsidRPr="00682BBA">
        <w:rPr>
          <w:rFonts w:ascii="Times New Roman" w:hAnsi="Times New Roman" w:cs="Times New Roman"/>
          <w:sz w:val="24"/>
          <w:szCs w:val="24"/>
        </w:rPr>
        <w:t xml:space="preserve">acre </w:t>
      </w:r>
      <w:ins w:id="1145" w:author="Anderson, Kenneth" w:date="2026-10-08T15:26:00Z" w16du:dateUtc="2026-10-08T19:26:00Z">
        <w:r w:rsidR="005B49B9">
          <w:rPr>
            <w:rFonts w:ascii="Times New Roman" w:hAnsi="Times New Roman" w:cs="Times New Roman"/>
            <w:sz w:val="24"/>
            <w:szCs w:val="24"/>
          </w:rPr>
          <w:t>across the monitored wetlands</w:t>
        </w:r>
      </w:ins>
      <w:del w:id="1146" w:author="Anderson, Kenneth" w:date="2026-10-08T15:24:00Z" w16du:dateUtc="2026-10-08T19:24:00Z">
        <w:r w:rsidRPr="00682BBA" w:rsidDel="003C20D5">
          <w:rPr>
            <w:rFonts w:ascii="Times New Roman" w:hAnsi="Times New Roman" w:cs="Times New Roman"/>
            <w:sz w:val="24"/>
            <w:szCs w:val="24"/>
          </w:rPr>
          <w:delText>from monitored H2Ohio wetlands</w:delText>
        </w:r>
        <w:commentRangeEnd w:id="1140"/>
        <w:r w:rsidRPr="00682BBA" w:rsidDel="003C20D5">
          <w:rPr>
            <w:rStyle w:val="CommentReference"/>
            <w:rFonts w:ascii="Times New Roman" w:hAnsi="Times New Roman" w:cs="Times New Roman"/>
            <w:sz w:val="24"/>
            <w:szCs w:val="24"/>
          </w:rPr>
          <w:commentReference w:id="1140"/>
        </w:r>
        <w:commentRangeEnd w:id="1141"/>
        <w:r w:rsidRPr="00682BBA">
          <w:rPr>
            <w:rStyle w:val="CommentReference"/>
            <w:rFonts w:ascii="Times New Roman" w:hAnsi="Times New Roman" w:cs="Times New Roman"/>
            <w:sz w:val="24"/>
            <w:szCs w:val="24"/>
          </w:rPr>
          <w:commentReference w:id="1141"/>
        </w:r>
        <w:commentRangeEnd w:id="1142"/>
        <w:r w:rsidRPr="00682BBA">
          <w:rPr>
            <w:rStyle w:val="CommentReference"/>
            <w:rFonts w:ascii="Times New Roman" w:hAnsi="Times New Roman" w:cs="Times New Roman"/>
            <w:sz w:val="24"/>
            <w:szCs w:val="24"/>
          </w:rPr>
          <w:commentReference w:id="1142"/>
        </w:r>
      </w:del>
      <w:del w:id="1148" w:author="Anderson, Kenneth" w:date="2026-10-08T15:23:00Z" w16du:dateUtc="2026-10-08T19:23:00Z">
        <w:r w:rsidRPr="00682BBA" w:rsidDel="000D43FE">
          <w:rPr>
            <w:rFonts w:ascii="Times New Roman" w:hAnsi="Times New Roman" w:cs="Times New Roman"/>
            <w:sz w:val="24"/>
            <w:szCs w:val="24"/>
          </w:rPr>
          <w:delText xml:space="preserve"> </w:delText>
        </w:r>
        <w:r w:rsidRPr="00682BBA" w:rsidDel="000D43FE">
          <w:rPr>
            <w:rFonts w:ascii="Times New Roman" w:hAnsi="Times New Roman" w:cs="Times New Roman"/>
            <w:sz w:val="24"/>
            <w:szCs w:val="24"/>
          </w:rPr>
          <w:fldChar w:fldCharType="begin"/>
        </w:r>
        <w:r w:rsidRPr="00682BBA" w:rsidDel="000D43FE">
          <w:rPr>
            <w:rFonts w:ascii="Times New Roman" w:hAnsi="Times New Roman" w:cs="Times New Roman"/>
            <w:sz w:val="24"/>
            <w:szCs w:val="24"/>
          </w:rPr>
          <w:delInstrText xml:space="preserve"> ADDIN ZOTERO_ITEM CSL_CITATION {"citationID":"LDQ1vL0q","properties":{"unsorted":false,"formattedCitation":"(Hanrahan et al. 2019)","plainCitation":"(Hanrahan et al. 2019)","noteIndex":0},"citationItems":[{"id":5459,"uris":["http://zotero.org/users/5222684/items/VYX5BSHU"],"itemData":{"id":5459,"type":"article-journal","abstract":"Excess nitrogen (N) and phosphorus (P) applied to agricultural fields may be transported to adjacent surface waters and exported to downstream systems, leading to environmental issues including algal blooms. Management practices associated with fertilizer application, including the input rate and source (e.g., inorganic vs. organic), influence N and P accumulation within agricultural fields and may ultimately determine N and P loss in surface and subsurface hydrologic pathways. In this study, we used management data provided by individual farmers to quantify annual agronomic N and P balances across 40 monitored agricultural fields in the Western Lake Erie Basin for a total of 150 site years; positive balances indicate nutrient accumulation and negative balances indicate nutrient drawdown or reduction, after accounting for all agronomic inputs and outputs. We examined the effect of application rate and fertilizer source on in-field agronomic N and P balances, as well as determined the relationship between in-field agronomic N and P balances and hydrologic N and P losses. We found that in-field agronomic balances of N and P increased with application rate and varied among fertilizer sources; fields receiving mixed or organic fertilizers had greater N and P agronomic balances compared with inorganic fertilizers. Both hydrologic N and P loss increased with in-field agronomic N and P balances, demonstrating that nutrient accumulation within agricultural fields generally increases nutrient loss. Additional controls on hydrologic N and P losses varied, with hydrologic N loss strongly controlled by total discharge while hydrologic P loss differed among fertilizer sources and indicated legacy P in some fields. These results highlight that both nutrient and water management practices are likely necessary to achieve water quality improvements in downstream lentic and coastal ecosystems.","container-title":"Nutrient Cycling in Agroecosystems","DOI":"10.1007/s10705-019-09981-4","ISSN":"1573-0867","issue":"3","journalAbbreviation":"Nutr Cycl Agroecosyst","language":"en","page":"231-245","source":"Springer Link","title":"Nutrient balances influence hydrologic losses of nitrogen and phosphorus across agricultural fields in northwestern Ohio","volume":"113","author":[{"family":"Hanrahan","given":"Brittany R."},{"family":"King","given":"Kevin W."},{"family":"Williams","given":"Mark R."},{"family":"Duncan","given":"Emily W."},{"family":"Pease","given":"Lindsay A."},{"family":"LaBarge","given":"Gregory A."}],"issued":{"date-parts":[["2019",4,1]]}}}],"schema":"https://github.com/citation-style-language/schema/raw/master/csl-citation.json"} </w:delInstrText>
        </w:r>
        <w:r w:rsidRPr="00682BBA" w:rsidDel="000D43FE">
          <w:rPr>
            <w:rFonts w:ascii="Times New Roman" w:hAnsi="Times New Roman" w:cs="Times New Roman"/>
            <w:sz w:val="24"/>
            <w:szCs w:val="24"/>
          </w:rPr>
          <w:fldChar w:fldCharType="separate"/>
        </w:r>
        <w:r w:rsidR="00714131" w:rsidRPr="00682BBA" w:rsidDel="000D43FE">
          <w:rPr>
            <w:rFonts w:ascii="Times New Roman" w:hAnsi="Times New Roman" w:cs="Times New Roman"/>
            <w:sz w:val="24"/>
            <w:szCs w:val="24"/>
          </w:rPr>
          <w:delText>(Hanrahan et al. 2019)</w:delText>
        </w:r>
        <w:r w:rsidRPr="00682BBA" w:rsidDel="000D43FE">
          <w:rPr>
            <w:rFonts w:ascii="Times New Roman" w:hAnsi="Times New Roman" w:cs="Times New Roman"/>
            <w:sz w:val="24"/>
            <w:szCs w:val="24"/>
          </w:rPr>
          <w:fldChar w:fldCharType="end"/>
        </w:r>
      </w:del>
      <w:r w:rsidRPr="00682BBA">
        <w:rPr>
          <w:rFonts w:ascii="Times New Roman" w:hAnsi="Times New Roman" w:cs="Times New Roman"/>
          <w:sz w:val="24"/>
          <w:szCs w:val="24"/>
        </w:rPr>
        <w:t xml:space="preserve">. </w:t>
      </w:r>
      <w:commentRangeEnd w:id="1097"/>
      <w:r w:rsidR="00F2373A" w:rsidRPr="660A1A99">
        <w:rPr>
          <w:rStyle w:val="CommentReference"/>
          <w:rFonts w:ascii="Times New Roman" w:hAnsi="Times New Roman" w:cs="Times New Roman"/>
          <w:sz w:val="24"/>
          <w:szCs w:val="24"/>
        </w:rPr>
        <w:commentReference w:id="1097"/>
      </w:r>
      <w:commentRangeStart w:id="1149"/>
      <w:del w:id="1150" w:author="Anderson, Kenneth" w:date="2026-10-08T15:24:00Z" w16du:dateUtc="2026-10-08T19:24:00Z">
        <w:r w:rsidRPr="660A1A99" w:rsidDel="003C20D5">
          <w:rPr>
            <w:rFonts w:ascii="Times New Roman" w:hAnsi="Times New Roman" w:cs="Times New Roman"/>
            <w:sz w:val="24"/>
            <w:szCs w:val="24"/>
          </w:rPr>
          <w:delText xml:space="preserve">We then scaled </w:delText>
        </w:r>
      </w:del>
      <w:commentRangeStart w:id="1151"/>
      <w:del w:id="1152" w:author="Anderson, Kenneth" w:date="2026-09-15T12:52:00Z" w16du:dateUtc="2026-09-15T16:52:00Z">
        <w:r w:rsidRPr="660A1A99" w:rsidDel="007B39B9">
          <w:rPr>
            <w:rFonts w:ascii="Times New Roman" w:hAnsi="Times New Roman" w:cs="Times New Roman"/>
            <w:sz w:val="24"/>
            <w:szCs w:val="24"/>
          </w:rPr>
          <w:delText>that</w:delText>
        </w:r>
        <w:r w:rsidRPr="660A1A99" w:rsidDel="009770B0">
          <w:rPr>
            <w:rFonts w:ascii="Times New Roman" w:hAnsi="Times New Roman" w:cs="Times New Roman"/>
            <w:sz w:val="24"/>
            <w:szCs w:val="24"/>
          </w:rPr>
          <w:delText xml:space="preserve"> number</w:delText>
        </w:r>
      </w:del>
      <w:commentRangeEnd w:id="1151"/>
      <w:del w:id="1153" w:author="Anderson, Kenneth" w:date="2026-10-08T15:24:00Z" w16du:dateUtc="2026-10-08T19:24:00Z">
        <w:r w:rsidRPr="00682BBA" w:rsidDel="003C20D5">
          <w:rPr>
            <w:rStyle w:val="CommentReference"/>
            <w:rFonts w:ascii="Times New Roman" w:hAnsi="Times New Roman" w:cs="Times New Roman"/>
            <w:sz w:val="24"/>
            <w:szCs w:val="24"/>
          </w:rPr>
          <w:commentReference w:id="1151"/>
        </w:r>
        <w:r w:rsidRPr="00682BBA" w:rsidDel="003C20D5">
          <w:rPr>
            <w:rFonts w:ascii="Times New Roman" w:hAnsi="Times New Roman" w:cs="Times New Roman"/>
            <w:sz w:val="24"/>
            <w:szCs w:val="24"/>
          </w:rPr>
          <w:delText xml:space="preserve"> by the median P retention</w:delText>
        </w:r>
      </w:del>
      <w:ins w:id="1154" w:author="Winston, Ryan" w:date="2026-09-15T19:13:00Z" w16du:dateUtc="2026-09-15T19:13:50Z">
        <w:del w:id="1155" w:author="Anderson, Kenneth" w:date="2026-10-08T15:24:00Z" w16du:dateUtc="2026-10-08T19:24:00Z">
          <w:r w:rsidR="22266503" w:rsidRPr="660A1A99" w:rsidDel="003C20D5">
            <w:rPr>
              <w:rFonts w:ascii="Times New Roman" w:hAnsi="Times New Roman" w:cs="Times New Roman"/>
              <w:sz w:val="24"/>
              <w:szCs w:val="24"/>
            </w:rPr>
            <w:delText xml:space="preserve">i.e., of total annual; </w:delText>
          </w:r>
        </w:del>
      </w:ins>
      <w:del w:id="1156" w:author="Anderson, Kenneth" w:date="2026-10-08T15:24:00Z" w16du:dateUtc="2026-10-08T19:24:00Z">
        <w:r w:rsidRPr="660A1A99" w:rsidDel="003C20D5">
          <w:rPr>
            <w:rFonts w:ascii="Times New Roman" w:hAnsi="Times New Roman" w:cs="Times New Roman"/>
            <w:sz w:val="24"/>
            <w:szCs w:val="24"/>
          </w:rPr>
          <w:delText xml:space="preserve"> </w:delText>
        </w:r>
        <w:r w:rsidRPr="00682BBA" w:rsidDel="003C20D5">
          <w:rPr>
            <w:rFonts w:ascii="Times New Roman" w:hAnsi="Times New Roman" w:cs="Times New Roman"/>
            <w:sz w:val="24"/>
            <w:szCs w:val="24"/>
          </w:rPr>
          <w:delText>during the HAB season across all monitored H2Ohio wetlands</w:delText>
        </w:r>
        <w:commentRangeEnd w:id="1149"/>
        <w:r w:rsidR="00C70A4B" w:rsidRPr="00682BBA" w:rsidDel="003C20D5">
          <w:rPr>
            <w:rStyle w:val="CommentReference"/>
            <w:rFonts w:ascii="Times New Roman" w:hAnsi="Times New Roman" w:cs="Times New Roman"/>
            <w:sz w:val="24"/>
            <w:szCs w:val="24"/>
          </w:rPr>
          <w:commentReference w:id="1149"/>
        </w:r>
      </w:del>
      <w:del w:id="1157" w:author="Anderson, Kenneth" w:date="2026-09-15T12:52:00Z" w16du:dateUtc="2026-09-15T16:52:00Z">
        <w:r w:rsidRPr="00682BBA">
          <w:rPr>
            <w:rFonts w:ascii="Times New Roman" w:hAnsi="Times New Roman" w:cs="Times New Roman"/>
            <w:sz w:val="24"/>
            <w:szCs w:val="24"/>
          </w:rPr>
          <w:delText xml:space="preserve"> (65%)</w:delText>
        </w:r>
      </w:del>
      <w:del w:id="1158" w:author="Anderson, Kenneth" w:date="2026-10-08T15:24:00Z" w16du:dateUtc="2026-10-08T19:24:00Z">
        <w:r w:rsidRPr="00682BBA" w:rsidDel="003C20D5">
          <w:rPr>
            <w:rFonts w:ascii="Times New Roman" w:hAnsi="Times New Roman" w:cs="Times New Roman"/>
            <w:sz w:val="24"/>
            <w:szCs w:val="24"/>
          </w:rPr>
          <w:delText xml:space="preserve">. </w:delText>
        </w:r>
      </w:del>
      <w:r w:rsidRPr="00682BBA">
        <w:rPr>
          <w:rFonts w:ascii="Times New Roman" w:hAnsi="Times New Roman" w:cs="Times New Roman"/>
          <w:sz w:val="24"/>
          <w:szCs w:val="24"/>
        </w:rPr>
        <w:t>To calculate the total wetland acreage needed to meet the TMDL goal</w:t>
      </w:r>
      <w:ins w:id="1159" w:author="Kinsman-Costello, Lauren" w:date="2026-10-08T14:52:00Z" w16du:dateUtc="2026-10-08T18:52:00Z">
        <w:r w:rsidR="00C70A4B">
          <w:rPr>
            <w:rFonts w:ascii="Times New Roman" w:hAnsi="Times New Roman" w:cs="Times New Roman"/>
            <w:sz w:val="24"/>
            <w:szCs w:val="24"/>
          </w:rPr>
          <w:t xml:space="preserve"> within each modeled scenario</w:t>
        </w:r>
      </w:ins>
      <w:ins w:id="1160" w:author="Winston, Ryan" w:date="2026-09-15T19:14:00Z" w16du:dateUtc="2026-09-15T19:14:07Z">
        <w:r w:rsidR="1766FAAB" w:rsidRPr="660A1A99">
          <w:rPr>
            <w:rFonts w:ascii="Times New Roman" w:hAnsi="Times New Roman" w:cs="Times New Roman"/>
            <w:sz w:val="24"/>
            <w:szCs w:val="24"/>
          </w:rPr>
          <w:t>,</w:t>
        </w:r>
      </w:ins>
      <w:r w:rsidRPr="00682BBA">
        <w:rPr>
          <w:rFonts w:ascii="Times New Roman" w:hAnsi="Times New Roman" w:cs="Times New Roman"/>
          <w:sz w:val="24"/>
          <w:szCs w:val="24"/>
        </w:rPr>
        <w:t xml:space="preserve"> we divided the goal of 200,000 lbs</w:t>
      </w:r>
      <w:ins w:id="1161" w:author="Marques Mendonca, Raissa" w:date="2026-09-15T11:57:00Z" w16du:dateUtc="2026-09-15T15:57:00Z">
        <w:del w:id="1162" w:author="Kerns, Janice" w:date="2026-10-09T14:54:00Z" w16du:dateUtc="2026-10-09T18:54:00Z">
          <w:r w:rsidR="00BD764A" w:rsidRPr="660A1A99">
            <w:rPr>
              <w:rFonts w:ascii="Times New Roman" w:hAnsi="Times New Roman" w:cs="Times New Roman"/>
              <w:sz w:val="24"/>
              <w:szCs w:val="24"/>
            </w:rPr>
            <w:delText>.</w:delText>
          </w:r>
        </w:del>
      </w:ins>
      <w:r w:rsidRPr="00682BBA">
        <w:rPr>
          <w:rFonts w:ascii="Times New Roman" w:hAnsi="Times New Roman" w:cs="Times New Roman"/>
          <w:sz w:val="24"/>
          <w:szCs w:val="24"/>
        </w:rPr>
        <w:t xml:space="preserve"> P by the P retention</w:t>
      </w:r>
      <w:ins w:id="1163" w:author="Kinsman-Costello, Lauren" w:date="2026-10-08T14:53:00Z" w16du:dateUtc="2026-10-08T18:53:00Z">
        <w:r w:rsidRPr="00682BBA">
          <w:rPr>
            <w:rFonts w:ascii="Times New Roman" w:hAnsi="Times New Roman" w:cs="Times New Roman"/>
            <w:sz w:val="24"/>
            <w:szCs w:val="24"/>
          </w:rPr>
          <w:t xml:space="preserve"> </w:t>
        </w:r>
        <w:r w:rsidR="0041288B">
          <w:rPr>
            <w:rFonts w:ascii="Times New Roman" w:hAnsi="Times New Roman" w:cs="Times New Roman"/>
            <w:sz w:val="24"/>
            <w:szCs w:val="24"/>
          </w:rPr>
          <w:t>rate in lbs per acre</w:t>
        </w:r>
      </w:ins>
      <w:del w:id="1164" w:author="Kinsman-Costello, Lauren" w:date="2026-10-08T14:53:00Z" w16du:dateUtc="2026-10-08T18:53:00Z">
        <w:r w:rsidRPr="00682BBA">
          <w:rPr>
            <w:rFonts w:ascii="Times New Roman" w:hAnsi="Times New Roman" w:cs="Times New Roman"/>
            <w:sz w:val="24"/>
            <w:szCs w:val="24"/>
          </w:rPr>
          <w:delText xml:space="preserve"> across the three scenarios</w:delText>
        </w:r>
      </w:del>
      <w:r w:rsidRPr="00682BBA">
        <w:rPr>
          <w:rFonts w:ascii="Times New Roman" w:hAnsi="Times New Roman" w:cs="Times New Roman"/>
          <w:sz w:val="24"/>
          <w:szCs w:val="24"/>
        </w:rPr>
        <w:t xml:space="preserve">. </w:t>
      </w:r>
    </w:p>
    <w:p w14:paraId="0727A1C7" w14:textId="53FBF9B5" w:rsidR="00436A67" w:rsidRPr="00436A67" w:rsidRDefault="00DC7B73" w:rsidP="2379A484">
      <w:pPr>
        <w:spacing w:line="480" w:lineRule="auto"/>
        <w:ind w:firstLine="720"/>
        <w:rPr>
          <w:rFonts w:ascii="Times New Roman" w:hAnsi="Times New Roman" w:cs="Times New Roman"/>
          <w:sz w:val="24"/>
          <w:szCs w:val="24"/>
        </w:rPr>
      </w:pPr>
      <w:r w:rsidRPr="2379A484">
        <w:rPr>
          <w:rFonts w:ascii="Times New Roman" w:hAnsi="Times New Roman" w:cs="Times New Roman"/>
          <w:sz w:val="24"/>
          <w:szCs w:val="24"/>
        </w:rPr>
        <w:t>To compare nitrogen retention rates to regional goals</w:t>
      </w:r>
      <w:ins w:id="1165" w:author="Winston, Ryan" w:date="2026-09-15T19:14:00Z" w16du:dateUtc="2026-09-15T19:14:17Z">
        <w:r w:rsidR="21888B87" w:rsidRPr="2379A484">
          <w:rPr>
            <w:rFonts w:ascii="Times New Roman" w:hAnsi="Times New Roman" w:cs="Times New Roman"/>
            <w:sz w:val="24"/>
            <w:szCs w:val="24"/>
          </w:rPr>
          <w:t>,</w:t>
        </w:r>
      </w:ins>
      <w:r w:rsidRPr="2379A484">
        <w:rPr>
          <w:rFonts w:ascii="Times New Roman" w:hAnsi="Times New Roman" w:cs="Times New Roman"/>
          <w:sz w:val="24"/>
          <w:szCs w:val="24"/>
        </w:rPr>
        <w:t xml:space="preserve"> we used the </w:t>
      </w:r>
      <w:r w:rsidR="00363AD8" w:rsidRPr="2379A484">
        <w:rPr>
          <w:rFonts w:ascii="Times New Roman" w:hAnsi="Times New Roman" w:cs="Times New Roman"/>
          <w:sz w:val="24"/>
          <w:szCs w:val="24"/>
        </w:rPr>
        <w:t xml:space="preserve">proposed nitrogen goals from </w:t>
      </w:r>
      <w:commentRangeStart w:id="1166"/>
      <w:commentRangeStart w:id="1167"/>
      <w:r w:rsidRPr="2379A484">
        <w:rPr>
          <w:rFonts w:ascii="Times New Roman" w:hAnsi="Times New Roman" w:cs="Times New Roman"/>
          <w:sz w:val="24"/>
          <w:szCs w:val="24"/>
        </w:rPr>
        <w:fldChar w:fldCharType="begin"/>
      </w:r>
      <w:r w:rsidRPr="2379A484">
        <w:rPr>
          <w:rFonts w:ascii="Times New Roman" w:hAnsi="Times New Roman" w:cs="Times New Roman"/>
          <w:sz w:val="24"/>
          <w:szCs w:val="24"/>
        </w:rPr>
        <w:instrText xml:space="preserve"> ADDIN ZOTERO_ITEM CSL_CITATION {"citationID":"oR0Lpnnl","properties":{"unsorted":false,"formattedCitation":"(Paerl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r w:rsidRPr="2379A484">
        <w:rPr>
          <w:rFonts w:ascii="Times New Roman" w:hAnsi="Times New Roman" w:cs="Times New Roman"/>
          <w:sz w:val="24"/>
          <w:szCs w:val="24"/>
        </w:rPr>
        <w:fldChar w:fldCharType="separate"/>
      </w:r>
      <w:r w:rsidR="00363AD8" w:rsidRPr="2379A484">
        <w:rPr>
          <w:rFonts w:ascii="Times New Roman" w:hAnsi="Times New Roman" w:cs="Times New Roman"/>
          <w:sz w:val="24"/>
          <w:szCs w:val="24"/>
        </w:rPr>
        <w:t xml:space="preserve">Paerl et al. </w:t>
      </w:r>
      <w:r w:rsidR="00BB3102" w:rsidRPr="2379A484">
        <w:rPr>
          <w:rFonts w:ascii="Times New Roman" w:hAnsi="Times New Roman" w:cs="Times New Roman"/>
          <w:sz w:val="24"/>
          <w:szCs w:val="24"/>
        </w:rPr>
        <w:t>(</w:t>
      </w:r>
      <w:r w:rsidR="00363AD8" w:rsidRPr="2379A484">
        <w:rPr>
          <w:rFonts w:ascii="Times New Roman" w:hAnsi="Times New Roman" w:cs="Times New Roman"/>
          <w:sz w:val="24"/>
          <w:szCs w:val="24"/>
        </w:rPr>
        <w:t>2024)</w:t>
      </w:r>
      <w:r w:rsidRPr="2379A484">
        <w:rPr>
          <w:rFonts w:ascii="Times New Roman" w:hAnsi="Times New Roman" w:cs="Times New Roman"/>
          <w:sz w:val="24"/>
          <w:szCs w:val="24"/>
        </w:rPr>
        <w:fldChar w:fldCharType="end"/>
      </w:r>
      <w:r w:rsidR="00BB3102" w:rsidRPr="2379A484">
        <w:rPr>
          <w:rFonts w:ascii="Times New Roman" w:hAnsi="Times New Roman" w:cs="Times New Roman"/>
          <w:sz w:val="24"/>
          <w:szCs w:val="24"/>
        </w:rPr>
        <w:t>.</w:t>
      </w:r>
      <w:r w:rsidR="0011429F" w:rsidRPr="2379A484">
        <w:rPr>
          <w:rFonts w:ascii="Times New Roman" w:hAnsi="Times New Roman" w:cs="Times New Roman"/>
          <w:sz w:val="24"/>
          <w:szCs w:val="24"/>
        </w:rPr>
        <w:t xml:space="preserve"> </w:t>
      </w:r>
      <w:commentRangeEnd w:id="1166"/>
      <w:r w:rsidR="00E218C4" w:rsidRPr="2379A484">
        <w:rPr>
          <w:rStyle w:val="CommentReference"/>
          <w:rFonts w:ascii="Times New Roman" w:hAnsi="Times New Roman" w:cs="Times New Roman"/>
          <w:sz w:val="24"/>
          <w:szCs w:val="24"/>
        </w:rPr>
        <w:commentReference w:id="1166"/>
      </w:r>
      <w:commentRangeEnd w:id="1167"/>
      <w:r w:rsidRPr="2379A484">
        <w:rPr>
          <w:rStyle w:val="CommentReference"/>
          <w:rFonts w:ascii="Times New Roman" w:hAnsi="Times New Roman" w:cs="Times New Roman"/>
          <w:sz w:val="24"/>
          <w:szCs w:val="24"/>
        </w:rPr>
        <w:commentReference w:id="1167"/>
      </w:r>
      <w:r w:rsidR="0011429F" w:rsidRPr="2379A484">
        <w:rPr>
          <w:rFonts w:ascii="Times New Roman" w:hAnsi="Times New Roman" w:cs="Times New Roman"/>
          <w:sz w:val="24"/>
          <w:szCs w:val="24"/>
        </w:rPr>
        <w:t xml:space="preserve">They propose a 40% reduction of </w:t>
      </w:r>
      <w:ins w:id="1168" w:author="Anderson, Kenneth" w:date="2026-10-13T10:08:00Z" w16du:dateUtc="2026-10-13T14:08:00Z">
        <w:r w:rsidR="00737C1C">
          <w:rPr>
            <w:rFonts w:ascii="Times New Roman" w:hAnsi="Times New Roman" w:cs="Times New Roman"/>
            <w:sz w:val="24"/>
            <w:szCs w:val="24"/>
          </w:rPr>
          <w:t>nitrogen</w:t>
        </w:r>
      </w:ins>
      <w:del w:id="1169" w:author="Anderson, Kenneth" w:date="2026-10-13T10:08:00Z" w16du:dateUtc="2026-10-13T14:08:00Z">
        <w:r w:rsidR="0011429F" w:rsidRPr="2379A484" w:rsidDel="00737C1C">
          <w:rPr>
            <w:rFonts w:ascii="Times New Roman" w:hAnsi="Times New Roman" w:cs="Times New Roman"/>
            <w:sz w:val="24"/>
            <w:szCs w:val="24"/>
          </w:rPr>
          <w:delText>N</w:delText>
        </w:r>
      </w:del>
      <w:del w:id="1170" w:author="Winston, Ryan" w:date="2026-09-15T19:14:00Z" w16du:dateUtc="2026-09-15T19:14:30Z">
        <w:r w:rsidRPr="2379A484" w:rsidDel="0011429F">
          <w:rPr>
            <w:rFonts w:ascii="Times New Roman" w:hAnsi="Times New Roman" w:cs="Times New Roman"/>
            <w:sz w:val="24"/>
            <w:szCs w:val="24"/>
          </w:rPr>
          <w:delText>itrogen</w:delText>
        </w:r>
      </w:del>
      <w:r w:rsidR="0011429F" w:rsidRPr="2379A484">
        <w:rPr>
          <w:rFonts w:ascii="Times New Roman" w:hAnsi="Times New Roman" w:cs="Times New Roman"/>
          <w:sz w:val="24"/>
          <w:szCs w:val="24"/>
        </w:rPr>
        <w:t xml:space="preserve"> compared to the 2008 baseline</w:t>
      </w:r>
      <w:ins w:id="1171" w:author="Anderson, Kenneth" w:date="2026-10-01T11:41:00Z" w16du:dateUtc="2026-10-01T15:41:00Z">
        <w:r w:rsidR="00290E73">
          <w:rPr>
            <w:rFonts w:ascii="Times New Roman" w:hAnsi="Times New Roman" w:cs="Times New Roman"/>
            <w:sz w:val="24"/>
            <w:szCs w:val="24"/>
          </w:rPr>
          <w:t xml:space="preserve"> for the Maumee Watershed</w:t>
        </w:r>
      </w:ins>
      <w:r w:rsidR="0011429F" w:rsidRPr="2379A484">
        <w:rPr>
          <w:rFonts w:ascii="Times New Roman" w:hAnsi="Times New Roman" w:cs="Times New Roman"/>
          <w:sz w:val="24"/>
          <w:szCs w:val="24"/>
        </w:rPr>
        <w:t xml:space="preserve"> </w:t>
      </w:r>
      <w:r w:rsidR="00742826" w:rsidRPr="2379A484">
        <w:rPr>
          <w:rFonts w:ascii="Times New Roman" w:hAnsi="Times New Roman" w:cs="Times New Roman"/>
          <w:sz w:val="24"/>
          <w:szCs w:val="24"/>
        </w:rPr>
        <w:t>(</w:t>
      </w:r>
      <w:r w:rsidR="00436A67" w:rsidRPr="2379A484">
        <w:rPr>
          <w:rFonts w:ascii="Times New Roman" w:hAnsi="Times New Roman" w:cs="Times New Roman"/>
          <w:sz w:val="24"/>
          <w:szCs w:val="24"/>
        </w:rPr>
        <w:t>~18 million lbs</w:t>
      </w:r>
      <w:ins w:id="1172" w:author="Anderson, Kenneth" w:date="2026-10-08T15:20:00Z" w16du:dateUtc="2026-10-08T19:20:00Z">
        <w:r w:rsidR="00633ADD">
          <w:rPr>
            <w:rFonts w:ascii="Times New Roman" w:hAnsi="Times New Roman" w:cs="Times New Roman"/>
            <w:sz w:val="24"/>
            <w:szCs w:val="24"/>
          </w:rPr>
          <w:t xml:space="preserve"> for the Ohio portion</w:t>
        </w:r>
      </w:ins>
      <w:commentRangeStart w:id="1173"/>
      <w:commentRangeStart w:id="1174"/>
      <w:r w:rsidR="00436A67" w:rsidRPr="2379A484">
        <w:rPr>
          <w:rFonts w:ascii="Times New Roman" w:hAnsi="Times New Roman" w:cs="Times New Roman"/>
          <w:sz w:val="24"/>
          <w:szCs w:val="24"/>
        </w:rPr>
        <w:t>).</w:t>
      </w:r>
      <w:commentRangeEnd w:id="1173"/>
      <w:r w:rsidRPr="2379A484">
        <w:rPr>
          <w:rStyle w:val="CommentReference"/>
          <w:rFonts w:ascii="Times New Roman" w:hAnsi="Times New Roman" w:cs="Times New Roman"/>
          <w:sz w:val="24"/>
          <w:szCs w:val="24"/>
        </w:rPr>
        <w:commentReference w:id="1173"/>
      </w:r>
      <w:commentRangeEnd w:id="1174"/>
      <w:r w:rsidRPr="2379A484">
        <w:rPr>
          <w:rStyle w:val="CommentReference"/>
          <w:rFonts w:ascii="Times New Roman" w:hAnsi="Times New Roman" w:cs="Times New Roman"/>
          <w:sz w:val="24"/>
          <w:szCs w:val="24"/>
        </w:rPr>
        <w:commentReference w:id="1174"/>
      </w:r>
      <w:r w:rsidR="00436A67" w:rsidRPr="2379A484">
        <w:rPr>
          <w:rFonts w:ascii="Times New Roman" w:hAnsi="Times New Roman" w:cs="Times New Roman"/>
          <w:sz w:val="24"/>
          <w:szCs w:val="24"/>
        </w:rPr>
        <w:t xml:space="preserve"> </w:t>
      </w:r>
      <w:del w:id="1175" w:author="Kinsman-Costello, Lauren" w:date="2026-10-08T14:56:00Z" w16du:dateUtc="2026-10-08T18:56:00Z">
        <w:r w:rsidR="00A22735" w:rsidRPr="2379A484">
          <w:rPr>
            <w:rFonts w:ascii="Times New Roman" w:hAnsi="Times New Roman" w:cs="Times New Roman"/>
            <w:sz w:val="24"/>
            <w:szCs w:val="24"/>
          </w:rPr>
          <w:delText xml:space="preserve">To create a </w:delText>
        </w:r>
        <w:r w:rsidRPr="2379A484" w:rsidDel="002B642F">
          <w:rPr>
            <w:rFonts w:ascii="Times New Roman" w:hAnsi="Times New Roman" w:cs="Times New Roman"/>
            <w:sz w:val="24"/>
            <w:szCs w:val="24"/>
          </w:rPr>
          <w:delText xml:space="preserve">nitrogen </w:delText>
        </w:r>
      </w:del>
      <w:ins w:id="1176" w:author="Winston, Ryan" w:date="2026-09-15T19:15:00Z" w16du:dateUtc="2026-09-15T19:15:17Z">
        <w:del w:id="1177" w:author="Kinsman-Costello, Lauren" w:date="2026-10-08T14:56:00Z" w16du:dateUtc="2026-10-08T18:56:00Z">
          <w:r w:rsidR="17EE01DE" w:rsidRPr="2379A484">
            <w:rPr>
              <w:rFonts w:ascii="Times New Roman" w:hAnsi="Times New Roman" w:cs="Times New Roman"/>
              <w:sz w:val="24"/>
              <w:szCs w:val="24"/>
            </w:rPr>
            <w:delText xml:space="preserve">N </w:delText>
          </w:r>
        </w:del>
      </w:ins>
      <w:del w:id="1178" w:author="Kinsman-Costello, Lauren" w:date="2026-10-08T14:56:00Z" w16du:dateUtc="2026-10-08T18:56:00Z">
        <w:r w:rsidR="002B642F" w:rsidRPr="2379A484">
          <w:rPr>
            <w:rFonts w:ascii="Times New Roman" w:hAnsi="Times New Roman" w:cs="Times New Roman"/>
            <w:sz w:val="24"/>
            <w:szCs w:val="24"/>
          </w:rPr>
          <w:delText>goal for non-point source sinks</w:delText>
        </w:r>
      </w:del>
      <w:ins w:id="1179" w:author="Winston, Ryan" w:date="2026-09-15T19:15:00Z" w16du:dateUtc="2026-09-15T19:15:07Z">
        <w:del w:id="1180" w:author="Kinsman-Costello, Lauren" w:date="2026-10-08T14:56:00Z" w16du:dateUtc="2026-10-08T18:56:00Z">
          <w:r w:rsidR="6B032075" w:rsidRPr="2379A484">
            <w:rPr>
              <w:rFonts w:ascii="Times New Roman" w:hAnsi="Times New Roman" w:cs="Times New Roman"/>
              <w:sz w:val="24"/>
              <w:szCs w:val="24"/>
            </w:rPr>
            <w:delText>,</w:delText>
          </w:r>
        </w:del>
      </w:ins>
      <w:ins w:id="1181" w:author="Kinsman-Costello, Lauren" w:date="2026-10-08T14:56:00Z" w16du:dateUtc="2026-10-08T18:56:00Z">
        <w:r w:rsidR="00A326AD">
          <w:rPr>
            <w:rFonts w:ascii="Times New Roman" w:hAnsi="Times New Roman" w:cs="Times New Roman"/>
            <w:sz w:val="24"/>
            <w:szCs w:val="24"/>
          </w:rPr>
          <w:t xml:space="preserve">We assume that </w:t>
        </w:r>
        <w:r w:rsidR="00637015">
          <w:rPr>
            <w:rFonts w:ascii="Times New Roman" w:hAnsi="Times New Roman" w:cs="Times New Roman"/>
            <w:sz w:val="24"/>
            <w:szCs w:val="24"/>
          </w:rPr>
          <w:t xml:space="preserve">load reductions for </w:t>
        </w:r>
      </w:ins>
      <w:ins w:id="1182" w:author="Anderson, Kenneth" w:date="2026-10-13T10:08:00Z" w16du:dateUtc="2026-10-13T14:08:00Z">
        <w:r w:rsidR="00737C1C">
          <w:rPr>
            <w:rFonts w:ascii="Times New Roman" w:hAnsi="Times New Roman" w:cs="Times New Roman"/>
            <w:sz w:val="24"/>
            <w:szCs w:val="24"/>
          </w:rPr>
          <w:t>nitrogen</w:t>
        </w:r>
      </w:ins>
      <w:ins w:id="1183" w:author="Kinsman-Costello, Lauren" w:date="2026-10-08T14:56:00Z" w16du:dateUtc="2026-10-08T18:56:00Z">
        <w:del w:id="1184" w:author="Anderson, Kenneth" w:date="2026-10-13T10:08:00Z" w16du:dateUtc="2026-10-13T14:08:00Z">
          <w:r w:rsidR="00637015" w:rsidDel="00737C1C">
            <w:rPr>
              <w:rFonts w:ascii="Times New Roman" w:hAnsi="Times New Roman" w:cs="Times New Roman"/>
              <w:sz w:val="24"/>
              <w:szCs w:val="24"/>
            </w:rPr>
            <w:delText>N</w:delText>
          </w:r>
        </w:del>
        <w:r w:rsidR="00637015">
          <w:rPr>
            <w:rFonts w:ascii="Times New Roman" w:hAnsi="Times New Roman" w:cs="Times New Roman"/>
            <w:sz w:val="24"/>
            <w:szCs w:val="24"/>
          </w:rPr>
          <w:t xml:space="preserve"> would be allocated among non-point source sinks and source management similarly to the TMDL goals for </w:t>
        </w:r>
      </w:ins>
      <w:ins w:id="1185" w:author="Anderson, Kenneth" w:date="2026-10-13T10:08:00Z" w16du:dateUtc="2026-10-13T14:08:00Z">
        <w:r w:rsidR="00737C1C">
          <w:rPr>
            <w:rFonts w:ascii="Times New Roman" w:hAnsi="Times New Roman" w:cs="Times New Roman"/>
            <w:sz w:val="24"/>
            <w:szCs w:val="24"/>
          </w:rPr>
          <w:t>phosphorus</w:t>
        </w:r>
      </w:ins>
      <w:ins w:id="1186" w:author="Kinsman-Costello, Lauren" w:date="2026-10-08T14:56:00Z" w16du:dateUtc="2026-10-08T18:56:00Z">
        <w:del w:id="1187" w:author="Anderson, Kenneth" w:date="2026-10-13T10:08:00Z" w16du:dateUtc="2026-10-13T14:08:00Z">
          <w:r w:rsidR="00637015" w:rsidDel="00737C1C">
            <w:rPr>
              <w:rFonts w:ascii="Times New Roman" w:hAnsi="Times New Roman" w:cs="Times New Roman"/>
              <w:sz w:val="24"/>
              <w:szCs w:val="24"/>
            </w:rPr>
            <w:delText>P</w:delText>
          </w:r>
        </w:del>
        <w:r w:rsidR="00637015">
          <w:rPr>
            <w:rFonts w:ascii="Times New Roman" w:hAnsi="Times New Roman" w:cs="Times New Roman"/>
            <w:sz w:val="24"/>
            <w:szCs w:val="24"/>
          </w:rPr>
          <w:t>, and thus</w:t>
        </w:r>
      </w:ins>
      <w:r w:rsidR="002B642F" w:rsidRPr="2379A484">
        <w:rPr>
          <w:rFonts w:ascii="Times New Roman" w:hAnsi="Times New Roman" w:cs="Times New Roman"/>
          <w:sz w:val="24"/>
          <w:szCs w:val="24"/>
        </w:rPr>
        <w:t xml:space="preserve"> </w:t>
      </w:r>
      <w:del w:id="1188" w:author="Kinsman-Costello, Lauren" w:date="2026-10-08T14:56:00Z" w16du:dateUtc="2026-10-08T18:56:00Z">
        <w:r w:rsidR="002B642F" w:rsidRPr="2379A484">
          <w:rPr>
            <w:rFonts w:ascii="Times New Roman" w:hAnsi="Times New Roman" w:cs="Times New Roman"/>
            <w:sz w:val="24"/>
            <w:szCs w:val="24"/>
          </w:rPr>
          <w:delText xml:space="preserve">we </w:delText>
        </w:r>
        <w:r w:rsidR="00DA01D1" w:rsidRPr="2379A484">
          <w:rPr>
            <w:rFonts w:ascii="Times New Roman" w:hAnsi="Times New Roman" w:cs="Times New Roman"/>
            <w:sz w:val="24"/>
            <w:szCs w:val="24"/>
          </w:rPr>
          <w:delText>used</w:delText>
        </w:r>
      </w:del>
      <w:ins w:id="1189" w:author="Kinsman-Costello, Lauren" w:date="2026-10-08T14:56:00Z" w16du:dateUtc="2026-10-08T18:56:00Z">
        <w:r w:rsidR="00E56ACA">
          <w:rPr>
            <w:rFonts w:ascii="Times New Roman" w:hAnsi="Times New Roman" w:cs="Times New Roman"/>
            <w:sz w:val="24"/>
            <w:szCs w:val="24"/>
          </w:rPr>
          <w:t>de</w:t>
        </w:r>
      </w:ins>
      <w:ins w:id="1190" w:author="Kinsman-Costello, Lauren" w:date="2026-10-08T14:57:00Z" w16du:dateUtc="2026-10-08T18:57:00Z">
        <w:r w:rsidR="00E56ACA">
          <w:rPr>
            <w:rFonts w:ascii="Times New Roman" w:hAnsi="Times New Roman" w:cs="Times New Roman"/>
            <w:sz w:val="24"/>
            <w:szCs w:val="24"/>
          </w:rPr>
          <w:t>signated</w:t>
        </w:r>
      </w:ins>
      <w:r w:rsidR="00DA01D1" w:rsidRPr="2379A484">
        <w:rPr>
          <w:rFonts w:ascii="Times New Roman" w:hAnsi="Times New Roman" w:cs="Times New Roman"/>
          <w:sz w:val="24"/>
          <w:szCs w:val="24"/>
        </w:rPr>
        <w:t xml:space="preserve"> </w:t>
      </w:r>
      <w:r w:rsidR="00E10A74" w:rsidRPr="2379A484">
        <w:rPr>
          <w:rFonts w:ascii="Times New Roman" w:hAnsi="Times New Roman" w:cs="Times New Roman"/>
          <w:sz w:val="24"/>
          <w:szCs w:val="24"/>
        </w:rPr>
        <w:t xml:space="preserve">20% of the total </w:t>
      </w:r>
      <w:ins w:id="1191" w:author="Kinsman-Costello, Lauren" w:date="2026-10-08T14:57:00Z" w16du:dateUtc="2026-10-08T18:57:00Z">
        <w:r w:rsidR="00E56ACA">
          <w:rPr>
            <w:rFonts w:ascii="Times New Roman" w:hAnsi="Times New Roman" w:cs="Times New Roman"/>
            <w:sz w:val="24"/>
            <w:szCs w:val="24"/>
          </w:rPr>
          <w:t xml:space="preserve">load reduction target </w:t>
        </w:r>
      </w:ins>
      <w:del w:id="1192" w:author="Kinsman-Costello, Lauren" w:date="2026-10-08T14:57:00Z" w16du:dateUtc="2026-10-08T18:57:00Z">
        <w:r w:rsidR="00E10A74" w:rsidRPr="2379A484">
          <w:rPr>
            <w:rFonts w:ascii="Times New Roman" w:hAnsi="Times New Roman" w:cs="Times New Roman"/>
            <w:sz w:val="24"/>
            <w:szCs w:val="24"/>
          </w:rPr>
          <w:delText>to match</w:delText>
        </w:r>
        <w:r w:rsidR="002B642F" w:rsidRPr="2379A484">
          <w:rPr>
            <w:rFonts w:ascii="Times New Roman" w:hAnsi="Times New Roman" w:cs="Times New Roman"/>
            <w:sz w:val="24"/>
            <w:szCs w:val="24"/>
          </w:rPr>
          <w:delText xml:space="preserve"> the same percentage </w:delText>
        </w:r>
        <w:r w:rsidR="005C08E6" w:rsidRPr="2379A484">
          <w:rPr>
            <w:rFonts w:ascii="Times New Roman" w:hAnsi="Times New Roman" w:cs="Times New Roman"/>
            <w:sz w:val="24"/>
            <w:szCs w:val="24"/>
          </w:rPr>
          <w:delText xml:space="preserve">as the TMDL used </w:delText>
        </w:r>
        <w:r w:rsidR="00E10A74" w:rsidRPr="2379A484">
          <w:rPr>
            <w:rFonts w:ascii="Times New Roman" w:hAnsi="Times New Roman" w:cs="Times New Roman"/>
            <w:sz w:val="24"/>
            <w:szCs w:val="24"/>
          </w:rPr>
          <w:delText xml:space="preserve">for </w:delText>
        </w:r>
        <w:r w:rsidRPr="2379A484" w:rsidDel="00E10A74">
          <w:rPr>
            <w:rFonts w:ascii="Times New Roman" w:hAnsi="Times New Roman" w:cs="Times New Roman"/>
            <w:sz w:val="24"/>
            <w:szCs w:val="24"/>
          </w:rPr>
          <w:delText xml:space="preserve">phosphorus </w:delText>
        </w:r>
      </w:del>
      <w:ins w:id="1193" w:author="Winston, Ryan" w:date="2026-09-15T19:15:00Z" w16du:dateUtc="2026-09-15T19:15:21Z">
        <w:del w:id="1194" w:author="Kinsman-Costello, Lauren" w:date="2026-10-08T14:57:00Z" w16du:dateUtc="2026-10-08T18:57:00Z">
          <w:r w:rsidR="3A67093E" w:rsidRPr="2379A484">
            <w:rPr>
              <w:rFonts w:ascii="Times New Roman" w:hAnsi="Times New Roman" w:cs="Times New Roman"/>
              <w:sz w:val="24"/>
              <w:szCs w:val="24"/>
            </w:rPr>
            <w:delText xml:space="preserve">P </w:delText>
          </w:r>
        </w:del>
      </w:ins>
      <w:r w:rsidR="00E10A74" w:rsidRPr="2379A484">
        <w:rPr>
          <w:rFonts w:ascii="Times New Roman" w:hAnsi="Times New Roman" w:cs="Times New Roman"/>
          <w:sz w:val="24"/>
          <w:szCs w:val="24"/>
        </w:rPr>
        <w:t>(</w:t>
      </w:r>
      <w:r w:rsidR="00564F0C" w:rsidRPr="2379A484">
        <w:rPr>
          <w:rFonts w:ascii="Times New Roman" w:hAnsi="Times New Roman" w:cs="Times New Roman"/>
          <w:sz w:val="24"/>
          <w:szCs w:val="24"/>
        </w:rPr>
        <w:t>92 metric tons</w:t>
      </w:r>
      <w:ins w:id="1195" w:author="Kinsman-Costello, Lauren" w:date="2026-10-08T14:57:00Z" w16du:dateUtc="2026-10-08T18:57:00Z">
        <w:r w:rsidR="00564F0C" w:rsidRPr="2379A484">
          <w:rPr>
            <w:rFonts w:ascii="Times New Roman" w:hAnsi="Times New Roman" w:cs="Times New Roman"/>
            <w:sz w:val="24"/>
            <w:szCs w:val="24"/>
          </w:rPr>
          <w:t xml:space="preserve"> </w:t>
        </w:r>
      </w:ins>
      <w:ins w:id="1196" w:author="Anderson, Kenneth" w:date="2026-10-13T10:08:00Z" w16du:dateUtc="2026-10-13T14:08:00Z">
        <w:r w:rsidR="00737C1C">
          <w:rPr>
            <w:rFonts w:ascii="Times New Roman" w:hAnsi="Times New Roman" w:cs="Times New Roman"/>
            <w:sz w:val="24"/>
            <w:szCs w:val="24"/>
          </w:rPr>
          <w:t>phosphorus</w:t>
        </w:r>
      </w:ins>
      <w:ins w:id="1197" w:author="Kinsman-Costello, Lauren" w:date="2026-10-08T14:57:00Z" w16du:dateUtc="2026-10-08T18:57:00Z">
        <w:del w:id="1198" w:author="Anderson, Kenneth" w:date="2026-10-13T10:08:00Z" w16du:dateUtc="2026-10-13T14:08:00Z">
          <w:r w:rsidR="00D85BE1" w:rsidDel="00737C1C">
            <w:rPr>
              <w:rFonts w:ascii="Times New Roman" w:hAnsi="Times New Roman" w:cs="Times New Roman"/>
              <w:sz w:val="24"/>
              <w:szCs w:val="24"/>
            </w:rPr>
            <w:delText>P</w:delText>
          </w:r>
        </w:del>
      </w:ins>
      <w:r w:rsidR="00564F0C" w:rsidRPr="2379A484">
        <w:rPr>
          <w:rFonts w:ascii="Times New Roman" w:hAnsi="Times New Roman" w:cs="Times New Roman"/>
          <w:sz w:val="24"/>
          <w:szCs w:val="24"/>
        </w:rPr>
        <w:t xml:space="preserve"> / 442 metric tons</w:t>
      </w:r>
      <w:ins w:id="1199" w:author="Kinsman-Costello, Lauren" w:date="2026-10-08T14:57:00Z" w16du:dateUtc="2026-10-08T18:57:00Z">
        <w:r w:rsidR="00D85BE1">
          <w:rPr>
            <w:rFonts w:ascii="Times New Roman" w:hAnsi="Times New Roman" w:cs="Times New Roman"/>
            <w:sz w:val="24"/>
            <w:szCs w:val="24"/>
          </w:rPr>
          <w:t xml:space="preserve"> </w:t>
        </w:r>
      </w:ins>
      <w:ins w:id="1200" w:author="Anderson, Kenneth" w:date="2026-10-13T10:08:00Z" w16du:dateUtc="2026-10-13T14:08:00Z">
        <w:r w:rsidR="00737C1C">
          <w:rPr>
            <w:rFonts w:ascii="Times New Roman" w:hAnsi="Times New Roman" w:cs="Times New Roman"/>
            <w:sz w:val="24"/>
            <w:szCs w:val="24"/>
          </w:rPr>
          <w:t>phosphorus</w:t>
        </w:r>
      </w:ins>
      <w:ins w:id="1201" w:author="Kinsman-Costello, Lauren" w:date="2026-10-08T14:57:00Z" w16du:dateUtc="2026-10-08T18:57:00Z">
        <w:del w:id="1202" w:author="Anderson, Kenneth" w:date="2026-10-13T10:08:00Z" w16du:dateUtc="2026-10-13T14:08:00Z">
          <w:r w:rsidR="00D85BE1" w:rsidDel="00737C1C">
            <w:rPr>
              <w:rFonts w:ascii="Times New Roman" w:hAnsi="Times New Roman" w:cs="Times New Roman"/>
              <w:sz w:val="24"/>
              <w:szCs w:val="24"/>
            </w:rPr>
            <w:delText>P</w:delText>
          </w:r>
        </w:del>
      </w:ins>
      <w:r w:rsidR="00564F0C" w:rsidRPr="2379A484">
        <w:rPr>
          <w:rFonts w:ascii="Times New Roman" w:hAnsi="Times New Roman" w:cs="Times New Roman"/>
          <w:sz w:val="24"/>
          <w:szCs w:val="24"/>
        </w:rPr>
        <w:t>)</w:t>
      </w:r>
      <w:r w:rsidR="0027134D" w:rsidRPr="2379A484">
        <w:rPr>
          <w:rFonts w:ascii="Times New Roman" w:hAnsi="Times New Roman" w:cs="Times New Roman"/>
          <w:sz w:val="24"/>
          <w:szCs w:val="24"/>
        </w:rPr>
        <w:t>; for a total red</w:t>
      </w:r>
      <w:r w:rsidR="00455147" w:rsidRPr="2379A484">
        <w:rPr>
          <w:rFonts w:ascii="Times New Roman" w:hAnsi="Times New Roman" w:cs="Times New Roman"/>
          <w:sz w:val="24"/>
          <w:szCs w:val="24"/>
        </w:rPr>
        <w:t xml:space="preserve">uction goal of 3.7 million lbs </w:t>
      </w:r>
      <w:ins w:id="1203" w:author="Anderson, Kenneth" w:date="2026-10-13T10:08:00Z" w16du:dateUtc="2026-10-13T14:08:00Z">
        <w:r w:rsidR="00740E1F">
          <w:rPr>
            <w:rFonts w:ascii="Times New Roman" w:hAnsi="Times New Roman" w:cs="Times New Roman"/>
            <w:sz w:val="24"/>
            <w:szCs w:val="24"/>
          </w:rPr>
          <w:t>nitrogen</w:t>
        </w:r>
      </w:ins>
      <w:del w:id="1204" w:author="Anderson, Kenneth" w:date="2026-10-13T10:08:00Z" w16du:dateUtc="2026-10-13T14:08:00Z">
        <w:r w:rsidR="00455147" w:rsidRPr="2379A484" w:rsidDel="00740E1F">
          <w:rPr>
            <w:rFonts w:ascii="Times New Roman" w:hAnsi="Times New Roman" w:cs="Times New Roman"/>
            <w:sz w:val="24"/>
            <w:szCs w:val="24"/>
          </w:rPr>
          <w:delText>N</w:delText>
        </w:r>
      </w:del>
      <w:r w:rsidR="00455147" w:rsidRPr="2379A484">
        <w:rPr>
          <w:rFonts w:ascii="Times New Roman" w:hAnsi="Times New Roman" w:cs="Times New Roman"/>
          <w:sz w:val="24"/>
          <w:szCs w:val="24"/>
        </w:rPr>
        <w:t xml:space="preserve">. </w:t>
      </w:r>
      <w:r w:rsidR="001B5E05" w:rsidRPr="2379A484">
        <w:rPr>
          <w:rFonts w:ascii="Times New Roman" w:hAnsi="Times New Roman" w:cs="Times New Roman"/>
          <w:sz w:val="24"/>
          <w:szCs w:val="24"/>
        </w:rPr>
        <w:t>To calculate the total wetland acreage needed to meet th</w:t>
      </w:r>
      <w:ins w:id="1205" w:author="Kinsman-Costello, Lauren" w:date="2026-10-08T14:58:00Z" w16du:dateUtc="2026-10-08T18:58:00Z">
        <w:r w:rsidR="00F30233">
          <w:rPr>
            <w:rFonts w:ascii="Times New Roman" w:hAnsi="Times New Roman" w:cs="Times New Roman"/>
            <w:sz w:val="24"/>
            <w:szCs w:val="24"/>
          </w:rPr>
          <w:t>is</w:t>
        </w:r>
      </w:ins>
      <w:del w:id="1206" w:author="Kinsman-Costello, Lauren" w:date="2026-10-08T14:58:00Z" w16du:dateUtc="2026-10-08T18:58:00Z">
        <w:r w:rsidR="001B5E05" w:rsidRPr="2379A484" w:rsidDel="00F30233">
          <w:rPr>
            <w:rFonts w:ascii="Times New Roman" w:hAnsi="Times New Roman" w:cs="Times New Roman"/>
            <w:sz w:val="24"/>
            <w:szCs w:val="24"/>
          </w:rPr>
          <w:delText>e</w:delText>
        </w:r>
      </w:del>
      <w:r w:rsidR="001B5E05" w:rsidRPr="2379A484">
        <w:rPr>
          <w:rFonts w:ascii="Times New Roman" w:hAnsi="Times New Roman" w:cs="Times New Roman"/>
          <w:sz w:val="24"/>
          <w:szCs w:val="24"/>
        </w:rPr>
        <w:t xml:space="preserve"> </w:t>
      </w:r>
      <w:del w:id="1207" w:author="Kinsman-Costello, Lauren" w:date="2026-10-08T14:58:00Z" w16du:dateUtc="2026-10-08T18:58:00Z">
        <w:r w:rsidR="001B5E05" w:rsidRPr="2379A484">
          <w:rPr>
            <w:rFonts w:ascii="Times New Roman" w:hAnsi="Times New Roman" w:cs="Times New Roman"/>
            <w:sz w:val="24"/>
            <w:szCs w:val="24"/>
          </w:rPr>
          <w:delText xml:space="preserve">proposed </w:delText>
        </w:r>
      </w:del>
      <w:r w:rsidR="001B5E05" w:rsidRPr="2379A484">
        <w:rPr>
          <w:rFonts w:ascii="Times New Roman" w:hAnsi="Times New Roman" w:cs="Times New Roman"/>
          <w:sz w:val="24"/>
          <w:szCs w:val="24"/>
        </w:rPr>
        <w:t>40% reduction</w:t>
      </w:r>
      <w:ins w:id="1208" w:author="Kinsman-Costello, Lauren" w:date="2026-10-08T14:58:00Z" w16du:dateUtc="2026-10-08T18:58:00Z">
        <w:r w:rsidR="00F30233">
          <w:rPr>
            <w:rFonts w:ascii="Times New Roman" w:hAnsi="Times New Roman" w:cs="Times New Roman"/>
            <w:sz w:val="24"/>
            <w:szCs w:val="24"/>
          </w:rPr>
          <w:t xml:space="preserve"> in </w:t>
        </w:r>
      </w:ins>
      <w:ins w:id="1209" w:author="Anderson, Kenneth" w:date="2026-10-13T10:08:00Z" w16du:dateUtc="2026-10-13T14:08:00Z">
        <w:r w:rsidR="00740E1F">
          <w:rPr>
            <w:rFonts w:ascii="Times New Roman" w:hAnsi="Times New Roman" w:cs="Times New Roman"/>
            <w:sz w:val="24"/>
            <w:szCs w:val="24"/>
          </w:rPr>
          <w:t>nitrogen</w:t>
        </w:r>
      </w:ins>
      <w:ins w:id="1210" w:author="Kinsman-Costello, Lauren" w:date="2026-10-08T14:58:00Z" w16du:dateUtc="2026-10-08T18:58:00Z">
        <w:del w:id="1211" w:author="Anderson, Kenneth" w:date="2026-10-13T10:08:00Z" w16du:dateUtc="2026-10-13T14:08:00Z">
          <w:r w:rsidR="00F30233" w:rsidDel="00740E1F">
            <w:rPr>
              <w:rFonts w:ascii="Times New Roman" w:hAnsi="Times New Roman" w:cs="Times New Roman"/>
              <w:sz w:val="24"/>
              <w:szCs w:val="24"/>
            </w:rPr>
            <w:delText>N</w:delText>
          </w:r>
        </w:del>
        <w:r w:rsidR="00F30233">
          <w:rPr>
            <w:rFonts w:ascii="Times New Roman" w:hAnsi="Times New Roman" w:cs="Times New Roman"/>
            <w:sz w:val="24"/>
            <w:szCs w:val="24"/>
          </w:rPr>
          <w:t xml:space="preserve"> loads</w:t>
        </w:r>
      </w:ins>
      <w:ins w:id="1212" w:author="Winston, Ryan" w:date="2026-09-15T19:16:00Z" w16du:dateUtc="2026-09-15T19:16:32Z">
        <w:r w:rsidR="7CF91C14" w:rsidRPr="2379A484">
          <w:rPr>
            <w:rFonts w:ascii="Times New Roman" w:hAnsi="Times New Roman" w:cs="Times New Roman"/>
            <w:sz w:val="24"/>
            <w:szCs w:val="24"/>
          </w:rPr>
          <w:t>,</w:t>
        </w:r>
      </w:ins>
      <w:r w:rsidR="001B5E05" w:rsidRPr="2379A484">
        <w:rPr>
          <w:rFonts w:ascii="Times New Roman" w:hAnsi="Times New Roman" w:cs="Times New Roman"/>
          <w:sz w:val="24"/>
          <w:szCs w:val="24"/>
        </w:rPr>
        <w:t xml:space="preserve"> we </w:t>
      </w:r>
      <w:del w:id="1213" w:author="Winston, Ryan" w:date="2026-09-15T19:17:00Z" w16du:dateUtc="2026-09-15T19:17:35Z">
        <w:r w:rsidRPr="2379A484" w:rsidDel="001B5E05">
          <w:rPr>
            <w:rFonts w:ascii="Times New Roman" w:hAnsi="Times New Roman" w:cs="Times New Roman"/>
            <w:sz w:val="24"/>
            <w:szCs w:val="24"/>
          </w:rPr>
          <w:delText>divided the goal of 3.7 million lbs N by the N retention across the same three scenarios we used for phosphorus</w:delText>
        </w:r>
      </w:del>
      <w:ins w:id="1214" w:author="Winston, Ryan" w:date="2026-09-15T19:17:00Z" w16du:dateUtc="2026-09-15T19:17:54Z">
        <w:r w:rsidR="602E76AC" w:rsidRPr="2379A484">
          <w:rPr>
            <w:rFonts w:ascii="Times New Roman" w:hAnsi="Times New Roman" w:cs="Times New Roman"/>
            <w:sz w:val="24"/>
            <w:szCs w:val="24"/>
          </w:rPr>
          <w:t xml:space="preserve">used the same scenarios as those described above for </w:t>
        </w:r>
      </w:ins>
      <w:ins w:id="1215" w:author="Anderson, Kenneth" w:date="2026-10-13T10:08:00Z" w16du:dateUtc="2026-10-13T14:08:00Z">
        <w:r w:rsidR="00740E1F">
          <w:rPr>
            <w:rFonts w:ascii="Times New Roman" w:hAnsi="Times New Roman" w:cs="Times New Roman"/>
            <w:sz w:val="24"/>
            <w:szCs w:val="24"/>
          </w:rPr>
          <w:t>phosphorus</w:t>
        </w:r>
      </w:ins>
      <w:ins w:id="1216" w:author="Winston, Ryan" w:date="2026-09-15T19:17:00Z" w16du:dateUtc="2026-09-15T19:17:54Z">
        <w:del w:id="1217" w:author="Anderson, Kenneth" w:date="2026-10-13T10:08:00Z" w16du:dateUtc="2026-10-13T14:08:00Z">
          <w:r w:rsidR="602E76AC" w:rsidRPr="2379A484" w:rsidDel="00740E1F">
            <w:rPr>
              <w:rFonts w:ascii="Times New Roman" w:hAnsi="Times New Roman" w:cs="Times New Roman"/>
              <w:sz w:val="24"/>
              <w:szCs w:val="24"/>
            </w:rPr>
            <w:delText>P</w:delText>
          </w:r>
        </w:del>
      </w:ins>
      <w:r w:rsidR="001B5E05" w:rsidRPr="2379A484">
        <w:rPr>
          <w:rFonts w:ascii="Times New Roman" w:hAnsi="Times New Roman" w:cs="Times New Roman"/>
          <w:sz w:val="24"/>
          <w:szCs w:val="24"/>
        </w:rPr>
        <w:t xml:space="preserve">. </w:t>
      </w:r>
    </w:p>
    <w:p w14:paraId="58447B3A" w14:textId="1675F177" w:rsidR="005471C1" w:rsidRPr="00682BBA" w:rsidRDefault="005471C1" w:rsidP="0071348D">
      <w:pPr>
        <w:spacing w:line="480" w:lineRule="auto"/>
        <w:ind w:firstLine="720"/>
        <w:rPr>
          <w:rFonts w:ascii="Times New Roman" w:hAnsi="Times New Roman" w:cs="Times New Roman"/>
          <w:sz w:val="24"/>
          <w:szCs w:val="24"/>
        </w:rPr>
      </w:pPr>
    </w:p>
    <w:p w14:paraId="62216622" w14:textId="71E3A6A3" w:rsidR="00376114" w:rsidRPr="0071348D" w:rsidRDefault="003240E1"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2.</w:t>
      </w:r>
      <w:r w:rsidR="00625A19" w:rsidRPr="0071348D">
        <w:rPr>
          <w:rFonts w:ascii="Times New Roman" w:hAnsi="Times New Roman" w:cs="Times New Roman"/>
          <w:b/>
          <w:bCs/>
          <w:sz w:val="24"/>
          <w:szCs w:val="24"/>
          <w:u w:val="single"/>
        </w:rPr>
        <w:t>3</w:t>
      </w:r>
      <w:r w:rsidRPr="0071348D">
        <w:rPr>
          <w:rFonts w:ascii="Times New Roman" w:hAnsi="Times New Roman" w:cs="Times New Roman"/>
          <w:b/>
          <w:sz w:val="24"/>
          <w:szCs w:val="24"/>
          <w:u w:val="single"/>
        </w:rPr>
        <w:t xml:space="preserve"> Statistical Analysis</w:t>
      </w:r>
    </w:p>
    <w:p w14:paraId="5CBFFBB8" w14:textId="34CED028" w:rsidR="00C275AD" w:rsidRPr="00B457EB" w:rsidRDefault="00711F75" w:rsidP="009C0BA5">
      <w:pPr>
        <w:spacing w:line="480" w:lineRule="auto"/>
        <w:ind w:firstLine="720"/>
        <w:rPr>
          <w:ins w:id="1218" w:author="Anderson, Kenneth" w:date="2026-10-05T13:47:00Z" w16du:dateUtc="2026-10-05T17:47:00Z"/>
          <w:rFonts w:ascii="Times New Roman" w:hAnsi="Times New Roman" w:cs="Times New Roman"/>
          <w:sz w:val="24"/>
          <w:szCs w:val="24"/>
          <w:highlight w:val="yellow"/>
        </w:rPr>
      </w:pPr>
      <w:r w:rsidRPr="00B457EB">
        <w:rPr>
          <w:rFonts w:ascii="Times New Roman" w:hAnsi="Times New Roman" w:cs="Times New Roman"/>
          <w:sz w:val="24"/>
          <w:szCs w:val="24"/>
          <w:highlight w:val="yellow"/>
        </w:rPr>
        <w:t>To investigate relationships between nutrient retention, water volume, and nutrient concentration</w:t>
      </w:r>
      <w:ins w:id="1219" w:author="Ganming Liu" w:date="2026-09-09T23:41:00Z" w16du:dateUtc="2026-09-09T23:41:11Z">
        <w:r w:rsidR="2A487F92" w:rsidRPr="00B457EB">
          <w:rPr>
            <w:rFonts w:ascii="Times New Roman" w:hAnsi="Times New Roman" w:cs="Times New Roman"/>
            <w:sz w:val="24"/>
            <w:szCs w:val="24"/>
            <w:highlight w:val="yellow"/>
          </w:rPr>
          <w:t>,</w:t>
        </w:r>
      </w:ins>
      <w:r w:rsidRPr="00B457EB">
        <w:rPr>
          <w:rFonts w:ascii="Times New Roman" w:hAnsi="Times New Roman" w:cs="Times New Roman"/>
          <w:sz w:val="24"/>
          <w:szCs w:val="24"/>
          <w:highlight w:val="yellow"/>
        </w:rPr>
        <w:t xml:space="preserve"> we </w:t>
      </w:r>
      <w:r w:rsidR="007C3367" w:rsidRPr="00B457EB">
        <w:rPr>
          <w:rFonts w:ascii="Times New Roman" w:hAnsi="Times New Roman" w:cs="Times New Roman"/>
          <w:sz w:val="24"/>
          <w:szCs w:val="24"/>
          <w:highlight w:val="yellow"/>
        </w:rPr>
        <w:t xml:space="preserve">constructed linear </w:t>
      </w:r>
      <w:ins w:id="1220" w:author="Anderson, Kenneth" w:date="2026-10-01T11:42:00Z" w16du:dateUtc="2026-10-01T15:42:00Z">
        <w:r w:rsidR="00CF6CD1" w:rsidRPr="00B457EB">
          <w:rPr>
            <w:rFonts w:ascii="Times New Roman" w:hAnsi="Times New Roman" w:cs="Times New Roman"/>
            <w:sz w:val="24"/>
            <w:szCs w:val="24"/>
            <w:highlight w:val="yellow"/>
          </w:rPr>
          <w:t>mixed</w:t>
        </w:r>
        <w:del w:id="1221" w:author="Kerns, Janice" w:date="2026-10-09T14:15:00Z" w16du:dateUtc="2026-10-09T18:15:00Z">
          <w:r w:rsidR="00CF6CD1" w:rsidRPr="00B457EB">
            <w:rPr>
              <w:rFonts w:ascii="Times New Roman" w:hAnsi="Times New Roman" w:cs="Times New Roman"/>
              <w:sz w:val="24"/>
              <w:szCs w:val="24"/>
              <w:highlight w:val="yellow"/>
            </w:rPr>
            <w:delText xml:space="preserve"> </w:delText>
          </w:r>
        </w:del>
      </w:ins>
      <w:ins w:id="1222" w:author="Kerns, Janice" w:date="2026-10-09T14:15:00Z" w16du:dateUtc="2026-10-09T18:15:00Z">
        <w:r w:rsidR="00F91F60">
          <w:rPr>
            <w:rFonts w:ascii="Times New Roman" w:hAnsi="Times New Roman" w:cs="Times New Roman"/>
            <w:sz w:val="24"/>
            <w:szCs w:val="24"/>
            <w:highlight w:val="yellow"/>
          </w:rPr>
          <w:t>-</w:t>
        </w:r>
      </w:ins>
      <w:ins w:id="1223" w:author="Anderson, Kenneth" w:date="2026-10-01T11:42:00Z" w16du:dateUtc="2026-10-01T15:42:00Z">
        <w:r w:rsidR="00CF6CD1" w:rsidRPr="00B457EB">
          <w:rPr>
            <w:rFonts w:ascii="Times New Roman" w:hAnsi="Times New Roman" w:cs="Times New Roman"/>
            <w:sz w:val="24"/>
            <w:szCs w:val="24"/>
            <w:highlight w:val="yellow"/>
          </w:rPr>
          <w:t xml:space="preserve">effects </w:t>
        </w:r>
      </w:ins>
      <w:r w:rsidR="007C3367" w:rsidRPr="00B457EB">
        <w:rPr>
          <w:rFonts w:ascii="Times New Roman" w:hAnsi="Times New Roman" w:cs="Times New Roman"/>
          <w:sz w:val="24"/>
          <w:szCs w:val="24"/>
          <w:highlight w:val="yellow"/>
        </w:rPr>
        <w:t>models</w:t>
      </w:r>
      <w:ins w:id="1224" w:author="Anderson, Kenneth" w:date="2026-10-05T13:22:00Z" w16du:dateUtc="2026-10-05T17:22:00Z">
        <w:r w:rsidR="00DD19CC" w:rsidRPr="00B457EB">
          <w:rPr>
            <w:rFonts w:ascii="Times New Roman" w:hAnsi="Times New Roman" w:cs="Times New Roman"/>
            <w:sz w:val="24"/>
            <w:szCs w:val="24"/>
            <w:highlight w:val="yellow"/>
          </w:rPr>
          <w:t xml:space="preserve">, </w:t>
        </w:r>
        <w:r w:rsidR="007766DC" w:rsidRPr="00B457EB">
          <w:rPr>
            <w:rFonts w:ascii="Times New Roman" w:hAnsi="Times New Roman" w:cs="Times New Roman"/>
            <w:sz w:val="24"/>
            <w:szCs w:val="24"/>
            <w:highlight w:val="yellow"/>
          </w:rPr>
          <w:t xml:space="preserve">analysis of covariance </w:t>
        </w:r>
      </w:ins>
      <w:ins w:id="1225" w:author="Anderson, Kenneth" w:date="2026-10-05T13:23:00Z" w16du:dateUtc="2026-10-05T17:23:00Z">
        <w:r w:rsidR="007766DC" w:rsidRPr="00B457EB">
          <w:rPr>
            <w:rFonts w:ascii="Times New Roman" w:hAnsi="Times New Roman" w:cs="Times New Roman"/>
            <w:sz w:val="24"/>
            <w:szCs w:val="24"/>
            <w:highlight w:val="yellow"/>
          </w:rPr>
          <w:t>(ANCOVA)</w:t>
        </w:r>
      </w:ins>
      <w:ins w:id="1226" w:author="Anderson, Kenneth" w:date="2026-10-05T13:22:00Z" w16du:dateUtc="2026-10-05T17:22:00Z">
        <w:r w:rsidR="007766DC" w:rsidRPr="00B457EB">
          <w:rPr>
            <w:rFonts w:ascii="Times New Roman" w:hAnsi="Times New Roman" w:cs="Times New Roman"/>
            <w:sz w:val="24"/>
            <w:szCs w:val="24"/>
            <w:highlight w:val="yellow"/>
          </w:rPr>
          <w:t>,</w:t>
        </w:r>
      </w:ins>
      <w:r w:rsidR="00E34D89" w:rsidRPr="00B457EB">
        <w:rPr>
          <w:rFonts w:ascii="Times New Roman" w:hAnsi="Times New Roman" w:cs="Times New Roman"/>
          <w:sz w:val="24"/>
          <w:szCs w:val="24"/>
          <w:highlight w:val="yellow"/>
        </w:rPr>
        <w:t xml:space="preserve"> </w:t>
      </w:r>
      <w:r w:rsidR="00E34D89" w:rsidRPr="00B457EB">
        <w:rPr>
          <w:rFonts w:ascii="Times New Roman" w:hAnsi="Times New Roman" w:cs="Times New Roman"/>
          <w:sz w:val="24"/>
          <w:szCs w:val="24"/>
          <w:highlight w:val="yellow"/>
        </w:rPr>
        <w:lastRenderedPageBreak/>
        <w:t xml:space="preserve">and </w:t>
      </w:r>
      <w:commentRangeStart w:id="1227"/>
      <w:commentRangeStart w:id="1228"/>
      <w:commentRangeStart w:id="1229"/>
      <w:r w:rsidR="00E34D89" w:rsidRPr="00B457EB">
        <w:rPr>
          <w:rFonts w:ascii="Times New Roman" w:hAnsi="Times New Roman" w:cs="Times New Roman"/>
          <w:sz w:val="24"/>
          <w:szCs w:val="24"/>
          <w:highlight w:val="yellow"/>
        </w:rPr>
        <w:t>logistic regressions</w:t>
      </w:r>
      <w:commentRangeEnd w:id="1227"/>
      <w:r w:rsidRPr="00B457EB">
        <w:rPr>
          <w:rStyle w:val="CommentReference"/>
          <w:rFonts w:ascii="Times New Roman" w:hAnsi="Times New Roman" w:cs="Times New Roman"/>
          <w:sz w:val="24"/>
          <w:szCs w:val="24"/>
          <w:highlight w:val="yellow"/>
        </w:rPr>
        <w:commentReference w:id="1227"/>
      </w:r>
      <w:commentRangeEnd w:id="1228"/>
      <w:r w:rsidRPr="00B457EB">
        <w:rPr>
          <w:rStyle w:val="CommentReference"/>
          <w:rFonts w:ascii="Times New Roman" w:hAnsi="Times New Roman" w:cs="Times New Roman"/>
          <w:sz w:val="24"/>
          <w:szCs w:val="24"/>
          <w:highlight w:val="yellow"/>
        </w:rPr>
        <w:commentReference w:id="1228"/>
      </w:r>
      <w:commentRangeEnd w:id="1229"/>
      <w:r w:rsidR="00CF6CD1" w:rsidRPr="00B457EB">
        <w:rPr>
          <w:rStyle w:val="CommentReference"/>
          <w:rFonts w:ascii="Times New Roman" w:hAnsi="Times New Roman" w:cs="Times New Roman"/>
          <w:sz w:val="24"/>
          <w:szCs w:val="24"/>
          <w:highlight w:val="yellow"/>
        </w:rPr>
        <w:commentReference w:id="1229"/>
      </w:r>
      <w:r w:rsidR="007C3367" w:rsidRPr="00B457EB">
        <w:rPr>
          <w:rFonts w:ascii="Times New Roman" w:hAnsi="Times New Roman" w:cs="Times New Roman"/>
          <w:sz w:val="24"/>
          <w:szCs w:val="24"/>
          <w:highlight w:val="yellow"/>
        </w:rPr>
        <w:t xml:space="preserve"> in R</w:t>
      </w:r>
      <w:r w:rsidR="00344FC9" w:rsidRPr="00B457EB">
        <w:rPr>
          <w:rFonts w:ascii="Times New Roman" w:hAnsi="Times New Roman" w:cs="Times New Roman"/>
          <w:sz w:val="24"/>
          <w:szCs w:val="24"/>
          <w:highlight w:val="yellow"/>
        </w:rPr>
        <w:t xml:space="preserve"> </w:t>
      </w:r>
      <w:r w:rsidRPr="00B457EB">
        <w:rPr>
          <w:rFonts w:ascii="Times New Roman" w:hAnsi="Times New Roman" w:cs="Times New Roman"/>
          <w:sz w:val="24"/>
          <w:szCs w:val="24"/>
          <w:highlight w:val="yellow"/>
        </w:rPr>
        <w:fldChar w:fldCharType="begin"/>
      </w:r>
      <w:r w:rsidRPr="00B457EB">
        <w:rPr>
          <w:rFonts w:ascii="Times New Roman" w:hAnsi="Times New Roman" w:cs="Times New Roman"/>
          <w:sz w:val="24"/>
          <w:szCs w:val="24"/>
          <w:highlight w:val="yellow"/>
        </w:rPr>
        <w:instrText xml:space="preserve"> ADDIN ZOTERO_ITEM CSL_CITATION {"citationID":"29k85qjl","properties":{"unsorted":false,"formattedCitation":"(R Core Team 2024)","plainCitation":"(R Core Team 2024)","noteIndex":0},"citationItems":[{"id":1583,"uris":["http://zotero.org/users/5222684/items/N4TK9E55"],"itemData":{"id":1583,"type":"document","publisher":"R Foundation for Statistical Computing, Vienna Austria","title":"R: A language and environment for statistical computing.","URL":"hppt://www.R-project.org/","author":[{"family":"R Core Team","given":""}],"issued":{"date-parts":[["2024"]]}}}],"schema":"https://github.com/citation-style-language/schema/raw/master/csl-citation.json"} </w:instrText>
      </w:r>
      <w:r w:rsidRPr="00B457EB">
        <w:rPr>
          <w:rFonts w:ascii="Times New Roman" w:hAnsi="Times New Roman" w:cs="Times New Roman"/>
          <w:sz w:val="24"/>
          <w:szCs w:val="24"/>
          <w:highlight w:val="yellow"/>
        </w:rPr>
        <w:fldChar w:fldCharType="separate"/>
      </w:r>
      <w:r w:rsidR="00714131" w:rsidRPr="00B457EB">
        <w:rPr>
          <w:rFonts w:ascii="Times New Roman" w:hAnsi="Times New Roman" w:cs="Times New Roman"/>
          <w:sz w:val="24"/>
          <w:szCs w:val="24"/>
          <w:highlight w:val="yellow"/>
        </w:rPr>
        <w:t>(R Core Team 2024)</w:t>
      </w:r>
      <w:r w:rsidRPr="00B457EB">
        <w:rPr>
          <w:rFonts w:ascii="Times New Roman" w:hAnsi="Times New Roman" w:cs="Times New Roman"/>
          <w:sz w:val="24"/>
          <w:szCs w:val="24"/>
          <w:highlight w:val="yellow"/>
        </w:rPr>
        <w:fldChar w:fldCharType="end"/>
      </w:r>
      <w:r w:rsidR="00692D43" w:rsidRPr="00B457EB">
        <w:rPr>
          <w:rFonts w:ascii="Times New Roman" w:hAnsi="Times New Roman" w:cs="Times New Roman"/>
          <w:sz w:val="24"/>
          <w:szCs w:val="24"/>
          <w:highlight w:val="yellow"/>
        </w:rPr>
        <w:t xml:space="preserve">. </w:t>
      </w:r>
      <w:ins w:id="1230" w:author="Anderson, Kenneth" w:date="2026-10-05T13:25:00Z" w16du:dateUtc="2026-10-05T17:25:00Z">
        <w:r w:rsidR="004A4E6A" w:rsidRPr="00B457EB">
          <w:rPr>
            <w:rFonts w:ascii="Times New Roman" w:hAnsi="Times New Roman" w:cs="Times New Roman"/>
            <w:sz w:val="24"/>
            <w:szCs w:val="24"/>
            <w:highlight w:val="yellow"/>
          </w:rPr>
          <w:t xml:space="preserve">To compare our </w:t>
        </w:r>
      </w:ins>
      <w:ins w:id="1231" w:author="Anderson, Kenneth" w:date="2026-10-05T13:32:00Z" w16du:dateUtc="2026-10-05T17:32:00Z">
        <w:r w:rsidR="00181E3E" w:rsidRPr="00B457EB">
          <w:rPr>
            <w:rFonts w:ascii="Times New Roman" w:hAnsi="Times New Roman" w:cs="Times New Roman"/>
            <w:sz w:val="24"/>
            <w:szCs w:val="24"/>
            <w:highlight w:val="yellow"/>
          </w:rPr>
          <w:t xml:space="preserve">monthly </w:t>
        </w:r>
      </w:ins>
      <w:ins w:id="1232" w:author="Anderson, Kenneth" w:date="2026-10-05T13:25:00Z" w16du:dateUtc="2026-10-05T17:25:00Z">
        <w:r w:rsidR="004A4E6A" w:rsidRPr="00B457EB">
          <w:rPr>
            <w:rFonts w:ascii="Times New Roman" w:hAnsi="Times New Roman" w:cs="Times New Roman"/>
            <w:sz w:val="24"/>
            <w:szCs w:val="24"/>
            <w:highlight w:val="yellow"/>
          </w:rPr>
          <w:t>data across wetlands</w:t>
        </w:r>
      </w:ins>
      <w:ins w:id="1233" w:author="Anderson, Kenneth" w:date="2026-10-05T13:31:00Z" w16du:dateUtc="2026-10-05T17:31:00Z">
        <w:r w:rsidR="00770C1E" w:rsidRPr="00B457EB">
          <w:rPr>
            <w:rFonts w:ascii="Times New Roman" w:hAnsi="Times New Roman" w:cs="Times New Roman"/>
            <w:sz w:val="24"/>
            <w:szCs w:val="24"/>
            <w:highlight w:val="yellow"/>
          </w:rPr>
          <w:t xml:space="preserve"> and understand management relevant relationships between </w:t>
        </w:r>
      </w:ins>
      <w:ins w:id="1234" w:author="Anderson, Kenneth" w:date="2026-10-05T13:32:00Z" w16du:dateUtc="2026-10-05T17:32:00Z">
        <w:r w:rsidR="004268AA" w:rsidRPr="00B457EB">
          <w:rPr>
            <w:rFonts w:ascii="Times New Roman" w:hAnsi="Times New Roman" w:cs="Times New Roman"/>
            <w:sz w:val="24"/>
            <w:szCs w:val="24"/>
            <w:highlight w:val="yellow"/>
          </w:rPr>
          <w:t xml:space="preserve">retention, </w:t>
        </w:r>
      </w:ins>
      <w:ins w:id="1235" w:author="Anderson, Kenneth" w:date="2026-10-05T13:31:00Z" w16du:dateUtc="2026-10-05T17:31:00Z">
        <w:r w:rsidR="00770C1E" w:rsidRPr="00B457EB">
          <w:rPr>
            <w:rFonts w:ascii="Times New Roman" w:hAnsi="Times New Roman" w:cs="Times New Roman"/>
            <w:sz w:val="24"/>
            <w:szCs w:val="24"/>
            <w:highlight w:val="yellow"/>
          </w:rPr>
          <w:t>concentration</w:t>
        </w:r>
      </w:ins>
      <w:ins w:id="1236" w:author="Kerns, Janice" w:date="2026-10-09T14:15:00Z" w16du:dateUtc="2026-10-09T18:15:00Z">
        <w:r w:rsidR="00F91F60">
          <w:rPr>
            <w:rFonts w:ascii="Times New Roman" w:hAnsi="Times New Roman" w:cs="Times New Roman"/>
            <w:sz w:val="24"/>
            <w:szCs w:val="24"/>
            <w:highlight w:val="yellow"/>
          </w:rPr>
          <w:t>,</w:t>
        </w:r>
      </w:ins>
      <w:ins w:id="1237" w:author="Anderson, Kenneth" w:date="2026-10-05T13:31:00Z" w16du:dateUtc="2026-10-05T17:31:00Z">
        <w:r w:rsidR="00770C1E" w:rsidRPr="00B457EB">
          <w:rPr>
            <w:rFonts w:ascii="Times New Roman" w:hAnsi="Times New Roman" w:cs="Times New Roman"/>
            <w:sz w:val="24"/>
            <w:szCs w:val="24"/>
            <w:highlight w:val="yellow"/>
          </w:rPr>
          <w:t xml:space="preserve"> and volume,</w:t>
        </w:r>
      </w:ins>
      <w:ins w:id="1238" w:author="Anderson, Kenneth" w:date="2026-10-05T13:25:00Z" w16du:dateUtc="2026-10-05T17:25:00Z">
        <w:r w:rsidR="004A4E6A" w:rsidRPr="00B457EB">
          <w:rPr>
            <w:rFonts w:ascii="Times New Roman" w:hAnsi="Times New Roman" w:cs="Times New Roman"/>
            <w:sz w:val="24"/>
            <w:szCs w:val="24"/>
            <w:highlight w:val="yellow"/>
          </w:rPr>
          <w:t xml:space="preserve"> we used linear mixed</w:t>
        </w:r>
        <w:del w:id="1239" w:author="Kerns, Janice" w:date="2026-10-09T14:15:00Z" w16du:dateUtc="2026-10-09T18:15:00Z">
          <w:r w:rsidR="004A4E6A" w:rsidRPr="00B457EB">
            <w:rPr>
              <w:rFonts w:ascii="Times New Roman" w:hAnsi="Times New Roman" w:cs="Times New Roman"/>
              <w:sz w:val="24"/>
              <w:szCs w:val="24"/>
              <w:highlight w:val="yellow"/>
            </w:rPr>
            <w:delText xml:space="preserve"> </w:delText>
          </w:r>
        </w:del>
      </w:ins>
      <w:ins w:id="1240" w:author="Kerns, Janice" w:date="2026-10-09T14:15:00Z" w16du:dateUtc="2026-10-09T18:15:00Z">
        <w:r w:rsidR="00F91F60">
          <w:rPr>
            <w:rFonts w:ascii="Times New Roman" w:hAnsi="Times New Roman" w:cs="Times New Roman"/>
            <w:sz w:val="24"/>
            <w:szCs w:val="24"/>
            <w:highlight w:val="yellow"/>
          </w:rPr>
          <w:t>-</w:t>
        </w:r>
      </w:ins>
      <w:ins w:id="1241" w:author="Anderson, Kenneth" w:date="2026-10-05T13:25:00Z" w16du:dateUtc="2026-10-05T17:25:00Z">
        <w:r w:rsidR="004A4E6A" w:rsidRPr="00B457EB">
          <w:rPr>
            <w:rFonts w:ascii="Times New Roman" w:hAnsi="Times New Roman" w:cs="Times New Roman"/>
            <w:sz w:val="24"/>
            <w:szCs w:val="24"/>
            <w:highlight w:val="yellow"/>
          </w:rPr>
          <w:t xml:space="preserve">effects models with </w:t>
        </w:r>
        <w:r w:rsidR="00095BC6" w:rsidRPr="00B457EB">
          <w:rPr>
            <w:rFonts w:ascii="Times New Roman" w:hAnsi="Times New Roman" w:cs="Times New Roman"/>
            <w:sz w:val="24"/>
            <w:szCs w:val="24"/>
            <w:highlight w:val="yellow"/>
          </w:rPr>
          <w:t>wetland</w:t>
        </w:r>
      </w:ins>
      <w:ins w:id="1242" w:author="Anderson, Kenneth" w:date="2026-10-05T13:32:00Z" w16du:dateUtc="2026-10-05T17:32:00Z">
        <w:r w:rsidR="00C275AD" w:rsidRPr="00B457EB">
          <w:rPr>
            <w:rFonts w:ascii="Times New Roman" w:hAnsi="Times New Roman" w:cs="Times New Roman"/>
            <w:sz w:val="24"/>
            <w:szCs w:val="24"/>
            <w:highlight w:val="yellow"/>
          </w:rPr>
          <w:t xml:space="preserve"> identity</w:t>
        </w:r>
      </w:ins>
      <w:ins w:id="1243" w:author="Anderson, Kenneth" w:date="2026-10-05T13:25:00Z" w16du:dateUtc="2026-10-05T17:25:00Z">
        <w:r w:rsidR="00095BC6" w:rsidRPr="00B457EB">
          <w:rPr>
            <w:rFonts w:ascii="Times New Roman" w:hAnsi="Times New Roman" w:cs="Times New Roman"/>
            <w:sz w:val="24"/>
            <w:szCs w:val="24"/>
            <w:highlight w:val="yellow"/>
          </w:rPr>
          <w:t xml:space="preserve"> as a random effect. </w:t>
        </w:r>
      </w:ins>
      <w:ins w:id="1244" w:author="Anderson, Kenneth" w:date="2026-10-05T13:27:00Z" w16du:dateUtc="2026-10-05T17:27:00Z">
        <w:r w:rsidR="009B530D" w:rsidRPr="00B457EB">
          <w:rPr>
            <w:rFonts w:ascii="Times New Roman" w:hAnsi="Times New Roman" w:cs="Times New Roman"/>
            <w:sz w:val="24"/>
            <w:szCs w:val="24"/>
            <w:highlight w:val="yellow"/>
          </w:rPr>
          <w:t xml:space="preserve">We </w:t>
        </w:r>
        <w:r w:rsidR="00FE5FE5" w:rsidRPr="00B457EB">
          <w:rPr>
            <w:rFonts w:ascii="Times New Roman" w:hAnsi="Times New Roman" w:cs="Times New Roman"/>
            <w:sz w:val="24"/>
            <w:szCs w:val="24"/>
            <w:highlight w:val="yellow"/>
          </w:rPr>
          <w:t>log</w:t>
        </w:r>
        <w:del w:id="1245" w:author="Kerns, Janice" w:date="2026-10-09T14:16:00Z" w16du:dateUtc="2026-10-09T18:16:00Z">
          <w:r w:rsidR="00FE5FE5" w:rsidRPr="00B457EB">
            <w:rPr>
              <w:rFonts w:ascii="Times New Roman" w:hAnsi="Times New Roman" w:cs="Times New Roman"/>
              <w:sz w:val="24"/>
              <w:szCs w:val="24"/>
              <w:highlight w:val="yellow"/>
            </w:rPr>
            <w:delText xml:space="preserve"> </w:delText>
          </w:r>
        </w:del>
      </w:ins>
      <w:ins w:id="1246" w:author="Kerns, Janice" w:date="2026-10-09T14:16:00Z" w16du:dateUtc="2026-10-09T18:16:00Z">
        <w:r w:rsidR="00F91F60">
          <w:rPr>
            <w:rFonts w:ascii="Times New Roman" w:hAnsi="Times New Roman" w:cs="Times New Roman"/>
            <w:sz w:val="24"/>
            <w:szCs w:val="24"/>
            <w:highlight w:val="yellow"/>
          </w:rPr>
          <w:t>-</w:t>
        </w:r>
      </w:ins>
      <w:ins w:id="1247" w:author="Anderson, Kenneth" w:date="2026-10-05T13:27:00Z" w16du:dateUtc="2026-10-05T17:27:00Z">
        <w:r w:rsidR="009B530D" w:rsidRPr="00B457EB">
          <w:rPr>
            <w:rFonts w:ascii="Times New Roman" w:hAnsi="Times New Roman" w:cs="Times New Roman"/>
            <w:sz w:val="24"/>
            <w:szCs w:val="24"/>
            <w:highlight w:val="yellow"/>
          </w:rPr>
          <w:t xml:space="preserve">transformed </w:t>
        </w:r>
        <w:r w:rsidR="00FE5FE5" w:rsidRPr="00B457EB">
          <w:rPr>
            <w:rFonts w:ascii="Times New Roman" w:hAnsi="Times New Roman" w:cs="Times New Roman"/>
            <w:sz w:val="24"/>
            <w:szCs w:val="24"/>
            <w:highlight w:val="yellow"/>
          </w:rPr>
          <w:t xml:space="preserve">retention and inflow volume </w:t>
        </w:r>
      </w:ins>
      <w:ins w:id="1248" w:author="Anderson, Kenneth" w:date="2026-10-05T13:29:00Z" w16du:dateUtc="2026-10-05T17:29:00Z">
        <w:r w:rsidR="00071C21" w:rsidRPr="00B457EB">
          <w:rPr>
            <w:rFonts w:ascii="Times New Roman" w:hAnsi="Times New Roman" w:cs="Times New Roman"/>
            <w:sz w:val="24"/>
            <w:szCs w:val="24"/>
            <w:highlight w:val="yellow"/>
          </w:rPr>
          <w:t xml:space="preserve">to better model the non-linear relationship between the two variables. </w:t>
        </w:r>
      </w:ins>
      <w:ins w:id="1249" w:author="Anderson, Kenneth" w:date="2026-10-05T13:32:00Z" w16du:dateUtc="2026-10-05T17:32:00Z">
        <w:r w:rsidR="00C275AD" w:rsidRPr="00B457EB">
          <w:rPr>
            <w:rFonts w:ascii="Times New Roman" w:hAnsi="Times New Roman" w:cs="Times New Roman"/>
            <w:sz w:val="24"/>
            <w:szCs w:val="24"/>
            <w:highlight w:val="yellow"/>
          </w:rPr>
          <w:t xml:space="preserve">The model was structured as nutrient retention ~ </w:t>
        </w:r>
        <w:r w:rsidR="00181E3E" w:rsidRPr="00B457EB">
          <w:rPr>
            <w:rFonts w:ascii="Times New Roman" w:hAnsi="Times New Roman" w:cs="Times New Roman"/>
            <w:sz w:val="24"/>
            <w:szCs w:val="24"/>
            <w:highlight w:val="yellow"/>
          </w:rPr>
          <w:t>[inflow volume OR inflow concentration]</w:t>
        </w:r>
      </w:ins>
      <w:ins w:id="1250" w:author="Anderson, Kenneth" w:date="2026-10-05T13:33:00Z" w16du:dateUtc="2026-10-05T17:33:00Z">
        <w:r w:rsidR="004268AA" w:rsidRPr="00B457EB">
          <w:rPr>
            <w:rFonts w:ascii="Times New Roman" w:hAnsi="Times New Roman" w:cs="Times New Roman"/>
            <w:sz w:val="24"/>
            <w:szCs w:val="24"/>
            <w:highlight w:val="yellow"/>
          </w:rPr>
          <w:t xml:space="preserve"> + (1 | wetland). </w:t>
        </w:r>
      </w:ins>
    </w:p>
    <w:p w14:paraId="2BBF1DDF" w14:textId="2B89F196" w:rsidR="00F670AE" w:rsidRPr="00B457EB" w:rsidRDefault="00782837">
      <w:pPr>
        <w:spacing w:line="480" w:lineRule="auto"/>
        <w:ind w:firstLine="720"/>
        <w:rPr>
          <w:ins w:id="1251" w:author="Anderson, Kenneth" w:date="2026-10-05T13:32:00Z" w16du:dateUtc="2026-10-05T17:32:00Z"/>
          <w:rFonts w:ascii="Times New Roman" w:hAnsi="Times New Roman" w:cs="Times New Roman"/>
          <w:sz w:val="24"/>
          <w:szCs w:val="24"/>
          <w:highlight w:val="yellow"/>
        </w:rPr>
        <w:pPrChange w:id="1252" w:author="Anderson, Kenneth" w:date="2026-10-05T13:47:00Z" w16du:dateUtc="2026-10-05T17:47:00Z">
          <w:pPr>
            <w:spacing w:line="480" w:lineRule="auto"/>
          </w:pPr>
        </w:pPrChange>
      </w:pPr>
      <w:ins w:id="1253" w:author="Anderson, Kenneth" w:date="2026-10-05T14:15:00Z" w16du:dateUtc="2026-10-05T18:15:00Z">
        <w:r w:rsidRPr="00B457EB">
          <w:rPr>
            <w:rFonts w:ascii="Times New Roman" w:hAnsi="Times New Roman" w:cs="Times New Roman"/>
            <w:sz w:val="24"/>
            <w:szCs w:val="24"/>
            <w:highlight w:val="yellow"/>
          </w:rPr>
          <w:t xml:space="preserve">Nutrient retention was calculated in part using </w:t>
        </w:r>
        <w:del w:id="1254" w:author="Kerns, Janice" w:date="2026-10-09T14:23:00Z" w16du:dateUtc="2026-10-09T18:23:00Z">
          <w:r w:rsidRPr="00B457EB">
            <w:rPr>
              <w:rFonts w:ascii="Times New Roman" w:hAnsi="Times New Roman" w:cs="Times New Roman"/>
              <w:sz w:val="24"/>
              <w:szCs w:val="24"/>
              <w:highlight w:val="yellow"/>
            </w:rPr>
            <w:delText xml:space="preserve">both </w:delText>
          </w:r>
        </w:del>
        <w:r w:rsidRPr="00B457EB">
          <w:rPr>
            <w:rFonts w:ascii="Times New Roman" w:hAnsi="Times New Roman" w:cs="Times New Roman"/>
            <w:sz w:val="24"/>
            <w:szCs w:val="24"/>
            <w:highlight w:val="yellow"/>
          </w:rPr>
          <w:t>inflow volume and inflowing nutrient concentrations, which we then use</w:t>
        </w:r>
      </w:ins>
      <w:ins w:id="1255" w:author="Kerns, Janice" w:date="2026-10-09T14:16:00Z" w16du:dateUtc="2026-10-09T18:16:00Z">
        <w:r w:rsidR="00406E37">
          <w:rPr>
            <w:rFonts w:ascii="Times New Roman" w:hAnsi="Times New Roman" w:cs="Times New Roman"/>
            <w:sz w:val="24"/>
            <w:szCs w:val="24"/>
            <w:highlight w:val="yellow"/>
          </w:rPr>
          <w:t>d</w:t>
        </w:r>
      </w:ins>
      <w:ins w:id="1256" w:author="Anderson, Kenneth" w:date="2026-10-05T14:15:00Z" w16du:dateUtc="2026-10-05T18:15:00Z">
        <w:r w:rsidRPr="00B457EB">
          <w:rPr>
            <w:rFonts w:ascii="Times New Roman" w:hAnsi="Times New Roman" w:cs="Times New Roman"/>
            <w:sz w:val="24"/>
            <w:szCs w:val="24"/>
            <w:highlight w:val="yellow"/>
          </w:rPr>
          <w:t xml:space="preserve"> as predictors of nutrient retention. These values are valid predictors because we are investigating the effect of the wetland, which cannot change the influent volume or concentration, only the concentration and volume leaving (which we do not use as predictor variables). Additionally, the influent composition and volume </w:t>
        </w:r>
        <w:del w:id="1257" w:author="Kerns, Janice" w:date="2026-10-09T14:23:00Z" w16du:dateUtc="2026-10-09T18:23:00Z">
          <w:r w:rsidRPr="00B457EB">
            <w:rPr>
              <w:rFonts w:ascii="Times New Roman" w:hAnsi="Times New Roman" w:cs="Times New Roman"/>
              <w:sz w:val="24"/>
              <w:szCs w:val="24"/>
              <w:highlight w:val="yellow"/>
            </w:rPr>
            <w:delText>is a</w:delText>
          </w:r>
        </w:del>
      </w:ins>
      <w:ins w:id="1258" w:author="Kerns, Janice" w:date="2026-10-09T14:23:00Z" w16du:dateUtc="2026-10-09T18:23:00Z">
        <w:r w:rsidR="00637BEB">
          <w:rPr>
            <w:rFonts w:ascii="Times New Roman" w:hAnsi="Times New Roman" w:cs="Times New Roman"/>
            <w:sz w:val="24"/>
            <w:szCs w:val="24"/>
            <w:highlight w:val="yellow"/>
          </w:rPr>
          <w:t>are</w:t>
        </w:r>
      </w:ins>
      <w:ins w:id="1259" w:author="Anderson, Kenneth" w:date="2026-10-05T14:15:00Z" w16du:dateUtc="2026-10-05T18:15:00Z">
        <w:r w:rsidRPr="00B457EB">
          <w:rPr>
            <w:rFonts w:ascii="Times New Roman" w:hAnsi="Times New Roman" w:cs="Times New Roman"/>
            <w:sz w:val="24"/>
            <w:szCs w:val="24"/>
            <w:highlight w:val="yellow"/>
          </w:rPr>
          <w:t xml:space="preserve"> critical factor</w:t>
        </w:r>
      </w:ins>
      <w:ins w:id="1260" w:author="Kerns, Janice" w:date="2026-10-09T14:23:00Z" w16du:dateUtc="2026-10-09T18:23:00Z">
        <w:r w:rsidR="00637BEB">
          <w:rPr>
            <w:rFonts w:ascii="Times New Roman" w:hAnsi="Times New Roman" w:cs="Times New Roman"/>
            <w:sz w:val="24"/>
            <w:szCs w:val="24"/>
            <w:highlight w:val="yellow"/>
          </w:rPr>
          <w:t>s</w:t>
        </w:r>
      </w:ins>
      <w:ins w:id="1261" w:author="Anderson, Kenneth" w:date="2026-10-05T14:15:00Z" w16du:dateUtc="2026-10-05T18:15:00Z">
        <w:r w:rsidRPr="00B457EB">
          <w:rPr>
            <w:rFonts w:ascii="Times New Roman" w:hAnsi="Times New Roman" w:cs="Times New Roman"/>
            <w:sz w:val="24"/>
            <w:szCs w:val="24"/>
            <w:highlight w:val="yellow"/>
          </w:rPr>
          <w:t xml:space="preserve"> for nutrient retention in wetlands</w:t>
        </w:r>
      </w:ins>
      <w:ins w:id="1262" w:author="Kerns, Janice" w:date="2026-10-09T14:24:00Z" w16du:dateUtc="2026-10-09T18:24:00Z">
        <w:r w:rsidR="00637BEB">
          <w:rPr>
            <w:rFonts w:ascii="Times New Roman" w:hAnsi="Times New Roman" w:cs="Times New Roman"/>
            <w:sz w:val="24"/>
            <w:szCs w:val="24"/>
            <w:highlight w:val="yellow"/>
          </w:rPr>
          <w:t xml:space="preserve"> </w:t>
        </w:r>
      </w:ins>
      <w:ins w:id="1263" w:author="Anderson, Kenneth" w:date="2026-10-05T14:15:00Z" w16du:dateUtc="2026-10-05T18:15:00Z">
        <w:r w:rsidRPr="00B457EB">
          <w:rPr>
            <w:rFonts w:ascii="Times New Roman" w:hAnsi="Times New Roman" w:cs="Times New Roman"/>
            <w:sz w:val="24"/>
            <w:szCs w:val="24"/>
            <w:highlight w:val="yellow"/>
          </w:rPr>
          <w:fldChar w:fldCharType="begin"/>
        </w:r>
        <w:r w:rsidRPr="00B457EB">
          <w:rPr>
            <w:rFonts w:ascii="Times New Roman" w:hAnsi="Times New Roman" w:cs="Times New Roman"/>
            <w:sz w:val="24"/>
            <w:szCs w:val="24"/>
            <w:highlight w:val="yellow"/>
          </w:rPr>
          <w:instrText xml:space="preserve"> ADDIN ZOTERO_ITEM CSL_CITATION {"citationID":"pNYqMDuS","properties":{"unsorted":false,"formattedCitation":"(Sharp et al. 2021, Ury et al. 2023)","plainCitation":"(Sharp et al. 2021, Ury et al. 2023)","noteIndex":0},"citationItems":[{"id":6425,"uris":["http://zotero.org/users/5222684/items/QUMEK9ES"],"itemData":{"id":6425,"type":"article-journal","abstract":"Coastal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Pr="00B457EB">
          <w:rPr>
            <w:rFonts w:ascii="Times New Roman" w:hAnsi="Times New Roman" w:cs="Times New Roman"/>
            <w:sz w:val="24"/>
            <w:szCs w:val="24"/>
            <w:highlight w:val="yellow"/>
          </w:rPr>
          <w:fldChar w:fldCharType="separate"/>
        </w:r>
        <w:r w:rsidRPr="00B457EB">
          <w:rPr>
            <w:rFonts w:ascii="Times New Roman" w:hAnsi="Times New Roman" w:cs="Times New Roman"/>
            <w:sz w:val="24"/>
            <w:highlight w:val="yellow"/>
          </w:rPr>
          <w:t>(Sharp et al. 2021, Ury et al. 2023)</w:t>
        </w:r>
        <w:r w:rsidRPr="00B457EB">
          <w:rPr>
            <w:rFonts w:ascii="Times New Roman" w:hAnsi="Times New Roman" w:cs="Times New Roman"/>
            <w:sz w:val="24"/>
            <w:szCs w:val="24"/>
            <w:highlight w:val="yellow"/>
          </w:rPr>
          <w:fldChar w:fldCharType="end"/>
        </w:r>
        <w:commentRangeStart w:id="1264"/>
        <w:r w:rsidRPr="00B457EB">
          <w:rPr>
            <w:rFonts w:ascii="Times New Roman" w:hAnsi="Times New Roman" w:cs="Times New Roman"/>
            <w:sz w:val="24"/>
            <w:szCs w:val="24"/>
            <w:highlight w:val="yellow"/>
          </w:rPr>
          <w:t>.</w:t>
        </w:r>
        <w:commentRangeEnd w:id="1264"/>
        <w:r w:rsidRPr="00B457EB">
          <w:rPr>
            <w:rStyle w:val="CommentReference"/>
            <w:rFonts w:ascii="Times New Roman" w:hAnsi="Times New Roman" w:cs="Times New Roman"/>
            <w:sz w:val="24"/>
            <w:szCs w:val="24"/>
            <w:highlight w:val="yellow"/>
          </w:rPr>
          <w:commentReference w:id="1264"/>
        </w:r>
        <w:r w:rsidRPr="00B457EB">
          <w:rPr>
            <w:rFonts w:ascii="Times New Roman" w:hAnsi="Times New Roman" w:cs="Times New Roman"/>
            <w:sz w:val="24"/>
            <w:szCs w:val="24"/>
            <w:highlight w:val="yellow"/>
          </w:rPr>
          <w:t xml:space="preserve"> </w:t>
        </w:r>
      </w:ins>
      <w:ins w:id="1265" w:author="Anderson, Kenneth" w:date="2026-10-05T13:47:00Z" w16du:dateUtc="2026-10-05T17:47:00Z">
        <w:r w:rsidR="00F670AE" w:rsidRPr="00B457EB">
          <w:rPr>
            <w:rFonts w:ascii="Times New Roman" w:hAnsi="Times New Roman" w:cs="Times New Roman"/>
            <w:sz w:val="24"/>
            <w:szCs w:val="24"/>
            <w:highlight w:val="yellow"/>
          </w:rPr>
          <w:t>To test the applicability of our model of inflow volume</w:t>
        </w:r>
      </w:ins>
      <w:ins w:id="1266" w:author="Anderson, Kenneth" w:date="2026-10-05T13:48:00Z" w16du:dateUtc="2026-10-05T17:48:00Z">
        <w:del w:id="1267" w:author="Kerns, Janice" w:date="2026-10-09T14:24:00Z" w16du:dateUtc="2026-10-09T18:24:00Z">
          <w:r w:rsidR="00A170A4" w:rsidRPr="00B457EB">
            <w:rPr>
              <w:rFonts w:ascii="Times New Roman" w:hAnsi="Times New Roman" w:cs="Times New Roman"/>
              <w:sz w:val="24"/>
              <w:szCs w:val="24"/>
              <w:highlight w:val="yellow"/>
            </w:rPr>
            <w:delText>,</w:delText>
          </w:r>
        </w:del>
      </w:ins>
      <w:ins w:id="1268" w:author="Anderson, Kenneth" w:date="2026-10-05T13:47:00Z" w16du:dateUtc="2026-10-05T17:47:00Z">
        <w:r w:rsidR="00F670AE" w:rsidRPr="00B457EB">
          <w:rPr>
            <w:rFonts w:ascii="Times New Roman" w:hAnsi="Times New Roman" w:cs="Times New Roman"/>
            <w:sz w:val="24"/>
            <w:szCs w:val="24"/>
            <w:highlight w:val="yellow"/>
          </w:rPr>
          <w:t xml:space="preserve"> as </w:t>
        </w:r>
      </w:ins>
      <w:ins w:id="1269" w:author="Anderson, Kenneth" w:date="2026-10-05T13:51:00Z" w16du:dateUtc="2026-10-05T17:51:00Z">
        <w:r w:rsidR="006B5257" w:rsidRPr="00B457EB">
          <w:rPr>
            <w:rFonts w:ascii="Times New Roman" w:hAnsi="Times New Roman" w:cs="Times New Roman"/>
            <w:sz w:val="24"/>
            <w:szCs w:val="24"/>
            <w:highlight w:val="yellow"/>
          </w:rPr>
          <w:t xml:space="preserve">a </w:t>
        </w:r>
      </w:ins>
      <w:ins w:id="1270" w:author="Anderson, Kenneth" w:date="2026-10-05T13:47:00Z" w16du:dateUtc="2026-10-05T17:47:00Z">
        <w:r w:rsidR="00F670AE" w:rsidRPr="00B457EB">
          <w:rPr>
            <w:rFonts w:ascii="Times New Roman" w:hAnsi="Times New Roman" w:cs="Times New Roman"/>
            <w:sz w:val="24"/>
            <w:szCs w:val="24"/>
            <w:highlight w:val="yellow"/>
          </w:rPr>
          <w:t xml:space="preserve">predictor of </w:t>
        </w:r>
        <w:r w:rsidR="00D67B83" w:rsidRPr="00B457EB">
          <w:rPr>
            <w:rFonts w:ascii="Times New Roman" w:hAnsi="Times New Roman" w:cs="Times New Roman"/>
            <w:sz w:val="24"/>
            <w:szCs w:val="24"/>
            <w:highlight w:val="yellow"/>
          </w:rPr>
          <w:t>nutrient retention</w:t>
        </w:r>
      </w:ins>
      <w:ins w:id="1271" w:author="Anderson, Kenneth" w:date="2026-10-05T13:48:00Z" w16du:dateUtc="2026-10-05T17:48:00Z">
        <w:r w:rsidR="00A170A4" w:rsidRPr="00B457EB">
          <w:rPr>
            <w:rFonts w:ascii="Times New Roman" w:hAnsi="Times New Roman" w:cs="Times New Roman"/>
            <w:sz w:val="24"/>
            <w:szCs w:val="24"/>
            <w:highlight w:val="yellow"/>
          </w:rPr>
          <w:t>,</w:t>
        </w:r>
      </w:ins>
      <w:ins w:id="1272" w:author="Anderson, Kenneth" w:date="2026-10-05T13:47:00Z" w16du:dateUtc="2026-10-05T17:47:00Z">
        <w:r w:rsidR="00F670AE" w:rsidRPr="00B457EB">
          <w:rPr>
            <w:rFonts w:ascii="Times New Roman" w:hAnsi="Times New Roman" w:cs="Times New Roman"/>
            <w:sz w:val="24"/>
            <w:szCs w:val="24"/>
            <w:highlight w:val="yellow"/>
          </w:rPr>
          <w:t xml:space="preserve"> outside the bounds of the </w:t>
        </w:r>
        <w:r w:rsidR="00A170A4" w:rsidRPr="00B457EB">
          <w:rPr>
            <w:rFonts w:ascii="Times New Roman" w:hAnsi="Times New Roman" w:cs="Times New Roman"/>
            <w:sz w:val="24"/>
            <w:szCs w:val="24"/>
            <w:highlight w:val="yellow"/>
          </w:rPr>
          <w:t xml:space="preserve">original </w:t>
        </w:r>
        <w:r w:rsidR="00F670AE" w:rsidRPr="00B457EB">
          <w:rPr>
            <w:rFonts w:ascii="Times New Roman" w:hAnsi="Times New Roman" w:cs="Times New Roman"/>
            <w:sz w:val="24"/>
            <w:szCs w:val="24"/>
            <w:highlight w:val="yellow"/>
          </w:rPr>
          <w:t>dataset</w:t>
        </w:r>
        <w:r w:rsidR="00A170A4" w:rsidRPr="00B457EB">
          <w:rPr>
            <w:rFonts w:ascii="Times New Roman" w:hAnsi="Times New Roman" w:cs="Times New Roman"/>
            <w:sz w:val="24"/>
            <w:szCs w:val="24"/>
            <w:highlight w:val="yellow"/>
          </w:rPr>
          <w:t>,</w:t>
        </w:r>
        <w:r w:rsidR="00F670AE" w:rsidRPr="00B457EB">
          <w:rPr>
            <w:rFonts w:ascii="Times New Roman" w:hAnsi="Times New Roman" w:cs="Times New Roman"/>
            <w:sz w:val="24"/>
            <w:szCs w:val="24"/>
            <w:highlight w:val="yellow"/>
          </w:rPr>
          <w:t xml:space="preserve"> we performed a leave-one-out analysis</w:t>
        </w:r>
      </w:ins>
      <w:ins w:id="1273" w:author="Anderson, Kenneth" w:date="2026-10-05T13:48:00Z" w16du:dateUtc="2026-10-05T17:48:00Z">
        <w:r w:rsidR="00AD6EFA" w:rsidRPr="00B457EB">
          <w:rPr>
            <w:rFonts w:ascii="Times New Roman" w:hAnsi="Times New Roman" w:cs="Times New Roman"/>
            <w:sz w:val="24"/>
            <w:szCs w:val="24"/>
            <w:highlight w:val="yellow"/>
          </w:rPr>
          <w:t>. For this analysis</w:t>
        </w:r>
      </w:ins>
      <w:ins w:id="1274" w:author="Kerns, Janice" w:date="2026-10-09T14:24:00Z" w16du:dateUtc="2026-10-09T18:24:00Z">
        <w:r w:rsidR="007E15D5">
          <w:rPr>
            <w:rFonts w:ascii="Times New Roman" w:hAnsi="Times New Roman" w:cs="Times New Roman"/>
            <w:sz w:val="24"/>
            <w:szCs w:val="24"/>
            <w:highlight w:val="yellow"/>
          </w:rPr>
          <w:t>,</w:t>
        </w:r>
      </w:ins>
      <w:ins w:id="1275" w:author="Anderson, Kenneth" w:date="2026-10-05T13:48:00Z" w16du:dateUtc="2026-10-05T17:48:00Z">
        <w:r w:rsidR="00AD6EFA" w:rsidRPr="00B457EB">
          <w:rPr>
            <w:rFonts w:ascii="Times New Roman" w:hAnsi="Times New Roman" w:cs="Times New Roman"/>
            <w:sz w:val="24"/>
            <w:szCs w:val="24"/>
            <w:highlight w:val="yellow"/>
          </w:rPr>
          <w:t xml:space="preserve"> we</w:t>
        </w:r>
      </w:ins>
      <w:ins w:id="1276" w:author="Anderson, Kenneth" w:date="2026-10-05T13:47:00Z" w16du:dateUtc="2026-10-05T17:47:00Z">
        <w:r w:rsidR="00F670AE" w:rsidRPr="00B457EB">
          <w:rPr>
            <w:rFonts w:ascii="Times New Roman" w:hAnsi="Times New Roman" w:cs="Times New Roman"/>
            <w:sz w:val="24"/>
            <w:szCs w:val="24"/>
            <w:highlight w:val="yellow"/>
          </w:rPr>
          <w:t xml:space="preserve"> sequentially </w:t>
        </w:r>
      </w:ins>
      <w:ins w:id="1277" w:author="Anderson, Kenneth" w:date="2026-10-05T13:48:00Z" w16du:dateUtc="2026-10-05T17:48:00Z">
        <w:r w:rsidR="00AD6EFA" w:rsidRPr="00B457EB">
          <w:rPr>
            <w:rFonts w:ascii="Times New Roman" w:hAnsi="Times New Roman" w:cs="Times New Roman"/>
            <w:sz w:val="24"/>
            <w:szCs w:val="24"/>
            <w:highlight w:val="yellow"/>
          </w:rPr>
          <w:t>removed</w:t>
        </w:r>
      </w:ins>
      <w:ins w:id="1278" w:author="Anderson, Kenneth" w:date="2026-10-05T13:47:00Z" w16du:dateUtc="2026-10-05T17:47:00Z">
        <w:r w:rsidR="00F670AE" w:rsidRPr="00B457EB">
          <w:rPr>
            <w:rFonts w:ascii="Times New Roman" w:hAnsi="Times New Roman" w:cs="Times New Roman"/>
            <w:sz w:val="24"/>
            <w:szCs w:val="24"/>
            <w:highlight w:val="yellow"/>
          </w:rPr>
          <w:t xml:space="preserve"> one wetland </w:t>
        </w:r>
      </w:ins>
      <w:ins w:id="1279" w:author="Anderson, Kenneth" w:date="2026-10-05T13:48:00Z" w16du:dateUtc="2026-10-05T17:48:00Z">
        <w:r w:rsidR="00AD6EFA" w:rsidRPr="00B457EB">
          <w:rPr>
            <w:rFonts w:ascii="Times New Roman" w:hAnsi="Times New Roman" w:cs="Times New Roman"/>
            <w:sz w:val="24"/>
            <w:szCs w:val="24"/>
            <w:highlight w:val="yellow"/>
          </w:rPr>
          <w:t xml:space="preserve">and then ran two models: 1. </w:t>
        </w:r>
      </w:ins>
      <w:ins w:id="1280" w:author="Anderson, Kenneth" w:date="2026-10-05T13:49:00Z" w16du:dateUtc="2026-10-05T17:49:00Z">
        <w:r w:rsidR="00AC2F7A" w:rsidRPr="00B457EB">
          <w:rPr>
            <w:rFonts w:ascii="Times New Roman" w:hAnsi="Times New Roman" w:cs="Times New Roman"/>
            <w:sz w:val="24"/>
            <w:szCs w:val="24"/>
            <w:highlight w:val="yellow"/>
          </w:rPr>
          <w:t xml:space="preserve">A model </w:t>
        </w:r>
        <w:r w:rsidR="00B555DE" w:rsidRPr="00B457EB">
          <w:rPr>
            <w:rFonts w:ascii="Times New Roman" w:hAnsi="Times New Roman" w:cs="Times New Roman"/>
            <w:sz w:val="24"/>
            <w:szCs w:val="24"/>
            <w:highlight w:val="yellow"/>
          </w:rPr>
          <w:t xml:space="preserve">predicting nutrient retention </w:t>
        </w:r>
      </w:ins>
      <w:ins w:id="1281" w:author="Anderson, Kenneth" w:date="2026-10-05T13:50:00Z" w16du:dateUtc="2026-10-05T17:50:00Z">
        <w:r w:rsidR="00606D6E" w:rsidRPr="00B457EB">
          <w:rPr>
            <w:rFonts w:ascii="Times New Roman" w:hAnsi="Times New Roman" w:cs="Times New Roman"/>
            <w:sz w:val="24"/>
            <w:szCs w:val="24"/>
            <w:highlight w:val="yellow"/>
          </w:rPr>
          <w:t>with</w:t>
        </w:r>
      </w:ins>
      <w:ins w:id="1282" w:author="Anderson, Kenneth" w:date="2026-10-05T13:51:00Z" w16du:dateUtc="2026-10-05T17:51:00Z">
        <w:r w:rsidR="00606D6E" w:rsidRPr="00B457EB">
          <w:rPr>
            <w:rFonts w:ascii="Times New Roman" w:hAnsi="Times New Roman" w:cs="Times New Roman"/>
            <w:sz w:val="24"/>
            <w:szCs w:val="24"/>
            <w:highlight w:val="yellow"/>
          </w:rPr>
          <w:t>out the removed wetland</w:t>
        </w:r>
        <w:r w:rsidR="003F5539" w:rsidRPr="00B457EB">
          <w:rPr>
            <w:rFonts w:ascii="Times New Roman" w:hAnsi="Times New Roman" w:cs="Times New Roman"/>
            <w:sz w:val="24"/>
            <w:szCs w:val="24"/>
            <w:highlight w:val="yellow"/>
          </w:rPr>
          <w:t xml:space="preserve"> included in the model</w:t>
        </w:r>
      </w:ins>
      <w:ins w:id="1283" w:author="Anderson, Kenneth" w:date="2026-10-05T13:50:00Z" w16du:dateUtc="2026-10-05T17:50:00Z">
        <w:r w:rsidR="00B555DE" w:rsidRPr="00B457EB">
          <w:rPr>
            <w:rFonts w:ascii="Times New Roman" w:hAnsi="Times New Roman" w:cs="Times New Roman"/>
            <w:sz w:val="24"/>
            <w:szCs w:val="24"/>
            <w:highlight w:val="yellow"/>
          </w:rPr>
          <w:t xml:space="preserve"> and</w:t>
        </w:r>
      </w:ins>
      <w:ins w:id="1284" w:author="Anderson, Kenneth" w:date="2026-10-05T13:49:00Z" w16du:dateUtc="2026-10-05T17:49:00Z">
        <w:r w:rsidR="00B555DE" w:rsidRPr="00B457EB">
          <w:rPr>
            <w:rFonts w:ascii="Times New Roman" w:hAnsi="Times New Roman" w:cs="Times New Roman"/>
            <w:sz w:val="24"/>
            <w:szCs w:val="24"/>
            <w:highlight w:val="yellow"/>
          </w:rPr>
          <w:t xml:space="preserve"> 2.</w:t>
        </w:r>
      </w:ins>
      <w:ins w:id="1285" w:author="Anderson, Kenneth" w:date="2026-10-05T13:50:00Z" w16du:dateUtc="2026-10-05T17:50:00Z">
        <w:r w:rsidR="00B555DE" w:rsidRPr="00B457EB">
          <w:rPr>
            <w:rFonts w:ascii="Times New Roman" w:hAnsi="Times New Roman" w:cs="Times New Roman"/>
            <w:sz w:val="24"/>
            <w:szCs w:val="24"/>
            <w:highlight w:val="yellow"/>
          </w:rPr>
          <w:t xml:space="preserve"> </w:t>
        </w:r>
      </w:ins>
      <w:ins w:id="1286" w:author="Anderson, Kenneth" w:date="2026-10-05T13:49:00Z" w16du:dateUtc="2026-10-05T17:49:00Z">
        <w:r w:rsidR="00AC2F7A" w:rsidRPr="00B457EB">
          <w:rPr>
            <w:rFonts w:ascii="Times New Roman" w:hAnsi="Times New Roman" w:cs="Times New Roman"/>
            <w:sz w:val="24"/>
            <w:szCs w:val="24"/>
            <w:highlight w:val="yellow"/>
          </w:rPr>
          <w:t>A model predicting nutrient retention of the removed wetland</w:t>
        </w:r>
      </w:ins>
      <w:ins w:id="1287" w:author="Anderson, Kenneth" w:date="2026-10-05T13:51:00Z" w16du:dateUtc="2026-10-05T17:51:00Z">
        <w:r w:rsidR="003F5539" w:rsidRPr="00B457EB">
          <w:rPr>
            <w:rFonts w:ascii="Times New Roman" w:hAnsi="Times New Roman" w:cs="Times New Roman"/>
            <w:sz w:val="24"/>
            <w:szCs w:val="24"/>
            <w:highlight w:val="yellow"/>
          </w:rPr>
          <w:t xml:space="preserve">. The first model allowed us to </w:t>
        </w:r>
      </w:ins>
      <w:ins w:id="1288" w:author="Anderson, Kenneth" w:date="2026-10-05T13:52:00Z" w16du:dateUtc="2026-10-05T17:52:00Z">
        <w:r w:rsidR="003F5539" w:rsidRPr="00B457EB">
          <w:rPr>
            <w:rFonts w:ascii="Times New Roman" w:hAnsi="Times New Roman" w:cs="Times New Roman"/>
            <w:sz w:val="24"/>
            <w:szCs w:val="24"/>
            <w:highlight w:val="yellow"/>
          </w:rPr>
          <w:t xml:space="preserve">test how important each individual wetland was for building the model. The second model allowed us to test how well the model predicted nutrient retention </w:t>
        </w:r>
      </w:ins>
      <w:ins w:id="1289" w:author="Kerns, Janice" w:date="2026-10-09T14:25:00Z" w16du:dateUtc="2026-10-09T18:25:00Z">
        <w:r w:rsidR="005727C6">
          <w:rPr>
            <w:rFonts w:ascii="Times New Roman" w:hAnsi="Times New Roman" w:cs="Times New Roman"/>
            <w:sz w:val="24"/>
            <w:szCs w:val="24"/>
            <w:highlight w:val="yellow"/>
          </w:rPr>
          <w:t>i</w:t>
        </w:r>
      </w:ins>
      <w:ins w:id="1290" w:author="Anderson, Kenneth" w:date="2026-10-05T13:52:00Z" w16du:dateUtc="2026-10-05T17:52:00Z">
        <w:del w:id="1291" w:author="Kerns, Janice" w:date="2026-10-09T14:25:00Z" w16du:dateUtc="2026-10-09T18:25:00Z">
          <w:r w:rsidR="003F5539" w:rsidRPr="00B457EB">
            <w:rPr>
              <w:rFonts w:ascii="Times New Roman" w:hAnsi="Times New Roman" w:cs="Times New Roman"/>
              <w:sz w:val="24"/>
              <w:szCs w:val="24"/>
              <w:highlight w:val="yellow"/>
            </w:rPr>
            <w:delText>o</w:delText>
          </w:r>
        </w:del>
        <w:r w:rsidR="003F5539" w:rsidRPr="00B457EB">
          <w:rPr>
            <w:rFonts w:ascii="Times New Roman" w:hAnsi="Times New Roman" w:cs="Times New Roman"/>
            <w:sz w:val="24"/>
            <w:szCs w:val="24"/>
            <w:highlight w:val="yellow"/>
          </w:rPr>
          <w:t xml:space="preserve">n </w:t>
        </w:r>
        <w:r w:rsidR="008A551D" w:rsidRPr="00B457EB">
          <w:rPr>
            <w:rFonts w:ascii="Times New Roman" w:hAnsi="Times New Roman" w:cs="Times New Roman"/>
            <w:sz w:val="24"/>
            <w:szCs w:val="24"/>
            <w:highlight w:val="yellow"/>
          </w:rPr>
          <w:t xml:space="preserve">wetlands not included in the model. </w:t>
        </w:r>
      </w:ins>
      <w:ins w:id="1292" w:author="Anderson, Kenneth" w:date="2026-10-05T13:53:00Z" w16du:dateUtc="2026-10-05T17:53:00Z">
        <w:r w:rsidR="008A551D" w:rsidRPr="00B457EB">
          <w:rPr>
            <w:rFonts w:ascii="Times New Roman" w:hAnsi="Times New Roman" w:cs="Times New Roman"/>
            <w:sz w:val="24"/>
            <w:szCs w:val="24"/>
            <w:highlight w:val="yellow"/>
          </w:rPr>
          <w:t xml:space="preserve">To evaluate </w:t>
        </w:r>
        <w:r w:rsidR="006E7F59" w:rsidRPr="00B457EB">
          <w:rPr>
            <w:rFonts w:ascii="Times New Roman" w:hAnsi="Times New Roman" w:cs="Times New Roman"/>
            <w:sz w:val="24"/>
            <w:szCs w:val="24"/>
            <w:highlight w:val="yellow"/>
          </w:rPr>
          <w:t>model</w:t>
        </w:r>
        <w:r w:rsidR="008A551D" w:rsidRPr="00B457EB">
          <w:rPr>
            <w:rFonts w:ascii="Times New Roman" w:hAnsi="Times New Roman" w:cs="Times New Roman"/>
            <w:sz w:val="24"/>
            <w:szCs w:val="24"/>
            <w:highlight w:val="yellow"/>
          </w:rPr>
          <w:t xml:space="preserve"> performance</w:t>
        </w:r>
      </w:ins>
      <w:ins w:id="1293" w:author="Kerns, Janice" w:date="2026-10-09T14:25:00Z" w16du:dateUtc="2026-10-09T18:25:00Z">
        <w:r w:rsidR="00CD2770">
          <w:rPr>
            <w:rFonts w:ascii="Times New Roman" w:hAnsi="Times New Roman" w:cs="Times New Roman"/>
            <w:sz w:val="24"/>
            <w:szCs w:val="24"/>
            <w:highlight w:val="yellow"/>
          </w:rPr>
          <w:t>,</w:t>
        </w:r>
      </w:ins>
      <w:ins w:id="1294" w:author="Anderson, Kenneth" w:date="2026-10-05T13:53:00Z" w16du:dateUtc="2026-10-05T17:53:00Z">
        <w:r w:rsidR="006E7F59" w:rsidRPr="00B457EB">
          <w:rPr>
            <w:rFonts w:ascii="Times New Roman" w:hAnsi="Times New Roman" w:cs="Times New Roman"/>
            <w:sz w:val="24"/>
            <w:szCs w:val="24"/>
            <w:highlight w:val="yellow"/>
          </w:rPr>
          <w:t xml:space="preserve"> the</w:t>
        </w:r>
        <w:r w:rsidR="008A551D" w:rsidRPr="00B457EB">
          <w:rPr>
            <w:rFonts w:ascii="Times New Roman" w:hAnsi="Times New Roman" w:cs="Times New Roman"/>
            <w:sz w:val="24"/>
            <w:szCs w:val="24"/>
            <w:highlight w:val="yellow"/>
          </w:rPr>
          <w:t xml:space="preserve"> </w:t>
        </w:r>
      </w:ins>
      <w:ins w:id="1295" w:author="Anderson, Kenneth" w:date="2026-10-05T13:47:00Z" w16du:dateUtc="2026-10-05T17:47:00Z">
        <w:r w:rsidR="00F670AE" w:rsidRPr="00B457EB">
          <w:rPr>
            <w:rFonts w:ascii="Times New Roman" w:hAnsi="Times New Roman" w:cs="Times New Roman"/>
            <w:sz w:val="24"/>
            <w:szCs w:val="24"/>
            <w:highlight w:val="yellow"/>
          </w:rPr>
          <w:t xml:space="preserve">RMSE was calculated for the model with the wetland removed and the model predicting the removed wetland. RMSE values were calculated using version 0.1.4 of the </w:t>
        </w:r>
        <w:r w:rsidR="00F670AE" w:rsidRPr="00B457EB">
          <w:rPr>
            <w:rFonts w:ascii="Times New Roman" w:hAnsi="Times New Roman" w:cs="Times New Roman"/>
            <w:i/>
            <w:sz w:val="24"/>
            <w:szCs w:val="24"/>
            <w:highlight w:val="yellow"/>
          </w:rPr>
          <w:t>Metrics</w:t>
        </w:r>
        <w:r w:rsidR="00F670AE" w:rsidRPr="00B457EB">
          <w:rPr>
            <w:rFonts w:ascii="Times New Roman" w:hAnsi="Times New Roman" w:cs="Times New Roman"/>
            <w:sz w:val="24"/>
            <w:szCs w:val="24"/>
            <w:highlight w:val="yellow"/>
          </w:rPr>
          <w:t xml:space="preserve"> package </w:t>
        </w:r>
        <w:r w:rsidR="00F670AE" w:rsidRPr="00B457EB">
          <w:rPr>
            <w:rFonts w:ascii="Times New Roman" w:hAnsi="Times New Roman" w:cs="Times New Roman"/>
            <w:sz w:val="24"/>
            <w:szCs w:val="24"/>
            <w:highlight w:val="yellow"/>
          </w:rPr>
          <w:fldChar w:fldCharType="begin"/>
        </w:r>
        <w:r w:rsidR="00F670AE" w:rsidRPr="00B457EB">
          <w:rPr>
            <w:rFonts w:ascii="Times New Roman" w:hAnsi="Times New Roman" w:cs="Times New Roman"/>
            <w:sz w:val="24"/>
            <w:szCs w:val="24"/>
            <w:highlight w:val="yellow"/>
          </w:rPr>
          <w:instrText xml:space="preserve"> ADDIN ZOTERO_ITEM CSL_CITATION {"citationID":"aomZFTOh","properties":{"unsorted":false,"formattedCitation":"(Hamner et al. 2018)","plainCitation":"(Hamner et al. 2018)","noteIndex":0},"citationItems":[{"id":6232,"uris":["http://zotero.org/users/5222684/items/ML65CQ3E"],"itemData":{"id":6232,"type":"article-journal","container-title":"R Foundation for Statistical Computing","source":"Google Scholar","title":"Package ‘metrics’","URL":"http://bioconductor.statistik.tu-dortmund.de/cran/web/packages/Metrics/Metrics.pdf","author":[{"family":"Hamner","given":"Ben"},{"family":"Frasco","given":"Michael"},{"family":"LeDell","given":"Erin"}],"accessed":{"date-parts":[["2026",8,10]]},"issued":{"date-parts":[["2018"]]}}}],"schema":"https://github.com/citation-style-language/schema/raw/master/csl-citation.json"} </w:instrText>
        </w:r>
        <w:r w:rsidR="00F670AE" w:rsidRPr="00B457EB">
          <w:rPr>
            <w:rFonts w:ascii="Times New Roman" w:hAnsi="Times New Roman" w:cs="Times New Roman"/>
            <w:sz w:val="24"/>
            <w:szCs w:val="24"/>
            <w:highlight w:val="yellow"/>
          </w:rPr>
          <w:fldChar w:fldCharType="separate"/>
        </w:r>
        <w:r w:rsidR="00F670AE" w:rsidRPr="00B457EB">
          <w:rPr>
            <w:rFonts w:ascii="Times New Roman" w:hAnsi="Times New Roman" w:cs="Times New Roman"/>
            <w:sz w:val="24"/>
            <w:szCs w:val="24"/>
            <w:highlight w:val="yellow"/>
          </w:rPr>
          <w:t>(Hamner et al. 2018)</w:t>
        </w:r>
        <w:r w:rsidR="00F670AE" w:rsidRPr="00B457EB">
          <w:rPr>
            <w:rFonts w:ascii="Times New Roman" w:hAnsi="Times New Roman" w:cs="Times New Roman"/>
            <w:sz w:val="24"/>
            <w:szCs w:val="24"/>
            <w:highlight w:val="yellow"/>
          </w:rPr>
          <w:fldChar w:fldCharType="end"/>
        </w:r>
        <w:r w:rsidR="00F670AE" w:rsidRPr="00B457EB">
          <w:rPr>
            <w:rFonts w:ascii="Times New Roman" w:hAnsi="Times New Roman" w:cs="Times New Roman"/>
            <w:sz w:val="24"/>
            <w:szCs w:val="24"/>
            <w:highlight w:val="yellow"/>
          </w:rPr>
          <w:t xml:space="preserve"> in R. </w:t>
        </w:r>
      </w:ins>
    </w:p>
    <w:p w14:paraId="1309814D" w14:textId="7AF9E808" w:rsidR="009B530D" w:rsidRPr="00B457EB" w:rsidRDefault="004C2085">
      <w:pPr>
        <w:spacing w:line="480" w:lineRule="auto"/>
        <w:ind w:firstLine="720"/>
        <w:rPr>
          <w:ins w:id="1296" w:author="Anderson, Kenneth" w:date="2026-10-05T13:27:00Z" w16du:dateUtc="2026-10-05T17:27:00Z"/>
          <w:rFonts w:ascii="Times New Roman" w:hAnsi="Times New Roman" w:cs="Times New Roman"/>
          <w:sz w:val="24"/>
          <w:szCs w:val="24"/>
          <w:highlight w:val="yellow"/>
        </w:rPr>
        <w:pPrChange w:id="1297" w:author="Anderson, Kenneth" w:date="2026-10-05T13:34:00Z" w16du:dateUtc="2026-10-05T17:34:00Z">
          <w:pPr>
            <w:spacing w:line="480" w:lineRule="auto"/>
          </w:pPr>
        </w:pPrChange>
      </w:pPr>
      <w:ins w:id="1298" w:author="Anderson, Kenneth" w:date="2026-10-05T13:31:00Z" w16du:dateUtc="2026-10-05T17:31:00Z">
        <w:r w:rsidRPr="00B457EB">
          <w:rPr>
            <w:rFonts w:ascii="Times New Roman" w:hAnsi="Times New Roman" w:cs="Times New Roman"/>
            <w:sz w:val="24"/>
            <w:szCs w:val="24"/>
            <w:highlight w:val="yellow"/>
          </w:rPr>
          <w:lastRenderedPageBreak/>
          <w:t xml:space="preserve">To </w:t>
        </w:r>
        <w:r w:rsidR="00C275AD" w:rsidRPr="00B457EB">
          <w:rPr>
            <w:rFonts w:ascii="Times New Roman" w:hAnsi="Times New Roman" w:cs="Times New Roman"/>
            <w:sz w:val="24"/>
            <w:szCs w:val="24"/>
            <w:highlight w:val="yellow"/>
          </w:rPr>
          <w:t xml:space="preserve">analyze how </w:t>
        </w:r>
      </w:ins>
      <w:ins w:id="1299" w:author="Anderson, Kenneth" w:date="2026-10-05T13:32:00Z" w16du:dateUtc="2026-10-05T17:32:00Z">
        <w:r w:rsidR="00C275AD" w:rsidRPr="00B457EB">
          <w:rPr>
            <w:rFonts w:ascii="Times New Roman" w:hAnsi="Times New Roman" w:cs="Times New Roman"/>
            <w:sz w:val="24"/>
            <w:szCs w:val="24"/>
            <w:highlight w:val="yellow"/>
          </w:rPr>
          <w:t>concentration and volume affect individual wetlands</w:t>
        </w:r>
      </w:ins>
      <w:ins w:id="1300" w:author="Kerns, Janice" w:date="2026-10-09T14:25:00Z" w16du:dateUtc="2026-10-09T18:25:00Z">
        <w:r w:rsidR="003A7BC8">
          <w:rPr>
            <w:rFonts w:ascii="Times New Roman" w:hAnsi="Times New Roman" w:cs="Times New Roman"/>
            <w:sz w:val="24"/>
            <w:szCs w:val="24"/>
            <w:highlight w:val="yellow"/>
          </w:rPr>
          <w:t>,</w:t>
        </w:r>
      </w:ins>
      <w:ins w:id="1301" w:author="Anderson, Kenneth" w:date="2026-10-05T13:31:00Z" w16du:dateUtc="2026-10-05T17:31:00Z">
        <w:r w:rsidRPr="00B457EB">
          <w:rPr>
            <w:rFonts w:ascii="Times New Roman" w:hAnsi="Times New Roman" w:cs="Times New Roman"/>
            <w:sz w:val="24"/>
            <w:szCs w:val="24"/>
            <w:highlight w:val="yellow"/>
          </w:rPr>
          <w:t xml:space="preserve"> </w:t>
        </w:r>
      </w:ins>
      <w:ins w:id="1302" w:author="Anderson, Kenneth" w:date="2026-10-05T13:34:00Z" w16du:dateUtc="2026-10-05T17:34:00Z">
        <w:r w:rsidR="00DF7F18" w:rsidRPr="00B457EB">
          <w:rPr>
            <w:rFonts w:ascii="Times New Roman" w:hAnsi="Times New Roman" w:cs="Times New Roman"/>
            <w:sz w:val="24"/>
            <w:szCs w:val="24"/>
            <w:highlight w:val="yellow"/>
          </w:rPr>
          <w:t>we used ANCOVA to</w:t>
        </w:r>
      </w:ins>
      <w:ins w:id="1303" w:author="Anderson, Kenneth" w:date="2026-10-05T13:35:00Z" w16du:dateUtc="2026-10-05T17:35:00Z">
        <w:r w:rsidR="00E6465C" w:rsidRPr="00B457EB">
          <w:rPr>
            <w:rFonts w:ascii="Times New Roman" w:hAnsi="Times New Roman" w:cs="Times New Roman"/>
            <w:sz w:val="24"/>
            <w:szCs w:val="24"/>
            <w:highlight w:val="yellow"/>
          </w:rPr>
          <w:t xml:space="preserve"> model the interaction of concentration, </w:t>
        </w:r>
        <w:r w:rsidR="00D94F44" w:rsidRPr="00B457EB">
          <w:rPr>
            <w:rFonts w:ascii="Times New Roman" w:hAnsi="Times New Roman" w:cs="Times New Roman"/>
            <w:sz w:val="24"/>
            <w:szCs w:val="24"/>
            <w:highlight w:val="yellow"/>
          </w:rPr>
          <w:t>inflow volume</w:t>
        </w:r>
      </w:ins>
      <w:ins w:id="1304" w:author="Kerns, Janice" w:date="2026-10-09T14:25:00Z" w16du:dateUtc="2026-10-09T18:25:00Z">
        <w:r w:rsidR="003A7BC8">
          <w:rPr>
            <w:rFonts w:ascii="Times New Roman" w:hAnsi="Times New Roman" w:cs="Times New Roman"/>
            <w:sz w:val="24"/>
            <w:szCs w:val="24"/>
            <w:highlight w:val="yellow"/>
          </w:rPr>
          <w:t>,</w:t>
        </w:r>
      </w:ins>
      <w:ins w:id="1305" w:author="Anderson, Kenneth" w:date="2026-10-05T13:35:00Z" w16du:dateUtc="2026-10-05T17:35:00Z">
        <w:r w:rsidR="00D94F44" w:rsidRPr="00B457EB">
          <w:rPr>
            <w:rFonts w:ascii="Times New Roman" w:hAnsi="Times New Roman" w:cs="Times New Roman"/>
            <w:sz w:val="24"/>
            <w:szCs w:val="24"/>
            <w:highlight w:val="yellow"/>
          </w:rPr>
          <w:t xml:space="preserve"> and wetland identity. </w:t>
        </w:r>
      </w:ins>
      <w:ins w:id="1306" w:author="Anderson, Kenneth" w:date="2026-10-05T13:36:00Z" w16du:dateUtc="2026-10-05T17:36:00Z">
        <w:r w:rsidR="004B17C1" w:rsidRPr="00B457EB">
          <w:rPr>
            <w:rFonts w:ascii="Times New Roman" w:hAnsi="Times New Roman" w:cs="Times New Roman"/>
            <w:sz w:val="24"/>
            <w:szCs w:val="24"/>
            <w:highlight w:val="yellow"/>
          </w:rPr>
          <w:t xml:space="preserve">We </w:t>
        </w:r>
      </w:ins>
      <w:ins w:id="1307" w:author="Anderson, Kenneth" w:date="2026-10-05T13:37:00Z" w16du:dateUtc="2026-10-05T17:37:00Z">
        <w:r w:rsidR="004B17C1" w:rsidRPr="00B457EB">
          <w:rPr>
            <w:rFonts w:ascii="Times New Roman" w:hAnsi="Times New Roman" w:cs="Times New Roman"/>
            <w:sz w:val="24"/>
            <w:szCs w:val="24"/>
            <w:highlight w:val="yellow"/>
          </w:rPr>
          <w:t>model</w:t>
        </w:r>
        <w:del w:id="1308" w:author="Kerns, Janice" w:date="2026-10-09T14:26:00Z" w16du:dateUtc="2026-10-09T18:26:00Z">
          <w:r w:rsidR="004B17C1" w:rsidRPr="00B457EB">
            <w:rPr>
              <w:rFonts w:ascii="Times New Roman" w:hAnsi="Times New Roman" w:cs="Times New Roman"/>
              <w:sz w:val="24"/>
              <w:szCs w:val="24"/>
              <w:highlight w:val="yellow"/>
            </w:rPr>
            <w:delText>l</w:delText>
          </w:r>
        </w:del>
        <w:r w:rsidR="004B17C1" w:rsidRPr="00B457EB">
          <w:rPr>
            <w:rFonts w:ascii="Times New Roman" w:hAnsi="Times New Roman" w:cs="Times New Roman"/>
            <w:sz w:val="24"/>
            <w:szCs w:val="24"/>
            <w:highlight w:val="yellow"/>
          </w:rPr>
          <w:t>ed</w:t>
        </w:r>
      </w:ins>
      <w:ins w:id="1309" w:author="Anderson, Kenneth" w:date="2026-10-05T13:36:00Z" w16du:dateUtc="2026-10-05T17:36:00Z">
        <w:r w:rsidR="004B17C1" w:rsidRPr="00B457EB">
          <w:rPr>
            <w:rFonts w:ascii="Times New Roman" w:hAnsi="Times New Roman" w:cs="Times New Roman"/>
            <w:sz w:val="24"/>
            <w:szCs w:val="24"/>
            <w:highlight w:val="yellow"/>
          </w:rPr>
          <w:t xml:space="preserve"> the slope for</w:t>
        </w:r>
      </w:ins>
      <w:ins w:id="1310" w:author="Anderson, Kenneth" w:date="2026-10-05T13:37:00Z" w16du:dateUtc="2026-10-05T17:37:00Z">
        <w:r w:rsidR="00AB3BDC" w:rsidRPr="00B457EB">
          <w:rPr>
            <w:rFonts w:ascii="Times New Roman" w:hAnsi="Times New Roman" w:cs="Times New Roman"/>
            <w:sz w:val="24"/>
            <w:szCs w:val="24"/>
            <w:highlight w:val="yellow"/>
          </w:rPr>
          <w:t xml:space="preserve"> the relationship between nutrient retention and</w:t>
        </w:r>
      </w:ins>
      <w:ins w:id="1311" w:author="Anderson, Kenneth" w:date="2026-10-05T13:36:00Z" w16du:dateUtc="2026-10-05T17:36:00Z">
        <w:r w:rsidR="004B17C1" w:rsidRPr="00B457EB">
          <w:rPr>
            <w:rFonts w:ascii="Times New Roman" w:hAnsi="Times New Roman" w:cs="Times New Roman"/>
            <w:sz w:val="24"/>
            <w:szCs w:val="24"/>
            <w:highlight w:val="yellow"/>
          </w:rPr>
          <w:t xml:space="preserve"> inflow volume and concentration for each wetlan</w:t>
        </w:r>
      </w:ins>
      <w:ins w:id="1312" w:author="Anderson, Kenneth" w:date="2026-10-05T13:37:00Z" w16du:dateUtc="2026-10-05T17:37:00Z">
        <w:r w:rsidR="004B17C1" w:rsidRPr="00B457EB">
          <w:rPr>
            <w:rFonts w:ascii="Times New Roman" w:hAnsi="Times New Roman" w:cs="Times New Roman"/>
            <w:sz w:val="24"/>
            <w:szCs w:val="24"/>
            <w:highlight w:val="yellow"/>
          </w:rPr>
          <w:t xml:space="preserve">d. </w:t>
        </w:r>
      </w:ins>
      <w:ins w:id="1313" w:author="Anderson, Kenneth" w:date="2026-10-05T13:35:00Z" w16du:dateUtc="2026-10-05T17:35:00Z">
        <w:r w:rsidR="00D94F44" w:rsidRPr="00B457EB">
          <w:rPr>
            <w:rFonts w:ascii="Times New Roman" w:hAnsi="Times New Roman" w:cs="Times New Roman"/>
            <w:sz w:val="24"/>
            <w:szCs w:val="24"/>
            <w:highlight w:val="yellow"/>
          </w:rPr>
          <w:t>We log</w:t>
        </w:r>
      </w:ins>
      <w:ins w:id="1314" w:author="Kerns, Janice" w:date="2026-10-09T14:26:00Z" w16du:dateUtc="2026-10-09T18:26:00Z">
        <w:r w:rsidR="003A7BC8">
          <w:rPr>
            <w:rFonts w:ascii="Times New Roman" w:hAnsi="Times New Roman" w:cs="Times New Roman"/>
            <w:sz w:val="24"/>
            <w:szCs w:val="24"/>
            <w:highlight w:val="yellow"/>
          </w:rPr>
          <w:t>-</w:t>
        </w:r>
      </w:ins>
      <w:ins w:id="1315" w:author="Anderson, Kenneth" w:date="2026-10-05T13:35:00Z" w16du:dateUtc="2026-10-05T17:35:00Z">
        <w:del w:id="1316" w:author="Kerns, Janice" w:date="2026-10-09T14:26:00Z" w16du:dateUtc="2026-10-09T18:26:00Z">
          <w:r w:rsidR="00D94F44" w:rsidRPr="00B457EB">
            <w:rPr>
              <w:rFonts w:ascii="Times New Roman" w:hAnsi="Times New Roman" w:cs="Times New Roman"/>
              <w:sz w:val="24"/>
              <w:szCs w:val="24"/>
              <w:highlight w:val="yellow"/>
            </w:rPr>
            <w:delText xml:space="preserve"> </w:delText>
          </w:r>
        </w:del>
        <w:r w:rsidR="00D94F44" w:rsidRPr="00B457EB">
          <w:rPr>
            <w:rFonts w:ascii="Times New Roman" w:hAnsi="Times New Roman" w:cs="Times New Roman"/>
            <w:sz w:val="24"/>
            <w:szCs w:val="24"/>
            <w:highlight w:val="yellow"/>
          </w:rPr>
          <w:t>transformed inflow vo</w:t>
        </w:r>
      </w:ins>
      <w:ins w:id="1317" w:author="Anderson, Kenneth" w:date="2026-10-05T13:36:00Z" w16du:dateUtc="2026-10-05T17:36:00Z">
        <w:r w:rsidR="00D94F44" w:rsidRPr="00B457EB">
          <w:rPr>
            <w:rFonts w:ascii="Times New Roman" w:hAnsi="Times New Roman" w:cs="Times New Roman"/>
            <w:sz w:val="24"/>
            <w:szCs w:val="24"/>
            <w:highlight w:val="yellow"/>
          </w:rPr>
          <w:t xml:space="preserve">lume, concentration, and retention so that slopes of concentration and inflow volume would be comparable. </w:t>
        </w:r>
      </w:ins>
      <w:ins w:id="1318" w:author="Anderson, Kenneth" w:date="2026-10-05T13:42:00Z" w16du:dateUtc="2026-10-05T17:42:00Z">
        <w:r w:rsidR="00F007A7" w:rsidRPr="00B457EB">
          <w:rPr>
            <w:rFonts w:ascii="Times New Roman" w:hAnsi="Times New Roman" w:cs="Times New Roman"/>
            <w:sz w:val="24"/>
            <w:szCs w:val="24"/>
            <w:highlight w:val="yellow"/>
          </w:rPr>
          <w:t xml:space="preserve">We structured the model as nutrient retention ~ (inflow volume + </w:t>
        </w:r>
        <w:r w:rsidR="00307FF6" w:rsidRPr="00B457EB">
          <w:rPr>
            <w:rFonts w:ascii="Times New Roman" w:hAnsi="Times New Roman" w:cs="Times New Roman"/>
            <w:sz w:val="24"/>
            <w:szCs w:val="24"/>
            <w:highlight w:val="yellow"/>
          </w:rPr>
          <w:t xml:space="preserve">inflow concentration) </w:t>
        </w:r>
      </w:ins>
      <w:ins w:id="1319" w:author="Anderson, Kenneth" w:date="2026-10-05T13:43:00Z" w16du:dateUtc="2026-10-05T17:43:00Z">
        <w:r w:rsidR="00307FF6" w:rsidRPr="00B457EB">
          <w:rPr>
            <w:rFonts w:ascii="Times New Roman" w:hAnsi="Times New Roman" w:cs="Times New Roman"/>
            <w:sz w:val="24"/>
            <w:szCs w:val="24"/>
            <w:highlight w:val="yellow"/>
          </w:rPr>
          <w:t>* Wetland identity.</w:t>
        </w:r>
      </w:ins>
    </w:p>
    <w:p w14:paraId="0F893FF8" w14:textId="39972A7D" w:rsidR="009B530D" w:rsidRDefault="008C4ECE" w:rsidP="00682BBA">
      <w:pPr>
        <w:spacing w:line="480" w:lineRule="auto"/>
        <w:rPr>
          <w:ins w:id="1320" w:author="Anderson, Kenneth" w:date="2026-10-05T13:27:00Z" w16du:dateUtc="2026-10-05T17:27:00Z"/>
          <w:rFonts w:ascii="Times New Roman" w:hAnsi="Times New Roman" w:cs="Times New Roman"/>
          <w:sz w:val="24"/>
          <w:szCs w:val="24"/>
        </w:rPr>
      </w:pPr>
      <w:ins w:id="1321" w:author="Anderson, Kenneth" w:date="2026-10-05T13:37:00Z" w16du:dateUtc="2026-10-05T17:37:00Z">
        <w:r w:rsidRPr="00B457EB">
          <w:rPr>
            <w:rFonts w:ascii="Times New Roman" w:hAnsi="Times New Roman" w:cs="Times New Roman"/>
            <w:sz w:val="24"/>
            <w:szCs w:val="24"/>
            <w:highlight w:val="yellow"/>
          </w:rPr>
          <w:tab/>
          <w:t xml:space="preserve">To </w:t>
        </w:r>
      </w:ins>
      <w:ins w:id="1322" w:author="Anderson, Kenneth" w:date="2026-10-05T13:40:00Z" w16du:dateUtc="2026-10-05T17:40:00Z">
        <w:r w:rsidR="00FE5AF3" w:rsidRPr="00B457EB">
          <w:rPr>
            <w:rFonts w:ascii="Times New Roman" w:hAnsi="Times New Roman" w:cs="Times New Roman"/>
            <w:sz w:val="24"/>
            <w:szCs w:val="24"/>
            <w:highlight w:val="yellow"/>
          </w:rPr>
          <w:t xml:space="preserve">identify drivers of nutrient </w:t>
        </w:r>
      </w:ins>
      <w:ins w:id="1323" w:author="Anderson, Kenneth" w:date="2026-10-05T13:37:00Z" w16du:dateUtc="2026-10-05T17:37:00Z">
        <w:r w:rsidRPr="00B457EB">
          <w:rPr>
            <w:rFonts w:ascii="Times New Roman" w:hAnsi="Times New Roman" w:cs="Times New Roman"/>
            <w:sz w:val="24"/>
            <w:szCs w:val="24"/>
            <w:highlight w:val="yellow"/>
          </w:rPr>
          <w:t>release</w:t>
        </w:r>
      </w:ins>
      <w:ins w:id="1324" w:author="Kerns, Janice" w:date="2026-10-09T14:26:00Z" w16du:dateUtc="2026-10-09T18:26:00Z">
        <w:r w:rsidR="00FC0F1D">
          <w:rPr>
            <w:rFonts w:ascii="Times New Roman" w:hAnsi="Times New Roman" w:cs="Times New Roman"/>
            <w:sz w:val="24"/>
            <w:szCs w:val="24"/>
            <w:highlight w:val="yellow"/>
          </w:rPr>
          <w:t>,</w:t>
        </w:r>
      </w:ins>
      <w:ins w:id="1325" w:author="Anderson, Kenneth" w:date="2026-10-05T13:40:00Z" w16du:dateUtc="2026-10-05T17:40:00Z">
        <w:r w:rsidR="00FE5AF3" w:rsidRPr="00B457EB">
          <w:rPr>
            <w:rFonts w:ascii="Times New Roman" w:hAnsi="Times New Roman" w:cs="Times New Roman"/>
            <w:sz w:val="24"/>
            <w:szCs w:val="24"/>
            <w:highlight w:val="yellow"/>
          </w:rPr>
          <w:t xml:space="preserve"> we </w:t>
        </w:r>
      </w:ins>
      <w:ins w:id="1326" w:author="Anderson, Kenneth" w:date="2026-10-05T13:41:00Z" w16du:dateUtc="2026-10-05T17:41:00Z">
        <w:r w:rsidR="00970418" w:rsidRPr="00B457EB">
          <w:rPr>
            <w:rFonts w:ascii="Times New Roman" w:hAnsi="Times New Roman" w:cs="Times New Roman"/>
            <w:sz w:val="24"/>
            <w:szCs w:val="24"/>
            <w:highlight w:val="yellow"/>
          </w:rPr>
          <w:t xml:space="preserve">built </w:t>
        </w:r>
      </w:ins>
      <w:ins w:id="1327" w:author="Kerns, Janice" w:date="2026-10-09T14:26:00Z" w16du:dateUtc="2026-10-09T18:26:00Z">
        <w:r w:rsidR="00DC7E70">
          <w:rPr>
            <w:rFonts w:ascii="Times New Roman" w:hAnsi="Times New Roman" w:cs="Times New Roman"/>
            <w:sz w:val="24"/>
            <w:szCs w:val="24"/>
            <w:highlight w:val="yellow"/>
          </w:rPr>
          <w:t xml:space="preserve">a </w:t>
        </w:r>
      </w:ins>
      <w:ins w:id="1328" w:author="Anderson, Kenneth" w:date="2026-10-05T13:41:00Z" w16du:dateUtc="2026-10-05T17:41:00Z">
        <w:r w:rsidR="00970418" w:rsidRPr="00B457EB">
          <w:rPr>
            <w:rFonts w:ascii="Times New Roman" w:hAnsi="Times New Roman" w:cs="Times New Roman"/>
            <w:sz w:val="24"/>
            <w:szCs w:val="24"/>
            <w:highlight w:val="yellow"/>
          </w:rPr>
          <w:t>logistic regression</w:t>
        </w:r>
      </w:ins>
      <w:ins w:id="1329" w:author="Kerns, Janice" w:date="2026-10-09T14:27:00Z" w16du:dateUtc="2026-10-09T18:27:00Z">
        <w:r w:rsidR="00970418">
          <w:rPr>
            <w:rFonts w:ascii="Times New Roman" w:hAnsi="Times New Roman" w:cs="Times New Roman"/>
            <w:sz w:val="24"/>
            <w:szCs w:val="24"/>
            <w:highlight w:val="yellow"/>
          </w:rPr>
          <w:t xml:space="preserve"> </w:t>
        </w:r>
        <w:r w:rsidR="00DC7E70">
          <w:rPr>
            <w:rFonts w:ascii="Times New Roman" w:hAnsi="Times New Roman" w:cs="Times New Roman"/>
            <w:sz w:val="24"/>
            <w:szCs w:val="24"/>
            <w:highlight w:val="yellow"/>
          </w:rPr>
          <w:t>model</w:t>
        </w:r>
      </w:ins>
      <w:ins w:id="1330" w:author="Anderson, Kenneth" w:date="2026-10-05T13:41:00Z" w16du:dateUtc="2026-10-05T17:41:00Z">
        <w:r w:rsidR="00970418" w:rsidRPr="00B457EB">
          <w:rPr>
            <w:rFonts w:ascii="Times New Roman" w:hAnsi="Times New Roman" w:cs="Times New Roman"/>
            <w:sz w:val="24"/>
            <w:szCs w:val="24"/>
            <w:highlight w:val="yellow"/>
          </w:rPr>
          <w:t xml:space="preserve"> </w:t>
        </w:r>
        <w:r w:rsidR="00042286" w:rsidRPr="00B457EB">
          <w:rPr>
            <w:rFonts w:ascii="Times New Roman" w:hAnsi="Times New Roman" w:cs="Times New Roman"/>
            <w:sz w:val="24"/>
            <w:szCs w:val="24"/>
            <w:highlight w:val="yellow"/>
          </w:rPr>
          <w:t xml:space="preserve">with a binary response of either “retention” or “release” for each month. </w:t>
        </w:r>
      </w:ins>
      <w:ins w:id="1331" w:author="Anderson, Kenneth" w:date="2026-10-05T13:43:00Z" w16du:dateUtc="2026-10-05T17:43:00Z">
        <w:r w:rsidR="00B63877" w:rsidRPr="00B457EB">
          <w:rPr>
            <w:rFonts w:ascii="Times New Roman" w:hAnsi="Times New Roman" w:cs="Times New Roman"/>
            <w:sz w:val="24"/>
            <w:szCs w:val="24"/>
            <w:highlight w:val="yellow"/>
          </w:rPr>
          <w:t xml:space="preserve">We </w:t>
        </w:r>
      </w:ins>
      <w:ins w:id="1332" w:author="Anderson, Kenneth" w:date="2026-10-05T13:45:00Z" w16du:dateUtc="2026-10-05T17:45:00Z">
        <w:r w:rsidR="00421026" w:rsidRPr="00B457EB">
          <w:rPr>
            <w:rFonts w:ascii="Times New Roman" w:hAnsi="Times New Roman" w:cs="Times New Roman"/>
            <w:sz w:val="24"/>
            <w:szCs w:val="24"/>
            <w:highlight w:val="yellow"/>
          </w:rPr>
          <w:t xml:space="preserve">structured the model as </w:t>
        </w:r>
      </w:ins>
      <w:ins w:id="1333" w:author="Anderson, Kenneth" w:date="2026-10-05T13:46:00Z" w16du:dateUtc="2026-10-05T17:46:00Z">
        <w:r w:rsidR="00A02746" w:rsidRPr="00B457EB">
          <w:rPr>
            <w:rFonts w:ascii="Times New Roman" w:hAnsi="Times New Roman" w:cs="Times New Roman"/>
            <w:sz w:val="24"/>
            <w:szCs w:val="24"/>
            <w:highlight w:val="yellow"/>
          </w:rPr>
          <w:t xml:space="preserve">a binary for release ~ </w:t>
        </w:r>
        <w:r w:rsidR="00775778" w:rsidRPr="00B457EB">
          <w:rPr>
            <w:rFonts w:ascii="Times New Roman" w:hAnsi="Times New Roman" w:cs="Times New Roman"/>
            <w:sz w:val="24"/>
            <w:szCs w:val="24"/>
            <w:highlight w:val="yellow"/>
          </w:rPr>
          <w:t>inflow volume + concentration in + month.</w:t>
        </w:r>
        <w:r w:rsidR="00775778">
          <w:rPr>
            <w:rFonts w:ascii="Times New Roman" w:hAnsi="Times New Roman" w:cs="Times New Roman"/>
            <w:sz w:val="24"/>
            <w:szCs w:val="24"/>
          </w:rPr>
          <w:t xml:space="preserve"> </w:t>
        </w:r>
      </w:ins>
    </w:p>
    <w:p w14:paraId="2B23A975" w14:textId="47E9148D" w:rsidR="00462FB4" w:rsidRPr="00682BBA" w:rsidDel="00F670AE" w:rsidRDefault="008F05C6">
      <w:pPr>
        <w:spacing w:line="480" w:lineRule="auto"/>
        <w:ind w:firstLine="720"/>
        <w:rPr>
          <w:del w:id="1334" w:author="Anderson, Kenneth" w:date="2026-10-05T13:47:00Z" w16du:dateUtc="2026-10-05T17:47:00Z"/>
          <w:rFonts w:ascii="Times New Roman" w:hAnsi="Times New Roman" w:cs="Times New Roman"/>
          <w:sz w:val="24"/>
          <w:szCs w:val="24"/>
        </w:rPr>
        <w:pPrChange w:id="1335" w:author="Anderson, Kenneth" w:date="2026-10-05T13:37:00Z" w16du:dateUtc="2026-10-05T17:37:00Z">
          <w:pPr>
            <w:spacing w:line="480" w:lineRule="auto"/>
          </w:pPr>
        </w:pPrChange>
      </w:pPr>
      <w:commentRangeStart w:id="1336"/>
      <w:del w:id="1337" w:author="Anderson, Kenneth" w:date="2026-10-05T13:24:00Z" w16du:dateUtc="2026-10-05T17:24:00Z">
        <w:r w:rsidRPr="76D3435A" w:rsidDel="004A4E6A">
          <w:rPr>
            <w:rFonts w:ascii="Times New Roman" w:hAnsi="Times New Roman" w:cs="Times New Roman"/>
            <w:sz w:val="24"/>
            <w:szCs w:val="24"/>
          </w:rPr>
          <w:delText>We</w:delText>
        </w:r>
        <w:commentRangeEnd w:id="1336"/>
        <w:r w:rsidR="00711F75" w:rsidRPr="76D3435A" w:rsidDel="004A4E6A">
          <w:rPr>
            <w:rStyle w:val="CommentReference"/>
            <w:rFonts w:ascii="Times New Roman" w:hAnsi="Times New Roman" w:cs="Times New Roman"/>
            <w:sz w:val="24"/>
            <w:szCs w:val="24"/>
          </w:rPr>
          <w:commentReference w:id="1336"/>
        </w:r>
        <w:r w:rsidRPr="76D3435A" w:rsidDel="004A4E6A">
          <w:rPr>
            <w:rFonts w:ascii="Times New Roman" w:hAnsi="Times New Roman" w:cs="Times New Roman"/>
            <w:sz w:val="24"/>
            <w:szCs w:val="24"/>
          </w:rPr>
          <w:delText xml:space="preserve"> </w:delText>
        </w:r>
      </w:del>
      <w:del w:id="1338" w:author="Anderson, Kenneth" w:date="2026-10-05T13:47:00Z" w16du:dateUtc="2026-10-05T17:47:00Z">
        <w:r w:rsidRPr="76D3435A" w:rsidDel="00F670AE">
          <w:rPr>
            <w:rFonts w:ascii="Times New Roman" w:hAnsi="Times New Roman" w:cs="Times New Roman"/>
            <w:sz w:val="24"/>
            <w:szCs w:val="24"/>
          </w:rPr>
          <w:delText>performed a leave</w:delText>
        </w:r>
      </w:del>
      <w:ins w:id="1339" w:author="Costello, David" w:date="2026-09-29T14:07:00Z" w16du:dateUtc="2026-09-29T18:07:00Z">
        <w:del w:id="1340" w:author="Anderson, Kenneth" w:date="2026-10-05T13:47:00Z" w16du:dateUtc="2026-10-05T17:47:00Z">
          <w:r w:rsidR="002060E7" w:rsidRPr="76D3435A" w:rsidDel="00F670AE">
            <w:rPr>
              <w:rFonts w:ascii="Times New Roman" w:hAnsi="Times New Roman" w:cs="Times New Roman"/>
              <w:sz w:val="24"/>
              <w:szCs w:val="24"/>
            </w:rPr>
            <w:delText>-</w:delText>
          </w:r>
        </w:del>
      </w:ins>
      <w:del w:id="1341" w:author="Anderson, Kenneth" w:date="2026-10-05T13:47:00Z" w16du:dateUtc="2026-10-05T17:47:00Z">
        <w:r w:rsidR="00711F75" w:rsidRPr="76D3435A" w:rsidDel="00F670AE">
          <w:rPr>
            <w:rFonts w:ascii="Times New Roman" w:hAnsi="Times New Roman" w:cs="Times New Roman"/>
            <w:sz w:val="24"/>
            <w:szCs w:val="24"/>
          </w:rPr>
          <w:delText xml:space="preserve"> </w:delText>
        </w:r>
        <w:r w:rsidRPr="76D3435A" w:rsidDel="00F670AE">
          <w:rPr>
            <w:rFonts w:ascii="Times New Roman" w:hAnsi="Times New Roman" w:cs="Times New Roman"/>
            <w:sz w:val="24"/>
            <w:szCs w:val="24"/>
          </w:rPr>
          <w:delText>one</w:delText>
        </w:r>
      </w:del>
      <w:ins w:id="1342" w:author="Costello, David" w:date="2026-09-29T14:07:00Z" w16du:dateUtc="2026-09-29T18:07:00Z">
        <w:del w:id="1343" w:author="Anderson, Kenneth" w:date="2026-10-05T13:47:00Z" w16du:dateUtc="2026-10-05T17:47:00Z">
          <w:r w:rsidR="002060E7" w:rsidRPr="76D3435A" w:rsidDel="00F670AE">
            <w:rPr>
              <w:rFonts w:ascii="Times New Roman" w:hAnsi="Times New Roman" w:cs="Times New Roman"/>
              <w:sz w:val="24"/>
              <w:szCs w:val="24"/>
            </w:rPr>
            <w:delText>-</w:delText>
          </w:r>
        </w:del>
      </w:ins>
      <w:del w:id="1344" w:author="Anderson, Kenneth" w:date="2026-10-05T13:47:00Z" w16du:dateUtc="2026-10-05T17:47:00Z">
        <w:r w:rsidR="00711F75" w:rsidRPr="76D3435A" w:rsidDel="00F670AE">
          <w:rPr>
            <w:rFonts w:ascii="Times New Roman" w:hAnsi="Times New Roman" w:cs="Times New Roman"/>
            <w:sz w:val="24"/>
            <w:szCs w:val="24"/>
          </w:rPr>
          <w:delText xml:space="preserve"> </w:delText>
        </w:r>
        <w:r w:rsidRPr="76D3435A" w:rsidDel="00F670AE">
          <w:rPr>
            <w:rFonts w:ascii="Times New Roman" w:hAnsi="Times New Roman" w:cs="Times New Roman"/>
            <w:sz w:val="24"/>
            <w:szCs w:val="24"/>
          </w:rPr>
          <w:delText xml:space="preserve">out analysis </w:delText>
        </w:r>
        <w:r w:rsidR="00FE1883" w:rsidRPr="76D3435A" w:rsidDel="00F670AE">
          <w:rPr>
            <w:rFonts w:ascii="Times New Roman" w:hAnsi="Times New Roman" w:cs="Times New Roman"/>
            <w:sz w:val="24"/>
            <w:szCs w:val="24"/>
          </w:rPr>
          <w:delText xml:space="preserve">by sequentially running linear models while removing one wetland for each </w:delText>
        </w:r>
      </w:del>
      <w:del w:id="1345" w:author="Anderson, Kenneth" w:date="2026-09-15T08:48:00Z" w16du:dateUtc="2026-09-15T12:48:00Z">
        <w:r w:rsidR="00711F75" w:rsidRPr="76D3435A" w:rsidDel="00FE1883">
          <w:rPr>
            <w:rFonts w:ascii="Times New Roman" w:hAnsi="Times New Roman" w:cs="Times New Roman"/>
            <w:sz w:val="24"/>
            <w:szCs w:val="24"/>
          </w:rPr>
          <w:delText>model, and</w:delText>
        </w:r>
      </w:del>
      <w:ins w:id="1346" w:author="Winston, Ryan" w:date="2026-09-15T19:18:00Z" w16du:dateUtc="2026-09-15T19:18:51Z">
        <w:del w:id="1347" w:author="Anderson, Kenneth" w:date="2026-10-05T13:47:00Z" w16du:dateUtc="2026-10-05T17:47:00Z">
          <w:r w:rsidR="75349FDE" w:rsidRPr="76D3435A" w:rsidDel="00F670AE">
            <w:rPr>
              <w:rFonts w:ascii="Times New Roman" w:hAnsi="Times New Roman" w:cs="Times New Roman"/>
              <w:sz w:val="24"/>
              <w:szCs w:val="24"/>
            </w:rPr>
            <w:delText>.</w:delText>
          </w:r>
        </w:del>
      </w:ins>
      <w:del w:id="1348" w:author="Anderson, Kenneth" w:date="2026-10-05T13:47:00Z" w16du:dateUtc="2026-10-05T17:47:00Z">
        <w:r w:rsidR="00711F75" w:rsidRPr="76D3435A" w:rsidDel="00F670AE">
          <w:rPr>
            <w:rFonts w:ascii="Times New Roman" w:hAnsi="Times New Roman" w:cs="Times New Roman"/>
            <w:sz w:val="24"/>
            <w:szCs w:val="24"/>
          </w:rPr>
          <w:delText xml:space="preserve"> t</w:delText>
        </w:r>
      </w:del>
      <w:ins w:id="1349" w:author="Winston, Ryan" w:date="2026-09-15T19:18:00Z" w16du:dateUtc="2026-09-15T19:18:53Z">
        <w:del w:id="1350" w:author="Anderson, Kenneth" w:date="2026-10-05T13:47:00Z" w16du:dateUtc="2026-10-05T17:47:00Z">
          <w:r w:rsidR="3815EBC1" w:rsidRPr="76D3435A" w:rsidDel="00F670AE">
            <w:rPr>
              <w:rFonts w:ascii="Times New Roman" w:hAnsi="Times New Roman" w:cs="Times New Roman"/>
              <w:sz w:val="24"/>
              <w:szCs w:val="24"/>
            </w:rPr>
            <w:delText>T</w:delText>
          </w:r>
        </w:del>
      </w:ins>
      <w:del w:id="1351" w:author="Anderson, Kenneth" w:date="2026-10-05T13:47:00Z" w16du:dateUtc="2026-10-05T17:47:00Z">
        <w:r w:rsidR="3742A96E" w:rsidRPr="76D3435A" w:rsidDel="00F670AE">
          <w:rPr>
            <w:rFonts w:ascii="Times New Roman" w:hAnsi="Times New Roman" w:cs="Times New Roman"/>
            <w:sz w:val="24"/>
            <w:szCs w:val="24"/>
          </w:rPr>
          <w:delText>hen</w:delText>
        </w:r>
      </w:del>
      <w:ins w:id="1352" w:author="Winston, Ryan" w:date="2026-09-15T19:18:00Z" w16du:dateUtc="2026-09-15T19:18:55Z">
        <w:del w:id="1353" w:author="Anderson, Kenneth" w:date="2026-10-05T13:47:00Z" w16du:dateUtc="2026-10-05T17:47:00Z">
          <w:r w:rsidR="65E4E711" w:rsidRPr="76D3435A" w:rsidDel="00F670AE">
            <w:rPr>
              <w:rFonts w:ascii="Times New Roman" w:hAnsi="Times New Roman" w:cs="Times New Roman"/>
              <w:sz w:val="24"/>
              <w:szCs w:val="24"/>
            </w:rPr>
            <w:delText>,</w:delText>
          </w:r>
        </w:del>
      </w:ins>
      <w:del w:id="1354" w:author="Anderson, Kenneth" w:date="2026-10-05T13:47:00Z" w16du:dateUtc="2026-10-05T17:47:00Z">
        <w:r w:rsidR="00FE1883" w:rsidRPr="76D3435A" w:rsidDel="00F670AE">
          <w:rPr>
            <w:rFonts w:ascii="Times New Roman" w:hAnsi="Times New Roman" w:cs="Times New Roman"/>
            <w:sz w:val="24"/>
            <w:szCs w:val="24"/>
          </w:rPr>
          <w:delText xml:space="preserve"> </w:delText>
        </w:r>
        <w:r w:rsidR="00711F75" w:rsidRPr="76D3435A" w:rsidDel="00F670AE">
          <w:rPr>
            <w:rFonts w:ascii="Times New Roman" w:hAnsi="Times New Roman" w:cs="Times New Roman"/>
            <w:sz w:val="24"/>
            <w:szCs w:val="24"/>
          </w:rPr>
          <w:delText xml:space="preserve">calculating </w:delText>
        </w:r>
        <w:r w:rsidR="00FE1883" w:rsidRPr="76D3435A" w:rsidDel="00F670AE">
          <w:rPr>
            <w:rFonts w:ascii="Times New Roman" w:hAnsi="Times New Roman" w:cs="Times New Roman"/>
            <w:sz w:val="24"/>
            <w:szCs w:val="24"/>
          </w:rPr>
          <w:delText>the RMSE</w:delText>
        </w:r>
      </w:del>
      <w:ins w:id="1355" w:author="Winston, Ryan" w:date="2026-09-15T19:18:00Z" w16du:dateUtc="2026-09-15T19:18:59Z">
        <w:del w:id="1356" w:author="Anderson, Kenneth" w:date="2026-10-05T13:47:00Z" w16du:dateUtc="2026-10-05T17:47:00Z">
          <w:r w:rsidR="00FE1883" w:rsidRPr="76D3435A" w:rsidDel="00F670AE">
            <w:rPr>
              <w:rFonts w:ascii="Times New Roman" w:hAnsi="Times New Roman" w:cs="Times New Roman"/>
              <w:sz w:val="24"/>
              <w:szCs w:val="24"/>
            </w:rPr>
            <w:delText xml:space="preserve"> </w:delText>
          </w:r>
          <w:r w:rsidR="55A3DEB4" w:rsidRPr="76D3435A" w:rsidDel="00F670AE">
            <w:rPr>
              <w:rFonts w:ascii="Times New Roman" w:hAnsi="Times New Roman" w:cs="Times New Roman"/>
              <w:sz w:val="24"/>
              <w:szCs w:val="24"/>
            </w:rPr>
            <w:delText>was calculat</w:delText>
          </w:r>
        </w:del>
      </w:ins>
      <w:ins w:id="1357" w:author="Winston, Ryan" w:date="2026-09-15T19:19:00Z" w16du:dateUtc="2026-09-15T19:19:00Z">
        <w:del w:id="1358" w:author="Anderson, Kenneth" w:date="2026-10-05T13:47:00Z" w16du:dateUtc="2026-10-05T17:47:00Z">
          <w:r w:rsidR="55A3DEB4" w:rsidRPr="76D3435A" w:rsidDel="00F670AE">
            <w:rPr>
              <w:rFonts w:ascii="Times New Roman" w:hAnsi="Times New Roman" w:cs="Times New Roman"/>
              <w:sz w:val="24"/>
              <w:szCs w:val="24"/>
            </w:rPr>
            <w:delText>ed</w:delText>
          </w:r>
        </w:del>
      </w:ins>
      <w:del w:id="1359" w:author="Anderson, Kenneth" w:date="2026-10-05T13:47:00Z" w16du:dateUtc="2026-10-05T17:47:00Z">
        <w:r w:rsidR="3742A96E" w:rsidRPr="76D3435A" w:rsidDel="00F670AE">
          <w:rPr>
            <w:rFonts w:ascii="Times New Roman" w:hAnsi="Times New Roman" w:cs="Times New Roman"/>
            <w:sz w:val="24"/>
            <w:szCs w:val="24"/>
          </w:rPr>
          <w:delText xml:space="preserve"> </w:delText>
        </w:r>
        <w:r w:rsidR="00344F61" w:rsidRPr="76D3435A" w:rsidDel="00F670AE">
          <w:rPr>
            <w:rFonts w:ascii="Times New Roman" w:hAnsi="Times New Roman" w:cs="Times New Roman"/>
            <w:sz w:val="24"/>
            <w:szCs w:val="24"/>
          </w:rPr>
          <w:delText xml:space="preserve">for </w:delText>
        </w:r>
        <w:r w:rsidR="00711F75" w:rsidRPr="76D3435A" w:rsidDel="00F670AE">
          <w:rPr>
            <w:rFonts w:ascii="Times New Roman" w:hAnsi="Times New Roman" w:cs="Times New Roman"/>
            <w:sz w:val="24"/>
            <w:szCs w:val="24"/>
          </w:rPr>
          <w:delText xml:space="preserve">each model prediction of both </w:delText>
        </w:r>
        <w:r w:rsidR="00DE240E" w:rsidRPr="76D3435A" w:rsidDel="00F670AE">
          <w:rPr>
            <w:rFonts w:ascii="Times New Roman" w:hAnsi="Times New Roman" w:cs="Times New Roman"/>
            <w:sz w:val="24"/>
            <w:szCs w:val="24"/>
          </w:rPr>
          <w:delText xml:space="preserve">the </w:delText>
        </w:r>
        <w:r w:rsidR="00EB4622" w:rsidRPr="76D3435A" w:rsidDel="00F670AE">
          <w:rPr>
            <w:rFonts w:ascii="Times New Roman" w:hAnsi="Times New Roman" w:cs="Times New Roman"/>
            <w:sz w:val="24"/>
            <w:szCs w:val="24"/>
          </w:rPr>
          <w:delText>model with the wetland removed</w:delText>
        </w:r>
        <w:r w:rsidR="00711F75" w:rsidRPr="76D3435A" w:rsidDel="00F670AE">
          <w:rPr>
            <w:rFonts w:ascii="Times New Roman" w:hAnsi="Times New Roman" w:cs="Times New Roman"/>
            <w:sz w:val="24"/>
            <w:szCs w:val="24"/>
          </w:rPr>
          <w:delText>,</w:delText>
        </w:r>
        <w:r w:rsidR="00EB4622" w:rsidRPr="76D3435A" w:rsidDel="00F670AE">
          <w:rPr>
            <w:rFonts w:ascii="Times New Roman" w:hAnsi="Times New Roman" w:cs="Times New Roman"/>
            <w:sz w:val="24"/>
            <w:szCs w:val="24"/>
          </w:rPr>
          <w:delText xml:space="preserve"> and the </w:delText>
        </w:r>
        <w:r w:rsidR="00711F75" w:rsidRPr="76D3435A" w:rsidDel="00F670AE">
          <w:rPr>
            <w:rFonts w:ascii="Times New Roman" w:hAnsi="Times New Roman" w:cs="Times New Roman"/>
            <w:sz w:val="24"/>
            <w:szCs w:val="24"/>
          </w:rPr>
          <w:delText xml:space="preserve">performance of the </w:delText>
        </w:r>
        <w:r w:rsidR="00EB4622" w:rsidRPr="76D3435A" w:rsidDel="00F670AE">
          <w:rPr>
            <w:rFonts w:ascii="Times New Roman" w:hAnsi="Times New Roman" w:cs="Times New Roman"/>
            <w:sz w:val="24"/>
            <w:szCs w:val="24"/>
          </w:rPr>
          <w:delText>model predicting the removed wetland</w:delText>
        </w:r>
        <w:r w:rsidR="00F9029C" w:rsidRPr="76D3435A" w:rsidDel="00F670AE">
          <w:rPr>
            <w:rFonts w:ascii="Times New Roman" w:hAnsi="Times New Roman" w:cs="Times New Roman"/>
            <w:sz w:val="24"/>
            <w:szCs w:val="24"/>
          </w:rPr>
          <w:delText>. RMSE values were calculated</w:delText>
        </w:r>
        <w:r w:rsidR="00DE240E" w:rsidRPr="76D3435A" w:rsidDel="00F670AE">
          <w:rPr>
            <w:rFonts w:ascii="Times New Roman" w:hAnsi="Times New Roman" w:cs="Times New Roman"/>
            <w:sz w:val="24"/>
            <w:szCs w:val="24"/>
          </w:rPr>
          <w:delText xml:space="preserve"> </w:delText>
        </w:r>
        <w:r w:rsidR="00344F61" w:rsidRPr="76D3435A" w:rsidDel="00F670AE">
          <w:rPr>
            <w:rFonts w:ascii="Times New Roman" w:hAnsi="Times New Roman" w:cs="Times New Roman"/>
            <w:sz w:val="24"/>
            <w:szCs w:val="24"/>
          </w:rPr>
          <w:delText xml:space="preserve">using </w:delText>
        </w:r>
        <w:r w:rsidR="00C25898" w:rsidRPr="76D3435A" w:rsidDel="00F670AE">
          <w:rPr>
            <w:rFonts w:ascii="Times New Roman" w:hAnsi="Times New Roman" w:cs="Times New Roman"/>
            <w:sz w:val="24"/>
            <w:szCs w:val="24"/>
          </w:rPr>
          <w:delText xml:space="preserve">version 0.1.4 of the </w:delText>
        </w:r>
        <w:r w:rsidR="00C25898" w:rsidRPr="76D3435A" w:rsidDel="00F670AE">
          <w:rPr>
            <w:rFonts w:ascii="Times New Roman" w:hAnsi="Times New Roman" w:cs="Times New Roman"/>
            <w:i/>
            <w:iCs/>
            <w:sz w:val="24"/>
            <w:szCs w:val="24"/>
            <w:rPrChange w:id="1360" w:author="Sandoval, Leticia" w:date="2026-09-25T12:27:00Z" w16du:dateUtc="2026-09-25T16:27:00Z">
              <w:rPr>
                <w:rFonts w:ascii="Times New Roman" w:hAnsi="Times New Roman" w:cs="Times New Roman"/>
                <w:sz w:val="24"/>
                <w:szCs w:val="24"/>
              </w:rPr>
            </w:rPrChange>
          </w:rPr>
          <w:delText>Metrics</w:delText>
        </w:r>
        <w:r w:rsidR="00C25898" w:rsidRPr="76D3435A" w:rsidDel="00F670AE">
          <w:rPr>
            <w:rFonts w:ascii="Times New Roman" w:hAnsi="Times New Roman" w:cs="Times New Roman"/>
            <w:sz w:val="24"/>
            <w:szCs w:val="24"/>
          </w:rPr>
          <w:delText xml:space="preserve"> package </w:delText>
        </w:r>
        <w:r w:rsidR="00711F75" w:rsidRPr="76D3435A" w:rsidDel="00F670AE">
          <w:rPr>
            <w:rFonts w:ascii="Times New Roman" w:hAnsi="Times New Roman" w:cs="Times New Roman"/>
            <w:sz w:val="24"/>
            <w:szCs w:val="24"/>
          </w:rPr>
          <w:fldChar w:fldCharType="begin"/>
        </w:r>
        <w:r w:rsidR="00711F75" w:rsidRPr="76D3435A" w:rsidDel="00F670AE">
          <w:rPr>
            <w:rFonts w:ascii="Times New Roman" w:hAnsi="Times New Roman" w:cs="Times New Roman"/>
            <w:sz w:val="24"/>
            <w:szCs w:val="24"/>
          </w:rPr>
          <w:delInstrText xml:space="preserve"> ADDIN ZOTERO_ITEM CSL_CITATION {"citationID":"aomZFTOh","properties":{"unsorted":false,"formattedCitation":"(Hamner et al. 2018)","plainCitation":"(Hamner et al. 2018)","noteIndex":0},"citationItems":[{"id":6232,"uris":["http://zotero.org/users/5222684/items/ML65CQ3E"],"itemData":{"id":6232,"type":"article-journal","container-title":"R Foundation for Statistical Computing","source":"Google Scholar","title":"Package ‘metrics’","URL":"http://bioconductor.statistik.tu-dortmund.de/cran/web/packages/Metrics/Metrics.pdf","author":[{"family":"Hamner","given":"Ben"},{"family":"Frasco","given":"Michael"},{"family":"LeDell","given":"Erin"}],"accessed":{"date-parts":[["2026",8,10]]},"issued":{"date-parts":[["2018"]]}}}],"schema":"https://github.com/citation-style-language/schema/raw/master/csl-citation.json"} </w:delInstrText>
        </w:r>
        <w:r w:rsidR="00711F75" w:rsidRPr="76D3435A" w:rsidDel="00F670AE">
          <w:rPr>
            <w:rFonts w:ascii="Times New Roman" w:hAnsi="Times New Roman" w:cs="Times New Roman"/>
            <w:sz w:val="24"/>
            <w:szCs w:val="24"/>
          </w:rPr>
          <w:fldChar w:fldCharType="separate"/>
        </w:r>
        <w:r w:rsidR="00714131" w:rsidRPr="76D3435A" w:rsidDel="00F670AE">
          <w:rPr>
            <w:rFonts w:ascii="Times New Roman" w:hAnsi="Times New Roman" w:cs="Times New Roman"/>
            <w:sz w:val="24"/>
            <w:szCs w:val="24"/>
          </w:rPr>
          <w:delText>(Hamner et al. 2018)</w:delText>
        </w:r>
        <w:r w:rsidR="00711F75" w:rsidRPr="76D3435A" w:rsidDel="00F670AE">
          <w:rPr>
            <w:rFonts w:ascii="Times New Roman" w:hAnsi="Times New Roman" w:cs="Times New Roman"/>
            <w:sz w:val="24"/>
            <w:szCs w:val="24"/>
          </w:rPr>
          <w:fldChar w:fldCharType="end"/>
        </w:r>
      </w:del>
      <w:ins w:id="1361" w:author="Winston, Ryan" w:date="2026-09-15T19:18:00Z" w16du:dateUtc="2026-09-15T19:18:37Z">
        <w:del w:id="1362" w:author="Anderson, Kenneth" w:date="2026-10-05T13:47:00Z" w16du:dateUtc="2026-10-05T17:47:00Z">
          <w:r w:rsidR="339DED79" w:rsidRPr="76D3435A" w:rsidDel="00F670AE">
            <w:rPr>
              <w:rFonts w:ascii="Times New Roman" w:hAnsi="Times New Roman" w:cs="Times New Roman"/>
              <w:sz w:val="24"/>
              <w:szCs w:val="24"/>
            </w:rPr>
            <w:delText xml:space="preserve"> in R</w:delText>
          </w:r>
        </w:del>
      </w:ins>
      <w:del w:id="1363" w:author="Anderson, Kenneth" w:date="2026-10-05T13:47:00Z" w16du:dateUtc="2026-10-05T17:47:00Z">
        <w:r w:rsidR="46EEC76F" w:rsidRPr="76D3435A" w:rsidDel="00F670AE">
          <w:rPr>
            <w:rFonts w:ascii="Times New Roman" w:hAnsi="Times New Roman" w:cs="Times New Roman"/>
            <w:sz w:val="24"/>
            <w:szCs w:val="24"/>
          </w:rPr>
          <w:delText xml:space="preserve">. </w:delText>
        </w:r>
        <w:commentRangeStart w:id="1364"/>
        <w:commentRangeStart w:id="1365"/>
        <w:commentRangeEnd w:id="1364"/>
        <w:r w:rsidR="00711F75" w:rsidRPr="00682BBA" w:rsidDel="00F670AE">
          <w:rPr>
            <w:rStyle w:val="CommentReference"/>
            <w:rFonts w:ascii="Times New Roman" w:hAnsi="Times New Roman" w:cs="Times New Roman"/>
            <w:sz w:val="24"/>
            <w:szCs w:val="24"/>
          </w:rPr>
          <w:commentReference w:id="1364"/>
        </w:r>
        <w:commentRangeEnd w:id="1365"/>
        <w:r w:rsidR="00711F75" w:rsidRPr="00682BBA" w:rsidDel="00F670AE">
          <w:rPr>
            <w:rStyle w:val="CommentReference"/>
            <w:rFonts w:ascii="Times New Roman" w:hAnsi="Times New Roman" w:cs="Times New Roman"/>
            <w:sz w:val="24"/>
            <w:szCs w:val="24"/>
          </w:rPr>
          <w:commentReference w:id="1365"/>
        </w:r>
      </w:del>
    </w:p>
    <w:p w14:paraId="0A430956" w14:textId="6AD5B5CD" w:rsidR="003115EA" w:rsidRPr="00682BBA" w:rsidRDefault="003115EA" w:rsidP="00682BBA">
      <w:pPr>
        <w:spacing w:line="480" w:lineRule="auto"/>
        <w:rPr>
          <w:rFonts w:ascii="Times New Roman" w:hAnsi="Times New Roman" w:cs="Times New Roman"/>
          <w:b/>
          <w:bCs/>
          <w:sz w:val="24"/>
          <w:szCs w:val="24"/>
        </w:rPr>
      </w:pPr>
      <w:r w:rsidRPr="00682BBA">
        <w:rPr>
          <w:rFonts w:ascii="Times New Roman" w:hAnsi="Times New Roman" w:cs="Times New Roman"/>
          <w:b/>
          <w:bCs/>
          <w:sz w:val="24"/>
          <w:szCs w:val="24"/>
        </w:rPr>
        <w:t xml:space="preserve">3. </w:t>
      </w:r>
      <w:r w:rsidR="00E92BE2" w:rsidRPr="00682BBA">
        <w:rPr>
          <w:rFonts w:ascii="Times New Roman" w:hAnsi="Times New Roman" w:cs="Times New Roman"/>
          <w:b/>
          <w:bCs/>
          <w:sz w:val="24"/>
          <w:szCs w:val="24"/>
        </w:rPr>
        <w:t>Results</w:t>
      </w:r>
      <w:r w:rsidRPr="00682BBA">
        <w:rPr>
          <w:rFonts w:ascii="Times New Roman" w:hAnsi="Times New Roman" w:cs="Times New Roman"/>
          <w:b/>
          <w:bCs/>
          <w:sz w:val="24"/>
          <w:szCs w:val="24"/>
        </w:rPr>
        <w:t xml:space="preserve">: </w:t>
      </w:r>
    </w:p>
    <w:p w14:paraId="5C184B83" w14:textId="3795D7F4" w:rsidR="00847646" w:rsidRPr="0071348D" w:rsidRDefault="00847646"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3.1. Nutrient Retention</w:t>
      </w:r>
    </w:p>
    <w:p w14:paraId="4C2F26EF" w14:textId="1475C75A" w:rsidR="00C47115" w:rsidRPr="00682BBA" w:rsidRDefault="00C701E1" w:rsidP="00682BBA">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We</w:t>
      </w:r>
      <w:r w:rsidR="00A36891" w:rsidRPr="00682BBA">
        <w:rPr>
          <w:rFonts w:ascii="Times New Roman" w:hAnsi="Times New Roman" w:cs="Times New Roman"/>
          <w:sz w:val="24"/>
          <w:szCs w:val="24"/>
        </w:rPr>
        <w:t xml:space="preserve"> observed net </w:t>
      </w:r>
      <w:r w:rsidR="00BF447C" w:rsidRPr="00682BBA">
        <w:rPr>
          <w:rFonts w:ascii="Times New Roman" w:hAnsi="Times New Roman" w:cs="Times New Roman"/>
          <w:sz w:val="24"/>
          <w:szCs w:val="24"/>
        </w:rPr>
        <w:t xml:space="preserve">annual </w:t>
      </w:r>
      <w:r w:rsidR="00A36891" w:rsidRPr="00682BBA">
        <w:rPr>
          <w:rFonts w:ascii="Times New Roman" w:hAnsi="Times New Roman" w:cs="Times New Roman"/>
          <w:sz w:val="24"/>
          <w:szCs w:val="24"/>
        </w:rPr>
        <w:t>nutrient filtration</w:t>
      </w:r>
      <w:r w:rsidRPr="00682BBA">
        <w:rPr>
          <w:rFonts w:ascii="Times New Roman" w:hAnsi="Times New Roman" w:cs="Times New Roman"/>
          <w:sz w:val="24"/>
          <w:szCs w:val="24"/>
        </w:rPr>
        <w:t xml:space="preserve"> in most wetlands</w:t>
      </w:r>
      <w:r w:rsidR="00747BDC" w:rsidRPr="00682BBA">
        <w:rPr>
          <w:rFonts w:ascii="Times New Roman" w:hAnsi="Times New Roman" w:cs="Times New Roman"/>
          <w:sz w:val="24"/>
          <w:szCs w:val="24"/>
        </w:rPr>
        <w:t>,</w:t>
      </w:r>
      <w:r w:rsidR="00266EB1" w:rsidRPr="00682BBA">
        <w:rPr>
          <w:rFonts w:ascii="Times New Roman" w:hAnsi="Times New Roman" w:cs="Times New Roman"/>
          <w:sz w:val="24"/>
          <w:szCs w:val="24"/>
        </w:rPr>
        <w:t xml:space="preserve"> </w:t>
      </w:r>
      <w:commentRangeStart w:id="1366"/>
      <w:r w:rsidR="00A36891" w:rsidRPr="00682BBA">
        <w:rPr>
          <w:rFonts w:ascii="Times New Roman" w:hAnsi="Times New Roman" w:cs="Times New Roman"/>
          <w:sz w:val="24"/>
          <w:szCs w:val="24"/>
        </w:rPr>
        <w:t xml:space="preserve">net annual TP release in two </w:t>
      </w:r>
      <w:r w:rsidR="00266EB1" w:rsidRPr="00682BBA">
        <w:rPr>
          <w:rFonts w:ascii="Times New Roman" w:hAnsi="Times New Roman" w:cs="Times New Roman"/>
          <w:sz w:val="24"/>
          <w:szCs w:val="24"/>
        </w:rPr>
        <w:t>wetlands</w:t>
      </w:r>
      <w:r w:rsidR="00747BDC" w:rsidRPr="00682BBA">
        <w:rPr>
          <w:rFonts w:ascii="Times New Roman" w:hAnsi="Times New Roman" w:cs="Times New Roman"/>
          <w:sz w:val="24"/>
          <w:szCs w:val="24"/>
        </w:rPr>
        <w:t>,</w:t>
      </w:r>
      <w:r w:rsidR="00A36891" w:rsidRPr="00682BBA">
        <w:rPr>
          <w:rFonts w:ascii="Times New Roman" w:hAnsi="Times New Roman" w:cs="Times New Roman"/>
          <w:sz w:val="24"/>
          <w:szCs w:val="24"/>
        </w:rPr>
        <w:t xml:space="preserve"> and net annual TN release in three </w:t>
      </w:r>
      <w:r w:rsidR="00266EB1" w:rsidRPr="00682BBA">
        <w:rPr>
          <w:rFonts w:ascii="Times New Roman" w:hAnsi="Times New Roman" w:cs="Times New Roman"/>
          <w:sz w:val="24"/>
          <w:szCs w:val="24"/>
        </w:rPr>
        <w:t>wetlands</w:t>
      </w:r>
      <w:r w:rsidR="00A36891" w:rsidRPr="00682BBA">
        <w:rPr>
          <w:rFonts w:ascii="Times New Roman" w:hAnsi="Times New Roman" w:cs="Times New Roman"/>
          <w:sz w:val="24"/>
          <w:szCs w:val="24"/>
        </w:rPr>
        <w:t xml:space="preserve"> across all years monitored </w:t>
      </w:r>
      <w:commentRangeEnd w:id="1366"/>
      <w:r w:rsidR="00E427AF" w:rsidRPr="00682BBA">
        <w:rPr>
          <w:rStyle w:val="CommentReference"/>
          <w:rFonts w:ascii="Times New Roman" w:hAnsi="Times New Roman" w:cs="Times New Roman"/>
          <w:sz w:val="24"/>
          <w:szCs w:val="24"/>
        </w:rPr>
        <w:commentReference w:id="1366"/>
      </w:r>
      <w:r w:rsidR="00A36891" w:rsidRPr="00682BBA">
        <w:rPr>
          <w:rFonts w:ascii="Times New Roman" w:hAnsi="Times New Roman" w:cs="Times New Roman"/>
          <w:sz w:val="24"/>
          <w:szCs w:val="24"/>
        </w:rPr>
        <w:t>(</w:t>
      </w:r>
      <w:ins w:id="1367" w:author="Anderson, Kenneth" w:date="2026-10-01T11:48:00Z" w16du:dateUtc="2026-10-01T15:48:00Z">
        <w:r w:rsidR="00EA45E6">
          <w:rPr>
            <w:rFonts w:ascii="Times New Roman" w:hAnsi="Times New Roman" w:cs="Times New Roman"/>
            <w:sz w:val="24"/>
            <w:szCs w:val="24"/>
          </w:rPr>
          <w:t>including the two that release</w:t>
        </w:r>
        <w:r w:rsidR="00AC4723">
          <w:rPr>
            <w:rFonts w:ascii="Times New Roman" w:hAnsi="Times New Roman" w:cs="Times New Roman"/>
            <w:sz w:val="24"/>
            <w:szCs w:val="24"/>
          </w:rPr>
          <w:t xml:space="preserve">d TP; </w:t>
        </w:r>
      </w:ins>
      <w:r w:rsidR="00DE1F6C" w:rsidRPr="00682BBA">
        <w:rPr>
          <w:rFonts w:ascii="Times New Roman" w:hAnsi="Times New Roman" w:cs="Times New Roman"/>
          <w:sz w:val="24"/>
          <w:szCs w:val="24"/>
        </w:rPr>
        <w:fldChar w:fldCharType="begin"/>
      </w:r>
      <w:r w:rsidR="00DE1F6C" w:rsidRPr="00682BBA">
        <w:rPr>
          <w:rFonts w:ascii="Times New Roman" w:hAnsi="Times New Roman" w:cs="Times New Roman"/>
          <w:sz w:val="24"/>
          <w:szCs w:val="24"/>
        </w:rPr>
        <w:instrText xml:space="preserve"> REF _Ref238453741 \h </w:instrText>
      </w:r>
      <w:r w:rsidR="007E5245" w:rsidRPr="00682BBA">
        <w:rPr>
          <w:rFonts w:ascii="Times New Roman" w:hAnsi="Times New Roman" w:cs="Times New Roman"/>
          <w:sz w:val="24"/>
          <w:szCs w:val="24"/>
        </w:rPr>
        <w:instrText xml:space="preserve"> \* MERGEFORMAT </w:instrText>
      </w:r>
      <w:r w:rsidR="00DE1F6C" w:rsidRPr="00682BBA">
        <w:rPr>
          <w:rFonts w:ascii="Times New Roman" w:hAnsi="Times New Roman" w:cs="Times New Roman"/>
          <w:sz w:val="24"/>
          <w:szCs w:val="24"/>
        </w:rPr>
      </w:r>
      <w:r w:rsidR="00DE1F6C" w:rsidRPr="00682BBA">
        <w:rPr>
          <w:rFonts w:ascii="Times New Roman" w:hAnsi="Times New Roman" w:cs="Times New Roman"/>
          <w:sz w:val="24"/>
          <w:szCs w:val="24"/>
        </w:rPr>
        <w:fldChar w:fldCharType="separate"/>
      </w:r>
      <w:r w:rsidR="00DE1F6C" w:rsidRPr="00682BBA">
        <w:rPr>
          <w:rFonts w:ascii="Times New Roman" w:hAnsi="Times New Roman" w:cs="Times New Roman"/>
          <w:sz w:val="24"/>
          <w:szCs w:val="24"/>
        </w:rPr>
        <w:t>Table S</w:t>
      </w:r>
      <w:r w:rsidR="00DE1F6C" w:rsidRPr="00682BBA">
        <w:rPr>
          <w:rFonts w:ascii="Times New Roman" w:hAnsi="Times New Roman" w:cs="Times New Roman"/>
          <w:noProof/>
          <w:sz w:val="24"/>
          <w:szCs w:val="24"/>
        </w:rPr>
        <w:t>1</w:t>
      </w:r>
      <w:r w:rsidR="00DE1F6C" w:rsidRPr="00682BBA">
        <w:rPr>
          <w:rFonts w:ascii="Times New Roman" w:hAnsi="Times New Roman" w:cs="Times New Roman"/>
          <w:sz w:val="24"/>
          <w:szCs w:val="24"/>
        </w:rPr>
        <w:fldChar w:fldCharType="end"/>
      </w:r>
      <w:r w:rsidR="00A36891" w:rsidRPr="00682BBA">
        <w:rPr>
          <w:rFonts w:ascii="Times New Roman" w:hAnsi="Times New Roman" w:cs="Times New Roman"/>
          <w:sz w:val="24"/>
          <w:szCs w:val="24"/>
        </w:rPr>
        <w:t>).</w:t>
      </w:r>
      <w:r w:rsidR="00D55584" w:rsidRPr="00682BBA">
        <w:rPr>
          <w:rFonts w:ascii="Times New Roman" w:hAnsi="Times New Roman" w:cs="Times New Roman"/>
          <w:sz w:val="24"/>
          <w:szCs w:val="24"/>
        </w:rPr>
        <w:t xml:space="preserve"> </w:t>
      </w:r>
      <w:commentRangeStart w:id="1368"/>
      <w:commentRangeStart w:id="1369"/>
      <w:r w:rsidR="00D55584" w:rsidRPr="00682BBA">
        <w:rPr>
          <w:rFonts w:ascii="Times New Roman" w:hAnsi="Times New Roman" w:cs="Times New Roman"/>
          <w:sz w:val="24"/>
          <w:szCs w:val="24"/>
        </w:rPr>
        <w:t xml:space="preserve">TP retention ranged </w:t>
      </w:r>
      <w:r w:rsidR="00A36891" w:rsidRPr="00682BBA">
        <w:rPr>
          <w:rFonts w:ascii="Times New Roman" w:hAnsi="Times New Roman" w:cs="Times New Roman"/>
          <w:sz w:val="24"/>
          <w:szCs w:val="24"/>
        </w:rPr>
        <w:t xml:space="preserve">from –11 </w:t>
      </w:r>
      <w:commentRangeStart w:id="1370"/>
      <w:r w:rsidR="00A36891" w:rsidRPr="76D3435A">
        <w:rPr>
          <w:rFonts w:ascii="Times New Roman" w:hAnsi="Times New Roman" w:cs="Times New Roman"/>
          <w:sz w:val="24"/>
          <w:szCs w:val="24"/>
        </w:rPr>
        <w:t>lbs</w:t>
      </w:r>
      <w:del w:id="1371" w:author="Kerns, Janice" w:date="2026-10-09T14:54:00Z" w16du:dateUtc="2026-10-09T18:54:00Z">
        <w:r w:rsidR="00A36891" w:rsidRPr="76D3435A">
          <w:rPr>
            <w:rFonts w:ascii="Times New Roman" w:hAnsi="Times New Roman" w:cs="Times New Roman"/>
            <w:sz w:val="24"/>
            <w:szCs w:val="24"/>
          </w:rPr>
          <w:delText>.</w:delText>
        </w:r>
      </w:del>
      <w:commentRangeEnd w:id="1370"/>
      <w:r w:rsidRPr="76D3435A">
        <w:rPr>
          <w:rStyle w:val="CommentReference"/>
          <w:rFonts w:ascii="Times New Roman" w:hAnsi="Times New Roman" w:cs="Times New Roman"/>
          <w:sz w:val="24"/>
          <w:szCs w:val="24"/>
        </w:rPr>
        <w:commentReference w:id="1370"/>
      </w:r>
      <w:r w:rsidR="00A36891" w:rsidRPr="76D3435A">
        <w:rPr>
          <w:rFonts w:ascii="Times New Roman" w:hAnsi="Times New Roman" w:cs="Times New Roman"/>
          <w:sz w:val="24"/>
          <w:szCs w:val="24"/>
        </w:rPr>
        <w:t>/year to 1732 lbs</w:t>
      </w:r>
      <w:del w:id="1372" w:author="Kerns, Janice" w:date="2026-10-09T14:54:00Z" w16du:dateUtc="2026-10-09T18:54:00Z">
        <w:r w:rsidR="00A36891" w:rsidRPr="76D3435A">
          <w:rPr>
            <w:rFonts w:ascii="Times New Roman" w:hAnsi="Times New Roman" w:cs="Times New Roman"/>
            <w:sz w:val="24"/>
            <w:szCs w:val="24"/>
          </w:rPr>
          <w:delText>.</w:delText>
        </w:r>
      </w:del>
      <w:r w:rsidR="00A36891" w:rsidRPr="76D3435A">
        <w:rPr>
          <w:rFonts w:ascii="Times New Roman" w:hAnsi="Times New Roman" w:cs="Times New Roman"/>
          <w:sz w:val="24"/>
          <w:szCs w:val="24"/>
        </w:rPr>
        <w:t>/year, with a mean (± standard deviation) of 113 lbs</w:t>
      </w:r>
      <w:del w:id="1373" w:author="Kerns, Janice" w:date="2026-10-09T14:54:00Z" w16du:dateUtc="2026-10-09T18:54:00Z">
        <w:r w:rsidR="00A36891" w:rsidRPr="76D3435A">
          <w:rPr>
            <w:rFonts w:ascii="Times New Roman" w:hAnsi="Times New Roman" w:cs="Times New Roman"/>
            <w:sz w:val="24"/>
            <w:szCs w:val="24"/>
          </w:rPr>
          <w:delText>.</w:delText>
        </w:r>
      </w:del>
      <w:r w:rsidR="00A36891" w:rsidRPr="76D3435A">
        <w:rPr>
          <w:rFonts w:ascii="Times New Roman" w:hAnsi="Times New Roman" w:cs="Times New Roman"/>
          <w:sz w:val="24"/>
          <w:szCs w:val="24"/>
        </w:rPr>
        <w:t>/year (±280), and a median of 25</w:t>
      </w:r>
      <w:r w:rsidR="0072526F" w:rsidRPr="00682BBA">
        <w:rPr>
          <w:rFonts w:ascii="Times New Roman" w:hAnsi="Times New Roman" w:cs="Times New Roman"/>
          <w:sz w:val="24"/>
          <w:szCs w:val="24"/>
        </w:rPr>
        <w:t xml:space="preserve"> </w:t>
      </w:r>
      <w:r w:rsidR="00A36891" w:rsidRPr="00682BBA">
        <w:rPr>
          <w:rFonts w:ascii="Times New Roman" w:hAnsi="Times New Roman" w:cs="Times New Roman"/>
          <w:sz w:val="24"/>
          <w:szCs w:val="24"/>
        </w:rPr>
        <w:t>lbs</w:t>
      </w:r>
      <w:del w:id="1374" w:author="Kerns, Janice" w:date="2026-10-09T14:54:00Z" w16du:dateUtc="2026-10-09T18:54:00Z">
        <w:r w:rsidR="00A36891" w:rsidRPr="00682BBA">
          <w:rPr>
            <w:rFonts w:ascii="Times New Roman" w:hAnsi="Times New Roman" w:cs="Times New Roman"/>
            <w:sz w:val="24"/>
            <w:szCs w:val="24"/>
          </w:rPr>
          <w:delText>.</w:delText>
        </w:r>
      </w:del>
      <w:r w:rsidR="00A36891" w:rsidRPr="00682BBA">
        <w:rPr>
          <w:rFonts w:ascii="Times New Roman" w:hAnsi="Times New Roman" w:cs="Times New Roman"/>
          <w:sz w:val="24"/>
          <w:szCs w:val="24"/>
        </w:rPr>
        <w:t>/year.</w:t>
      </w:r>
      <w:commentRangeEnd w:id="1369"/>
      <w:r w:rsidR="780A0E33" w:rsidRPr="00682BBA">
        <w:rPr>
          <w:rStyle w:val="CommentReference"/>
          <w:rFonts w:ascii="Times New Roman" w:hAnsi="Times New Roman" w:cs="Times New Roman"/>
          <w:sz w:val="24"/>
          <w:szCs w:val="24"/>
        </w:rPr>
        <w:commentReference w:id="1369"/>
      </w:r>
      <w:r w:rsidR="00A36891" w:rsidRPr="00682BBA">
        <w:rPr>
          <w:rFonts w:ascii="Times New Roman" w:hAnsi="Times New Roman" w:cs="Times New Roman"/>
          <w:sz w:val="24"/>
          <w:szCs w:val="24"/>
        </w:rPr>
        <w:t xml:space="preserve"> </w:t>
      </w:r>
      <w:r w:rsidR="00D55584" w:rsidRPr="00682BBA">
        <w:rPr>
          <w:rFonts w:ascii="Times New Roman" w:hAnsi="Times New Roman" w:cs="Times New Roman"/>
          <w:sz w:val="24"/>
          <w:szCs w:val="24"/>
        </w:rPr>
        <w:t>TN retention</w:t>
      </w:r>
      <w:r w:rsidR="00A36891" w:rsidRPr="00682BBA">
        <w:rPr>
          <w:rFonts w:ascii="Times New Roman" w:hAnsi="Times New Roman" w:cs="Times New Roman"/>
          <w:sz w:val="24"/>
          <w:szCs w:val="24"/>
        </w:rPr>
        <w:t xml:space="preserve"> ranged from -549 lbs</w:t>
      </w:r>
      <w:del w:id="1375" w:author="Kerns, Janice" w:date="2026-10-09T14:54:00Z" w16du:dateUtc="2026-10-09T18:54:00Z">
        <w:r w:rsidR="00A36891" w:rsidRPr="00682BBA">
          <w:rPr>
            <w:rFonts w:ascii="Times New Roman" w:hAnsi="Times New Roman" w:cs="Times New Roman"/>
            <w:sz w:val="24"/>
            <w:szCs w:val="24"/>
          </w:rPr>
          <w:delText>.</w:delText>
        </w:r>
      </w:del>
      <w:r w:rsidR="00A36891" w:rsidRPr="00682BBA">
        <w:rPr>
          <w:rFonts w:ascii="Times New Roman" w:hAnsi="Times New Roman" w:cs="Times New Roman"/>
          <w:sz w:val="24"/>
          <w:szCs w:val="24"/>
        </w:rPr>
        <w:t>/year to 7345 lbs</w:t>
      </w:r>
      <w:del w:id="1376" w:author="Kerns, Janice" w:date="2026-10-09T14:55:00Z" w16du:dateUtc="2026-10-09T18:55:00Z">
        <w:r w:rsidR="00A36891" w:rsidRPr="00682BBA">
          <w:rPr>
            <w:rFonts w:ascii="Times New Roman" w:hAnsi="Times New Roman" w:cs="Times New Roman"/>
            <w:sz w:val="24"/>
            <w:szCs w:val="24"/>
          </w:rPr>
          <w:delText>.</w:delText>
        </w:r>
      </w:del>
      <w:r w:rsidR="00A36891" w:rsidRPr="00682BBA">
        <w:rPr>
          <w:rFonts w:ascii="Times New Roman" w:hAnsi="Times New Roman" w:cs="Times New Roman"/>
          <w:sz w:val="24"/>
          <w:szCs w:val="24"/>
        </w:rPr>
        <w:t>/year, with a mean (± standard deviation) of 1416 lbs</w:t>
      </w:r>
      <w:del w:id="1377" w:author="Kerns, Janice" w:date="2026-10-09T14:54:00Z" w16du:dateUtc="2026-10-09T18:54:00Z">
        <w:r w:rsidR="00A36891" w:rsidRPr="00682BBA">
          <w:rPr>
            <w:rFonts w:ascii="Times New Roman" w:hAnsi="Times New Roman" w:cs="Times New Roman"/>
            <w:sz w:val="24"/>
            <w:szCs w:val="24"/>
          </w:rPr>
          <w:delText>.</w:delText>
        </w:r>
      </w:del>
      <w:r w:rsidR="00A36891" w:rsidRPr="00682BBA">
        <w:rPr>
          <w:rFonts w:ascii="Times New Roman" w:hAnsi="Times New Roman" w:cs="Times New Roman"/>
          <w:sz w:val="24"/>
          <w:szCs w:val="24"/>
        </w:rPr>
        <w:t>/year (±1812) and a median of 711 lbs</w:t>
      </w:r>
      <w:del w:id="1378" w:author="Kerns, Janice" w:date="2026-10-09T14:55:00Z" w16du:dateUtc="2026-10-09T18:55:00Z">
        <w:r w:rsidR="00A36891" w:rsidRPr="00682BBA">
          <w:rPr>
            <w:rFonts w:ascii="Times New Roman" w:hAnsi="Times New Roman" w:cs="Times New Roman"/>
            <w:sz w:val="24"/>
            <w:szCs w:val="24"/>
          </w:rPr>
          <w:delText>.</w:delText>
        </w:r>
      </w:del>
      <w:r w:rsidR="00A36891" w:rsidRPr="00682BBA">
        <w:rPr>
          <w:rFonts w:ascii="Times New Roman" w:hAnsi="Times New Roman" w:cs="Times New Roman"/>
          <w:sz w:val="24"/>
          <w:szCs w:val="24"/>
        </w:rPr>
        <w:t>/year</w:t>
      </w:r>
      <w:r w:rsidR="00E36939" w:rsidRPr="00682BBA">
        <w:rPr>
          <w:rFonts w:ascii="Times New Roman" w:hAnsi="Times New Roman" w:cs="Times New Roman"/>
          <w:sz w:val="24"/>
          <w:szCs w:val="24"/>
        </w:rPr>
        <w:t xml:space="preserve"> (</w:t>
      </w:r>
      <w:r w:rsidR="00143DFB" w:rsidRPr="00682BBA">
        <w:rPr>
          <w:rFonts w:ascii="Times New Roman" w:hAnsi="Times New Roman" w:cs="Times New Roman"/>
          <w:sz w:val="24"/>
          <w:szCs w:val="24"/>
          <w:highlight w:val="yellow"/>
        </w:rPr>
        <w:fldChar w:fldCharType="begin"/>
      </w:r>
      <w:r w:rsidR="00143DFB" w:rsidRPr="00682BBA">
        <w:rPr>
          <w:rFonts w:ascii="Times New Roman" w:hAnsi="Times New Roman" w:cs="Times New Roman"/>
          <w:sz w:val="24"/>
          <w:szCs w:val="24"/>
        </w:rPr>
        <w:instrText xml:space="preserve"> REF _Ref238469583 \h </w:instrText>
      </w:r>
      <w:r w:rsidR="00143DFB" w:rsidRPr="00682BBA">
        <w:rPr>
          <w:rFonts w:ascii="Times New Roman" w:hAnsi="Times New Roman" w:cs="Times New Roman"/>
          <w:sz w:val="24"/>
          <w:szCs w:val="24"/>
          <w:highlight w:val="yellow"/>
        </w:rPr>
        <w:instrText xml:space="preserve"> \* MERGEFORMAT </w:instrText>
      </w:r>
      <w:r w:rsidR="00143DFB" w:rsidRPr="00682BBA">
        <w:rPr>
          <w:rFonts w:ascii="Times New Roman" w:hAnsi="Times New Roman" w:cs="Times New Roman"/>
          <w:sz w:val="24"/>
          <w:szCs w:val="24"/>
          <w:highlight w:val="yellow"/>
        </w:rPr>
      </w:r>
      <w:r w:rsidR="00143DFB" w:rsidRPr="00682BBA">
        <w:rPr>
          <w:rFonts w:ascii="Times New Roman" w:hAnsi="Times New Roman" w:cs="Times New Roman"/>
          <w:sz w:val="24"/>
          <w:szCs w:val="24"/>
          <w:highlight w:val="yellow"/>
        </w:rPr>
        <w:fldChar w:fldCharType="separate"/>
      </w:r>
      <w:r w:rsidR="00143DFB" w:rsidRPr="00682BBA">
        <w:rPr>
          <w:rFonts w:ascii="Times New Roman" w:hAnsi="Times New Roman" w:cs="Times New Roman"/>
          <w:sz w:val="24"/>
          <w:szCs w:val="24"/>
        </w:rPr>
        <w:t xml:space="preserve">Table </w:t>
      </w:r>
      <w:r w:rsidR="00143DFB" w:rsidRPr="00682BBA">
        <w:rPr>
          <w:rFonts w:ascii="Times New Roman" w:hAnsi="Times New Roman" w:cs="Times New Roman"/>
          <w:noProof/>
          <w:sz w:val="24"/>
          <w:szCs w:val="24"/>
        </w:rPr>
        <w:t>1</w:t>
      </w:r>
      <w:r w:rsidR="00143DFB" w:rsidRPr="00682BBA">
        <w:rPr>
          <w:rFonts w:ascii="Times New Roman" w:hAnsi="Times New Roman" w:cs="Times New Roman"/>
          <w:sz w:val="24"/>
          <w:szCs w:val="24"/>
          <w:highlight w:val="yellow"/>
        </w:rPr>
        <w:fldChar w:fldCharType="end"/>
      </w:r>
      <w:r w:rsidR="00E36939" w:rsidRPr="00682BBA">
        <w:rPr>
          <w:rFonts w:ascii="Times New Roman" w:hAnsi="Times New Roman" w:cs="Times New Roman"/>
          <w:sz w:val="24"/>
          <w:szCs w:val="24"/>
        </w:rPr>
        <w:t>)</w:t>
      </w:r>
      <w:r w:rsidR="00D55584" w:rsidRPr="00682BBA">
        <w:rPr>
          <w:rFonts w:ascii="Times New Roman" w:hAnsi="Times New Roman" w:cs="Times New Roman"/>
          <w:sz w:val="24"/>
          <w:szCs w:val="24"/>
        </w:rPr>
        <w:t xml:space="preserve">. </w:t>
      </w:r>
      <w:commentRangeEnd w:id="1368"/>
      <w:r w:rsidR="00CC4004" w:rsidRPr="00682BBA">
        <w:rPr>
          <w:rStyle w:val="CommentReference"/>
          <w:rFonts w:ascii="Times New Roman" w:hAnsi="Times New Roman" w:cs="Times New Roman"/>
          <w:sz w:val="24"/>
          <w:szCs w:val="24"/>
        </w:rPr>
        <w:commentReference w:id="1368"/>
      </w:r>
      <w:r w:rsidR="00DC14A8" w:rsidRPr="00682BBA">
        <w:rPr>
          <w:rFonts w:ascii="Times New Roman" w:hAnsi="Times New Roman" w:cs="Times New Roman"/>
          <w:sz w:val="24"/>
          <w:szCs w:val="24"/>
        </w:rPr>
        <w:t xml:space="preserve">Of the </w:t>
      </w:r>
      <w:commentRangeStart w:id="1379"/>
      <w:r w:rsidR="00DC14A8" w:rsidRPr="00682BBA">
        <w:rPr>
          <w:rFonts w:ascii="Times New Roman" w:hAnsi="Times New Roman" w:cs="Times New Roman"/>
          <w:sz w:val="24"/>
          <w:szCs w:val="24"/>
        </w:rPr>
        <w:t xml:space="preserve">528 </w:t>
      </w:r>
      <w:r w:rsidR="00862FA7"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w:t>
      </w:r>
      <w:commentRangeEnd w:id="1379"/>
      <w:r w:rsidR="00575B63" w:rsidRPr="00682BBA">
        <w:rPr>
          <w:rStyle w:val="CommentReference"/>
          <w:rFonts w:ascii="Times New Roman" w:hAnsi="Times New Roman" w:cs="Times New Roman"/>
          <w:sz w:val="24"/>
          <w:szCs w:val="24"/>
        </w:rPr>
        <w:commentReference w:id="1379"/>
      </w:r>
      <w:r w:rsidR="00DC14A8" w:rsidRPr="00682BBA">
        <w:rPr>
          <w:rFonts w:ascii="Times New Roman" w:hAnsi="Times New Roman" w:cs="Times New Roman"/>
          <w:sz w:val="24"/>
          <w:szCs w:val="24"/>
        </w:rPr>
        <w:t xml:space="preserve">(unique combinations of </w:t>
      </w:r>
      <w:r w:rsidR="00862FA7" w:rsidRPr="00682BBA">
        <w:rPr>
          <w:rFonts w:ascii="Times New Roman" w:hAnsi="Times New Roman" w:cs="Times New Roman"/>
          <w:sz w:val="24"/>
          <w:szCs w:val="24"/>
        </w:rPr>
        <w:t>wetland</w:t>
      </w:r>
      <w:r w:rsidR="00DC14A8" w:rsidRPr="00682BBA">
        <w:rPr>
          <w:rFonts w:ascii="Times New Roman" w:hAnsi="Times New Roman" w:cs="Times New Roman"/>
          <w:sz w:val="24"/>
          <w:szCs w:val="24"/>
        </w:rPr>
        <w:t xml:space="preserve"> and month), 60% (313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indicated net</w:t>
      </w:r>
      <w:r w:rsidR="009E3C3E" w:rsidRPr="00682BBA">
        <w:rPr>
          <w:rFonts w:ascii="Times New Roman" w:hAnsi="Times New Roman" w:cs="Times New Roman"/>
          <w:sz w:val="24"/>
          <w:szCs w:val="24"/>
        </w:rPr>
        <w:t xml:space="preserve"> TP</w:t>
      </w:r>
      <w:r w:rsidR="00DC14A8" w:rsidRPr="00682BBA">
        <w:rPr>
          <w:rFonts w:ascii="Times New Roman" w:hAnsi="Times New Roman" w:cs="Times New Roman"/>
          <w:sz w:val="24"/>
          <w:szCs w:val="24"/>
        </w:rPr>
        <w:t xml:space="preserve"> </w:t>
      </w:r>
      <w:r w:rsidR="009E3C3E"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13% (72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w:t>
      </w:r>
      <w:r w:rsidR="00862FA7" w:rsidRPr="00682BBA">
        <w:rPr>
          <w:rFonts w:ascii="Times New Roman" w:hAnsi="Times New Roman" w:cs="Times New Roman"/>
          <w:sz w:val="24"/>
          <w:szCs w:val="24"/>
        </w:rPr>
        <w:t xml:space="preserve">TP </w:t>
      </w:r>
      <w:r w:rsidR="00DC14A8" w:rsidRPr="00682BBA">
        <w:rPr>
          <w:rFonts w:ascii="Times New Roman" w:hAnsi="Times New Roman" w:cs="Times New Roman"/>
          <w:sz w:val="24"/>
          <w:szCs w:val="24"/>
        </w:rPr>
        <w:t xml:space="preserve">release, and 27% (143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no net release or </w:t>
      </w:r>
      <w:r w:rsidR="00862FA7"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of P. Within that same dataset, 64% (336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retention of N, 9% (49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net release of N, and 27% (143 </w:t>
      </w:r>
      <w:r w:rsidR="004A529E" w:rsidRPr="00682BBA">
        <w:rPr>
          <w:rFonts w:ascii="Times New Roman" w:hAnsi="Times New Roman" w:cs="Times New Roman"/>
          <w:sz w:val="24"/>
          <w:szCs w:val="24"/>
        </w:rPr>
        <w:t>wetland-months</w:t>
      </w:r>
      <w:r w:rsidR="00DC14A8" w:rsidRPr="00682BBA">
        <w:rPr>
          <w:rFonts w:ascii="Times New Roman" w:hAnsi="Times New Roman" w:cs="Times New Roman"/>
          <w:sz w:val="24"/>
          <w:szCs w:val="24"/>
        </w:rPr>
        <w:t xml:space="preserve">) indicated no net release or filtration of N. For </w:t>
      </w:r>
      <w:del w:id="1380" w:author="Winston, Ryan" w:date="2026-09-15T19:26:00Z" w16du:dateUtc="2026-09-15T19:26:31Z">
        <w:r w:rsidRPr="76D3435A" w:rsidDel="00DC14A8">
          <w:rPr>
            <w:rFonts w:ascii="Times New Roman" w:hAnsi="Times New Roman" w:cs="Times New Roman"/>
            <w:sz w:val="24"/>
            <w:szCs w:val="24"/>
          </w:rPr>
          <w:delText>the vast majority of</w:delText>
        </w:r>
      </w:del>
      <w:ins w:id="1381" w:author="Winston, Ryan" w:date="2026-09-15T19:26:00Z" w16du:dateUtc="2026-09-15T19:26:31Z">
        <w:r w:rsidR="3858247D" w:rsidRPr="76D3435A">
          <w:rPr>
            <w:rFonts w:ascii="Times New Roman" w:hAnsi="Times New Roman" w:cs="Times New Roman"/>
            <w:sz w:val="24"/>
            <w:szCs w:val="24"/>
          </w:rPr>
          <w:t>most</w:t>
        </w:r>
      </w:ins>
      <w:r w:rsidR="00DC14A8" w:rsidRPr="00682BBA">
        <w:rPr>
          <w:rFonts w:ascii="Times New Roman" w:hAnsi="Times New Roman" w:cs="Times New Roman"/>
          <w:sz w:val="24"/>
          <w:szCs w:val="24"/>
        </w:rPr>
        <w:t xml:space="preserve"> </w:t>
      </w:r>
      <w:r w:rsidR="00AC401C" w:rsidRPr="00682BBA">
        <w:rPr>
          <w:rFonts w:ascii="Times New Roman" w:hAnsi="Times New Roman" w:cs="Times New Roman"/>
          <w:sz w:val="24"/>
          <w:szCs w:val="24"/>
        </w:rPr>
        <w:t>wetlands</w:t>
      </w:r>
      <w:r w:rsidR="00DC14A8" w:rsidRPr="00682BBA">
        <w:rPr>
          <w:rFonts w:ascii="Times New Roman" w:hAnsi="Times New Roman" w:cs="Times New Roman"/>
          <w:sz w:val="24"/>
          <w:szCs w:val="24"/>
        </w:rPr>
        <w:t xml:space="preserve">, </w:t>
      </w:r>
      <w:r w:rsidR="00AC401C" w:rsidRPr="00682BBA">
        <w:rPr>
          <w:rFonts w:ascii="Times New Roman" w:hAnsi="Times New Roman" w:cs="Times New Roman"/>
          <w:sz w:val="24"/>
          <w:szCs w:val="24"/>
        </w:rPr>
        <w:t>retention</w:t>
      </w:r>
      <w:r w:rsidR="00DC14A8" w:rsidRPr="00682BBA">
        <w:rPr>
          <w:rFonts w:ascii="Times New Roman" w:hAnsi="Times New Roman" w:cs="Times New Roman"/>
          <w:sz w:val="24"/>
          <w:szCs w:val="24"/>
        </w:rPr>
        <w:t xml:space="preserve"> outweighed </w:t>
      </w:r>
      <w:r w:rsidR="00DC14A8" w:rsidRPr="00682BBA">
        <w:rPr>
          <w:rFonts w:ascii="Times New Roman" w:hAnsi="Times New Roman" w:cs="Times New Roman"/>
          <w:sz w:val="24"/>
          <w:szCs w:val="24"/>
        </w:rPr>
        <w:lastRenderedPageBreak/>
        <w:t xml:space="preserve">release in terms of both total mass and number of months. </w:t>
      </w:r>
      <w:r w:rsidR="00C47115" w:rsidRPr="00682BBA">
        <w:rPr>
          <w:rFonts w:ascii="Times New Roman" w:hAnsi="Times New Roman" w:cs="Times New Roman"/>
          <w:sz w:val="24"/>
          <w:szCs w:val="24"/>
        </w:rPr>
        <w:t>Retention of both TP and TN, across all wetlands, occurred primarily during spring (March through May) and summer (June through August), with 38% of TP and 45% of TN filtered in the spring and 38% of TP and 36% of TN filtered in the summer</w:t>
      </w:r>
      <w:r w:rsidR="001A39D9" w:rsidRPr="00682BBA">
        <w:rPr>
          <w:rFonts w:ascii="Times New Roman" w:hAnsi="Times New Roman" w:cs="Times New Roman"/>
          <w:sz w:val="24"/>
          <w:szCs w:val="24"/>
        </w:rPr>
        <w:t xml:space="preserve"> (</w:t>
      </w:r>
      <w:commentRangeStart w:id="1382"/>
      <w:r w:rsidR="00974E02" w:rsidRPr="00682BBA">
        <w:rPr>
          <w:rFonts w:ascii="Times New Roman" w:hAnsi="Times New Roman" w:cs="Times New Roman"/>
          <w:sz w:val="24"/>
          <w:szCs w:val="24"/>
        </w:rPr>
        <w:fldChar w:fldCharType="begin"/>
      </w:r>
      <w:r w:rsidR="00974E02" w:rsidRPr="00682BBA">
        <w:rPr>
          <w:rFonts w:ascii="Times New Roman" w:hAnsi="Times New Roman" w:cs="Times New Roman"/>
          <w:sz w:val="24"/>
          <w:szCs w:val="24"/>
        </w:rPr>
        <w:instrText xml:space="preserve"> REF _Ref237351592 \h  \* MERGEFORMAT </w:instrText>
      </w:r>
      <w:r w:rsidR="00974E02" w:rsidRPr="00682BBA">
        <w:rPr>
          <w:rFonts w:ascii="Times New Roman" w:hAnsi="Times New Roman" w:cs="Times New Roman"/>
          <w:sz w:val="24"/>
          <w:szCs w:val="24"/>
        </w:rPr>
      </w:r>
      <w:r w:rsidR="00974E02" w:rsidRPr="00682BBA">
        <w:rPr>
          <w:rFonts w:ascii="Times New Roman" w:hAnsi="Times New Roman" w:cs="Times New Roman"/>
          <w:sz w:val="24"/>
          <w:szCs w:val="24"/>
        </w:rPr>
        <w:fldChar w:fldCharType="separate"/>
      </w:r>
      <w:r w:rsidR="00974E02" w:rsidRPr="00682BBA">
        <w:rPr>
          <w:rFonts w:ascii="Times New Roman" w:hAnsi="Times New Roman" w:cs="Times New Roman"/>
          <w:sz w:val="24"/>
          <w:szCs w:val="24"/>
        </w:rPr>
        <w:t xml:space="preserve">Figure </w:t>
      </w:r>
      <w:r w:rsidR="00974E02" w:rsidRPr="00682BBA">
        <w:rPr>
          <w:rFonts w:ascii="Times New Roman" w:hAnsi="Times New Roman" w:cs="Times New Roman"/>
          <w:noProof/>
          <w:sz w:val="24"/>
          <w:szCs w:val="24"/>
        </w:rPr>
        <w:t>2</w:t>
      </w:r>
      <w:r w:rsidR="00974E02" w:rsidRPr="00682BBA">
        <w:rPr>
          <w:rFonts w:ascii="Times New Roman" w:hAnsi="Times New Roman" w:cs="Times New Roman"/>
          <w:sz w:val="24"/>
          <w:szCs w:val="24"/>
        </w:rPr>
        <w:fldChar w:fldCharType="end"/>
      </w:r>
      <w:commentRangeEnd w:id="1382"/>
      <w:r w:rsidR="00875194">
        <w:rPr>
          <w:rStyle w:val="CommentReference"/>
          <w:rFonts w:ascii="Times New Roman" w:hAnsi="Times New Roman" w:cs="Times New Roman"/>
          <w:sz w:val="24"/>
          <w:szCs w:val="24"/>
        </w:rPr>
        <w:commentReference w:id="1382"/>
      </w:r>
      <w:r w:rsidR="008A0504">
        <w:rPr>
          <w:rFonts w:ascii="Times New Roman" w:hAnsi="Times New Roman" w:cs="Times New Roman"/>
          <w:sz w:val="24"/>
          <w:szCs w:val="24"/>
        </w:rPr>
        <w:t>A and C</w:t>
      </w:r>
      <w:r w:rsidR="001A39D9" w:rsidRPr="00682BBA">
        <w:rPr>
          <w:rFonts w:ascii="Times New Roman" w:hAnsi="Times New Roman" w:cs="Times New Roman"/>
          <w:sz w:val="24"/>
          <w:szCs w:val="24"/>
        </w:rPr>
        <w:t>)</w:t>
      </w:r>
      <w:r w:rsidR="00C47115" w:rsidRPr="00682BBA">
        <w:rPr>
          <w:rFonts w:ascii="Times New Roman" w:hAnsi="Times New Roman" w:cs="Times New Roman"/>
          <w:sz w:val="24"/>
          <w:szCs w:val="24"/>
        </w:rPr>
        <w:t xml:space="preserve">. </w:t>
      </w:r>
      <w:commentRangeStart w:id="1383"/>
      <w:r w:rsidR="00090A77" w:rsidRPr="00682BBA">
        <w:rPr>
          <w:rFonts w:ascii="Times New Roman" w:hAnsi="Times New Roman" w:cs="Times New Roman"/>
          <w:sz w:val="24"/>
          <w:szCs w:val="24"/>
        </w:rPr>
        <w:t xml:space="preserve">Dissolved nutrients </w:t>
      </w:r>
      <w:commentRangeEnd w:id="1383"/>
      <w:r w:rsidR="000F2674" w:rsidRPr="00682BBA">
        <w:rPr>
          <w:rStyle w:val="CommentReference"/>
          <w:rFonts w:ascii="Times New Roman" w:hAnsi="Times New Roman" w:cs="Times New Roman"/>
          <w:sz w:val="24"/>
          <w:szCs w:val="24"/>
        </w:rPr>
        <w:commentReference w:id="1383"/>
      </w:r>
      <w:r w:rsidR="00090A77" w:rsidRPr="00682BBA">
        <w:rPr>
          <w:rFonts w:ascii="Times New Roman" w:hAnsi="Times New Roman" w:cs="Times New Roman"/>
          <w:sz w:val="24"/>
          <w:szCs w:val="24"/>
        </w:rPr>
        <w:t>were similarly retained</w:t>
      </w:r>
      <w:ins w:id="1384" w:author="Kerns, Janice" w:date="2026-10-09T14:30:00Z" w16du:dateUtc="2026-10-09T18:30:00Z">
        <w:r w:rsidR="00E66001">
          <w:rPr>
            <w:rFonts w:ascii="Times New Roman" w:hAnsi="Times New Roman" w:cs="Times New Roman"/>
            <w:sz w:val="24"/>
            <w:szCs w:val="24"/>
          </w:rPr>
          <w:t>,</w:t>
        </w:r>
      </w:ins>
      <w:r w:rsidR="00090A77" w:rsidRPr="00682BBA">
        <w:rPr>
          <w:rFonts w:ascii="Times New Roman" w:hAnsi="Times New Roman" w:cs="Times New Roman"/>
          <w:sz w:val="24"/>
          <w:szCs w:val="24"/>
        </w:rPr>
        <w:t xml:space="preserve"> primarily during spring</w:t>
      </w:r>
      <w:ins w:id="1385" w:author="Kerns, Janice" w:date="2026-10-09T14:30:00Z" w16du:dateUtc="2026-10-09T18:30:00Z">
        <w:r w:rsidR="00E66001">
          <w:rPr>
            <w:rFonts w:ascii="Times New Roman" w:hAnsi="Times New Roman" w:cs="Times New Roman"/>
            <w:sz w:val="24"/>
            <w:szCs w:val="24"/>
          </w:rPr>
          <w:t>,</w:t>
        </w:r>
      </w:ins>
      <w:r w:rsidR="00090A77" w:rsidRPr="00682BBA">
        <w:rPr>
          <w:rFonts w:ascii="Times New Roman" w:hAnsi="Times New Roman" w:cs="Times New Roman"/>
          <w:sz w:val="24"/>
          <w:szCs w:val="24"/>
        </w:rPr>
        <w:t xml:space="preserve"> with</w:t>
      </w:r>
      <w:r w:rsidR="00C47115" w:rsidRPr="00682BBA">
        <w:rPr>
          <w:rFonts w:ascii="Times New Roman" w:hAnsi="Times New Roman" w:cs="Times New Roman"/>
          <w:sz w:val="24"/>
          <w:szCs w:val="24"/>
        </w:rPr>
        <w:t xml:space="preserve"> 34% of </w:t>
      </w:r>
      <w:ins w:id="1386" w:author="Kerns, Janice" w:date="2026-10-09T14:31:00Z" w16du:dateUtc="2026-10-09T18:31:00Z">
        <w:r w:rsidR="003B1F3F">
          <w:rPr>
            <w:rFonts w:ascii="Times New Roman" w:hAnsi="Times New Roman" w:cs="Times New Roman"/>
            <w:sz w:val="24"/>
            <w:szCs w:val="24"/>
          </w:rPr>
          <w:t>dissolved reactive phosphorus (</w:t>
        </w:r>
      </w:ins>
      <w:r w:rsidR="00C47115" w:rsidRPr="00682BBA">
        <w:rPr>
          <w:rFonts w:ascii="Times New Roman" w:hAnsi="Times New Roman" w:cs="Times New Roman"/>
          <w:sz w:val="24"/>
          <w:szCs w:val="24"/>
        </w:rPr>
        <w:t>DRP</w:t>
      </w:r>
      <w:ins w:id="1387" w:author="Kerns, Janice" w:date="2026-10-09T14:31:00Z" w16du:dateUtc="2026-10-09T18:31:00Z">
        <w:r w:rsidR="003B1F3F">
          <w:rPr>
            <w:rFonts w:ascii="Times New Roman" w:hAnsi="Times New Roman" w:cs="Times New Roman"/>
            <w:sz w:val="24"/>
            <w:szCs w:val="24"/>
          </w:rPr>
          <w:t>)</w:t>
        </w:r>
      </w:ins>
      <w:del w:id="1388" w:author="Winston, Ryan" w:date="2026-09-15T19:27:00Z" w16du:dateUtc="2026-09-15T19:27:00Z">
        <w:r w:rsidRPr="76D3435A" w:rsidDel="00C47115">
          <w:rPr>
            <w:rFonts w:ascii="Times New Roman" w:hAnsi="Times New Roman" w:cs="Times New Roman"/>
            <w:sz w:val="24"/>
            <w:szCs w:val="24"/>
          </w:rPr>
          <w:delText xml:space="preserve"> </w:delText>
        </w:r>
      </w:del>
      <w:del w:id="1389" w:author="Winston, Ryan" w:date="2026-09-15T19:26:00Z" w16du:dateUtc="2026-09-15T19:26:59Z">
        <w:r w:rsidRPr="76D3435A" w:rsidDel="00C47115">
          <w:rPr>
            <w:rFonts w:ascii="Times New Roman" w:hAnsi="Times New Roman" w:cs="Times New Roman"/>
            <w:sz w:val="24"/>
            <w:szCs w:val="24"/>
          </w:rPr>
          <w:delText>is</w:delText>
        </w:r>
      </w:del>
      <w:r w:rsidR="00C47115" w:rsidRPr="00682BBA">
        <w:rPr>
          <w:rFonts w:ascii="Times New Roman" w:hAnsi="Times New Roman" w:cs="Times New Roman"/>
          <w:sz w:val="24"/>
          <w:szCs w:val="24"/>
        </w:rPr>
        <w:t xml:space="preserve"> processed in the spring and 39% in the summer, 44% of nitrite+nitrate</w:t>
      </w:r>
      <w:del w:id="1390" w:author="Winston, Ryan" w:date="2026-09-15T19:27:00Z" w16du:dateUtc="2026-09-15T19:27:06Z">
        <w:r w:rsidRPr="76D3435A" w:rsidDel="00C47115">
          <w:rPr>
            <w:rFonts w:ascii="Times New Roman" w:hAnsi="Times New Roman" w:cs="Times New Roman"/>
            <w:sz w:val="24"/>
            <w:szCs w:val="24"/>
          </w:rPr>
          <w:delText xml:space="preserve"> is</w:delText>
        </w:r>
      </w:del>
      <w:r w:rsidR="00C47115" w:rsidRPr="00682BBA">
        <w:rPr>
          <w:rFonts w:ascii="Times New Roman" w:hAnsi="Times New Roman" w:cs="Times New Roman"/>
          <w:sz w:val="24"/>
          <w:szCs w:val="24"/>
        </w:rPr>
        <w:t xml:space="preserve"> processed in the spring and 38% in the summer, and 18% of total ammonium nitrogen (NH</w:t>
      </w:r>
      <w:commentRangeStart w:id="1391"/>
      <w:r w:rsidR="00C47115" w:rsidRPr="2379A484">
        <w:rPr>
          <w:rFonts w:ascii="Times New Roman" w:hAnsi="Times New Roman" w:cs="Times New Roman"/>
          <w:sz w:val="24"/>
          <w:szCs w:val="24"/>
          <w:vertAlign w:val="subscript"/>
          <w:rPrChange w:id="1392" w:author="Anderson, Kenneth" w:date="2026-09-24T20:22:00Z" w16du:dateUtc="2026-09-25T00:22:00Z">
            <w:rPr>
              <w:rFonts w:ascii="Times New Roman" w:hAnsi="Times New Roman" w:cs="Times New Roman"/>
              <w:sz w:val="24"/>
              <w:szCs w:val="24"/>
            </w:rPr>
          </w:rPrChange>
        </w:rPr>
        <w:t>4</w:t>
      </w:r>
      <w:commentRangeEnd w:id="1391"/>
      <w:r w:rsidRPr="00682BBA">
        <w:rPr>
          <w:rStyle w:val="CommentReference"/>
          <w:rFonts w:ascii="Times New Roman" w:hAnsi="Times New Roman" w:cs="Times New Roman"/>
          <w:sz w:val="24"/>
          <w:szCs w:val="24"/>
        </w:rPr>
        <w:commentReference w:id="1391"/>
      </w:r>
      <w:r w:rsidR="00C47115" w:rsidRPr="00682BBA">
        <w:rPr>
          <w:rFonts w:ascii="Times New Roman" w:hAnsi="Times New Roman" w:cs="Times New Roman"/>
          <w:sz w:val="24"/>
          <w:szCs w:val="24"/>
        </w:rPr>
        <w:t>)</w:t>
      </w:r>
      <w:del w:id="1393" w:author="Winston, Ryan" w:date="2026-09-15T19:27:00Z" w16du:dateUtc="2026-09-15T19:27:11Z">
        <w:r w:rsidRPr="76D3435A" w:rsidDel="00C47115">
          <w:rPr>
            <w:rFonts w:ascii="Times New Roman" w:hAnsi="Times New Roman" w:cs="Times New Roman"/>
            <w:sz w:val="24"/>
            <w:szCs w:val="24"/>
          </w:rPr>
          <w:delText xml:space="preserve"> is</w:delText>
        </w:r>
      </w:del>
      <w:r w:rsidR="00C47115" w:rsidRPr="00682BBA">
        <w:rPr>
          <w:rFonts w:ascii="Times New Roman" w:hAnsi="Times New Roman" w:cs="Times New Roman"/>
          <w:sz w:val="24"/>
          <w:szCs w:val="24"/>
        </w:rPr>
        <w:t xml:space="preserve"> processed in the spring and 58% in the summer.</w:t>
      </w:r>
      <w:r w:rsidR="00E46DC6">
        <w:rPr>
          <w:rFonts w:ascii="Times New Roman" w:hAnsi="Times New Roman" w:cs="Times New Roman"/>
          <w:sz w:val="24"/>
          <w:szCs w:val="24"/>
        </w:rPr>
        <w:t xml:space="preserve"> </w:t>
      </w:r>
      <w:ins w:id="1394" w:author="Anderson, Kenneth" w:date="2026-10-09T09:23:00Z" w16du:dateUtc="2026-10-09T13:23:00Z">
        <w:r w:rsidR="00741F88">
          <w:rPr>
            <w:rFonts w:ascii="Times New Roman" w:hAnsi="Times New Roman" w:cs="Times New Roman"/>
            <w:sz w:val="24"/>
            <w:szCs w:val="24"/>
          </w:rPr>
          <w:t>The efficiency of nutrient retention varied widely across all wetlands studied (Table S</w:t>
        </w:r>
      </w:ins>
      <w:ins w:id="1395" w:author="Anderson, Kenneth" w:date="2026-10-09T09:24:00Z" w16du:dateUtc="2026-10-09T13:24:00Z">
        <w:r w:rsidR="003B68C8">
          <w:rPr>
            <w:rFonts w:ascii="Times New Roman" w:hAnsi="Times New Roman" w:cs="Times New Roman"/>
            <w:sz w:val="24"/>
            <w:szCs w:val="24"/>
          </w:rPr>
          <w:t>2</w:t>
        </w:r>
      </w:ins>
      <w:ins w:id="1396" w:author="Anderson, Kenneth" w:date="2026-10-09T09:23:00Z" w16du:dateUtc="2026-10-09T13:23:00Z">
        <w:r w:rsidR="00741F88">
          <w:rPr>
            <w:rFonts w:ascii="Times New Roman" w:hAnsi="Times New Roman" w:cs="Times New Roman"/>
            <w:sz w:val="24"/>
            <w:szCs w:val="24"/>
          </w:rPr>
          <w:t xml:space="preserve">). </w:t>
        </w:r>
      </w:ins>
      <w:r w:rsidR="00E46DC6" w:rsidRPr="00682BBA">
        <w:rPr>
          <w:rFonts w:ascii="Times New Roman" w:hAnsi="Times New Roman" w:cs="Times New Roman"/>
          <w:sz w:val="24"/>
          <w:szCs w:val="24"/>
        </w:rPr>
        <w:t xml:space="preserve">We have currently collected 3 or more years of data at 5 of the 24 total wetlands. There were no consistent trends </w:t>
      </w:r>
      <w:del w:id="1397" w:author="Anderson, Kenneth" w:date="2026-10-01T12:26:00Z" w16du:dateUtc="2026-10-01T16:26:00Z">
        <w:r w:rsidR="00E46DC6" w:rsidRPr="00682BBA" w:rsidDel="006614DA">
          <w:rPr>
            <w:rFonts w:ascii="Times New Roman" w:hAnsi="Times New Roman" w:cs="Times New Roman"/>
            <w:sz w:val="24"/>
            <w:szCs w:val="24"/>
          </w:rPr>
          <w:delText>over time</w:delText>
        </w:r>
      </w:del>
      <w:ins w:id="1398" w:author="Anderson, Kenneth" w:date="2026-10-01T12:26:00Z" w16du:dateUtc="2026-10-01T16:26:00Z">
        <w:r w:rsidR="00E46DC6">
          <w:rPr>
            <w:rFonts w:ascii="Times New Roman" w:hAnsi="Times New Roman" w:cs="Times New Roman"/>
            <w:sz w:val="24"/>
            <w:szCs w:val="24"/>
          </w:rPr>
          <w:t>across years</w:t>
        </w:r>
      </w:ins>
      <w:r w:rsidR="00E46DC6" w:rsidRPr="00682BBA">
        <w:rPr>
          <w:rFonts w:ascii="Times New Roman" w:hAnsi="Times New Roman" w:cs="Times New Roman"/>
          <w:sz w:val="24"/>
          <w:szCs w:val="24"/>
        </w:rPr>
        <w:t xml:space="preserve"> </w:t>
      </w:r>
      <w:del w:id="1399" w:author="Anderson, Kenneth" w:date="2026-10-01T12:26:00Z" w16du:dateUtc="2026-10-01T16:26:00Z">
        <w:r w:rsidR="00E46DC6" w:rsidRPr="00682BBA" w:rsidDel="00920C42">
          <w:rPr>
            <w:rFonts w:ascii="Times New Roman" w:hAnsi="Times New Roman" w:cs="Times New Roman"/>
            <w:sz w:val="24"/>
            <w:szCs w:val="24"/>
          </w:rPr>
          <w:delText xml:space="preserve">across </w:delText>
        </w:r>
      </w:del>
      <w:ins w:id="1400" w:author="Anderson, Kenneth" w:date="2026-10-01T12:26:00Z" w16du:dateUtc="2026-10-01T16:26:00Z">
        <w:r w:rsidR="00E46DC6">
          <w:rPr>
            <w:rFonts w:ascii="Times New Roman" w:hAnsi="Times New Roman" w:cs="Times New Roman"/>
            <w:sz w:val="24"/>
            <w:szCs w:val="24"/>
          </w:rPr>
          <w:t>within any of the 5</w:t>
        </w:r>
        <w:r w:rsidR="00E46DC6" w:rsidRPr="00682BBA">
          <w:rPr>
            <w:rFonts w:ascii="Times New Roman" w:hAnsi="Times New Roman" w:cs="Times New Roman"/>
            <w:sz w:val="24"/>
            <w:szCs w:val="24"/>
          </w:rPr>
          <w:t xml:space="preserve"> </w:t>
        </w:r>
      </w:ins>
      <w:r w:rsidR="00E46DC6" w:rsidRPr="00682BBA">
        <w:rPr>
          <w:rFonts w:ascii="Times New Roman" w:hAnsi="Times New Roman" w:cs="Times New Roman"/>
          <w:sz w:val="24"/>
          <w:szCs w:val="24"/>
        </w:rPr>
        <w:t xml:space="preserve">wetlands. Wetland nutrient retention decreased for most monitored wetlands in </w:t>
      </w:r>
      <w:commentRangeStart w:id="1401"/>
      <w:r w:rsidR="00E46DC6" w:rsidRPr="00682BBA">
        <w:rPr>
          <w:rFonts w:ascii="Times New Roman" w:hAnsi="Times New Roman" w:cs="Times New Roman"/>
          <w:sz w:val="24"/>
          <w:szCs w:val="24"/>
        </w:rPr>
        <w:t>2024 but then increased in 2025</w:t>
      </w:r>
      <w:commentRangeEnd w:id="1401"/>
      <w:r w:rsidR="00E46DC6" w:rsidRPr="00682BBA">
        <w:rPr>
          <w:rStyle w:val="CommentReference"/>
          <w:rFonts w:ascii="Times New Roman" w:hAnsi="Times New Roman" w:cs="Times New Roman"/>
          <w:sz w:val="24"/>
          <w:szCs w:val="24"/>
        </w:rPr>
        <w:commentReference w:id="1401"/>
      </w:r>
      <w:r w:rsidR="00E46DC6" w:rsidRPr="00682BBA">
        <w:rPr>
          <w:rFonts w:ascii="Times New Roman" w:hAnsi="Times New Roman" w:cs="Times New Roman"/>
          <w:sz w:val="24"/>
          <w:szCs w:val="24"/>
        </w:rPr>
        <w:t>. The efficiency of nutrient retention varied from year to year, but there was not a consistent</w:t>
      </w:r>
      <w:ins w:id="1402" w:author="Winston, Ryan" w:date="2026-09-15T19:41:00Z" w16du:dateUtc="2026-09-15T19:41:32Z">
        <w:r w:rsidR="00E46DC6" w:rsidRPr="00682BBA">
          <w:rPr>
            <w:rFonts w:ascii="Times New Roman" w:hAnsi="Times New Roman" w:cs="Times New Roman"/>
            <w:sz w:val="24"/>
            <w:szCs w:val="24"/>
          </w:rPr>
          <w:t xml:space="preserve"> </w:t>
        </w:r>
        <w:r w:rsidR="00E46DC6" w:rsidRPr="2379A484">
          <w:rPr>
            <w:rFonts w:ascii="Times New Roman" w:hAnsi="Times New Roman" w:cs="Times New Roman"/>
            <w:sz w:val="24"/>
            <w:szCs w:val="24"/>
          </w:rPr>
          <w:t>or significant</w:t>
        </w:r>
      </w:ins>
      <w:r w:rsidR="00E46DC6" w:rsidRPr="2379A484">
        <w:rPr>
          <w:rFonts w:ascii="Times New Roman" w:hAnsi="Times New Roman" w:cs="Times New Roman"/>
          <w:sz w:val="24"/>
          <w:szCs w:val="24"/>
        </w:rPr>
        <w:t xml:space="preserve"> </w:t>
      </w:r>
      <w:r w:rsidR="00E46DC6" w:rsidRPr="00682BBA">
        <w:rPr>
          <w:rFonts w:ascii="Times New Roman" w:hAnsi="Times New Roman" w:cs="Times New Roman"/>
          <w:sz w:val="24"/>
          <w:szCs w:val="24"/>
        </w:rPr>
        <w:t>directional trend across wetlands (</w:t>
      </w:r>
      <w:r w:rsidR="00E46DC6">
        <w:rPr>
          <w:rFonts w:ascii="Times New Roman" w:hAnsi="Times New Roman" w:cs="Times New Roman"/>
          <w:sz w:val="24"/>
          <w:szCs w:val="24"/>
        </w:rPr>
        <w:t>Figure S</w:t>
      </w:r>
      <w:r w:rsidR="000065E5">
        <w:rPr>
          <w:rFonts w:ascii="Times New Roman" w:hAnsi="Times New Roman" w:cs="Times New Roman"/>
          <w:sz w:val="24"/>
          <w:szCs w:val="24"/>
        </w:rPr>
        <w:t>2</w:t>
      </w:r>
      <w:r w:rsidR="00E46DC6" w:rsidRPr="00682BBA">
        <w:rPr>
          <w:rFonts w:ascii="Times New Roman" w:hAnsi="Times New Roman" w:cs="Times New Roman"/>
          <w:sz w:val="24"/>
          <w:szCs w:val="24"/>
        </w:rPr>
        <w:t>).</w:t>
      </w:r>
    </w:p>
    <w:p w14:paraId="333B6730" w14:textId="2357E368" w:rsidR="00847646" w:rsidRPr="0071348D" w:rsidRDefault="00847646" w:rsidP="00682BBA">
      <w:pPr>
        <w:spacing w:line="480" w:lineRule="auto"/>
        <w:rPr>
          <w:rFonts w:ascii="Times New Roman" w:hAnsi="Times New Roman" w:cs="Times New Roman"/>
          <w:b/>
          <w:sz w:val="24"/>
          <w:szCs w:val="24"/>
          <w:u w:val="single"/>
        </w:rPr>
      </w:pPr>
      <w:r w:rsidRPr="0071348D">
        <w:rPr>
          <w:rFonts w:ascii="Times New Roman" w:hAnsi="Times New Roman" w:cs="Times New Roman"/>
          <w:b/>
          <w:sz w:val="24"/>
          <w:szCs w:val="24"/>
          <w:u w:val="single"/>
        </w:rPr>
        <w:t>3.2</w:t>
      </w:r>
      <w:r w:rsidR="005C4211" w:rsidRPr="0071348D">
        <w:rPr>
          <w:rFonts w:ascii="Times New Roman" w:hAnsi="Times New Roman" w:cs="Times New Roman"/>
          <w:b/>
          <w:sz w:val="24"/>
          <w:szCs w:val="24"/>
          <w:u w:val="single"/>
        </w:rPr>
        <w:t xml:space="preserve"> Drivers of Nutrient Retention</w:t>
      </w:r>
      <w:r w:rsidR="0014428F" w:rsidRPr="0071348D">
        <w:rPr>
          <w:rFonts w:ascii="Times New Roman" w:hAnsi="Times New Roman" w:cs="Times New Roman"/>
          <w:b/>
          <w:sz w:val="24"/>
          <w:szCs w:val="24"/>
          <w:u w:val="single"/>
        </w:rPr>
        <w:t xml:space="preserve"> Across Wetlands</w:t>
      </w:r>
    </w:p>
    <w:p w14:paraId="5F005A4D" w14:textId="49568EB9" w:rsidR="000F27FD" w:rsidRPr="00682BBA" w:rsidRDefault="00DE50D8" w:rsidP="0071348D">
      <w:pPr>
        <w:spacing w:line="480" w:lineRule="auto"/>
        <w:ind w:firstLine="720"/>
        <w:rPr>
          <w:rFonts w:ascii="Times New Roman" w:hAnsi="Times New Roman" w:cs="Times New Roman"/>
          <w:sz w:val="24"/>
          <w:szCs w:val="24"/>
        </w:rPr>
      </w:pPr>
      <w:del w:id="1403" w:author="Costello, David" w:date="2026-09-29T14:18:00Z" w16du:dateUtc="2026-09-29T18:18:00Z">
        <w:r w:rsidRPr="76D3435A" w:rsidDel="00DE50D8">
          <w:rPr>
            <w:rFonts w:ascii="Times New Roman" w:hAnsi="Times New Roman" w:cs="Times New Roman"/>
            <w:sz w:val="24"/>
            <w:szCs w:val="24"/>
          </w:rPr>
          <w:delText xml:space="preserve">Figure </w:delText>
        </w:r>
      </w:del>
      <w:ins w:id="1404" w:author="Kinsman-Costello, Lauren" w:date="2026-09-25T16:37:00Z" w16du:dateUtc="2026-09-25T20:37:00Z">
        <w:r w:rsidR="00981FB2" w:rsidRPr="76D3435A">
          <w:rPr>
            <w:rFonts w:ascii="Times New Roman" w:hAnsi="Times New Roman" w:cs="Times New Roman"/>
            <w:sz w:val="24"/>
            <w:szCs w:val="24"/>
          </w:rPr>
          <w:t>Monthly n</w:t>
        </w:r>
      </w:ins>
      <w:del w:id="1405" w:author="Kinsman-Costello, Lauren" w:date="2026-09-25T16:37:00Z" w16du:dateUtc="2026-09-25T20:37:00Z">
        <w:r w:rsidRPr="76D3435A" w:rsidDel="002A08D2">
          <w:rPr>
            <w:rFonts w:ascii="Times New Roman" w:hAnsi="Times New Roman" w:cs="Times New Roman"/>
            <w:sz w:val="24"/>
            <w:szCs w:val="24"/>
          </w:rPr>
          <w:delText>N</w:delText>
        </w:r>
      </w:del>
      <w:r w:rsidR="002A08D2" w:rsidRPr="00682BBA">
        <w:rPr>
          <w:rFonts w:ascii="Times New Roman" w:hAnsi="Times New Roman" w:cs="Times New Roman"/>
          <w:sz w:val="24"/>
          <w:szCs w:val="24"/>
        </w:rPr>
        <w:t>utrient retention</w:t>
      </w:r>
      <w:r w:rsidR="0030219A" w:rsidRPr="00682BBA">
        <w:rPr>
          <w:rFonts w:ascii="Times New Roman" w:hAnsi="Times New Roman" w:cs="Times New Roman"/>
          <w:sz w:val="24"/>
          <w:szCs w:val="24"/>
        </w:rPr>
        <w:t xml:space="preserve"> and release</w:t>
      </w:r>
      <w:r w:rsidR="002A08D2" w:rsidRPr="00682BBA">
        <w:rPr>
          <w:rFonts w:ascii="Times New Roman" w:hAnsi="Times New Roman" w:cs="Times New Roman"/>
          <w:sz w:val="24"/>
          <w:szCs w:val="24"/>
        </w:rPr>
        <w:t xml:space="preserve"> across wetlands </w:t>
      </w:r>
      <w:del w:id="1406" w:author="Anderson, Kenneth" w:date="2026-09-15T08:48:00Z" w16du:dateUtc="2026-09-15T12:48:00Z">
        <w:r w:rsidRPr="76D3435A" w:rsidDel="002A08D2">
          <w:rPr>
            <w:rFonts w:ascii="Times New Roman" w:hAnsi="Times New Roman" w:cs="Times New Roman"/>
            <w:sz w:val="24"/>
            <w:szCs w:val="24"/>
          </w:rPr>
          <w:delText>was</w:delText>
        </w:r>
      </w:del>
      <w:ins w:id="1407" w:author="Anderson, Kenneth" w:date="2026-09-15T08:48:00Z" w16du:dateUtc="2026-09-15T12:48:00Z">
        <w:r w:rsidR="00532A0D" w:rsidRPr="76D3435A">
          <w:rPr>
            <w:rFonts w:ascii="Times New Roman" w:hAnsi="Times New Roman" w:cs="Times New Roman"/>
            <w:sz w:val="24"/>
            <w:szCs w:val="24"/>
          </w:rPr>
          <w:t>were</w:t>
        </w:r>
      </w:ins>
      <w:r w:rsidR="002A08D2" w:rsidRPr="00682BBA">
        <w:rPr>
          <w:rFonts w:ascii="Times New Roman" w:hAnsi="Times New Roman" w:cs="Times New Roman"/>
          <w:sz w:val="24"/>
          <w:szCs w:val="24"/>
        </w:rPr>
        <w:t xml:space="preserve"> significantly </w:t>
      </w:r>
      <w:r w:rsidR="00C530AC" w:rsidRPr="00682BBA">
        <w:rPr>
          <w:rFonts w:ascii="Times New Roman" w:hAnsi="Times New Roman" w:cs="Times New Roman"/>
          <w:sz w:val="24"/>
          <w:szCs w:val="24"/>
        </w:rPr>
        <w:t xml:space="preserve">related to inflow volume. </w:t>
      </w:r>
      <w:commentRangeStart w:id="1408"/>
      <w:r w:rsidR="00C530AC" w:rsidRPr="76D3435A">
        <w:rPr>
          <w:rFonts w:ascii="Times New Roman" w:hAnsi="Times New Roman" w:cs="Times New Roman"/>
          <w:sz w:val="24"/>
          <w:szCs w:val="24"/>
        </w:rPr>
        <w:t xml:space="preserve">Across months and </w:t>
      </w:r>
      <w:r w:rsidR="005568B1" w:rsidRPr="00682BBA">
        <w:rPr>
          <w:rFonts w:ascii="Times New Roman" w:hAnsi="Times New Roman" w:cs="Times New Roman"/>
          <w:sz w:val="24"/>
          <w:szCs w:val="24"/>
        </w:rPr>
        <w:t>wetlands</w:t>
      </w:r>
      <w:commentRangeEnd w:id="1408"/>
      <w:r w:rsidRPr="00682BBA">
        <w:rPr>
          <w:rStyle w:val="CommentReference"/>
          <w:rFonts w:ascii="Times New Roman" w:hAnsi="Times New Roman" w:cs="Times New Roman"/>
          <w:sz w:val="24"/>
          <w:szCs w:val="24"/>
        </w:rPr>
        <w:commentReference w:id="1408"/>
      </w:r>
      <w:r w:rsidR="00C530AC" w:rsidRPr="00682BBA">
        <w:rPr>
          <w:rFonts w:ascii="Times New Roman" w:hAnsi="Times New Roman" w:cs="Times New Roman"/>
          <w:sz w:val="24"/>
          <w:szCs w:val="24"/>
        </w:rPr>
        <w:t xml:space="preserve">, the </w:t>
      </w:r>
      <w:r w:rsidR="00964E09" w:rsidRPr="00682BBA">
        <w:rPr>
          <w:rFonts w:ascii="Times New Roman" w:hAnsi="Times New Roman" w:cs="Times New Roman"/>
          <w:sz w:val="24"/>
          <w:szCs w:val="24"/>
        </w:rPr>
        <w:t xml:space="preserve">log-scale </w:t>
      </w:r>
      <w:r w:rsidR="00C530AC" w:rsidRPr="00682BBA">
        <w:rPr>
          <w:rFonts w:ascii="Times New Roman" w:hAnsi="Times New Roman" w:cs="Times New Roman"/>
          <w:sz w:val="24"/>
          <w:szCs w:val="24"/>
        </w:rPr>
        <w:t xml:space="preserve">total monthly mass of </w:t>
      </w:r>
      <w:r w:rsidR="00964E09" w:rsidRPr="00682BBA">
        <w:rPr>
          <w:rFonts w:ascii="Times New Roman" w:hAnsi="Times New Roman" w:cs="Times New Roman"/>
          <w:sz w:val="24"/>
          <w:szCs w:val="24"/>
        </w:rPr>
        <w:t>both TP and TN</w:t>
      </w:r>
      <w:r w:rsidR="00C530AC" w:rsidRPr="00682BBA">
        <w:rPr>
          <w:rFonts w:ascii="Times New Roman" w:hAnsi="Times New Roman" w:cs="Times New Roman"/>
          <w:sz w:val="24"/>
          <w:szCs w:val="24"/>
        </w:rPr>
        <w:t xml:space="preserve"> </w:t>
      </w:r>
      <w:commentRangeStart w:id="1409"/>
      <w:commentRangeStart w:id="1410"/>
      <w:commentRangeStart w:id="1411"/>
      <w:r w:rsidR="00C530AC" w:rsidRPr="00682BBA">
        <w:rPr>
          <w:rFonts w:ascii="Times New Roman" w:hAnsi="Times New Roman" w:cs="Times New Roman"/>
          <w:sz w:val="24"/>
          <w:szCs w:val="24"/>
        </w:rPr>
        <w:t xml:space="preserve">removed </w:t>
      </w:r>
      <w:r w:rsidR="00132493">
        <w:rPr>
          <w:rFonts w:ascii="Times New Roman" w:hAnsi="Times New Roman" w:cs="Times New Roman"/>
          <w:sz w:val="24"/>
          <w:szCs w:val="24"/>
        </w:rPr>
        <w:t>(positive retention values)</w:t>
      </w:r>
      <w:r w:rsidR="00C530AC" w:rsidRPr="00682BBA">
        <w:rPr>
          <w:rFonts w:ascii="Times New Roman" w:hAnsi="Times New Roman" w:cs="Times New Roman"/>
          <w:sz w:val="24"/>
          <w:szCs w:val="24"/>
        </w:rPr>
        <w:t xml:space="preserve"> and/or released</w:t>
      </w:r>
      <w:r w:rsidR="00132493">
        <w:rPr>
          <w:rFonts w:ascii="Times New Roman" w:hAnsi="Times New Roman" w:cs="Times New Roman"/>
          <w:sz w:val="24"/>
          <w:szCs w:val="24"/>
        </w:rPr>
        <w:t xml:space="preserve"> (negative retention values)</w:t>
      </w:r>
      <w:r w:rsidR="00C530AC" w:rsidRPr="00682BBA">
        <w:rPr>
          <w:rFonts w:ascii="Times New Roman" w:hAnsi="Times New Roman" w:cs="Times New Roman"/>
          <w:sz w:val="24"/>
          <w:szCs w:val="24"/>
        </w:rPr>
        <w:t xml:space="preserve"> </w:t>
      </w:r>
      <w:commentRangeEnd w:id="1409"/>
      <w:r w:rsidR="00A446DB" w:rsidRPr="00682BBA">
        <w:rPr>
          <w:rStyle w:val="CommentReference"/>
          <w:rFonts w:ascii="Times New Roman" w:hAnsi="Times New Roman" w:cs="Times New Roman"/>
          <w:sz w:val="24"/>
          <w:szCs w:val="24"/>
        </w:rPr>
        <w:commentReference w:id="1409"/>
      </w:r>
      <w:commentRangeEnd w:id="1410"/>
      <w:r w:rsidRPr="00682BBA">
        <w:rPr>
          <w:rStyle w:val="CommentReference"/>
          <w:rFonts w:ascii="Times New Roman" w:hAnsi="Times New Roman" w:cs="Times New Roman"/>
          <w:sz w:val="24"/>
          <w:szCs w:val="24"/>
        </w:rPr>
        <w:commentReference w:id="1410"/>
      </w:r>
      <w:commentRangeEnd w:id="1411"/>
      <w:r w:rsidRPr="00682BBA">
        <w:rPr>
          <w:rStyle w:val="CommentReference"/>
          <w:rFonts w:ascii="Times New Roman" w:hAnsi="Times New Roman" w:cs="Times New Roman"/>
          <w:sz w:val="24"/>
          <w:szCs w:val="24"/>
        </w:rPr>
        <w:commentReference w:id="1411"/>
      </w:r>
      <w:r w:rsidR="00C530AC" w:rsidRPr="00682BBA">
        <w:rPr>
          <w:rFonts w:ascii="Times New Roman" w:hAnsi="Times New Roman" w:cs="Times New Roman"/>
          <w:sz w:val="24"/>
          <w:szCs w:val="24"/>
        </w:rPr>
        <w:t>was strongly related to</w:t>
      </w:r>
      <w:r w:rsidR="00964E09" w:rsidRPr="00682BBA">
        <w:rPr>
          <w:rFonts w:ascii="Times New Roman" w:hAnsi="Times New Roman" w:cs="Times New Roman"/>
          <w:sz w:val="24"/>
          <w:szCs w:val="24"/>
        </w:rPr>
        <w:t xml:space="preserve"> the log-scale</w:t>
      </w:r>
      <w:r w:rsidR="00C530AC" w:rsidRPr="00682BBA">
        <w:rPr>
          <w:rFonts w:ascii="Times New Roman" w:hAnsi="Times New Roman" w:cs="Times New Roman"/>
          <w:sz w:val="24"/>
          <w:szCs w:val="24"/>
        </w:rPr>
        <w:t xml:space="preserve"> mon</w:t>
      </w:r>
      <w:r w:rsidR="006462C5">
        <w:rPr>
          <w:rFonts w:ascii="Times New Roman" w:hAnsi="Times New Roman" w:cs="Times New Roman"/>
          <w:sz w:val="24"/>
          <w:szCs w:val="24"/>
        </w:rPr>
        <w:t>t</w:t>
      </w:r>
      <w:r w:rsidR="00C530AC" w:rsidRPr="00682BBA">
        <w:rPr>
          <w:rFonts w:ascii="Times New Roman" w:hAnsi="Times New Roman" w:cs="Times New Roman"/>
          <w:sz w:val="24"/>
          <w:szCs w:val="24"/>
        </w:rPr>
        <w:t>hly inflow volume (</w:t>
      </w:r>
      <w:r w:rsidR="002F403D" w:rsidRPr="00682BBA">
        <w:rPr>
          <w:rFonts w:ascii="Times New Roman" w:hAnsi="Times New Roman" w:cs="Times New Roman"/>
          <w:sz w:val="24"/>
          <w:szCs w:val="24"/>
        </w:rPr>
        <w:t xml:space="preserve">TP: </w:t>
      </w:r>
      <w:r w:rsidR="00C530AC" w:rsidRPr="00682BBA">
        <w:rPr>
          <w:rFonts w:ascii="Times New Roman" w:hAnsi="Times New Roman" w:cs="Times New Roman"/>
          <w:sz w:val="24"/>
          <w:szCs w:val="24"/>
        </w:rPr>
        <w:t>R</w:t>
      </w:r>
      <w:r w:rsidR="00C530AC" w:rsidRPr="00682BBA">
        <w:rPr>
          <w:rFonts w:ascii="Times New Roman" w:hAnsi="Times New Roman" w:cs="Times New Roman"/>
          <w:sz w:val="24"/>
          <w:szCs w:val="24"/>
          <w:vertAlign w:val="superscript"/>
        </w:rPr>
        <w:t>2</w:t>
      </w:r>
      <w:r w:rsidR="00C530AC" w:rsidRPr="00682BBA">
        <w:rPr>
          <w:rFonts w:ascii="Times New Roman" w:hAnsi="Times New Roman" w:cs="Times New Roman"/>
          <w:sz w:val="24"/>
          <w:szCs w:val="24"/>
        </w:rPr>
        <w:t xml:space="preserve"> = 0.83 for </w:t>
      </w:r>
      <w:r w:rsidR="002F403D" w:rsidRPr="00682BBA">
        <w:rPr>
          <w:rFonts w:ascii="Times New Roman" w:hAnsi="Times New Roman" w:cs="Times New Roman"/>
          <w:sz w:val="24"/>
          <w:szCs w:val="24"/>
        </w:rPr>
        <w:t>retained</w:t>
      </w:r>
      <w:r w:rsidR="00C530AC" w:rsidRPr="00682BBA">
        <w:rPr>
          <w:rFonts w:ascii="Times New Roman" w:hAnsi="Times New Roman" w:cs="Times New Roman"/>
          <w:sz w:val="24"/>
          <w:szCs w:val="24"/>
        </w:rPr>
        <w:t>, R</w:t>
      </w:r>
      <w:r w:rsidR="00C530AC" w:rsidRPr="00682BBA">
        <w:rPr>
          <w:rFonts w:ascii="Times New Roman" w:hAnsi="Times New Roman" w:cs="Times New Roman"/>
          <w:sz w:val="24"/>
          <w:szCs w:val="24"/>
          <w:vertAlign w:val="superscript"/>
        </w:rPr>
        <w:t>2</w:t>
      </w:r>
      <w:r w:rsidR="00C530AC" w:rsidRPr="00682BBA">
        <w:rPr>
          <w:rFonts w:ascii="Times New Roman" w:hAnsi="Times New Roman" w:cs="Times New Roman"/>
          <w:sz w:val="24"/>
          <w:szCs w:val="24"/>
        </w:rPr>
        <w:t xml:space="preserve"> = 0.59 for released; </w:t>
      </w:r>
      <w:r w:rsidR="002F403D" w:rsidRPr="00682BBA">
        <w:rPr>
          <w:rFonts w:ascii="Times New Roman" w:hAnsi="Times New Roman" w:cs="Times New Roman"/>
          <w:sz w:val="24"/>
          <w:szCs w:val="24"/>
        </w:rPr>
        <w:t>TN: R</w:t>
      </w:r>
      <w:r w:rsidR="002F403D" w:rsidRPr="00682BBA">
        <w:rPr>
          <w:rFonts w:ascii="Times New Roman" w:hAnsi="Times New Roman" w:cs="Times New Roman"/>
          <w:sz w:val="24"/>
          <w:szCs w:val="24"/>
          <w:vertAlign w:val="superscript"/>
        </w:rPr>
        <w:t>2</w:t>
      </w:r>
      <w:r w:rsidR="002F403D" w:rsidRPr="00682BBA">
        <w:rPr>
          <w:rFonts w:ascii="Times New Roman" w:hAnsi="Times New Roman" w:cs="Times New Roman"/>
          <w:sz w:val="24"/>
          <w:szCs w:val="24"/>
        </w:rPr>
        <w:t xml:space="preserve"> = 0.8 for retained, R</w:t>
      </w:r>
      <w:r w:rsidR="002F403D" w:rsidRPr="00682BBA">
        <w:rPr>
          <w:rFonts w:ascii="Times New Roman" w:hAnsi="Times New Roman" w:cs="Times New Roman"/>
          <w:sz w:val="24"/>
          <w:szCs w:val="24"/>
          <w:vertAlign w:val="superscript"/>
        </w:rPr>
        <w:t>2</w:t>
      </w:r>
      <w:r w:rsidR="002F403D" w:rsidRPr="00682BBA">
        <w:rPr>
          <w:rFonts w:ascii="Times New Roman" w:hAnsi="Times New Roman" w:cs="Times New Roman"/>
          <w:sz w:val="24"/>
          <w:szCs w:val="24"/>
        </w:rPr>
        <w:t xml:space="preserve"> = 0.58 for released;</w:t>
      </w:r>
      <w:r w:rsidR="00CB172C" w:rsidRPr="00682BBA">
        <w:rPr>
          <w:rFonts w:ascii="Times New Roman" w:hAnsi="Times New Roman" w:cs="Times New Roman"/>
          <w:sz w:val="24"/>
          <w:szCs w:val="24"/>
        </w:rPr>
        <w:t xml:space="preserve"> </w:t>
      </w:r>
      <w:r w:rsidR="00CB172C" w:rsidRPr="00682BBA">
        <w:rPr>
          <w:rFonts w:ascii="Times New Roman" w:hAnsi="Times New Roman" w:cs="Times New Roman"/>
          <w:sz w:val="24"/>
          <w:szCs w:val="24"/>
        </w:rPr>
        <w:fldChar w:fldCharType="begin"/>
      </w:r>
      <w:r w:rsidR="00CB172C" w:rsidRPr="00682BBA">
        <w:rPr>
          <w:rFonts w:ascii="Times New Roman" w:hAnsi="Times New Roman" w:cs="Times New Roman"/>
          <w:sz w:val="24"/>
          <w:szCs w:val="24"/>
        </w:rPr>
        <w:instrText xml:space="preserve"> REF _Ref237351576 \h  \* MERGEFORMAT </w:instrText>
      </w:r>
      <w:r w:rsidR="00CB172C" w:rsidRPr="00682BBA">
        <w:rPr>
          <w:rFonts w:ascii="Times New Roman" w:hAnsi="Times New Roman" w:cs="Times New Roman"/>
          <w:sz w:val="24"/>
          <w:szCs w:val="24"/>
        </w:rPr>
      </w:r>
      <w:r w:rsidR="00CB172C" w:rsidRPr="00682BBA">
        <w:rPr>
          <w:rFonts w:ascii="Times New Roman" w:hAnsi="Times New Roman" w:cs="Times New Roman"/>
          <w:sz w:val="24"/>
          <w:szCs w:val="24"/>
        </w:rPr>
        <w:fldChar w:fldCharType="separate"/>
      </w:r>
      <w:r w:rsidR="00CB172C" w:rsidRPr="00682BBA">
        <w:rPr>
          <w:rFonts w:ascii="Times New Roman" w:hAnsi="Times New Roman" w:cs="Times New Roman"/>
          <w:sz w:val="24"/>
          <w:szCs w:val="24"/>
        </w:rPr>
        <w:t xml:space="preserve">Figure </w:t>
      </w:r>
      <w:r w:rsidR="00CB172C" w:rsidRPr="00682BBA">
        <w:rPr>
          <w:rFonts w:ascii="Times New Roman" w:hAnsi="Times New Roman" w:cs="Times New Roman"/>
          <w:noProof/>
          <w:sz w:val="24"/>
          <w:szCs w:val="24"/>
        </w:rPr>
        <w:t>3</w:t>
      </w:r>
      <w:r w:rsidR="00CB172C" w:rsidRPr="00682BBA">
        <w:rPr>
          <w:rFonts w:ascii="Times New Roman" w:hAnsi="Times New Roman" w:cs="Times New Roman"/>
          <w:sz w:val="24"/>
          <w:szCs w:val="24"/>
        </w:rPr>
        <w:fldChar w:fldCharType="end"/>
      </w:r>
      <w:r w:rsidR="00C530AC" w:rsidRPr="00682BBA">
        <w:rPr>
          <w:rFonts w:ascii="Times New Roman" w:hAnsi="Times New Roman" w:cs="Times New Roman"/>
          <w:sz w:val="24"/>
          <w:szCs w:val="24"/>
        </w:rPr>
        <w:t xml:space="preserve">). </w:t>
      </w:r>
      <w:r w:rsidR="008D6A4E" w:rsidRPr="00682BBA">
        <w:rPr>
          <w:rFonts w:ascii="Times New Roman" w:hAnsi="Times New Roman" w:cs="Times New Roman"/>
          <w:sz w:val="24"/>
          <w:szCs w:val="24"/>
        </w:rPr>
        <w:t>While there is a significant relationship between</w:t>
      </w:r>
      <w:r w:rsidR="00701FFC" w:rsidRPr="00682BBA">
        <w:rPr>
          <w:rFonts w:ascii="Times New Roman" w:hAnsi="Times New Roman" w:cs="Times New Roman"/>
          <w:sz w:val="24"/>
          <w:szCs w:val="24"/>
        </w:rPr>
        <w:t xml:space="preserve"> </w:t>
      </w:r>
      <w:r w:rsidR="00885393" w:rsidRPr="00682BBA">
        <w:rPr>
          <w:rFonts w:ascii="Times New Roman" w:hAnsi="Times New Roman" w:cs="Times New Roman"/>
          <w:sz w:val="24"/>
          <w:szCs w:val="24"/>
        </w:rPr>
        <w:t xml:space="preserve">retention and concentration for both TP and TN, the variability explained </w:t>
      </w:r>
      <w:del w:id="1412" w:author="Winston, Ryan" w:date="2026-09-15T19:28:00Z" w16du:dateUtc="2026-09-15T19:28:59Z">
        <w:r w:rsidRPr="76D3435A" w:rsidDel="00885393">
          <w:rPr>
            <w:rFonts w:ascii="Times New Roman" w:hAnsi="Times New Roman" w:cs="Times New Roman"/>
            <w:sz w:val="24"/>
            <w:szCs w:val="24"/>
          </w:rPr>
          <w:delText>by that relationship</w:delText>
        </w:r>
      </w:del>
      <w:ins w:id="1413" w:author="Winston, Ryan" w:date="2026-09-15T19:28:00Z" w16du:dateUtc="2026-09-15T19:28:59Z">
        <w:r w:rsidR="252A5E16" w:rsidRPr="76D3435A">
          <w:rPr>
            <w:rFonts w:ascii="Times New Roman" w:hAnsi="Times New Roman" w:cs="Times New Roman"/>
            <w:sz w:val="24"/>
            <w:szCs w:val="24"/>
          </w:rPr>
          <w:t>there</w:t>
        </w:r>
      </w:ins>
      <w:ins w:id="1414" w:author="Winston, Ryan" w:date="2026-09-15T19:29:00Z" w16du:dateUtc="2026-09-15T19:29:00Z">
        <w:r w:rsidR="252A5E16" w:rsidRPr="76D3435A">
          <w:rPr>
            <w:rFonts w:ascii="Times New Roman" w:hAnsi="Times New Roman" w:cs="Times New Roman"/>
            <w:sz w:val="24"/>
            <w:szCs w:val="24"/>
          </w:rPr>
          <w:t>in</w:t>
        </w:r>
      </w:ins>
      <w:r w:rsidR="00885393" w:rsidRPr="00682BBA">
        <w:rPr>
          <w:rFonts w:ascii="Times New Roman" w:hAnsi="Times New Roman" w:cs="Times New Roman"/>
          <w:sz w:val="24"/>
          <w:szCs w:val="24"/>
        </w:rPr>
        <w:t xml:space="preserve"> is limited compared to volume (</w:t>
      </w:r>
      <w:r w:rsidR="00855E5D" w:rsidRPr="00682BBA">
        <w:rPr>
          <w:rFonts w:ascii="Times New Roman" w:hAnsi="Times New Roman" w:cs="Times New Roman"/>
          <w:sz w:val="24"/>
          <w:szCs w:val="24"/>
        </w:rPr>
        <w:t>TP: R</w:t>
      </w:r>
      <w:r w:rsidR="00855E5D" w:rsidRPr="00682BBA">
        <w:rPr>
          <w:rFonts w:ascii="Times New Roman" w:hAnsi="Times New Roman" w:cs="Times New Roman"/>
          <w:sz w:val="24"/>
          <w:szCs w:val="24"/>
          <w:vertAlign w:val="superscript"/>
        </w:rPr>
        <w:t>2</w:t>
      </w:r>
      <w:r w:rsidR="00855E5D" w:rsidRPr="00682BBA">
        <w:rPr>
          <w:rFonts w:ascii="Times New Roman" w:hAnsi="Times New Roman" w:cs="Times New Roman"/>
          <w:sz w:val="24"/>
          <w:szCs w:val="24"/>
        </w:rPr>
        <w:t xml:space="preserve"> = 0.01, </w:t>
      </w:r>
      <w:r w:rsidR="00701FFC" w:rsidRPr="00682BBA">
        <w:rPr>
          <w:rFonts w:ascii="Times New Roman" w:hAnsi="Times New Roman" w:cs="Times New Roman"/>
          <w:sz w:val="24"/>
          <w:szCs w:val="24"/>
        </w:rPr>
        <w:t>TN:</w:t>
      </w:r>
      <w:r w:rsidR="008D6A4E" w:rsidRPr="00682BBA">
        <w:rPr>
          <w:rFonts w:ascii="Times New Roman" w:hAnsi="Times New Roman" w:cs="Times New Roman"/>
          <w:sz w:val="24"/>
          <w:szCs w:val="24"/>
        </w:rPr>
        <w:t xml:space="preserve"> </w:t>
      </w:r>
      <w:r w:rsidR="00701FFC" w:rsidRPr="00682BBA">
        <w:rPr>
          <w:rFonts w:ascii="Times New Roman" w:hAnsi="Times New Roman" w:cs="Times New Roman"/>
          <w:sz w:val="24"/>
          <w:szCs w:val="24"/>
        </w:rPr>
        <w:t>R</w:t>
      </w:r>
      <w:r w:rsidR="00701FFC" w:rsidRPr="00682BBA">
        <w:rPr>
          <w:rFonts w:ascii="Times New Roman" w:hAnsi="Times New Roman" w:cs="Times New Roman"/>
          <w:sz w:val="24"/>
          <w:szCs w:val="24"/>
          <w:vertAlign w:val="superscript"/>
        </w:rPr>
        <w:t>2</w:t>
      </w:r>
      <w:r w:rsidR="00701FFC" w:rsidRPr="00682BBA">
        <w:rPr>
          <w:rFonts w:ascii="Times New Roman" w:hAnsi="Times New Roman" w:cs="Times New Roman"/>
          <w:sz w:val="24"/>
          <w:szCs w:val="24"/>
        </w:rPr>
        <w:t xml:space="preserve"> = 0.15</w:t>
      </w:r>
      <w:r w:rsidR="00885393" w:rsidRPr="00682BBA">
        <w:rPr>
          <w:rFonts w:ascii="Times New Roman" w:hAnsi="Times New Roman" w:cs="Times New Roman"/>
          <w:sz w:val="24"/>
          <w:szCs w:val="24"/>
        </w:rPr>
        <w:t>;</w:t>
      </w:r>
      <w:r w:rsidRPr="00682BBA">
        <w:rPr>
          <w:rFonts w:ascii="Times New Roman" w:hAnsi="Times New Roman" w:cs="Times New Roman"/>
          <w:sz w:val="24"/>
          <w:szCs w:val="24"/>
        </w:rPr>
        <w:t xml:space="preserve"> </w:t>
      </w:r>
      <w:r w:rsidRPr="00682BBA">
        <w:rPr>
          <w:rFonts w:ascii="Times New Roman" w:hAnsi="Times New Roman" w:cs="Times New Roman"/>
          <w:sz w:val="24"/>
          <w:szCs w:val="24"/>
        </w:rPr>
        <w:fldChar w:fldCharType="begin"/>
      </w:r>
      <w:r w:rsidRPr="00682BBA">
        <w:rPr>
          <w:rFonts w:ascii="Times New Roman" w:hAnsi="Times New Roman" w:cs="Times New Roman"/>
          <w:sz w:val="24"/>
          <w:szCs w:val="24"/>
        </w:rPr>
        <w:instrText xml:space="preserve"> REF _Ref237351576 \h  \* MERGEFORMAT </w:instrText>
      </w:r>
      <w:r w:rsidRPr="00682BBA">
        <w:rPr>
          <w:rFonts w:ascii="Times New Roman" w:hAnsi="Times New Roman" w:cs="Times New Roman"/>
          <w:sz w:val="24"/>
          <w:szCs w:val="24"/>
        </w:rPr>
      </w:r>
      <w:r w:rsidRPr="00682BBA">
        <w:rPr>
          <w:rFonts w:ascii="Times New Roman" w:hAnsi="Times New Roman" w:cs="Times New Roman"/>
          <w:sz w:val="24"/>
          <w:szCs w:val="24"/>
        </w:rPr>
        <w:fldChar w:fldCharType="separate"/>
      </w:r>
      <w:r w:rsidRPr="00682BBA">
        <w:rPr>
          <w:rFonts w:ascii="Times New Roman" w:hAnsi="Times New Roman" w:cs="Times New Roman"/>
          <w:sz w:val="24"/>
          <w:szCs w:val="24"/>
        </w:rPr>
        <w:t xml:space="preserve">Figure </w:t>
      </w:r>
      <w:r w:rsidRPr="00682BBA">
        <w:rPr>
          <w:rFonts w:ascii="Times New Roman" w:hAnsi="Times New Roman" w:cs="Times New Roman"/>
          <w:noProof/>
          <w:sz w:val="24"/>
          <w:szCs w:val="24"/>
        </w:rPr>
        <w:t>3</w:t>
      </w:r>
      <w:r w:rsidRPr="00682BBA">
        <w:rPr>
          <w:rFonts w:ascii="Times New Roman" w:hAnsi="Times New Roman" w:cs="Times New Roman"/>
          <w:sz w:val="24"/>
          <w:szCs w:val="24"/>
        </w:rPr>
        <w:fldChar w:fldCharType="end"/>
      </w:r>
      <w:r w:rsidR="00885393" w:rsidRPr="00682BBA">
        <w:rPr>
          <w:rFonts w:ascii="Times New Roman" w:hAnsi="Times New Roman" w:cs="Times New Roman"/>
          <w:sz w:val="24"/>
          <w:szCs w:val="24"/>
        </w:rPr>
        <w:t xml:space="preserve">). </w:t>
      </w:r>
      <w:r w:rsidR="00855E5D" w:rsidRPr="00682BBA">
        <w:rPr>
          <w:rFonts w:ascii="Times New Roman" w:hAnsi="Times New Roman" w:cs="Times New Roman"/>
          <w:sz w:val="24"/>
          <w:szCs w:val="24"/>
        </w:rPr>
        <w:t xml:space="preserve">We found similar relationships between inflow volume and retention of dissolved nutrients </w:t>
      </w:r>
      <w:r w:rsidR="000F27FD" w:rsidRPr="00682BBA">
        <w:rPr>
          <w:rFonts w:ascii="Times New Roman" w:hAnsi="Times New Roman" w:cs="Times New Roman"/>
          <w:sz w:val="24"/>
          <w:szCs w:val="24"/>
        </w:rPr>
        <w:t>DRP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0.76),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0.70), and total ammonium nitrogen (NH</w:t>
      </w:r>
      <w:r w:rsidR="000F27FD" w:rsidRPr="00682BBA">
        <w:rPr>
          <w:rFonts w:ascii="Times New Roman" w:hAnsi="Times New Roman" w:cs="Times New Roman"/>
          <w:sz w:val="24"/>
          <w:szCs w:val="24"/>
          <w:vertAlign w:val="subscript"/>
        </w:rPr>
        <w:t>4</w:t>
      </w:r>
      <w:r w:rsidR="000F27FD" w:rsidRPr="00682BBA">
        <w:rPr>
          <w:rFonts w:ascii="Times New Roman" w:hAnsi="Times New Roman" w:cs="Times New Roman"/>
          <w:sz w:val="24"/>
          <w:szCs w:val="24"/>
        </w:rPr>
        <w:t>,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0.76)</w:t>
      </w:r>
      <w:r w:rsidR="00907023" w:rsidRPr="00682BBA">
        <w:rPr>
          <w:rFonts w:ascii="Times New Roman" w:hAnsi="Times New Roman" w:cs="Times New Roman"/>
          <w:sz w:val="24"/>
          <w:szCs w:val="24"/>
        </w:rPr>
        <w:t xml:space="preserve">, as well as between </w:t>
      </w:r>
      <w:r w:rsidR="00907023" w:rsidRPr="00682BBA">
        <w:rPr>
          <w:rFonts w:ascii="Times New Roman" w:hAnsi="Times New Roman" w:cs="Times New Roman"/>
          <w:sz w:val="24"/>
          <w:szCs w:val="24"/>
        </w:rPr>
        <w:lastRenderedPageBreak/>
        <w:t xml:space="preserve">inflow volume and release of dissolved nutrients </w:t>
      </w:r>
      <w:r w:rsidR="000F27FD" w:rsidRPr="00682BBA">
        <w:rPr>
          <w:rFonts w:ascii="Times New Roman" w:hAnsi="Times New Roman" w:cs="Times New Roman"/>
          <w:sz w:val="24"/>
          <w:szCs w:val="24"/>
        </w:rPr>
        <w:t>for DRP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0.52), TN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0.48),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xml:space="preserve">= 0.45), and </w:t>
      </w:r>
      <w:r w:rsidR="00907023" w:rsidRPr="00682BBA">
        <w:rPr>
          <w:rFonts w:ascii="Times New Roman" w:hAnsi="Times New Roman" w:cs="Times New Roman"/>
          <w:sz w:val="24"/>
          <w:szCs w:val="24"/>
        </w:rPr>
        <w:t xml:space="preserve">ammonium nitrogen </w:t>
      </w:r>
      <w:r w:rsidR="000F27FD" w:rsidRPr="00682BBA">
        <w:rPr>
          <w:rFonts w:ascii="Times New Roman" w:hAnsi="Times New Roman" w:cs="Times New Roman"/>
          <w:sz w:val="24"/>
          <w:szCs w:val="24"/>
        </w:rPr>
        <w:t>(R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0.28). </w:t>
      </w:r>
      <w:commentRangeStart w:id="1415"/>
      <w:commentRangeStart w:id="1416"/>
      <w:r w:rsidR="000F27FD" w:rsidRPr="00682BBA">
        <w:rPr>
          <w:rFonts w:ascii="Times New Roman" w:hAnsi="Times New Roman" w:cs="Times New Roman"/>
          <w:sz w:val="24"/>
          <w:szCs w:val="24"/>
        </w:rPr>
        <w:t xml:space="preserve">Similarly, </w:t>
      </w:r>
      <w:ins w:id="1417" w:author="Anderson, Kenneth" w:date="2026-10-05T15:03:00Z" w16du:dateUtc="2026-10-05T19:03:00Z">
        <w:r w:rsidR="00F91506">
          <w:rPr>
            <w:rFonts w:ascii="Times New Roman" w:hAnsi="Times New Roman" w:cs="Times New Roman"/>
            <w:sz w:val="24"/>
            <w:szCs w:val="24"/>
          </w:rPr>
          <w:t xml:space="preserve">significant but </w:t>
        </w:r>
      </w:ins>
      <w:r w:rsidR="000F27FD" w:rsidRPr="00682BBA">
        <w:rPr>
          <w:rFonts w:ascii="Times New Roman" w:hAnsi="Times New Roman" w:cs="Times New Roman"/>
          <w:sz w:val="24"/>
          <w:szCs w:val="24"/>
        </w:rPr>
        <w:t xml:space="preserve">weak relationships </w:t>
      </w:r>
      <w:r w:rsidR="000F27FD" w:rsidRPr="2379A484">
        <w:rPr>
          <w:rFonts w:ascii="Times New Roman" w:hAnsi="Times New Roman" w:cs="Times New Roman"/>
          <w:sz w:val="24"/>
          <w:szCs w:val="24"/>
        </w:rPr>
        <w:t>exist</w:t>
      </w:r>
      <w:ins w:id="1418" w:author="Winston, Ryan" w:date="2026-09-15T19:29:00Z" w16du:dateUtc="2026-09-15T19:29:28Z">
        <w:r w:rsidR="27ABCAB8" w:rsidRPr="76D3435A">
          <w:rPr>
            <w:rFonts w:ascii="Times New Roman" w:hAnsi="Times New Roman" w:cs="Times New Roman"/>
            <w:sz w:val="24"/>
            <w:szCs w:val="24"/>
          </w:rPr>
          <w:t>ed</w:t>
        </w:r>
      </w:ins>
      <w:r w:rsidR="000F27FD" w:rsidRPr="00682BBA">
        <w:rPr>
          <w:rFonts w:ascii="Times New Roman" w:hAnsi="Times New Roman" w:cs="Times New Roman"/>
          <w:sz w:val="24"/>
          <w:szCs w:val="24"/>
        </w:rPr>
        <w:t xml:space="preserve"> between concentration and filtration for DRP (R</w:t>
      </w:r>
      <w:commentRangeStart w:id="1419"/>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0.03), NO</w:t>
      </w:r>
      <w:r w:rsidR="000F27FD" w:rsidRPr="00682BBA">
        <w:rPr>
          <w:rFonts w:ascii="Times New Roman" w:hAnsi="Times New Roman" w:cs="Times New Roman"/>
          <w:sz w:val="24"/>
          <w:szCs w:val="24"/>
          <w:vertAlign w:val="subscript"/>
        </w:rPr>
        <w:t>x</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 xml:space="preserve">2 </w:t>
      </w:r>
      <w:r w:rsidR="000F27FD" w:rsidRPr="00682BBA">
        <w:rPr>
          <w:rFonts w:ascii="Times New Roman" w:hAnsi="Times New Roman" w:cs="Times New Roman"/>
          <w:sz w:val="24"/>
          <w:szCs w:val="24"/>
        </w:rPr>
        <w:t>= 0.03</w:t>
      </w:r>
      <w:commentRangeEnd w:id="1419"/>
      <w:r w:rsidR="002A08D2" w:rsidRPr="00682BBA">
        <w:rPr>
          <w:rStyle w:val="CommentReference"/>
          <w:rFonts w:ascii="Times New Roman" w:hAnsi="Times New Roman" w:cs="Times New Roman"/>
          <w:sz w:val="24"/>
          <w:szCs w:val="24"/>
        </w:rPr>
        <w:commentReference w:id="1419"/>
      </w:r>
      <w:r w:rsidR="000F27FD" w:rsidRPr="00682BBA">
        <w:rPr>
          <w:rFonts w:ascii="Times New Roman" w:hAnsi="Times New Roman" w:cs="Times New Roman"/>
          <w:sz w:val="24"/>
          <w:szCs w:val="24"/>
        </w:rPr>
        <w:t>), and NH</w:t>
      </w:r>
      <w:r w:rsidR="000F27FD" w:rsidRPr="00682BBA">
        <w:rPr>
          <w:rFonts w:ascii="Times New Roman" w:hAnsi="Times New Roman" w:cs="Times New Roman"/>
          <w:sz w:val="24"/>
          <w:szCs w:val="24"/>
          <w:vertAlign w:val="subscript"/>
        </w:rPr>
        <w:t>4</w:t>
      </w:r>
      <w:r w:rsidR="000F27FD" w:rsidRPr="00682BBA">
        <w:rPr>
          <w:rFonts w:ascii="Times New Roman" w:hAnsi="Times New Roman" w:cs="Times New Roman"/>
          <w:sz w:val="24"/>
          <w:szCs w:val="24"/>
        </w:rPr>
        <w:t xml:space="preserve"> (R</w:t>
      </w:r>
      <w:r w:rsidR="000F27FD" w:rsidRPr="00682BBA">
        <w:rPr>
          <w:rFonts w:ascii="Times New Roman" w:hAnsi="Times New Roman" w:cs="Times New Roman"/>
          <w:sz w:val="24"/>
          <w:szCs w:val="24"/>
          <w:vertAlign w:val="superscript"/>
        </w:rPr>
        <w:t>2</w:t>
      </w:r>
      <w:r w:rsidR="000F27FD" w:rsidRPr="00682BBA">
        <w:rPr>
          <w:rFonts w:ascii="Times New Roman" w:hAnsi="Times New Roman" w:cs="Times New Roman"/>
          <w:sz w:val="24"/>
          <w:szCs w:val="24"/>
        </w:rPr>
        <w:t xml:space="preserve"> = 0.00).</w:t>
      </w:r>
      <w:commentRangeEnd w:id="1415"/>
      <w:r w:rsidR="002A08D2" w:rsidRPr="00682BBA">
        <w:rPr>
          <w:rStyle w:val="CommentReference"/>
          <w:rFonts w:ascii="Times New Roman" w:hAnsi="Times New Roman" w:cs="Times New Roman"/>
          <w:sz w:val="24"/>
          <w:szCs w:val="24"/>
        </w:rPr>
        <w:commentReference w:id="1415"/>
      </w:r>
      <w:commentRangeEnd w:id="1416"/>
      <w:r w:rsidRPr="00682BBA">
        <w:rPr>
          <w:rStyle w:val="CommentReference"/>
          <w:rFonts w:ascii="Times New Roman" w:hAnsi="Times New Roman" w:cs="Times New Roman"/>
          <w:sz w:val="24"/>
          <w:szCs w:val="24"/>
        </w:rPr>
        <w:commentReference w:id="1416"/>
      </w:r>
    </w:p>
    <w:p w14:paraId="5DB0B757" w14:textId="6A6B5779" w:rsidR="00C10E5E" w:rsidRDefault="00E94EF3" w:rsidP="009F0F13">
      <w:pPr>
        <w:spacing w:line="480" w:lineRule="auto"/>
        <w:ind w:firstLine="720"/>
        <w:rPr>
          <w:ins w:id="1420" w:author="Anderson, Kenneth" w:date="2026-10-05T14:55:00Z" w16du:dateUtc="2026-10-05T18:55:00Z"/>
          <w:rFonts w:ascii="Times New Roman" w:hAnsi="Times New Roman" w:cs="Times New Roman"/>
          <w:sz w:val="24"/>
          <w:szCs w:val="24"/>
        </w:rPr>
      </w:pPr>
      <w:commentRangeStart w:id="1421"/>
      <w:commentRangeStart w:id="1422"/>
      <w:commentRangeStart w:id="1423"/>
      <w:commentRangeStart w:id="1424"/>
      <w:commentRangeStart w:id="1425"/>
      <w:commentRangeStart w:id="1426"/>
      <w:del w:id="1427" w:author="Anderson, Kenneth" w:date="2026-09-15T08:48:00Z" w16du:dateUtc="2026-09-15T12:48:00Z">
        <w:r w:rsidRPr="00B457EB" w:rsidDel="00E94EF3">
          <w:rPr>
            <w:rFonts w:ascii="Times New Roman" w:hAnsi="Times New Roman" w:cs="Times New Roman"/>
            <w:sz w:val="24"/>
            <w:szCs w:val="24"/>
            <w:highlight w:val="yellow"/>
          </w:rPr>
          <w:delText>It is notable</w:delText>
        </w:r>
      </w:del>
      <w:commentRangeEnd w:id="1426"/>
      <w:r w:rsidRPr="00B457EB">
        <w:rPr>
          <w:rStyle w:val="CommentReference"/>
          <w:rFonts w:ascii="Times New Roman" w:hAnsi="Times New Roman" w:cs="Times New Roman"/>
          <w:sz w:val="24"/>
          <w:szCs w:val="24"/>
          <w:highlight w:val="yellow"/>
        </w:rPr>
        <w:commentReference w:id="1426"/>
      </w:r>
      <w:del w:id="1428" w:author="Anderson, Kenneth" w:date="2026-09-15T08:48:00Z" w16du:dateUtc="2026-09-15T12:48:00Z">
        <w:r w:rsidRPr="00B457EB" w:rsidDel="00E94EF3">
          <w:rPr>
            <w:rFonts w:ascii="Times New Roman" w:hAnsi="Times New Roman" w:cs="Times New Roman"/>
            <w:sz w:val="24"/>
            <w:szCs w:val="24"/>
            <w:highlight w:val="yellow"/>
          </w:rPr>
          <w:delText xml:space="preserve"> that </w:delText>
        </w:r>
        <w:r w:rsidRPr="00B457EB" w:rsidDel="60CBDF8F">
          <w:rPr>
            <w:rFonts w:ascii="Times New Roman" w:hAnsi="Times New Roman" w:cs="Times New Roman"/>
            <w:sz w:val="24"/>
            <w:szCs w:val="24"/>
            <w:highlight w:val="yellow"/>
          </w:rPr>
          <w:delText>o</w:delText>
        </w:r>
      </w:del>
      <w:ins w:id="1429" w:author="Anderson, Kenneth" w:date="2026-09-15T08:48:00Z" w16du:dateUtc="2026-09-15T12:48:00Z">
        <w:del w:id="1430" w:author="Winston, Ryan" w:date="2026-09-15T19:30:00Z" w16du:dateUtc="2026-09-15T19:30:12Z">
          <w:r w:rsidRPr="00B457EB" w:rsidDel="60CBDF8F">
            <w:rPr>
              <w:rFonts w:ascii="Times New Roman" w:hAnsi="Times New Roman" w:cs="Times New Roman"/>
              <w:sz w:val="24"/>
              <w:szCs w:val="24"/>
              <w:highlight w:val="yellow"/>
            </w:rPr>
            <w:delText>O</w:delText>
          </w:r>
        </w:del>
      </w:ins>
      <w:del w:id="1431" w:author="Winston, Ryan" w:date="2026-09-15T19:30:00Z" w16du:dateUtc="2026-09-15T19:30:12Z">
        <w:r w:rsidRPr="00B457EB" w:rsidDel="60CBDF8F">
          <w:rPr>
            <w:rFonts w:ascii="Times New Roman" w:hAnsi="Times New Roman" w:cs="Times New Roman"/>
            <w:sz w:val="24"/>
            <w:szCs w:val="24"/>
            <w:highlight w:val="yellow"/>
          </w:rPr>
          <w:delText>ur</w:delText>
        </w:r>
        <w:r w:rsidRPr="00B457EB" w:rsidDel="00A871BC">
          <w:rPr>
            <w:rFonts w:ascii="Times New Roman" w:hAnsi="Times New Roman" w:cs="Times New Roman"/>
            <w:sz w:val="24"/>
            <w:szCs w:val="24"/>
            <w:highlight w:val="yellow"/>
          </w:rPr>
          <w:delText xml:space="preserve"> values for </w:delText>
        </w:r>
        <w:r w:rsidRPr="00B457EB" w:rsidDel="60CBDF8F">
          <w:rPr>
            <w:rFonts w:ascii="Times New Roman" w:hAnsi="Times New Roman" w:cs="Times New Roman"/>
            <w:sz w:val="24"/>
            <w:szCs w:val="24"/>
            <w:highlight w:val="yellow"/>
          </w:rPr>
          <w:delText>n</w:delText>
        </w:r>
      </w:del>
      <w:ins w:id="1432" w:author="Winston, Ryan" w:date="2026-09-15T19:30:00Z" w16du:dateUtc="2026-09-15T19:30:12Z">
        <w:del w:id="1433" w:author="Anderson, Kenneth" w:date="2026-10-05T14:15:00Z" w16du:dateUtc="2026-10-05T18:15:00Z">
          <w:r w:rsidR="4DA064F1" w:rsidRPr="00B457EB" w:rsidDel="00782837">
            <w:rPr>
              <w:rFonts w:ascii="Times New Roman" w:hAnsi="Times New Roman" w:cs="Times New Roman"/>
              <w:sz w:val="24"/>
              <w:szCs w:val="24"/>
              <w:highlight w:val="yellow"/>
            </w:rPr>
            <w:delText>N</w:delText>
          </w:r>
        </w:del>
      </w:ins>
      <w:del w:id="1434" w:author="Anderson, Kenneth" w:date="2026-10-05T14:15:00Z" w16du:dateUtc="2026-10-05T18:15:00Z">
        <w:r w:rsidR="59113831" w:rsidRPr="00B457EB" w:rsidDel="00782837">
          <w:rPr>
            <w:rFonts w:ascii="Times New Roman" w:hAnsi="Times New Roman" w:cs="Times New Roman"/>
            <w:sz w:val="24"/>
            <w:szCs w:val="24"/>
            <w:highlight w:val="yellow"/>
          </w:rPr>
          <w:delText>utrient</w:delText>
        </w:r>
        <w:r w:rsidR="00A871BC" w:rsidRPr="00B457EB" w:rsidDel="00782837">
          <w:rPr>
            <w:rFonts w:ascii="Times New Roman" w:hAnsi="Times New Roman" w:cs="Times New Roman"/>
            <w:sz w:val="24"/>
            <w:szCs w:val="24"/>
            <w:highlight w:val="yellow"/>
          </w:rPr>
          <w:delText xml:space="preserve"> retention </w:delText>
        </w:r>
      </w:del>
      <w:ins w:id="1435" w:author="Winston, Ryan" w:date="2026-09-15T19:30:00Z" w16du:dateUtc="2026-09-15T19:30:16Z">
        <w:del w:id="1436" w:author="Anderson, Kenneth" w:date="2026-10-05T14:15:00Z" w16du:dateUtc="2026-10-05T18:15:00Z">
          <w:r w:rsidR="32B8A2A9" w:rsidRPr="00B457EB" w:rsidDel="00782837">
            <w:rPr>
              <w:rFonts w:ascii="Times New Roman" w:hAnsi="Times New Roman" w:cs="Times New Roman"/>
              <w:sz w:val="24"/>
              <w:szCs w:val="24"/>
              <w:highlight w:val="yellow"/>
            </w:rPr>
            <w:delText xml:space="preserve">was </w:delText>
          </w:r>
        </w:del>
      </w:ins>
      <w:del w:id="1437" w:author="Anderson, Kenneth" w:date="2026-10-05T14:15:00Z" w16du:dateUtc="2026-10-05T18:15:00Z">
        <w:r w:rsidRPr="00B457EB" w:rsidDel="00782837">
          <w:rPr>
            <w:rFonts w:ascii="Times New Roman" w:hAnsi="Times New Roman" w:cs="Times New Roman"/>
            <w:sz w:val="24"/>
            <w:szCs w:val="24"/>
            <w:highlight w:val="yellow"/>
          </w:rPr>
          <w:delText xml:space="preserve">are </w:delText>
        </w:r>
        <w:r w:rsidR="00A871BC" w:rsidRPr="00B457EB" w:rsidDel="00782837">
          <w:rPr>
            <w:rFonts w:ascii="Times New Roman" w:hAnsi="Times New Roman" w:cs="Times New Roman"/>
            <w:sz w:val="24"/>
            <w:szCs w:val="24"/>
            <w:highlight w:val="yellow"/>
          </w:rPr>
          <w:delText xml:space="preserve">calculated in part using both inflow volume and </w:delText>
        </w:r>
        <w:r w:rsidR="006D118F" w:rsidRPr="00B457EB" w:rsidDel="00782837">
          <w:rPr>
            <w:rFonts w:ascii="Times New Roman" w:hAnsi="Times New Roman" w:cs="Times New Roman"/>
            <w:sz w:val="24"/>
            <w:szCs w:val="24"/>
            <w:highlight w:val="yellow"/>
          </w:rPr>
          <w:delText xml:space="preserve">inflowing </w:delText>
        </w:r>
        <w:r w:rsidR="00A871BC" w:rsidRPr="00B457EB" w:rsidDel="00782837">
          <w:rPr>
            <w:rFonts w:ascii="Times New Roman" w:hAnsi="Times New Roman" w:cs="Times New Roman"/>
            <w:sz w:val="24"/>
            <w:szCs w:val="24"/>
            <w:highlight w:val="yellow"/>
          </w:rPr>
          <w:delText>nutrient concentrations</w:delText>
        </w:r>
        <w:r w:rsidR="002D5B59" w:rsidRPr="00B457EB" w:rsidDel="00782837">
          <w:rPr>
            <w:rFonts w:ascii="Times New Roman" w:hAnsi="Times New Roman" w:cs="Times New Roman"/>
            <w:sz w:val="24"/>
            <w:szCs w:val="24"/>
            <w:highlight w:val="yellow"/>
          </w:rPr>
          <w:delText xml:space="preserve">, which we then use as predictors of nutrient retention. </w:delText>
        </w:r>
        <w:r w:rsidRPr="00B457EB" w:rsidDel="00782837">
          <w:rPr>
            <w:rFonts w:ascii="Times New Roman" w:hAnsi="Times New Roman" w:cs="Times New Roman"/>
            <w:sz w:val="24"/>
            <w:szCs w:val="24"/>
            <w:highlight w:val="yellow"/>
          </w:rPr>
          <w:delText>However, t</w:delText>
        </w:r>
      </w:del>
      <w:ins w:id="1438" w:author="Sandoval, Leticia" w:date="2026-09-25T16:33:00Z" w16du:dateUtc="2026-09-25T16:33:36Z">
        <w:del w:id="1439" w:author="Anderson, Kenneth" w:date="2026-10-05T14:15:00Z" w16du:dateUtc="2026-10-05T18:15:00Z">
          <w:r w:rsidR="78DFD9AB" w:rsidRPr="00B457EB" w:rsidDel="00782837">
            <w:rPr>
              <w:rFonts w:ascii="Times New Roman" w:hAnsi="Times New Roman" w:cs="Times New Roman"/>
              <w:sz w:val="24"/>
              <w:szCs w:val="24"/>
              <w:highlight w:val="yellow"/>
            </w:rPr>
            <w:delText>T</w:delText>
          </w:r>
        </w:del>
      </w:ins>
      <w:del w:id="1440" w:author="Anderson, Kenneth" w:date="2026-10-05T14:15:00Z" w16du:dateUtc="2026-10-05T18:15:00Z">
        <w:r w:rsidR="002D5B59" w:rsidRPr="00B457EB" w:rsidDel="00782837">
          <w:rPr>
            <w:rFonts w:ascii="Times New Roman" w:hAnsi="Times New Roman" w:cs="Times New Roman"/>
            <w:sz w:val="24"/>
            <w:szCs w:val="24"/>
            <w:highlight w:val="yellow"/>
          </w:rPr>
          <w:delText xml:space="preserve">hese values are </w:delText>
        </w:r>
        <w:r w:rsidRPr="00B457EB" w:rsidDel="00782837">
          <w:rPr>
            <w:rFonts w:ascii="Times New Roman" w:hAnsi="Times New Roman" w:cs="Times New Roman"/>
            <w:sz w:val="24"/>
            <w:szCs w:val="24"/>
            <w:highlight w:val="yellow"/>
          </w:rPr>
          <w:delText xml:space="preserve">still </w:delText>
        </w:r>
        <w:r w:rsidR="002D5B59" w:rsidRPr="00B457EB" w:rsidDel="00782837">
          <w:rPr>
            <w:rFonts w:ascii="Times New Roman" w:hAnsi="Times New Roman" w:cs="Times New Roman"/>
            <w:sz w:val="24"/>
            <w:szCs w:val="24"/>
            <w:highlight w:val="yellow"/>
          </w:rPr>
          <w:delText xml:space="preserve">valid predictors because </w:delText>
        </w:r>
        <w:r w:rsidR="002C78D5" w:rsidRPr="00B457EB" w:rsidDel="00782837">
          <w:rPr>
            <w:rFonts w:ascii="Times New Roman" w:hAnsi="Times New Roman" w:cs="Times New Roman"/>
            <w:sz w:val="24"/>
            <w:szCs w:val="24"/>
            <w:highlight w:val="yellow"/>
          </w:rPr>
          <w:delText>we are investigating the effect of the wetland, which cannot change the</w:delText>
        </w:r>
      </w:del>
      <w:ins w:id="1441" w:author="Winston, Ryan" w:date="2026-09-15T19:30:00Z" w16du:dateUtc="2026-09-15T19:30:35Z">
        <w:del w:id="1442" w:author="Anderson, Kenneth" w:date="2026-10-05T14:15:00Z" w16du:dateUtc="2026-10-05T18:15:00Z">
          <w:r w:rsidR="002C78D5" w:rsidRPr="00B457EB" w:rsidDel="00782837">
            <w:rPr>
              <w:rFonts w:ascii="Times New Roman" w:hAnsi="Times New Roman" w:cs="Times New Roman"/>
              <w:sz w:val="24"/>
              <w:szCs w:val="24"/>
              <w:highlight w:val="yellow"/>
            </w:rPr>
            <w:delText xml:space="preserve"> </w:delText>
          </w:r>
          <w:r w:rsidR="5EEC5903" w:rsidRPr="00B457EB" w:rsidDel="00782837">
            <w:rPr>
              <w:rFonts w:ascii="Times New Roman" w:hAnsi="Times New Roman" w:cs="Times New Roman"/>
              <w:sz w:val="24"/>
              <w:szCs w:val="24"/>
              <w:highlight w:val="yellow"/>
            </w:rPr>
            <w:delText>influent</w:delText>
          </w:r>
        </w:del>
      </w:ins>
      <w:del w:id="1443" w:author="Anderson, Kenneth" w:date="2026-10-05T14:15:00Z" w16du:dateUtc="2026-10-05T18:15:00Z">
        <w:r w:rsidR="5B85F8BE" w:rsidRPr="00B457EB" w:rsidDel="00782837">
          <w:rPr>
            <w:rFonts w:ascii="Times New Roman" w:hAnsi="Times New Roman" w:cs="Times New Roman"/>
            <w:sz w:val="24"/>
            <w:szCs w:val="24"/>
            <w:highlight w:val="yellow"/>
          </w:rPr>
          <w:delText xml:space="preserve"> </w:delText>
        </w:r>
        <w:r w:rsidR="002C78D5" w:rsidRPr="00B457EB" w:rsidDel="00782837">
          <w:rPr>
            <w:rFonts w:ascii="Times New Roman" w:hAnsi="Times New Roman" w:cs="Times New Roman"/>
            <w:sz w:val="24"/>
            <w:szCs w:val="24"/>
            <w:highlight w:val="yellow"/>
          </w:rPr>
          <w:delText>volume</w:delText>
        </w:r>
        <w:r w:rsidRPr="00B457EB" w:rsidDel="00782837">
          <w:rPr>
            <w:rFonts w:ascii="Times New Roman" w:hAnsi="Times New Roman" w:cs="Times New Roman"/>
            <w:sz w:val="24"/>
            <w:szCs w:val="24"/>
            <w:highlight w:val="yellow"/>
          </w:rPr>
          <w:delText>,</w:delText>
        </w:r>
        <w:r w:rsidR="002C78D5" w:rsidRPr="00B457EB" w:rsidDel="00782837">
          <w:rPr>
            <w:rFonts w:ascii="Times New Roman" w:hAnsi="Times New Roman" w:cs="Times New Roman"/>
            <w:sz w:val="24"/>
            <w:szCs w:val="24"/>
            <w:highlight w:val="yellow"/>
          </w:rPr>
          <w:delText xml:space="preserve"> or concentration</w:delText>
        </w:r>
        <w:r w:rsidRPr="00B457EB" w:rsidDel="00782837">
          <w:rPr>
            <w:rFonts w:ascii="Times New Roman" w:hAnsi="Times New Roman" w:cs="Times New Roman"/>
            <w:sz w:val="24"/>
            <w:szCs w:val="24"/>
            <w:highlight w:val="yellow"/>
          </w:rPr>
          <w:delText xml:space="preserve"> coming in</w:delText>
        </w:r>
        <w:r w:rsidR="002C78D5" w:rsidRPr="00B457EB" w:rsidDel="00782837">
          <w:rPr>
            <w:rFonts w:ascii="Times New Roman" w:hAnsi="Times New Roman" w:cs="Times New Roman"/>
            <w:sz w:val="24"/>
            <w:szCs w:val="24"/>
            <w:highlight w:val="yellow"/>
          </w:rPr>
          <w:delText>, only the concentration and volume leaving</w:delText>
        </w:r>
        <w:r w:rsidR="00F278FC" w:rsidRPr="00B457EB" w:rsidDel="00782837">
          <w:rPr>
            <w:rFonts w:ascii="Times New Roman" w:hAnsi="Times New Roman" w:cs="Times New Roman"/>
            <w:sz w:val="24"/>
            <w:szCs w:val="24"/>
            <w:highlight w:val="yellow"/>
          </w:rPr>
          <w:delText xml:space="preserve"> (which we do not use as predictor variables)</w:delText>
        </w:r>
        <w:r w:rsidR="002C78D5" w:rsidRPr="00B457EB" w:rsidDel="00782837">
          <w:rPr>
            <w:rFonts w:ascii="Times New Roman" w:hAnsi="Times New Roman" w:cs="Times New Roman"/>
            <w:sz w:val="24"/>
            <w:szCs w:val="24"/>
            <w:highlight w:val="yellow"/>
          </w:rPr>
          <w:delText>.</w:delText>
        </w:r>
        <w:r w:rsidR="00F278FC" w:rsidRPr="00B457EB" w:rsidDel="00782837">
          <w:rPr>
            <w:rFonts w:ascii="Times New Roman" w:hAnsi="Times New Roman" w:cs="Times New Roman"/>
            <w:sz w:val="24"/>
            <w:szCs w:val="24"/>
            <w:highlight w:val="yellow"/>
          </w:rPr>
          <w:delText xml:space="preserve"> Additionally, the</w:delText>
        </w:r>
      </w:del>
      <w:ins w:id="1444" w:author="Winston, Ryan" w:date="2026-09-15T19:30:00Z" w16du:dateUtc="2026-09-15T19:30:56Z">
        <w:del w:id="1445" w:author="Anderson, Kenneth" w:date="2026-10-05T14:15:00Z" w16du:dateUtc="2026-10-05T18:15:00Z">
          <w:r w:rsidR="00F278FC" w:rsidRPr="00B457EB" w:rsidDel="00782837">
            <w:rPr>
              <w:rFonts w:ascii="Times New Roman" w:hAnsi="Times New Roman" w:cs="Times New Roman"/>
              <w:sz w:val="24"/>
              <w:szCs w:val="24"/>
              <w:highlight w:val="yellow"/>
            </w:rPr>
            <w:delText xml:space="preserve"> </w:delText>
          </w:r>
          <w:r w:rsidR="3C86689C" w:rsidRPr="00B457EB" w:rsidDel="00782837">
            <w:rPr>
              <w:rFonts w:ascii="Times New Roman" w:hAnsi="Times New Roman" w:cs="Times New Roman"/>
              <w:sz w:val="24"/>
              <w:szCs w:val="24"/>
              <w:highlight w:val="yellow"/>
            </w:rPr>
            <w:delText>influent</w:delText>
          </w:r>
        </w:del>
      </w:ins>
      <w:del w:id="1446" w:author="Anderson, Kenneth" w:date="2026-10-05T14:15:00Z" w16du:dateUtc="2026-10-05T18:15:00Z">
        <w:r w:rsidR="7A98FA90" w:rsidRPr="00B457EB" w:rsidDel="00782837">
          <w:rPr>
            <w:rFonts w:ascii="Times New Roman" w:hAnsi="Times New Roman" w:cs="Times New Roman"/>
            <w:sz w:val="24"/>
            <w:szCs w:val="24"/>
            <w:highlight w:val="yellow"/>
          </w:rPr>
          <w:delText xml:space="preserve"> </w:delText>
        </w:r>
        <w:r w:rsidR="00C711A5" w:rsidRPr="00B457EB" w:rsidDel="00782837">
          <w:rPr>
            <w:rFonts w:ascii="Times New Roman" w:hAnsi="Times New Roman" w:cs="Times New Roman"/>
            <w:sz w:val="24"/>
            <w:szCs w:val="24"/>
            <w:highlight w:val="yellow"/>
          </w:rPr>
          <w:delText xml:space="preserve">composition and volume </w:delText>
        </w:r>
        <w:r w:rsidRPr="00B457EB" w:rsidDel="00782837">
          <w:rPr>
            <w:rFonts w:ascii="Times New Roman" w:hAnsi="Times New Roman" w:cs="Times New Roman"/>
            <w:sz w:val="24"/>
            <w:szCs w:val="24"/>
            <w:highlight w:val="yellow"/>
          </w:rPr>
          <w:delText xml:space="preserve">of inflowing water </w:delText>
        </w:r>
        <w:r w:rsidR="00F278FC" w:rsidRPr="00B457EB" w:rsidDel="00782837">
          <w:rPr>
            <w:rFonts w:ascii="Times New Roman" w:hAnsi="Times New Roman" w:cs="Times New Roman"/>
            <w:sz w:val="24"/>
            <w:szCs w:val="24"/>
            <w:highlight w:val="yellow"/>
          </w:rPr>
          <w:delText>is a critical factor for nutrient retention in wetlands</w:delText>
        </w:r>
        <w:commentRangeEnd w:id="1424"/>
        <w:r w:rsidR="0023301D" w:rsidRPr="00B457EB" w:rsidDel="00782837">
          <w:rPr>
            <w:rStyle w:val="CommentReference"/>
            <w:rFonts w:ascii="Times New Roman" w:hAnsi="Times New Roman" w:cs="Times New Roman"/>
            <w:sz w:val="24"/>
            <w:szCs w:val="24"/>
            <w:highlight w:val="yellow"/>
          </w:rPr>
          <w:commentReference w:id="1424"/>
        </w:r>
        <w:commentRangeEnd w:id="1425"/>
        <w:r w:rsidRPr="00B457EB" w:rsidDel="00782837">
          <w:rPr>
            <w:rStyle w:val="CommentReference"/>
            <w:rFonts w:ascii="Times New Roman" w:hAnsi="Times New Roman" w:cs="Times New Roman"/>
            <w:sz w:val="24"/>
            <w:szCs w:val="24"/>
            <w:highlight w:val="yellow"/>
          </w:rPr>
          <w:commentReference w:id="1425"/>
        </w:r>
      </w:del>
      <w:del w:id="1447" w:author="Anderson, Kenneth" w:date="2026-10-01T15:09:00Z" w16du:dateUtc="2026-10-01T19:09:00Z">
        <w:r w:rsidR="009F4620" w:rsidRPr="00B457EB" w:rsidDel="006939CE">
          <w:rPr>
            <w:rFonts w:ascii="Times New Roman" w:hAnsi="Times New Roman" w:cs="Times New Roman"/>
            <w:sz w:val="24"/>
            <w:szCs w:val="24"/>
            <w:highlight w:val="yellow"/>
          </w:rPr>
          <w:fldChar w:fldCharType="begin"/>
        </w:r>
        <w:r w:rsidR="009F4620" w:rsidRPr="00B457EB" w:rsidDel="006939CE">
          <w:rPr>
            <w:rFonts w:ascii="Times New Roman" w:hAnsi="Times New Roman" w:cs="Times New Roman"/>
            <w:sz w:val="24"/>
            <w:szCs w:val="24"/>
            <w:highlight w:val="yellow"/>
          </w:rPr>
          <w:delInstrText xml:space="preserve"> ADDIN ZOTERO_TEMP </w:delInstrText>
        </w:r>
        <w:r w:rsidR="009F4620" w:rsidRPr="00B457EB" w:rsidDel="006939CE">
          <w:rPr>
            <w:rFonts w:ascii="Times New Roman" w:hAnsi="Times New Roman" w:cs="Times New Roman"/>
            <w:sz w:val="24"/>
            <w:szCs w:val="24"/>
            <w:highlight w:val="yellow"/>
          </w:rPr>
          <w:fldChar w:fldCharType="separate"/>
        </w:r>
        <w:r w:rsidR="009F4620" w:rsidRPr="00B457EB" w:rsidDel="006939CE">
          <w:rPr>
            <w:rFonts w:ascii="Times New Roman" w:hAnsi="Times New Roman" w:cs="Times New Roman"/>
            <w:sz w:val="24"/>
            <w:szCs w:val="24"/>
            <w:highlight w:val="yellow"/>
          </w:rPr>
          <w:delText>{Citation}</w:delText>
        </w:r>
        <w:r w:rsidR="009F4620" w:rsidRPr="00B457EB" w:rsidDel="006939CE">
          <w:rPr>
            <w:rFonts w:ascii="Times New Roman" w:hAnsi="Times New Roman" w:cs="Times New Roman"/>
            <w:sz w:val="24"/>
            <w:szCs w:val="24"/>
            <w:highlight w:val="yellow"/>
          </w:rPr>
          <w:fldChar w:fldCharType="end"/>
        </w:r>
      </w:del>
      <w:commentRangeStart w:id="1448"/>
      <w:del w:id="1449" w:author="Anderson, Kenneth" w:date="2026-10-05T14:15:00Z" w16du:dateUtc="2026-10-05T18:15:00Z">
        <w:r w:rsidR="00E252A0" w:rsidRPr="00B457EB" w:rsidDel="00782837">
          <w:rPr>
            <w:rFonts w:ascii="Times New Roman" w:hAnsi="Times New Roman" w:cs="Times New Roman"/>
            <w:sz w:val="24"/>
            <w:szCs w:val="24"/>
            <w:highlight w:val="yellow"/>
          </w:rPr>
          <w:delText>.</w:delText>
        </w:r>
        <w:commentRangeEnd w:id="1448"/>
        <w:r w:rsidR="60CBDF8F" w:rsidRPr="00B457EB" w:rsidDel="00782837">
          <w:rPr>
            <w:rStyle w:val="CommentReference"/>
            <w:rFonts w:ascii="Times New Roman" w:hAnsi="Times New Roman" w:cs="Times New Roman"/>
            <w:sz w:val="24"/>
            <w:szCs w:val="24"/>
            <w:highlight w:val="yellow"/>
          </w:rPr>
          <w:commentReference w:id="1448"/>
        </w:r>
        <w:r w:rsidR="00E252A0" w:rsidRPr="00B457EB" w:rsidDel="00782837">
          <w:rPr>
            <w:rFonts w:ascii="Times New Roman" w:hAnsi="Times New Roman" w:cs="Times New Roman"/>
            <w:sz w:val="24"/>
            <w:szCs w:val="24"/>
            <w:highlight w:val="yellow"/>
          </w:rPr>
          <w:delText xml:space="preserve"> </w:delText>
        </w:r>
      </w:del>
      <w:commentRangeStart w:id="1450"/>
      <w:r w:rsidR="00E84294" w:rsidRPr="00B457EB">
        <w:rPr>
          <w:rFonts w:ascii="Times New Roman" w:hAnsi="Times New Roman" w:cs="Times New Roman"/>
          <w:sz w:val="24"/>
          <w:szCs w:val="24"/>
          <w:highlight w:val="yellow"/>
        </w:rPr>
        <w:t>T</w:t>
      </w:r>
      <w:r w:rsidR="00E43B5C" w:rsidRPr="00B457EB">
        <w:rPr>
          <w:rFonts w:ascii="Times New Roman" w:hAnsi="Times New Roman" w:cs="Times New Roman"/>
          <w:sz w:val="24"/>
          <w:szCs w:val="24"/>
          <w:highlight w:val="yellow"/>
        </w:rPr>
        <w:t xml:space="preserve">o </w:t>
      </w:r>
      <w:r w:rsidR="009C0E89" w:rsidRPr="00B457EB">
        <w:rPr>
          <w:rFonts w:ascii="Times New Roman" w:hAnsi="Times New Roman" w:cs="Times New Roman"/>
          <w:sz w:val="24"/>
          <w:szCs w:val="24"/>
          <w:highlight w:val="yellow"/>
        </w:rPr>
        <w:t xml:space="preserve">ensure that the relationship between inflow volume and nutrient retention was </w:t>
      </w:r>
      <w:ins w:id="1451" w:author="Anderson, Kenneth" w:date="2026-10-01T15:09:00Z" w16du:dateUtc="2026-10-01T19:09:00Z">
        <w:r w:rsidR="008B5620" w:rsidRPr="00B457EB">
          <w:rPr>
            <w:rFonts w:ascii="Times New Roman" w:hAnsi="Times New Roman" w:cs="Times New Roman"/>
            <w:sz w:val="24"/>
            <w:szCs w:val="24"/>
            <w:highlight w:val="yellow"/>
          </w:rPr>
          <w:t xml:space="preserve">both not reliant on an individual wetland to drive the pattern and also </w:t>
        </w:r>
      </w:ins>
      <w:r w:rsidR="009C0E89" w:rsidRPr="00B457EB">
        <w:rPr>
          <w:rFonts w:ascii="Times New Roman" w:hAnsi="Times New Roman" w:cs="Times New Roman"/>
          <w:sz w:val="24"/>
          <w:szCs w:val="24"/>
          <w:highlight w:val="yellow"/>
        </w:rPr>
        <w:t xml:space="preserve">robust </w:t>
      </w:r>
      <w:r w:rsidR="00D24786" w:rsidRPr="00B457EB">
        <w:rPr>
          <w:rFonts w:ascii="Times New Roman" w:hAnsi="Times New Roman" w:cs="Times New Roman"/>
          <w:sz w:val="24"/>
          <w:szCs w:val="24"/>
          <w:highlight w:val="yellow"/>
        </w:rPr>
        <w:t xml:space="preserve">to </w:t>
      </w:r>
      <w:r w:rsidR="00F763F8" w:rsidRPr="00B457EB">
        <w:rPr>
          <w:rFonts w:ascii="Times New Roman" w:hAnsi="Times New Roman" w:cs="Times New Roman"/>
          <w:sz w:val="24"/>
          <w:szCs w:val="24"/>
          <w:highlight w:val="yellow"/>
        </w:rPr>
        <w:t>independent data</w:t>
      </w:r>
      <w:ins w:id="1452" w:author="Winston, Ryan" w:date="2026-09-15T19:31:00Z" w16du:dateUtc="2026-09-15T19:31:15Z">
        <w:r w:rsidR="526E29BA" w:rsidRPr="00B457EB">
          <w:rPr>
            <w:rFonts w:ascii="Times New Roman" w:hAnsi="Times New Roman" w:cs="Times New Roman"/>
            <w:sz w:val="24"/>
            <w:szCs w:val="24"/>
            <w:highlight w:val="yellow"/>
          </w:rPr>
          <w:t>,</w:t>
        </w:r>
      </w:ins>
      <w:r w:rsidR="00C457E6" w:rsidRPr="00B457EB">
        <w:rPr>
          <w:rFonts w:ascii="Times New Roman" w:hAnsi="Times New Roman" w:cs="Times New Roman"/>
          <w:sz w:val="24"/>
          <w:szCs w:val="24"/>
          <w:highlight w:val="yellow"/>
        </w:rPr>
        <w:t xml:space="preserve"> we remade the model </w:t>
      </w:r>
      <w:r w:rsidR="00307228" w:rsidRPr="00B457EB">
        <w:rPr>
          <w:rFonts w:ascii="Times New Roman" w:hAnsi="Times New Roman" w:cs="Times New Roman"/>
          <w:sz w:val="24"/>
          <w:szCs w:val="24"/>
          <w:highlight w:val="yellow"/>
        </w:rPr>
        <w:t>without wetland as a random effect and</w:t>
      </w:r>
      <w:r w:rsidR="00C457E6" w:rsidRPr="00B457EB">
        <w:rPr>
          <w:rFonts w:ascii="Times New Roman" w:hAnsi="Times New Roman" w:cs="Times New Roman"/>
          <w:sz w:val="24"/>
          <w:szCs w:val="24"/>
          <w:highlight w:val="yellow"/>
        </w:rPr>
        <w:t xml:space="preserve"> sequentially remov</w:t>
      </w:r>
      <w:r w:rsidR="00307228" w:rsidRPr="00B457EB">
        <w:rPr>
          <w:rFonts w:ascii="Times New Roman" w:hAnsi="Times New Roman" w:cs="Times New Roman"/>
          <w:sz w:val="24"/>
          <w:szCs w:val="24"/>
          <w:highlight w:val="yellow"/>
        </w:rPr>
        <w:t>ed</w:t>
      </w:r>
      <w:r w:rsidR="00C457E6" w:rsidRPr="00B457EB">
        <w:rPr>
          <w:rFonts w:ascii="Times New Roman" w:hAnsi="Times New Roman" w:cs="Times New Roman"/>
          <w:sz w:val="24"/>
          <w:szCs w:val="24"/>
          <w:highlight w:val="yellow"/>
        </w:rPr>
        <w:t xml:space="preserve"> wetlands from the database to perform a </w:t>
      </w:r>
      <w:r w:rsidR="00EC48CB" w:rsidRPr="00B457EB">
        <w:rPr>
          <w:rFonts w:ascii="Times New Roman" w:hAnsi="Times New Roman" w:cs="Times New Roman"/>
          <w:sz w:val="24"/>
          <w:szCs w:val="24"/>
          <w:highlight w:val="yellow"/>
        </w:rPr>
        <w:t>leave-one-out analysis</w:t>
      </w:r>
      <w:commentRangeEnd w:id="1450"/>
      <w:r w:rsidRPr="00B457EB">
        <w:rPr>
          <w:rStyle w:val="CommentReference"/>
          <w:rFonts w:ascii="Times New Roman" w:hAnsi="Times New Roman" w:cs="Times New Roman"/>
          <w:sz w:val="24"/>
          <w:szCs w:val="24"/>
          <w:highlight w:val="yellow"/>
        </w:rPr>
        <w:commentReference w:id="1450"/>
      </w:r>
      <w:r w:rsidR="00EC48CB" w:rsidRPr="00B457EB">
        <w:rPr>
          <w:rFonts w:ascii="Times New Roman" w:hAnsi="Times New Roman" w:cs="Times New Roman"/>
          <w:sz w:val="24"/>
          <w:szCs w:val="24"/>
          <w:highlight w:val="yellow"/>
        </w:rPr>
        <w:t xml:space="preserve">. </w:t>
      </w:r>
      <w:commentRangeEnd w:id="1421"/>
      <w:r w:rsidR="00DE64C2" w:rsidRPr="00B457EB">
        <w:rPr>
          <w:rStyle w:val="CommentReference"/>
          <w:rFonts w:ascii="Times New Roman" w:hAnsi="Times New Roman" w:cs="Times New Roman"/>
          <w:sz w:val="24"/>
          <w:szCs w:val="24"/>
          <w:highlight w:val="yellow"/>
        </w:rPr>
        <w:commentReference w:id="1421"/>
      </w:r>
      <w:commentRangeEnd w:id="1422"/>
      <w:r w:rsidRPr="00B457EB">
        <w:rPr>
          <w:rStyle w:val="CommentReference"/>
          <w:rFonts w:ascii="Times New Roman" w:hAnsi="Times New Roman" w:cs="Times New Roman"/>
          <w:sz w:val="24"/>
          <w:szCs w:val="24"/>
          <w:highlight w:val="yellow"/>
        </w:rPr>
        <w:commentReference w:id="1422"/>
      </w:r>
      <w:commentRangeEnd w:id="1423"/>
      <w:r w:rsidRPr="00B457EB">
        <w:rPr>
          <w:rStyle w:val="CommentReference"/>
          <w:rFonts w:ascii="Times New Roman" w:hAnsi="Times New Roman" w:cs="Times New Roman"/>
          <w:sz w:val="24"/>
          <w:szCs w:val="24"/>
          <w:highlight w:val="yellow"/>
        </w:rPr>
        <w:commentReference w:id="1423"/>
      </w:r>
      <w:ins w:id="1453" w:author="Anderson, Kenneth" w:date="2026-10-05T14:51:00Z" w16du:dateUtc="2026-10-05T18:51:00Z">
        <w:r w:rsidR="00E80BDC" w:rsidRPr="00B457EB">
          <w:rPr>
            <w:rFonts w:ascii="Times New Roman" w:hAnsi="Times New Roman" w:cs="Times New Roman"/>
            <w:sz w:val="24"/>
            <w:szCs w:val="24"/>
            <w:highlight w:val="yellow"/>
          </w:rPr>
          <w:t xml:space="preserve">The </w:t>
        </w:r>
      </w:ins>
      <w:ins w:id="1454" w:author="Anderson, Kenneth" w:date="2026-10-05T14:52:00Z" w16du:dateUtc="2026-10-05T18:52:00Z">
        <w:r w:rsidR="00E80BDC" w:rsidRPr="00B457EB">
          <w:rPr>
            <w:rFonts w:ascii="Times New Roman" w:hAnsi="Times New Roman" w:cs="Times New Roman"/>
            <w:sz w:val="24"/>
            <w:szCs w:val="24"/>
            <w:highlight w:val="yellow"/>
          </w:rPr>
          <w:t xml:space="preserve">exclusion of individual wetlands did not </w:t>
        </w:r>
      </w:ins>
      <w:ins w:id="1455" w:author="Anderson, Kenneth" w:date="2026-10-05T14:53:00Z" w16du:dateUtc="2026-10-05T18:53:00Z">
        <w:r w:rsidR="00C4308B" w:rsidRPr="00B457EB">
          <w:rPr>
            <w:rFonts w:ascii="Times New Roman" w:hAnsi="Times New Roman" w:cs="Times New Roman"/>
            <w:sz w:val="24"/>
            <w:szCs w:val="24"/>
            <w:highlight w:val="yellow"/>
          </w:rPr>
          <w:t xml:space="preserve">change the model RMSE by more than 0.04 log units </w:t>
        </w:r>
      </w:ins>
      <w:ins w:id="1456" w:author="Anderson, Kenneth" w:date="2026-10-05T14:54:00Z" w16du:dateUtc="2026-10-05T18:54:00Z">
        <w:r w:rsidR="00F05F48" w:rsidRPr="00B457EB">
          <w:rPr>
            <w:rFonts w:ascii="Times New Roman" w:hAnsi="Times New Roman" w:cs="Times New Roman"/>
            <w:sz w:val="24"/>
            <w:szCs w:val="24"/>
            <w:highlight w:val="yellow"/>
          </w:rPr>
          <w:t>for</w:t>
        </w:r>
      </w:ins>
      <w:ins w:id="1457" w:author="Anderson, Kenneth" w:date="2026-10-05T14:53:00Z" w16du:dateUtc="2026-10-05T18:53:00Z">
        <w:r w:rsidR="00C4308B" w:rsidRPr="00B457EB">
          <w:rPr>
            <w:rFonts w:ascii="Times New Roman" w:hAnsi="Times New Roman" w:cs="Times New Roman"/>
            <w:sz w:val="24"/>
            <w:szCs w:val="24"/>
            <w:highlight w:val="yellow"/>
          </w:rPr>
          <w:t xml:space="preserve"> TP</w:t>
        </w:r>
      </w:ins>
      <w:ins w:id="1458" w:author="Anderson, Kenneth" w:date="2026-10-05T14:54:00Z" w16du:dateUtc="2026-10-05T18:54:00Z">
        <w:r w:rsidR="00E850EA" w:rsidRPr="00B457EB">
          <w:rPr>
            <w:rFonts w:ascii="Times New Roman" w:hAnsi="Times New Roman" w:cs="Times New Roman"/>
            <w:sz w:val="24"/>
            <w:szCs w:val="24"/>
            <w:highlight w:val="yellow"/>
          </w:rPr>
          <w:t xml:space="preserve"> retention</w:t>
        </w:r>
        <w:r w:rsidR="00F05F48" w:rsidRPr="00B457EB">
          <w:rPr>
            <w:rFonts w:ascii="Times New Roman" w:hAnsi="Times New Roman" w:cs="Times New Roman"/>
            <w:sz w:val="24"/>
            <w:szCs w:val="24"/>
            <w:highlight w:val="yellow"/>
          </w:rPr>
          <w:t>, or by more than 0.07 log units for TN</w:t>
        </w:r>
        <w:r w:rsidR="00E850EA" w:rsidRPr="00B457EB">
          <w:rPr>
            <w:rFonts w:ascii="Times New Roman" w:hAnsi="Times New Roman" w:cs="Times New Roman"/>
            <w:sz w:val="24"/>
            <w:szCs w:val="24"/>
            <w:highlight w:val="yellow"/>
          </w:rPr>
          <w:t xml:space="preserve"> retention</w:t>
        </w:r>
        <w:r w:rsidR="0016467C" w:rsidRPr="00B457EB">
          <w:rPr>
            <w:rFonts w:ascii="Times New Roman" w:hAnsi="Times New Roman" w:cs="Times New Roman"/>
            <w:sz w:val="24"/>
            <w:szCs w:val="24"/>
            <w:highlight w:val="yellow"/>
          </w:rPr>
          <w:t xml:space="preserve"> (Figure S1A, C)</w:t>
        </w:r>
        <w:r w:rsidR="00F05F48" w:rsidRPr="00B457EB">
          <w:rPr>
            <w:rFonts w:ascii="Times New Roman" w:hAnsi="Times New Roman" w:cs="Times New Roman"/>
            <w:sz w:val="24"/>
            <w:szCs w:val="24"/>
            <w:highlight w:val="yellow"/>
          </w:rPr>
          <w:t>.</w:t>
        </w:r>
        <w:r w:rsidR="009F0F13" w:rsidRPr="00B457EB">
          <w:rPr>
            <w:rFonts w:ascii="Times New Roman" w:hAnsi="Times New Roman" w:cs="Times New Roman"/>
            <w:sz w:val="24"/>
            <w:szCs w:val="24"/>
            <w:highlight w:val="yellow"/>
          </w:rPr>
          <w:t xml:space="preserve"> </w:t>
        </w:r>
        <w:r w:rsidR="00E850EA" w:rsidRPr="00B457EB">
          <w:rPr>
            <w:rFonts w:ascii="Times New Roman" w:hAnsi="Times New Roman" w:cs="Times New Roman"/>
            <w:sz w:val="24"/>
            <w:szCs w:val="24"/>
            <w:highlight w:val="yellow"/>
          </w:rPr>
          <w:t xml:space="preserve"> </w:t>
        </w:r>
      </w:ins>
      <w:commentRangeStart w:id="1459"/>
      <w:del w:id="1460" w:author="Anderson, Kenneth" w:date="2026-10-05T14:55:00Z" w16du:dateUtc="2026-10-05T18:55:00Z">
        <w:r w:rsidRPr="00B457EB" w:rsidDel="009F0F13">
          <w:rPr>
            <w:rFonts w:ascii="Times New Roman" w:hAnsi="Times New Roman" w:cs="Times New Roman"/>
            <w:sz w:val="24"/>
            <w:szCs w:val="24"/>
            <w:highlight w:val="yellow"/>
          </w:rPr>
          <w:delText xml:space="preserve">We remade the linear </w:delText>
        </w:r>
        <w:commentRangeStart w:id="1461"/>
        <w:r w:rsidRPr="00B457EB" w:rsidDel="009F0F13">
          <w:rPr>
            <w:rFonts w:ascii="Times New Roman" w:hAnsi="Times New Roman" w:cs="Times New Roman"/>
            <w:sz w:val="24"/>
            <w:szCs w:val="24"/>
            <w:highlight w:val="yellow"/>
          </w:rPr>
          <w:delText>model</w:delText>
        </w:r>
        <w:commentRangeEnd w:id="1461"/>
        <w:r w:rsidR="60CBDF8F" w:rsidRPr="00B457EB" w:rsidDel="009F0F13">
          <w:rPr>
            <w:rStyle w:val="CommentReference"/>
            <w:rFonts w:ascii="Times New Roman" w:hAnsi="Times New Roman" w:cs="Times New Roman"/>
            <w:sz w:val="24"/>
            <w:szCs w:val="24"/>
            <w:highlight w:val="yellow"/>
          </w:rPr>
          <w:commentReference w:id="1461"/>
        </w:r>
        <w:r w:rsidRPr="00B457EB" w:rsidDel="009F0F13">
          <w:rPr>
            <w:rFonts w:ascii="Times New Roman" w:hAnsi="Times New Roman" w:cs="Times New Roman"/>
            <w:sz w:val="24"/>
            <w:szCs w:val="24"/>
            <w:highlight w:val="yellow"/>
          </w:rPr>
          <w:delText xml:space="preserve"> between inflow volume and filtration of each nutrient sequentially removing one wetland at a time from the model. </w:delText>
        </w:r>
        <w:r w:rsidR="000D1691" w:rsidRPr="00B457EB" w:rsidDel="009F0F13">
          <w:rPr>
            <w:rFonts w:ascii="Times New Roman" w:hAnsi="Times New Roman" w:cs="Times New Roman"/>
            <w:sz w:val="24"/>
            <w:szCs w:val="24"/>
            <w:highlight w:val="yellow"/>
          </w:rPr>
          <w:delText xml:space="preserve">The model </w:delText>
        </w:r>
      </w:del>
      <w:del w:id="1462" w:author="Anderson, Kenneth" w:date="2026-10-01T11:58:00Z" w16du:dateUtc="2026-10-01T15:58:00Z">
        <w:r w:rsidR="000D1691" w:rsidRPr="00B457EB" w:rsidDel="008D475D">
          <w:rPr>
            <w:rFonts w:ascii="Times New Roman" w:hAnsi="Times New Roman" w:cs="Times New Roman"/>
            <w:sz w:val="24"/>
            <w:szCs w:val="24"/>
            <w:highlight w:val="yellow"/>
          </w:rPr>
          <w:delText>fit was</w:delText>
        </w:r>
      </w:del>
      <w:del w:id="1463" w:author="Anderson, Kenneth" w:date="2026-10-05T14:55:00Z" w16du:dateUtc="2026-10-05T18:55:00Z">
        <w:r w:rsidR="000D1691" w:rsidRPr="00B457EB" w:rsidDel="009F0F13">
          <w:rPr>
            <w:rFonts w:ascii="Times New Roman" w:hAnsi="Times New Roman" w:cs="Times New Roman"/>
            <w:sz w:val="24"/>
            <w:szCs w:val="24"/>
            <w:highlight w:val="yellow"/>
          </w:rPr>
          <w:delText xml:space="preserve"> robust to the </w:delText>
        </w:r>
      </w:del>
      <w:del w:id="1464" w:author="Anderson, Kenneth" w:date="2026-10-01T11:58:00Z" w16du:dateUtc="2026-10-01T15:58:00Z">
        <w:r w:rsidR="000D1691" w:rsidRPr="00B457EB" w:rsidDel="008D475D">
          <w:rPr>
            <w:rFonts w:ascii="Times New Roman" w:hAnsi="Times New Roman" w:cs="Times New Roman"/>
            <w:sz w:val="24"/>
            <w:szCs w:val="24"/>
            <w:highlight w:val="yellow"/>
          </w:rPr>
          <w:delText xml:space="preserve">removal </w:delText>
        </w:r>
      </w:del>
      <w:del w:id="1465" w:author="Anderson, Kenneth" w:date="2026-10-05T14:55:00Z" w16du:dateUtc="2026-10-05T18:55:00Z">
        <w:r w:rsidR="000D1691" w:rsidRPr="00B457EB" w:rsidDel="009F0F13">
          <w:rPr>
            <w:rFonts w:ascii="Times New Roman" w:hAnsi="Times New Roman" w:cs="Times New Roman"/>
            <w:sz w:val="24"/>
            <w:szCs w:val="24"/>
            <w:highlight w:val="yellow"/>
          </w:rPr>
          <w:delText xml:space="preserve">of </w:delText>
        </w:r>
      </w:del>
      <w:ins w:id="1466" w:author="Kinsman-Costello, Lauren" w:date="2026-09-25T16:38:00Z" w16du:dateUtc="2026-09-25T20:38:00Z">
        <w:del w:id="1467" w:author="Anderson, Kenneth" w:date="2026-10-05T14:55:00Z" w16du:dateUtc="2026-10-05T18:55:00Z">
          <w:r w:rsidR="00DE64C2" w:rsidRPr="00B457EB" w:rsidDel="009F0F13">
            <w:rPr>
              <w:rFonts w:ascii="Times New Roman" w:hAnsi="Times New Roman" w:cs="Times New Roman"/>
              <w:sz w:val="24"/>
              <w:szCs w:val="24"/>
              <w:highlight w:val="yellow"/>
            </w:rPr>
            <w:delText>individual</w:delText>
          </w:r>
          <w:r w:rsidR="000D1691" w:rsidRPr="00B457EB" w:rsidDel="009F0F13">
            <w:rPr>
              <w:rFonts w:ascii="Times New Roman" w:hAnsi="Times New Roman" w:cs="Times New Roman"/>
              <w:sz w:val="24"/>
              <w:szCs w:val="24"/>
              <w:highlight w:val="yellow"/>
            </w:rPr>
            <w:delText xml:space="preserve"> </w:delText>
          </w:r>
        </w:del>
      </w:ins>
      <w:del w:id="1468" w:author="Anderson, Kenneth" w:date="2026-10-05T14:55:00Z" w16du:dateUtc="2026-10-05T18:55:00Z">
        <w:r w:rsidR="000D1691" w:rsidRPr="00B457EB" w:rsidDel="009F0F13">
          <w:rPr>
            <w:rFonts w:ascii="Times New Roman" w:hAnsi="Times New Roman" w:cs="Times New Roman"/>
            <w:sz w:val="24"/>
            <w:szCs w:val="24"/>
            <w:highlight w:val="yellow"/>
          </w:rPr>
          <w:delText xml:space="preserve">wetlands </w:delText>
        </w:r>
        <w:r w:rsidR="00DF7EAF" w:rsidRPr="00B457EB" w:rsidDel="009F0F13">
          <w:rPr>
            <w:rFonts w:ascii="Times New Roman" w:hAnsi="Times New Roman" w:cs="Times New Roman"/>
            <w:sz w:val="24"/>
            <w:szCs w:val="24"/>
            <w:highlight w:val="yellow"/>
          </w:rPr>
          <w:delText xml:space="preserve">with mean </w:delText>
        </w:r>
        <w:commentRangeStart w:id="1469"/>
        <w:commentRangeStart w:id="1470"/>
        <w:r w:rsidR="00DF7EAF" w:rsidRPr="00B457EB" w:rsidDel="009F0F13">
          <w:rPr>
            <w:rFonts w:ascii="Times New Roman" w:hAnsi="Times New Roman" w:cs="Times New Roman"/>
            <w:sz w:val="24"/>
            <w:szCs w:val="24"/>
            <w:highlight w:val="yellow"/>
          </w:rPr>
          <w:delText xml:space="preserve">RMSE </w:delText>
        </w:r>
        <w:r w:rsidR="003C0BC4" w:rsidRPr="00B457EB" w:rsidDel="009F0F13">
          <w:rPr>
            <w:rFonts w:ascii="Times New Roman" w:hAnsi="Times New Roman" w:cs="Times New Roman"/>
            <w:sz w:val="24"/>
            <w:szCs w:val="24"/>
            <w:highlight w:val="yellow"/>
          </w:rPr>
          <w:delText xml:space="preserve">values </w:delText>
        </w:r>
        <w:commentRangeEnd w:id="1470"/>
        <w:r w:rsidR="008C4EAC" w:rsidRPr="00B457EB" w:rsidDel="009F0F13">
          <w:rPr>
            <w:rStyle w:val="CommentReference"/>
            <w:rFonts w:ascii="Times New Roman" w:hAnsi="Times New Roman" w:cs="Times New Roman"/>
            <w:sz w:val="24"/>
            <w:szCs w:val="24"/>
            <w:highlight w:val="yellow"/>
          </w:rPr>
          <w:commentReference w:id="1470"/>
        </w:r>
        <w:r w:rsidR="00DF7EAF" w:rsidRPr="00B457EB" w:rsidDel="009F0F13">
          <w:rPr>
            <w:rFonts w:ascii="Times New Roman" w:hAnsi="Times New Roman" w:cs="Times New Roman"/>
            <w:sz w:val="24"/>
            <w:szCs w:val="24"/>
            <w:highlight w:val="yellow"/>
          </w:rPr>
          <w:delText xml:space="preserve">of </w:delText>
        </w:r>
        <w:commentRangeStart w:id="1471"/>
        <w:r w:rsidR="006D3C42" w:rsidRPr="00B457EB" w:rsidDel="009F0F13">
          <w:rPr>
            <w:rFonts w:ascii="Times New Roman" w:hAnsi="Times New Roman" w:cs="Times New Roman"/>
            <w:sz w:val="24"/>
            <w:szCs w:val="24"/>
            <w:highlight w:val="yellow"/>
          </w:rPr>
          <w:delText xml:space="preserve">3.2lbs </w:delText>
        </w:r>
        <w:r w:rsidR="003C0BC4" w:rsidRPr="00B457EB" w:rsidDel="009F0F13">
          <w:rPr>
            <w:rFonts w:ascii="Times New Roman" w:hAnsi="Times New Roman" w:cs="Times New Roman"/>
            <w:sz w:val="24"/>
            <w:szCs w:val="24"/>
            <w:highlight w:val="yellow"/>
          </w:rPr>
          <w:delText xml:space="preserve">for </w:delText>
        </w:r>
        <w:r w:rsidR="006D3C42" w:rsidRPr="00B457EB" w:rsidDel="009F0F13">
          <w:rPr>
            <w:rFonts w:ascii="Times New Roman" w:hAnsi="Times New Roman" w:cs="Times New Roman"/>
            <w:sz w:val="24"/>
            <w:szCs w:val="24"/>
            <w:highlight w:val="yellow"/>
          </w:rPr>
          <w:delText>TP</w:delText>
        </w:r>
        <w:r w:rsidR="003C0BC4" w:rsidRPr="00B457EB" w:rsidDel="009F0F13">
          <w:rPr>
            <w:rFonts w:ascii="Times New Roman" w:hAnsi="Times New Roman" w:cs="Times New Roman"/>
            <w:sz w:val="24"/>
            <w:szCs w:val="24"/>
            <w:highlight w:val="yellow"/>
          </w:rPr>
          <w:delText>, 3.5lbs for TN, 4.2lbs for DRP, 7.5lbs for N</w:delText>
        </w:r>
        <w:commentRangeStart w:id="1472"/>
        <w:r w:rsidR="003C0BC4" w:rsidRPr="00B457EB" w:rsidDel="009F0F13">
          <w:rPr>
            <w:rFonts w:ascii="Times New Roman" w:hAnsi="Times New Roman" w:cs="Times New Roman"/>
            <w:sz w:val="24"/>
            <w:szCs w:val="24"/>
            <w:highlight w:val="yellow"/>
          </w:rPr>
          <w:delText>O</w:delText>
        </w:r>
        <w:r w:rsidR="00F93588" w:rsidRPr="00B457EB" w:rsidDel="009F0F13">
          <w:rPr>
            <w:rFonts w:ascii="Times New Roman" w:hAnsi="Times New Roman" w:cs="Times New Roman"/>
            <w:sz w:val="24"/>
            <w:szCs w:val="24"/>
            <w:highlight w:val="yellow"/>
            <w:vertAlign w:val="subscript"/>
          </w:rPr>
          <w:delText>x</w:delText>
        </w:r>
        <w:commentRangeEnd w:id="1472"/>
        <w:r w:rsidR="007769DD" w:rsidRPr="00B457EB" w:rsidDel="009F0F13">
          <w:rPr>
            <w:rStyle w:val="CommentReference"/>
            <w:rFonts w:ascii="Times New Roman" w:hAnsi="Times New Roman" w:cs="Times New Roman"/>
            <w:sz w:val="24"/>
            <w:szCs w:val="24"/>
            <w:highlight w:val="yellow"/>
          </w:rPr>
          <w:commentReference w:id="1472"/>
        </w:r>
        <w:r w:rsidR="003C0BC4" w:rsidRPr="00B457EB" w:rsidDel="009F0F13">
          <w:rPr>
            <w:rFonts w:ascii="Times New Roman" w:hAnsi="Times New Roman" w:cs="Times New Roman"/>
            <w:sz w:val="24"/>
            <w:szCs w:val="24"/>
            <w:highlight w:val="yellow"/>
          </w:rPr>
          <w:delText>, and 4.7lbs for NH</w:delText>
        </w:r>
        <w:r w:rsidR="00215C19" w:rsidRPr="00B457EB" w:rsidDel="009F0F13">
          <w:rPr>
            <w:rFonts w:ascii="Times New Roman" w:hAnsi="Times New Roman" w:cs="Times New Roman"/>
            <w:sz w:val="24"/>
            <w:szCs w:val="24"/>
            <w:highlight w:val="yellow"/>
            <w:vertAlign w:val="subscript"/>
          </w:rPr>
          <w:delText>4</w:delText>
        </w:r>
        <w:commentRangeEnd w:id="1471"/>
        <w:r w:rsidRPr="00B457EB" w:rsidDel="009F0F13">
          <w:rPr>
            <w:rStyle w:val="CommentReference"/>
            <w:rFonts w:ascii="Times New Roman" w:hAnsi="Times New Roman" w:cs="Times New Roman"/>
            <w:sz w:val="24"/>
            <w:szCs w:val="24"/>
            <w:highlight w:val="yellow"/>
          </w:rPr>
          <w:commentReference w:id="1471"/>
        </w:r>
        <w:commentRangeEnd w:id="1459"/>
        <w:r w:rsidR="001B7E06" w:rsidRPr="00B457EB" w:rsidDel="009F0F13">
          <w:rPr>
            <w:rStyle w:val="CommentReference"/>
            <w:rFonts w:ascii="Times New Roman" w:hAnsi="Times New Roman" w:cs="Times New Roman"/>
            <w:sz w:val="24"/>
            <w:szCs w:val="24"/>
            <w:highlight w:val="yellow"/>
          </w:rPr>
          <w:commentReference w:id="1459"/>
        </w:r>
        <w:commentRangeEnd w:id="1469"/>
        <w:r w:rsidR="00E8350E" w:rsidRPr="00B457EB" w:rsidDel="009F0F13">
          <w:rPr>
            <w:rStyle w:val="CommentReference"/>
            <w:rFonts w:ascii="Times New Roman" w:hAnsi="Times New Roman" w:cs="Times New Roman"/>
            <w:sz w:val="24"/>
            <w:szCs w:val="24"/>
            <w:highlight w:val="yellow"/>
          </w:rPr>
          <w:commentReference w:id="1469"/>
        </w:r>
        <w:r w:rsidR="003C0BC4" w:rsidRPr="00B457EB" w:rsidDel="009F0F13">
          <w:rPr>
            <w:rFonts w:ascii="Times New Roman" w:hAnsi="Times New Roman" w:cs="Times New Roman"/>
            <w:sz w:val="24"/>
            <w:szCs w:val="24"/>
            <w:highlight w:val="yellow"/>
          </w:rPr>
          <w:delText>.</w:delText>
        </w:r>
      </w:del>
      <w:r w:rsidR="003C0BC4" w:rsidRPr="00B457EB">
        <w:rPr>
          <w:rFonts w:ascii="Times New Roman" w:hAnsi="Times New Roman" w:cs="Times New Roman"/>
          <w:sz w:val="24"/>
          <w:szCs w:val="24"/>
          <w:highlight w:val="yellow"/>
        </w:rPr>
        <w:t xml:space="preserve"> </w:t>
      </w:r>
      <w:ins w:id="1473" w:author="Anderson, Kenneth" w:date="2026-10-05T14:55:00Z" w16du:dateUtc="2026-10-05T18:55:00Z">
        <w:r w:rsidR="009F0F13" w:rsidRPr="00B457EB">
          <w:rPr>
            <w:rFonts w:ascii="Times New Roman" w:hAnsi="Times New Roman" w:cs="Times New Roman"/>
            <w:sz w:val="24"/>
            <w:szCs w:val="24"/>
            <w:highlight w:val="yellow"/>
          </w:rPr>
          <w:t xml:space="preserve">The model </w:t>
        </w:r>
        <w:r w:rsidR="00C10E5E" w:rsidRPr="00B457EB">
          <w:rPr>
            <w:rFonts w:ascii="Times New Roman" w:hAnsi="Times New Roman" w:cs="Times New Roman"/>
            <w:sz w:val="24"/>
            <w:szCs w:val="24"/>
            <w:highlight w:val="yellow"/>
          </w:rPr>
          <w:t xml:space="preserve">performed well when predicting removed sites with </w:t>
        </w:r>
        <w:r w:rsidR="0090673D" w:rsidRPr="00B457EB">
          <w:rPr>
            <w:rFonts w:ascii="Times New Roman" w:hAnsi="Times New Roman" w:cs="Times New Roman"/>
            <w:sz w:val="24"/>
            <w:szCs w:val="24"/>
            <w:highlight w:val="yellow"/>
          </w:rPr>
          <w:t xml:space="preserve">a </w:t>
        </w:r>
      </w:ins>
      <w:ins w:id="1474" w:author="Anderson, Kenneth" w:date="2026-10-05T14:58:00Z" w16du:dateUtc="2026-10-05T18:58:00Z">
        <w:r w:rsidR="009F6602" w:rsidRPr="00B457EB">
          <w:rPr>
            <w:rFonts w:ascii="Times New Roman" w:hAnsi="Times New Roman" w:cs="Times New Roman"/>
            <w:sz w:val="24"/>
            <w:szCs w:val="24"/>
            <w:highlight w:val="yellow"/>
          </w:rPr>
          <w:t xml:space="preserve">median </w:t>
        </w:r>
      </w:ins>
      <w:ins w:id="1475" w:author="Anderson, Kenneth" w:date="2026-10-05T14:59:00Z" w16du:dateUtc="2026-10-05T18:59:00Z">
        <w:r w:rsidR="009F6602" w:rsidRPr="00B457EB">
          <w:rPr>
            <w:rFonts w:ascii="Times New Roman" w:hAnsi="Times New Roman" w:cs="Times New Roman"/>
            <w:sz w:val="24"/>
            <w:szCs w:val="24"/>
            <w:highlight w:val="yellow"/>
          </w:rPr>
          <w:t xml:space="preserve">error </w:t>
        </w:r>
      </w:ins>
      <w:ins w:id="1476" w:author="Anderson, Kenneth" w:date="2026-10-05T14:58:00Z" w16du:dateUtc="2026-10-05T18:58:00Z">
        <w:r w:rsidR="009F6602" w:rsidRPr="00B457EB">
          <w:rPr>
            <w:rFonts w:ascii="Times New Roman" w:hAnsi="Times New Roman" w:cs="Times New Roman"/>
            <w:sz w:val="24"/>
            <w:szCs w:val="24"/>
            <w:highlight w:val="yellow"/>
          </w:rPr>
          <w:t>of 0.5</w:t>
        </w:r>
      </w:ins>
      <w:ins w:id="1477" w:author="Anderson, Kenneth" w:date="2026-10-05T14:59:00Z" w16du:dateUtc="2026-10-05T18:59:00Z">
        <w:r w:rsidR="009F6602" w:rsidRPr="00B457EB">
          <w:rPr>
            <w:rFonts w:ascii="Times New Roman" w:hAnsi="Times New Roman" w:cs="Times New Roman"/>
            <w:sz w:val="24"/>
            <w:szCs w:val="24"/>
            <w:highlight w:val="yellow"/>
          </w:rPr>
          <w:t xml:space="preserve"> log units and a </w:t>
        </w:r>
      </w:ins>
      <w:ins w:id="1478" w:author="Anderson, Kenneth" w:date="2026-10-05T14:55:00Z" w16du:dateUtc="2026-10-05T18:55:00Z">
        <w:r w:rsidR="0090673D" w:rsidRPr="00B457EB">
          <w:rPr>
            <w:rFonts w:ascii="Times New Roman" w:hAnsi="Times New Roman" w:cs="Times New Roman"/>
            <w:sz w:val="24"/>
            <w:szCs w:val="24"/>
            <w:highlight w:val="yellow"/>
          </w:rPr>
          <w:t>ma</w:t>
        </w:r>
      </w:ins>
      <w:ins w:id="1479" w:author="Anderson, Kenneth" w:date="2026-10-05T14:56:00Z" w16du:dateUtc="2026-10-05T18:56:00Z">
        <w:r w:rsidR="0090673D" w:rsidRPr="00B457EB">
          <w:rPr>
            <w:rFonts w:ascii="Times New Roman" w:hAnsi="Times New Roman" w:cs="Times New Roman"/>
            <w:sz w:val="24"/>
            <w:szCs w:val="24"/>
            <w:highlight w:val="yellow"/>
          </w:rPr>
          <w:t>ximum error of 1</w:t>
        </w:r>
        <w:r w:rsidR="00401969" w:rsidRPr="00B457EB">
          <w:rPr>
            <w:rFonts w:ascii="Times New Roman" w:hAnsi="Times New Roman" w:cs="Times New Roman"/>
            <w:sz w:val="24"/>
            <w:szCs w:val="24"/>
            <w:highlight w:val="yellow"/>
          </w:rPr>
          <w:t>.0</w:t>
        </w:r>
        <w:r w:rsidR="0090673D" w:rsidRPr="00B457EB">
          <w:rPr>
            <w:rFonts w:ascii="Times New Roman" w:hAnsi="Times New Roman" w:cs="Times New Roman"/>
            <w:sz w:val="24"/>
            <w:szCs w:val="24"/>
            <w:highlight w:val="yellow"/>
          </w:rPr>
          <w:t xml:space="preserve"> log unit</w:t>
        </w:r>
        <w:r w:rsidR="00401969" w:rsidRPr="00B457EB">
          <w:rPr>
            <w:rFonts w:ascii="Times New Roman" w:hAnsi="Times New Roman" w:cs="Times New Roman"/>
            <w:sz w:val="24"/>
            <w:szCs w:val="24"/>
            <w:highlight w:val="yellow"/>
          </w:rPr>
          <w:t xml:space="preserve">s for TP retention, and </w:t>
        </w:r>
      </w:ins>
      <w:ins w:id="1480" w:author="Anderson, Kenneth" w:date="2026-10-05T14:59:00Z" w16du:dateUtc="2026-10-05T18:59:00Z">
        <w:r w:rsidR="00B87886" w:rsidRPr="00B457EB">
          <w:rPr>
            <w:rFonts w:ascii="Times New Roman" w:hAnsi="Times New Roman" w:cs="Times New Roman"/>
            <w:sz w:val="24"/>
            <w:szCs w:val="24"/>
            <w:highlight w:val="yellow"/>
          </w:rPr>
          <w:t xml:space="preserve">median of 0.54 log units and a maximum of </w:t>
        </w:r>
      </w:ins>
      <w:ins w:id="1481" w:author="Anderson, Kenneth" w:date="2026-10-05T14:56:00Z" w16du:dateUtc="2026-10-05T18:56:00Z">
        <w:r w:rsidR="00401969" w:rsidRPr="00B457EB">
          <w:rPr>
            <w:rFonts w:ascii="Times New Roman" w:hAnsi="Times New Roman" w:cs="Times New Roman"/>
            <w:sz w:val="24"/>
            <w:szCs w:val="24"/>
            <w:highlight w:val="yellow"/>
          </w:rPr>
          <w:t>1.3 log units for TN retention</w:t>
        </w:r>
      </w:ins>
      <w:ins w:id="1482" w:author="Anderson, Kenneth" w:date="2026-10-05T14:57:00Z" w16du:dateUtc="2026-10-05T18:57:00Z">
        <w:r w:rsidR="009B00B2" w:rsidRPr="00B457EB">
          <w:rPr>
            <w:rFonts w:ascii="Times New Roman" w:hAnsi="Times New Roman" w:cs="Times New Roman"/>
            <w:sz w:val="24"/>
            <w:szCs w:val="24"/>
            <w:highlight w:val="yellow"/>
          </w:rPr>
          <w:t xml:space="preserve"> (Figure S1B, D)</w:t>
        </w:r>
      </w:ins>
      <w:ins w:id="1483" w:author="Anderson, Kenneth" w:date="2026-10-05T14:56:00Z" w16du:dateUtc="2026-10-05T18:56:00Z">
        <w:r w:rsidR="00401969" w:rsidRPr="00B457EB">
          <w:rPr>
            <w:rFonts w:ascii="Times New Roman" w:hAnsi="Times New Roman" w:cs="Times New Roman"/>
            <w:sz w:val="24"/>
            <w:szCs w:val="24"/>
            <w:highlight w:val="yellow"/>
          </w:rPr>
          <w:t>.</w:t>
        </w:r>
      </w:ins>
      <w:ins w:id="1484" w:author="Anderson, Kenneth" w:date="2026-10-05T15:00:00Z" w16du:dateUtc="2026-10-05T19:00:00Z">
        <w:r w:rsidR="00467378" w:rsidRPr="00B457EB">
          <w:rPr>
            <w:rFonts w:ascii="Times New Roman" w:hAnsi="Times New Roman" w:cs="Times New Roman"/>
            <w:sz w:val="24"/>
            <w:szCs w:val="24"/>
            <w:highlight w:val="yellow"/>
          </w:rPr>
          <w:t xml:space="preserve"> </w:t>
        </w:r>
      </w:ins>
      <w:ins w:id="1485" w:author="Anderson, Kenneth" w:date="2026-10-05T15:02:00Z" w16du:dateUtc="2026-10-05T19:02:00Z">
        <w:r w:rsidR="00466910" w:rsidRPr="00B457EB">
          <w:rPr>
            <w:rFonts w:ascii="Times New Roman" w:hAnsi="Times New Roman" w:cs="Times New Roman"/>
            <w:sz w:val="24"/>
            <w:szCs w:val="24"/>
            <w:highlight w:val="yellow"/>
          </w:rPr>
          <w:t>The</w:t>
        </w:r>
        <w:r w:rsidR="00825A65" w:rsidRPr="00B457EB">
          <w:rPr>
            <w:rFonts w:ascii="Times New Roman" w:hAnsi="Times New Roman" w:cs="Times New Roman"/>
            <w:sz w:val="24"/>
            <w:szCs w:val="24"/>
            <w:highlight w:val="yellow"/>
          </w:rPr>
          <w:t xml:space="preserve"> model </w:t>
        </w:r>
        <w:r w:rsidR="00466910" w:rsidRPr="00B457EB">
          <w:rPr>
            <w:rFonts w:ascii="Times New Roman" w:hAnsi="Times New Roman" w:cs="Times New Roman"/>
            <w:sz w:val="24"/>
            <w:szCs w:val="24"/>
            <w:highlight w:val="yellow"/>
          </w:rPr>
          <w:t xml:space="preserve">consistently predicts independent data within an order of magnitude, and </w:t>
        </w:r>
        <w:r w:rsidR="0028103B" w:rsidRPr="00B457EB">
          <w:rPr>
            <w:rFonts w:ascii="Times New Roman" w:hAnsi="Times New Roman" w:cs="Times New Roman"/>
            <w:sz w:val="24"/>
            <w:szCs w:val="24"/>
            <w:highlight w:val="yellow"/>
          </w:rPr>
          <w:t>typically within half an order of magnitude.</w:t>
        </w:r>
        <w:r w:rsidR="0028103B">
          <w:rPr>
            <w:rFonts w:ascii="Times New Roman" w:hAnsi="Times New Roman" w:cs="Times New Roman"/>
            <w:sz w:val="24"/>
            <w:szCs w:val="24"/>
          </w:rPr>
          <w:t xml:space="preserve"> </w:t>
        </w:r>
      </w:ins>
    </w:p>
    <w:p w14:paraId="104D45CF" w14:textId="62B35848" w:rsidR="00E7277F" w:rsidRPr="00682BBA" w:rsidDel="00315E98" w:rsidRDefault="00D20408" w:rsidP="009F0F13">
      <w:pPr>
        <w:spacing w:line="480" w:lineRule="auto"/>
        <w:ind w:firstLine="720"/>
        <w:rPr>
          <w:del w:id="1486" w:author="Anderson, Kenneth" w:date="2026-10-05T14:59:00Z" w16du:dateUtc="2026-10-05T18:59:00Z"/>
          <w:rFonts w:ascii="Times New Roman" w:hAnsi="Times New Roman" w:cs="Times New Roman"/>
          <w:sz w:val="24"/>
          <w:szCs w:val="24"/>
        </w:rPr>
      </w:pPr>
      <w:commentRangeStart w:id="1487"/>
      <w:del w:id="1488" w:author="Anderson, Kenneth" w:date="2026-10-05T14:59:00Z" w16du:dateUtc="2026-10-05T18:59:00Z">
        <w:r w:rsidRPr="00682BBA" w:rsidDel="00315E98">
          <w:rPr>
            <w:rFonts w:ascii="Times New Roman" w:hAnsi="Times New Roman" w:cs="Times New Roman"/>
            <w:sz w:val="24"/>
            <w:szCs w:val="24"/>
          </w:rPr>
          <w:delText xml:space="preserve">We then </w:delText>
        </w:r>
        <w:commentRangeStart w:id="1489"/>
        <w:r w:rsidRPr="76D3435A" w:rsidDel="00315E98">
          <w:rPr>
            <w:rFonts w:ascii="Times New Roman" w:hAnsi="Times New Roman" w:cs="Times New Roman"/>
            <w:sz w:val="24"/>
            <w:szCs w:val="24"/>
          </w:rPr>
          <w:delText>applied each new model to predict nutrient retention at the removed wetland</w:delText>
        </w:r>
        <w:commentRangeEnd w:id="1489"/>
        <w:r w:rsidR="00E94EF3" w:rsidRPr="76D3435A" w:rsidDel="00315E98">
          <w:rPr>
            <w:rStyle w:val="CommentReference"/>
            <w:rFonts w:ascii="Times New Roman" w:hAnsi="Times New Roman" w:cs="Times New Roman"/>
            <w:sz w:val="24"/>
            <w:szCs w:val="24"/>
          </w:rPr>
          <w:commentReference w:id="1489"/>
        </w:r>
        <w:r w:rsidRPr="76D3435A" w:rsidDel="00315E98">
          <w:rPr>
            <w:rFonts w:ascii="Times New Roman" w:hAnsi="Times New Roman" w:cs="Times New Roman"/>
            <w:sz w:val="24"/>
            <w:szCs w:val="24"/>
          </w:rPr>
          <w:delText xml:space="preserve"> and found </w:delText>
        </w:r>
        <w:r w:rsidR="00632FB1" w:rsidRPr="00682BBA" w:rsidDel="00315E98">
          <w:rPr>
            <w:rFonts w:ascii="Times New Roman" w:hAnsi="Times New Roman" w:cs="Times New Roman"/>
            <w:sz w:val="24"/>
            <w:szCs w:val="24"/>
          </w:rPr>
          <w:delText>that mean RMSE when predicting</w:delText>
        </w:r>
      </w:del>
      <w:ins w:id="1490" w:author="Winston, Ryan" w:date="2026-09-15T19:33:00Z" w16du:dateUtc="2026-09-15T19:33:52Z">
        <w:del w:id="1491"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28DFCF43" w:rsidRPr="76D3435A" w:rsidDel="00315E98">
            <w:rPr>
              <w:rFonts w:ascii="Times New Roman" w:hAnsi="Times New Roman" w:cs="Times New Roman"/>
              <w:sz w:val="24"/>
              <w:szCs w:val="24"/>
            </w:rPr>
            <w:delText>nutrient retention in</w:delText>
          </w:r>
        </w:del>
      </w:ins>
      <w:del w:id="1492"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 xml:space="preserve">wetlands </w:delText>
        </w:r>
        <w:r w:rsidR="00E94EF3" w:rsidRPr="76D3435A" w:rsidDel="00315E98">
          <w:rPr>
            <w:rFonts w:ascii="Times New Roman" w:hAnsi="Times New Roman" w:cs="Times New Roman"/>
            <w:sz w:val="24"/>
            <w:szCs w:val="24"/>
          </w:rPr>
          <w:delText xml:space="preserve">that were </w:delText>
        </w:r>
        <w:r w:rsidR="00632FB1" w:rsidRPr="00682BBA" w:rsidDel="00315E98">
          <w:rPr>
            <w:rFonts w:ascii="Times New Roman" w:hAnsi="Times New Roman" w:cs="Times New Roman"/>
            <w:sz w:val="24"/>
            <w:szCs w:val="24"/>
          </w:rPr>
          <w:delText>not included in the model was similar to predictions when data was include</w:delText>
        </w:r>
        <w:r w:rsidR="00980A9E" w:rsidRPr="00682BBA" w:rsidDel="00315E98">
          <w:rPr>
            <w:rFonts w:ascii="Times New Roman" w:hAnsi="Times New Roman" w:cs="Times New Roman"/>
            <w:sz w:val="24"/>
            <w:szCs w:val="24"/>
          </w:rPr>
          <w:delText>d</w:delText>
        </w:r>
        <w:r w:rsidR="00632FB1" w:rsidRPr="00682BBA" w:rsidDel="00315E98">
          <w:rPr>
            <w:rFonts w:ascii="Times New Roman" w:hAnsi="Times New Roman" w:cs="Times New Roman"/>
            <w:sz w:val="24"/>
            <w:szCs w:val="24"/>
          </w:rPr>
          <w:delText xml:space="preserve"> </w:delText>
        </w:r>
        <w:commentRangeEnd w:id="1487"/>
        <w:r w:rsidR="00F915CA" w:rsidRPr="00682BBA" w:rsidDel="00315E98">
          <w:rPr>
            <w:rStyle w:val="CommentReference"/>
            <w:rFonts w:ascii="Times New Roman" w:hAnsi="Times New Roman" w:cs="Times New Roman"/>
            <w:sz w:val="24"/>
            <w:szCs w:val="24"/>
          </w:rPr>
          <w:commentReference w:id="1487"/>
        </w:r>
        <w:r w:rsidR="00632FB1" w:rsidRPr="00682BBA" w:rsidDel="00315E98">
          <w:rPr>
            <w:rFonts w:ascii="Times New Roman" w:hAnsi="Times New Roman" w:cs="Times New Roman"/>
            <w:sz w:val="24"/>
            <w:szCs w:val="24"/>
          </w:rPr>
          <w:delText>(mean RMSE: 3.1lbs</w:delText>
        </w:r>
      </w:del>
      <w:ins w:id="1493" w:author="Winston, Ryan" w:date="2026-09-15T19:34:00Z" w16du:dateUtc="2026-09-15T19:34:13Z">
        <w:del w:id="1494"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1F40C75F" w:rsidRPr="76D3435A" w:rsidDel="00315E98">
            <w:rPr>
              <w:rFonts w:ascii="Times New Roman" w:hAnsi="Times New Roman" w:cs="Times New Roman"/>
              <w:sz w:val="24"/>
              <w:szCs w:val="24"/>
            </w:rPr>
            <w:delText>for</w:delText>
          </w:r>
        </w:del>
      </w:ins>
      <w:del w:id="1495"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TP, 3.3lbs</w:delText>
        </w:r>
      </w:del>
      <w:ins w:id="1496" w:author="Winston, Ryan" w:date="2026-09-15T19:34:00Z" w16du:dateUtc="2026-09-15T19:34:15Z">
        <w:del w:id="1497"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48FE9696" w:rsidRPr="76D3435A" w:rsidDel="00315E98">
            <w:rPr>
              <w:rFonts w:ascii="Times New Roman" w:hAnsi="Times New Roman" w:cs="Times New Roman"/>
              <w:sz w:val="24"/>
              <w:szCs w:val="24"/>
            </w:rPr>
            <w:delText>for</w:delText>
          </w:r>
        </w:del>
      </w:ins>
      <w:del w:id="1498"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TN, 4.2lbs</w:delText>
        </w:r>
      </w:del>
      <w:ins w:id="1499" w:author="Winston, Ryan" w:date="2026-09-15T19:35:00Z" w16du:dateUtc="2026-09-15T19:35:03Z">
        <w:del w:id="1500"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68724536" w:rsidRPr="76D3435A" w:rsidDel="00315E98">
            <w:rPr>
              <w:rFonts w:ascii="Times New Roman" w:hAnsi="Times New Roman" w:cs="Times New Roman"/>
              <w:sz w:val="24"/>
              <w:szCs w:val="24"/>
            </w:rPr>
            <w:delText>for</w:delText>
          </w:r>
        </w:del>
      </w:ins>
      <w:del w:id="1501"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DRP, 9lbs</w:delText>
        </w:r>
      </w:del>
      <w:ins w:id="1502" w:author="Winston, Ryan" w:date="2026-09-15T19:35:00Z" w16du:dateUtc="2026-09-15T19:35:07Z">
        <w:del w:id="1503"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05A7B470" w:rsidRPr="76D3435A" w:rsidDel="00315E98">
            <w:rPr>
              <w:rFonts w:ascii="Times New Roman" w:hAnsi="Times New Roman" w:cs="Times New Roman"/>
              <w:sz w:val="24"/>
              <w:szCs w:val="24"/>
            </w:rPr>
            <w:delText>for</w:delText>
          </w:r>
        </w:del>
      </w:ins>
      <w:del w:id="1504" w:author="Anderson, Kenneth" w:date="2026-10-05T14:59:00Z" w16du:dateUtc="2026-10-05T18:59:00Z">
        <w:r w:rsidR="5508F34B" w:rsidRPr="2379A484" w:rsidDel="00315E98">
          <w:rPr>
            <w:rFonts w:ascii="Times New Roman" w:hAnsi="Times New Roman" w:cs="Times New Roman"/>
            <w:sz w:val="24"/>
            <w:szCs w:val="24"/>
          </w:rPr>
          <w:delText xml:space="preserve"> </w:delText>
        </w:r>
        <w:commentRangeStart w:id="1505"/>
        <w:r w:rsidR="00632FB1" w:rsidRPr="00682BBA" w:rsidDel="00315E98">
          <w:rPr>
            <w:rFonts w:ascii="Times New Roman" w:hAnsi="Times New Roman" w:cs="Times New Roman"/>
            <w:sz w:val="24"/>
            <w:szCs w:val="24"/>
          </w:rPr>
          <w:delText>NO</w:delText>
        </w:r>
        <w:r w:rsidR="00632FB1" w:rsidRPr="00E605B9" w:rsidDel="00315E98">
          <w:rPr>
            <w:rFonts w:ascii="Times New Roman" w:hAnsi="Times New Roman" w:cs="Times New Roman"/>
            <w:sz w:val="24"/>
            <w:szCs w:val="24"/>
            <w:vertAlign w:val="subscript"/>
            <w:rPrChange w:id="1506" w:author="Anderson, Kenneth" w:date="2026-10-01T15:25:00Z" w16du:dateUtc="2026-10-01T19:25:00Z">
              <w:rPr>
                <w:rFonts w:ascii="Times New Roman" w:hAnsi="Times New Roman" w:cs="Times New Roman"/>
                <w:sz w:val="24"/>
                <w:szCs w:val="24"/>
              </w:rPr>
            </w:rPrChange>
          </w:rPr>
          <w:delText>X</w:delText>
        </w:r>
        <w:commentRangeEnd w:id="1505"/>
        <w:r w:rsidR="007769DD" w:rsidRPr="00682BBA" w:rsidDel="00315E98">
          <w:rPr>
            <w:rStyle w:val="CommentReference"/>
            <w:rFonts w:ascii="Times New Roman" w:hAnsi="Times New Roman" w:cs="Times New Roman"/>
            <w:sz w:val="24"/>
            <w:szCs w:val="24"/>
          </w:rPr>
          <w:commentReference w:id="1505"/>
        </w:r>
        <w:r w:rsidR="00632FB1" w:rsidRPr="00682BBA" w:rsidDel="00315E98">
          <w:rPr>
            <w:rFonts w:ascii="Times New Roman" w:hAnsi="Times New Roman" w:cs="Times New Roman"/>
            <w:sz w:val="24"/>
            <w:szCs w:val="24"/>
          </w:rPr>
          <w:delText>, 4.6lbs</w:delText>
        </w:r>
      </w:del>
      <w:ins w:id="1507" w:author="Winston, Ryan" w:date="2026-09-15T19:35:00Z" w16du:dateUtc="2026-09-15T19:35:09Z">
        <w:del w:id="1508" w:author="Anderson, Kenneth" w:date="2026-10-05T14:59:00Z" w16du:dateUtc="2026-10-05T18:59:00Z">
          <w:r w:rsidR="00632FB1" w:rsidRPr="76D3435A" w:rsidDel="00315E98">
            <w:rPr>
              <w:rFonts w:ascii="Times New Roman" w:hAnsi="Times New Roman" w:cs="Times New Roman"/>
              <w:sz w:val="24"/>
              <w:szCs w:val="24"/>
            </w:rPr>
            <w:delText xml:space="preserve"> </w:delText>
          </w:r>
          <w:r w:rsidR="54F093B6" w:rsidRPr="76D3435A" w:rsidDel="00315E98">
            <w:rPr>
              <w:rFonts w:ascii="Times New Roman" w:hAnsi="Times New Roman" w:cs="Times New Roman"/>
              <w:sz w:val="24"/>
              <w:szCs w:val="24"/>
            </w:rPr>
            <w:delText>for</w:delText>
          </w:r>
        </w:del>
      </w:ins>
      <w:del w:id="1509" w:author="Anderson, Kenneth" w:date="2026-10-05T14:59:00Z" w16du:dateUtc="2026-10-05T18:59:00Z">
        <w:r w:rsidR="5508F34B" w:rsidRPr="2379A484" w:rsidDel="00315E98">
          <w:rPr>
            <w:rFonts w:ascii="Times New Roman" w:hAnsi="Times New Roman" w:cs="Times New Roman"/>
            <w:sz w:val="24"/>
            <w:szCs w:val="24"/>
          </w:rPr>
          <w:delText xml:space="preserve"> </w:delText>
        </w:r>
        <w:r w:rsidR="00632FB1" w:rsidRPr="00682BBA" w:rsidDel="00315E98">
          <w:rPr>
            <w:rFonts w:ascii="Times New Roman" w:hAnsi="Times New Roman" w:cs="Times New Roman"/>
            <w:sz w:val="24"/>
            <w:szCs w:val="24"/>
          </w:rPr>
          <w:delText>NH</w:delText>
        </w:r>
        <w:r w:rsidR="00EC3A65" w:rsidRPr="00682BBA" w:rsidDel="00315E98">
          <w:rPr>
            <w:rFonts w:ascii="Times New Roman" w:hAnsi="Times New Roman" w:cs="Times New Roman"/>
            <w:sz w:val="24"/>
            <w:szCs w:val="24"/>
            <w:vertAlign w:val="subscript"/>
          </w:rPr>
          <w:delText>4</w:delText>
        </w:r>
        <w:r w:rsidR="00632FB1" w:rsidRPr="00682BBA" w:rsidDel="00315E98">
          <w:rPr>
            <w:rFonts w:ascii="Times New Roman" w:hAnsi="Times New Roman" w:cs="Times New Roman"/>
            <w:sz w:val="24"/>
            <w:szCs w:val="24"/>
          </w:rPr>
          <w:delText xml:space="preserve">). </w:delText>
        </w:r>
        <w:r w:rsidR="00652830" w:rsidRPr="00682BBA" w:rsidDel="00315E98">
          <w:rPr>
            <w:rFonts w:ascii="Times New Roman" w:hAnsi="Times New Roman" w:cs="Times New Roman"/>
            <w:sz w:val="24"/>
            <w:szCs w:val="24"/>
          </w:rPr>
          <w:delText>Wetlands did</w:delText>
        </w:r>
      </w:del>
      <w:ins w:id="1510" w:author="Winston, Ryan" w:date="2026-09-15T19:35:00Z" w16du:dateUtc="2026-09-15T19:35:13Z">
        <w:del w:id="1511" w:author="Anderson, Kenneth" w:date="2026-10-05T14:59:00Z" w16du:dateUtc="2026-10-05T18:59:00Z">
          <w:r w:rsidR="3858BE50" w:rsidRPr="76D3435A" w:rsidDel="00315E98">
            <w:rPr>
              <w:rFonts w:ascii="Times New Roman" w:hAnsi="Times New Roman" w:cs="Times New Roman"/>
              <w:sz w:val="24"/>
              <w:szCs w:val="24"/>
            </w:rPr>
            <w:delText>,</w:delText>
          </w:r>
        </w:del>
      </w:ins>
      <w:del w:id="1512" w:author="Anderson, Kenneth" w:date="2026-10-05T14:59:00Z" w16du:dateUtc="2026-10-05T18:59:00Z">
        <w:r w:rsidR="00652830" w:rsidRPr="00682BBA" w:rsidDel="00315E98">
          <w:rPr>
            <w:rFonts w:ascii="Times New Roman" w:hAnsi="Times New Roman" w:cs="Times New Roman"/>
            <w:sz w:val="24"/>
            <w:szCs w:val="24"/>
          </w:rPr>
          <w:delText xml:space="preserve"> however</w:delText>
        </w:r>
      </w:del>
      <w:ins w:id="1513" w:author="Winston, Ryan" w:date="2026-09-15T19:35:00Z" w16du:dateUtc="2026-09-15T19:35:17Z">
        <w:del w:id="1514" w:author="Anderson, Kenneth" w:date="2026-10-05T14:59:00Z" w16du:dateUtc="2026-10-05T18:59:00Z">
          <w:r w:rsidR="62A61041" w:rsidRPr="76D3435A" w:rsidDel="00315E98">
            <w:rPr>
              <w:rFonts w:ascii="Times New Roman" w:hAnsi="Times New Roman" w:cs="Times New Roman"/>
              <w:sz w:val="24"/>
              <w:szCs w:val="24"/>
            </w:rPr>
            <w:delText xml:space="preserve">, </w:delText>
          </w:r>
        </w:del>
      </w:ins>
      <w:del w:id="1515" w:author="Anderson, Kenneth" w:date="2026-10-05T14:59:00Z" w16du:dateUtc="2026-10-05T18:59:00Z">
        <w:r w:rsidR="00E94EF3" w:rsidRPr="76D3435A" w:rsidDel="00315E98">
          <w:rPr>
            <w:rFonts w:ascii="Times New Roman" w:hAnsi="Times New Roman" w:cs="Times New Roman"/>
            <w:sz w:val="24"/>
            <w:szCs w:val="24"/>
          </w:rPr>
          <w:delText xml:space="preserve"> </w:delText>
        </w:r>
        <w:r w:rsidR="00652830" w:rsidRPr="00682BBA" w:rsidDel="00315E98">
          <w:rPr>
            <w:rFonts w:ascii="Times New Roman" w:hAnsi="Times New Roman" w:cs="Times New Roman"/>
            <w:sz w:val="24"/>
            <w:szCs w:val="24"/>
          </w:rPr>
          <w:delText>vary in their ability to be predicted when excluded from the model (</w:delText>
        </w:r>
        <w:r w:rsidR="00231D1E" w:rsidRPr="00682BBA" w:rsidDel="00315E98">
          <w:rPr>
            <w:rFonts w:ascii="Times New Roman" w:hAnsi="Times New Roman" w:cs="Times New Roman"/>
            <w:sz w:val="24"/>
            <w:szCs w:val="24"/>
            <w:highlight w:val="yellow"/>
          </w:rPr>
          <w:fldChar w:fldCharType="begin"/>
        </w:r>
        <w:r w:rsidR="00231D1E" w:rsidRPr="00682BBA" w:rsidDel="00315E98">
          <w:rPr>
            <w:rFonts w:ascii="Times New Roman" w:hAnsi="Times New Roman" w:cs="Times New Roman"/>
            <w:sz w:val="24"/>
            <w:szCs w:val="24"/>
          </w:rPr>
          <w:delInstrText xml:space="preserve"> REF _Ref237352403 \h </w:delInstrText>
        </w:r>
        <w:r w:rsidR="007E5245" w:rsidRPr="00682BBA" w:rsidDel="00315E98">
          <w:rPr>
            <w:rFonts w:ascii="Times New Roman" w:hAnsi="Times New Roman" w:cs="Times New Roman"/>
            <w:sz w:val="24"/>
            <w:szCs w:val="24"/>
            <w:highlight w:val="yellow"/>
          </w:rPr>
          <w:delInstrText xml:space="preserve"> \* MERGEFORMAT </w:delInstrText>
        </w:r>
        <w:r w:rsidR="00231D1E" w:rsidRPr="00682BBA" w:rsidDel="00315E98">
          <w:rPr>
            <w:rFonts w:ascii="Times New Roman" w:hAnsi="Times New Roman" w:cs="Times New Roman"/>
            <w:sz w:val="24"/>
            <w:szCs w:val="24"/>
            <w:highlight w:val="yellow"/>
          </w:rPr>
        </w:r>
        <w:r w:rsidR="00231D1E" w:rsidRPr="00682BBA" w:rsidDel="00315E98">
          <w:rPr>
            <w:rFonts w:ascii="Times New Roman" w:hAnsi="Times New Roman" w:cs="Times New Roman"/>
            <w:sz w:val="24"/>
            <w:szCs w:val="24"/>
            <w:highlight w:val="yellow"/>
          </w:rPr>
          <w:fldChar w:fldCharType="separate"/>
        </w:r>
        <w:r w:rsidR="00231D1E" w:rsidRPr="00682BBA" w:rsidDel="00315E98">
          <w:rPr>
            <w:rFonts w:ascii="Times New Roman" w:hAnsi="Times New Roman" w:cs="Times New Roman"/>
            <w:sz w:val="24"/>
            <w:szCs w:val="24"/>
          </w:rPr>
          <w:delText>Figure S</w:delText>
        </w:r>
        <w:r w:rsidR="00231D1E" w:rsidRPr="00682BBA" w:rsidDel="00315E98">
          <w:rPr>
            <w:rFonts w:ascii="Times New Roman" w:hAnsi="Times New Roman" w:cs="Times New Roman"/>
            <w:noProof/>
            <w:sz w:val="24"/>
            <w:szCs w:val="24"/>
          </w:rPr>
          <w:delText>1</w:delText>
        </w:r>
        <w:r w:rsidR="00231D1E" w:rsidRPr="00682BBA" w:rsidDel="00315E98">
          <w:rPr>
            <w:rFonts w:ascii="Times New Roman" w:hAnsi="Times New Roman" w:cs="Times New Roman"/>
            <w:sz w:val="24"/>
            <w:szCs w:val="24"/>
            <w:highlight w:val="yellow"/>
          </w:rPr>
          <w:fldChar w:fldCharType="end"/>
        </w:r>
        <w:r w:rsidR="00652830" w:rsidRPr="00682BBA" w:rsidDel="00315E98">
          <w:rPr>
            <w:rFonts w:ascii="Times New Roman" w:hAnsi="Times New Roman" w:cs="Times New Roman"/>
            <w:sz w:val="24"/>
            <w:szCs w:val="24"/>
          </w:rPr>
          <w:delText>).</w:delText>
        </w:r>
      </w:del>
      <w:ins w:id="1516" w:author="Jacquemin, Stephen James" w:date="2026-09-11T13:46:00Z" w16du:dateUtc="2026-09-11T13:46:07Z">
        <w:del w:id="1517" w:author="Anderson, Kenneth" w:date="2026-10-05T14:59:00Z" w16du:dateUtc="2026-10-05T18:59:00Z">
          <w:r w:rsidR="6E819413" w:rsidRPr="76D3435A" w:rsidDel="00315E98">
            <w:rPr>
              <w:rFonts w:ascii="Times New Roman" w:hAnsi="Times New Roman" w:cs="Times New Roman"/>
              <w:sz w:val="24"/>
              <w:szCs w:val="24"/>
            </w:rPr>
            <w:delText xml:space="preserve"> </w:delText>
          </w:r>
        </w:del>
      </w:ins>
    </w:p>
    <w:p w14:paraId="104B9117" w14:textId="241255EA" w:rsidR="00693961" w:rsidRPr="002157DF" w:rsidRDefault="00693961"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sz w:val="24"/>
          <w:szCs w:val="24"/>
          <w:u w:val="single"/>
        </w:rPr>
        <w:t xml:space="preserve">3.3 </w:t>
      </w:r>
      <w:r w:rsidR="0064257D" w:rsidRPr="002157DF">
        <w:rPr>
          <w:rFonts w:ascii="Times New Roman" w:hAnsi="Times New Roman" w:cs="Times New Roman"/>
          <w:b/>
          <w:sz w:val="24"/>
          <w:szCs w:val="24"/>
          <w:u w:val="single"/>
        </w:rPr>
        <w:t>Drivers of Nutrient Retention</w:t>
      </w:r>
      <w:r w:rsidR="0014428F" w:rsidRPr="002157DF">
        <w:rPr>
          <w:rFonts w:ascii="Times New Roman" w:hAnsi="Times New Roman" w:cs="Times New Roman"/>
          <w:b/>
          <w:sz w:val="24"/>
          <w:szCs w:val="24"/>
          <w:u w:val="single"/>
        </w:rPr>
        <w:t xml:space="preserve"> Within Wetlands</w:t>
      </w:r>
    </w:p>
    <w:p w14:paraId="0382E0E9" w14:textId="0F7F0127" w:rsidR="00AE378D" w:rsidRDefault="00EB4B6E" w:rsidP="00D7336B">
      <w:pPr>
        <w:spacing w:line="480" w:lineRule="auto"/>
        <w:ind w:firstLine="360"/>
        <w:rPr>
          <w:rFonts w:ascii="Times New Roman" w:hAnsi="Times New Roman" w:cs="Times New Roman"/>
          <w:sz w:val="24"/>
          <w:szCs w:val="24"/>
        </w:rPr>
      </w:pPr>
      <w:commentRangeStart w:id="1518"/>
      <w:r w:rsidRPr="00B457EB">
        <w:rPr>
          <w:rFonts w:ascii="Times New Roman" w:hAnsi="Times New Roman" w:cs="Times New Roman"/>
          <w:sz w:val="24"/>
          <w:szCs w:val="24"/>
          <w:highlight w:val="yellow"/>
        </w:rPr>
        <w:t xml:space="preserve">While we found that inflow volume </w:t>
      </w:r>
      <w:del w:id="1519" w:author="Winston, Ryan" w:date="2026-09-15T19:35:00Z" w16du:dateUtc="2026-09-15T19:35:57Z">
        <w:r w:rsidRPr="00B457EB" w:rsidDel="00EB4B6E">
          <w:rPr>
            <w:rFonts w:ascii="Times New Roman" w:hAnsi="Times New Roman" w:cs="Times New Roman"/>
            <w:sz w:val="24"/>
            <w:szCs w:val="24"/>
            <w:highlight w:val="yellow"/>
          </w:rPr>
          <w:delText xml:space="preserve">to each wetland </w:delText>
        </w:r>
      </w:del>
      <w:r w:rsidRPr="00B457EB">
        <w:rPr>
          <w:rFonts w:ascii="Times New Roman" w:hAnsi="Times New Roman" w:cs="Times New Roman"/>
          <w:sz w:val="24"/>
          <w:szCs w:val="24"/>
          <w:highlight w:val="yellow"/>
        </w:rPr>
        <w:t xml:space="preserve">had a stronger correlation </w:t>
      </w:r>
      <w:r w:rsidR="005A20DB" w:rsidRPr="00B457EB">
        <w:rPr>
          <w:rFonts w:ascii="Times New Roman" w:hAnsi="Times New Roman" w:cs="Times New Roman"/>
          <w:sz w:val="24"/>
          <w:szCs w:val="24"/>
          <w:highlight w:val="yellow"/>
        </w:rPr>
        <w:t>with nutrient retention tha</w:t>
      </w:r>
      <w:r w:rsidR="00D91219" w:rsidRPr="00B457EB">
        <w:rPr>
          <w:rFonts w:ascii="Times New Roman" w:hAnsi="Times New Roman" w:cs="Times New Roman"/>
          <w:sz w:val="24"/>
          <w:szCs w:val="24"/>
          <w:highlight w:val="yellow"/>
        </w:rPr>
        <w:t xml:space="preserve">n </w:t>
      </w:r>
      <w:r w:rsidR="005A20DB" w:rsidRPr="00B457EB">
        <w:rPr>
          <w:rFonts w:ascii="Times New Roman" w:hAnsi="Times New Roman" w:cs="Times New Roman"/>
          <w:sz w:val="24"/>
          <w:szCs w:val="24"/>
          <w:highlight w:val="yellow"/>
        </w:rPr>
        <w:t>concentration</w:t>
      </w:r>
      <w:r w:rsidR="002F0557" w:rsidRPr="00B457EB">
        <w:rPr>
          <w:rFonts w:ascii="Times New Roman" w:hAnsi="Times New Roman" w:cs="Times New Roman"/>
          <w:sz w:val="24"/>
          <w:szCs w:val="24"/>
          <w:highlight w:val="yellow"/>
        </w:rPr>
        <w:t xml:space="preserve"> across all wetlands studied</w:t>
      </w:r>
      <w:r w:rsidR="005A20DB" w:rsidRPr="00B457EB">
        <w:rPr>
          <w:rFonts w:ascii="Times New Roman" w:hAnsi="Times New Roman" w:cs="Times New Roman"/>
          <w:sz w:val="24"/>
          <w:szCs w:val="24"/>
          <w:highlight w:val="yellow"/>
        </w:rPr>
        <w:t xml:space="preserve">, </w:t>
      </w:r>
      <w:del w:id="1520" w:author="Winston, Ryan" w:date="2026-09-15T19:36:00Z" w16du:dateUtc="2026-09-15T19:36:08Z">
        <w:r w:rsidRPr="00B457EB" w:rsidDel="005A20DB">
          <w:rPr>
            <w:rFonts w:ascii="Times New Roman" w:hAnsi="Times New Roman" w:cs="Times New Roman"/>
            <w:sz w:val="24"/>
            <w:szCs w:val="24"/>
            <w:highlight w:val="yellow"/>
          </w:rPr>
          <w:delText>we found that within</w:delText>
        </w:r>
        <w:r w:rsidRPr="00B457EB" w:rsidDel="007D3E1F">
          <w:rPr>
            <w:rFonts w:ascii="Times New Roman" w:hAnsi="Times New Roman" w:cs="Times New Roman"/>
            <w:sz w:val="24"/>
            <w:szCs w:val="24"/>
            <w:highlight w:val="yellow"/>
          </w:rPr>
          <w:delText xml:space="preserve"> </w:delText>
        </w:r>
      </w:del>
      <w:r w:rsidR="007D3E1F" w:rsidRPr="00B457EB">
        <w:rPr>
          <w:rFonts w:ascii="Times New Roman" w:hAnsi="Times New Roman" w:cs="Times New Roman"/>
          <w:sz w:val="24"/>
          <w:szCs w:val="24"/>
          <w:highlight w:val="yellow"/>
        </w:rPr>
        <w:t>individual</w:t>
      </w:r>
      <w:r w:rsidR="005A20DB" w:rsidRPr="00B457EB">
        <w:rPr>
          <w:rFonts w:ascii="Times New Roman" w:hAnsi="Times New Roman" w:cs="Times New Roman"/>
          <w:sz w:val="24"/>
          <w:szCs w:val="24"/>
          <w:highlight w:val="yellow"/>
        </w:rPr>
        <w:t xml:space="preserve"> </w:t>
      </w:r>
      <w:r w:rsidR="6B0A2429" w:rsidRPr="00B457EB">
        <w:rPr>
          <w:rFonts w:ascii="Times New Roman" w:hAnsi="Times New Roman" w:cs="Times New Roman"/>
          <w:sz w:val="24"/>
          <w:szCs w:val="24"/>
          <w:highlight w:val="yellow"/>
        </w:rPr>
        <w:t>wetlands</w:t>
      </w:r>
      <w:ins w:id="1521" w:author="Winston, Ryan" w:date="2026-09-15T19:36:00Z" w16du:dateUtc="2026-09-15T19:36:12Z">
        <w:r w:rsidR="6F3B87BA" w:rsidRPr="00B457EB">
          <w:rPr>
            <w:rFonts w:ascii="Times New Roman" w:hAnsi="Times New Roman" w:cs="Times New Roman"/>
            <w:sz w:val="24"/>
            <w:szCs w:val="24"/>
            <w:highlight w:val="yellow"/>
          </w:rPr>
          <w:t>’ nutrient</w:t>
        </w:r>
      </w:ins>
      <w:r w:rsidR="6B0A2429" w:rsidRPr="00B457EB">
        <w:rPr>
          <w:rFonts w:ascii="Times New Roman" w:hAnsi="Times New Roman" w:cs="Times New Roman"/>
          <w:sz w:val="24"/>
          <w:szCs w:val="24"/>
          <w:highlight w:val="yellow"/>
        </w:rPr>
        <w:t xml:space="preserve"> concentration</w:t>
      </w:r>
      <w:ins w:id="1522" w:author="Winston, Ryan" w:date="2026-09-15T19:36:00Z" w16du:dateUtc="2026-09-15T19:36:14Z">
        <w:r w:rsidR="710422EF" w:rsidRPr="00B457EB">
          <w:rPr>
            <w:rFonts w:ascii="Times New Roman" w:hAnsi="Times New Roman" w:cs="Times New Roman"/>
            <w:sz w:val="24"/>
            <w:szCs w:val="24"/>
            <w:highlight w:val="yellow"/>
          </w:rPr>
          <w:t>s</w:t>
        </w:r>
      </w:ins>
      <w:r w:rsidR="6B0A2429" w:rsidRPr="00B457EB">
        <w:rPr>
          <w:rFonts w:ascii="Times New Roman" w:hAnsi="Times New Roman" w:cs="Times New Roman"/>
          <w:sz w:val="24"/>
          <w:szCs w:val="24"/>
          <w:highlight w:val="yellow"/>
        </w:rPr>
        <w:t xml:space="preserve"> </w:t>
      </w:r>
      <w:r w:rsidR="3D387919" w:rsidRPr="00B457EB">
        <w:rPr>
          <w:rFonts w:ascii="Times New Roman" w:hAnsi="Times New Roman" w:cs="Times New Roman"/>
          <w:sz w:val="24"/>
          <w:szCs w:val="24"/>
          <w:highlight w:val="yellow"/>
        </w:rPr>
        <w:t xml:space="preserve">often </w:t>
      </w:r>
      <w:r w:rsidR="002F0557" w:rsidRPr="00B457EB">
        <w:rPr>
          <w:rFonts w:ascii="Times New Roman" w:hAnsi="Times New Roman" w:cs="Times New Roman"/>
          <w:sz w:val="24"/>
          <w:szCs w:val="24"/>
          <w:highlight w:val="yellow"/>
        </w:rPr>
        <w:t>played an important role</w:t>
      </w:r>
      <w:r w:rsidR="004B00F7" w:rsidRPr="00B457EB">
        <w:rPr>
          <w:rFonts w:ascii="Times New Roman" w:hAnsi="Times New Roman" w:cs="Times New Roman"/>
          <w:sz w:val="24"/>
          <w:szCs w:val="24"/>
          <w:highlight w:val="yellow"/>
        </w:rPr>
        <w:t>.</w:t>
      </w:r>
      <w:r w:rsidR="002F0557" w:rsidRPr="00B457EB">
        <w:rPr>
          <w:rFonts w:ascii="Times New Roman" w:hAnsi="Times New Roman" w:cs="Times New Roman"/>
          <w:sz w:val="24"/>
          <w:szCs w:val="24"/>
          <w:highlight w:val="yellow"/>
        </w:rPr>
        <w:t xml:space="preserve"> </w:t>
      </w:r>
      <w:r w:rsidR="00122C47" w:rsidRPr="00B457EB">
        <w:rPr>
          <w:rFonts w:ascii="Times New Roman" w:hAnsi="Times New Roman" w:cs="Times New Roman"/>
          <w:sz w:val="24"/>
          <w:szCs w:val="24"/>
          <w:highlight w:val="yellow"/>
        </w:rPr>
        <w:t>We used ANCOVA t</w:t>
      </w:r>
      <w:r w:rsidR="002F0557" w:rsidRPr="00B457EB">
        <w:rPr>
          <w:rFonts w:ascii="Times New Roman" w:hAnsi="Times New Roman" w:cs="Times New Roman"/>
          <w:sz w:val="24"/>
          <w:szCs w:val="24"/>
          <w:highlight w:val="yellow"/>
        </w:rPr>
        <w:t xml:space="preserve">o understand how </w:t>
      </w:r>
      <w:r w:rsidR="00122C47" w:rsidRPr="00B457EB">
        <w:rPr>
          <w:rFonts w:ascii="Times New Roman" w:hAnsi="Times New Roman" w:cs="Times New Roman"/>
          <w:sz w:val="24"/>
          <w:szCs w:val="24"/>
          <w:highlight w:val="yellow"/>
        </w:rPr>
        <w:t>the impact of concentration and volume varied across projects</w:t>
      </w:r>
      <w:r w:rsidR="003705DA" w:rsidRPr="00B457EB">
        <w:rPr>
          <w:rFonts w:ascii="Times New Roman" w:hAnsi="Times New Roman" w:cs="Times New Roman"/>
          <w:sz w:val="24"/>
          <w:szCs w:val="24"/>
          <w:highlight w:val="yellow"/>
        </w:rPr>
        <w:t>.</w:t>
      </w:r>
      <w:r w:rsidR="00122C47" w:rsidRPr="00B457EB">
        <w:rPr>
          <w:rFonts w:ascii="Times New Roman" w:hAnsi="Times New Roman" w:cs="Times New Roman"/>
          <w:sz w:val="24"/>
          <w:szCs w:val="24"/>
          <w:highlight w:val="yellow"/>
        </w:rPr>
        <w:t xml:space="preserve"> </w:t>
      </w:r>
      <w:r w:rsidR="003705DA" w:rsidRPr="00B457EB">
        <w:rPr>
          <w:rFonts w:ascii="Times New Roman" w:hAnsi="Times New Roman" w:cs="Times New Roman"/>
          <w:sz w:val="24"/>
          <w:szCs w:val="24"/>
          <w:highlight w:val="yellow"/>
        </w:rPr>
        <w:t xml:space="preserve">We found </w:t>
      </w:r>
      <w:r w:rsidR="00122C47" w:rsidRPr="00B457EB">
        <w:rPr>
          <w:rFonts w:ascii="Times New Roman" w:hAnsi="Times New Roman" w:cs="Times New Roman"/>
          <w:sz w:val="24"/>
          <w:szCs w:val="24"/>
          <w:highlight w:val="yellow"/>
        </w:rPr>
        <w:t xml:space="preserve">that </w:t>
      </w:r>
      <w:r w:rsidR="00001E76" w:rsidRPr="00B457EB">
        <w:rPr>
          <w:rFonts w:ascii="Times New Roman" w:hAnsi="Times New Roman" w:cs="Times New Roman"/>
          <w:sz w:val="24"/>
          <w:szCs w:val="24"/>
          <w:highlight w:val="yellow"/>
        </w:rPr>
        <w:t>log(inflow volume) and log</w:t>
      </w:r>
      <w:del w:id="1523" w:author="Kerns, Janice" w:date="2026-10-09T14:35:00Z" w16du:dateUtc="2026-10-09T18:35:00Z">
        <w:r w:rsidR="00001E76" w:rsidRPr="00B457EB" w:rsidDel="00B43237">
          <w:rPr>
            <w:rFonts w:ascii="Times New Roman" w:hAnsi="Times New Roman" w:cs="Times New Roman"/>
            <w:sz w:val="24"/>
            <w:szCs w:val="24"/>
            <w:highlight w:val="yellow"/>
          </w:rPr>
          <w:delText xml:space="preserve"> </w:delText>
        </w:r>
      </w:del>
      <w:r w:rsidR="00001E76" w:rsidRPr="00B457EB">
        <w:rPr>
          <w:rFonts w:ascii="Times New Roman" w:hAnsi="Times New Roman" w:cs="Times New Roman"/>
          <w:sz w:val="24"/>
          <w:szCs w:val="24"/>
          <w:highlight w:val="yellow"/>
        </w:rPr>
        <w:t>(</w:t>
      </w:r>
      <w:r w:rsidR="00AE23FC" w:rsidRPr="00B457EB">
        <w:rPr>
          <w:rFonts w:ascii="Times New Roman" w:hAnsi="Times New Roman" w:cs="Times New Roman"/>
          <w:sz w:val="24"/>
          <w:szCs w:val="24"/>
          <w:highlight w:val="yellow"/>
        </w:rPr>
        <w:t xml:space="preserve">nutrient </w:t>
      </w:r>
      <w:r w:rsidR="00001E76" w:rsidRPr="00B457EB">
        <w:rPr>
          <w:rFonts w:ascii="Times New Roman" w:hAnsi="Times New Roman" w:cs="Times New Roman"/>
          <w:sz w:val="24"/>
          <w:szCs w:val="24"/>
          <w:highlight w:val="yellow"/>
        </w:rPr>
        <w:t xml:space="preserve">concentration) were both significant predictors for </w:t>
      </w:r>
      <w:r w:rsidR="00AE23FC" w:rsidRPr="00B457EB">
        <w:rPr>
          <w:rFonts w:ascii="Times New Roman" w:hAnsi="Times New Roman" w:cs="Times New Roman"/>
          <w:sz w:val="24"/>
          <w:szCs w:val="24"/>
          <w:highlight w:val="yellow"/>
        </w:rPr>
        <w:t xml:space="preserve">total retention </w:t>
      </w:r>
      <w:r w:rsidR="00817864" w:rsidRPr="00B457EB">
        <w:rPr>
          <w:rFonts w:ascii="Times New Roman" w:hAnsi="Times New Roman" w:cs="Times New Roman"/>
          <w:sz w:val="24"/>
          <w:szCs w:val="24"/>
          <w:highlight w:val="yellow"/>
        </w:rPr>
        <w:t>across all nutrients measured (</w:t>
      </w:r>
      <w:r w:rsidR="00446083" w:rsidRPr="00B457EB">
        <w:rPr>
          <w:rFonts w:ascii="Times New Roman" w:hAnsi="Times New Roman" w:cs="Times New Roman"/>
          <w:sz w:val="24"/>
          <w:szCs w:val="24"/>
          <w:highlight w:val="yellow"/>
        </w:rPr>
        <w:t xml:space="preserve">TP, TN, DRP, </w:t>
      </w:r>
      <w:r w:rsidR="00862A99" w:rsidRPr="00B457EB">
        <w:rPr>
          <w:rFonts w:ascii="Times New Roman" w:hAnsi="Times New Roman" w:cs="Times New Roman"/>
          <w:sz w:val="24"/>
          <w:szCs w:val="24"/>
          <w:highlight w:val="yellow"/>
        </w:rPr>
        <w:t>NOx, NH4; Table S</w:t>
      </w:r>
      <w:ins w:id="1524" w:author="Anderson, Kenneth" w:date="2026-10-09T09:21:00Z" w16du:dateUtc="2026-10-09T13:21:00Z">
        <w:r w:rsidR="008A7F44">
          <w:rPr>
            <w:rFonts w:ascii="Times New Roman" w:hAnsi="Times New Roman" w:cs="Times New Roman"/>
            <w:sz w:val="24"/>
            <w:szCs w:val="24"/>
            <w:highlight w:val="yellow"/>
          </w:rPr>
          <w:t>5</w:t>
        </w:r>
      </w:ins>
      <w:del w:id="1525" w:author="Anderson, Kenneth" w:date="2026-10-09T09:21:00Z" w16du:dateUtc="2026-10-09T13:21:00Z">
        <w:r w:rsidR="00862A99" w:rsidRPr="00B457EB" w:rsidDel="008A7F44">
          <w:rPr>
            <w:rFonts w:ascii="Times New Roman" w:hAnsi="Times New Roman" w:cs="Times New Roman"/>
            <w:sz w:val="24"/>
            <w:szCs w:val="24"/>
            <w:highlight w:val="yellow"/>
          </w:rPr>
          <w:delText>3</w:delText>
        </w:r>
      </w:del>
      <w:r w:rsidR="00862A99" w:rsidRPr="00B457EB">
        <w:rPr>
          <w:rFonts w:ascii="Times New Roman" w:hAnsi="Times New Roman" w:cs="Times New Roman"/>
          <w:sz w:val="24"/>
          <w:szCs w:val="24"/>
          <w:highlight w:val="yellow"/>
        </w:rPr>
        <w:t>)</w:t>
      </w:r>
      <w:r w:rsidR="00021D9B" w:rsidRPr="00B457EB">
        <w:rPr>
          <w:rFonts w:ascii="Times New Roman" w:hAnsi="Times New Roman" w:cs="Times New Roman"/>
          <w:sz w:val="24"/>
          <w:szCs w:val="24"/>
          <w:highlight w:val="yellow"/>
        </w:rPr>
        <w:t xml:space="preserve">. </w:t>
      </w:r>
      <w:commentRangeEnd w:id="1518"/>
      <w:r w:rsidR="2EF57A08" w:rsidRPr="00B457EB">
        <w:rPr>
          <w:rStyle w:val="CommentReference"/>
          <w:rFonts w:ascii="Times New Roman" w:hAnsi="Times New Roman" w:cs="Times New Roman"/>
          <w:sz w:val="24"/>
          <w:szCs w:val="24"/>
          <w:highlight w:val="yellow"/>
        </w:rPr>
        <w:commentReference w:id="1518"/>
      </w:r>
      <w:r w:rsidR="00093094" w:rsidRPr="00B457EB">
        <w:rPr>
          <w:rFonts w:ascii="Times New Roman" w:hAnsi="Times New Roman" w:cs="Times New Roman"/>
          <w:sz w:val="24"/>
          <w:szCs w:val="24"/>
          <w:highlight w:val="yellow"/>
        </w:rPr>
        <w:t>ANCOVA results indicate that within individual wetlands</w:t>
      </w:r>
      <w:ins w:id="1526" w:author="Kerns, Janice" w:date="2026-10-09T14:35:00Z" w16du:dateUtc="2026-10-09T18:35:00Z">
        <w:r w:rsidR="002D36BC">
          <w:rPr>
            <w:rFonts w:ascii="Times New Roman" w:hAnsi="Times New Roman" w:cs="Times New Roman"/>
            <w:sz w:val="24"/>
            <w:szCs w:val="24"/>
            <w:highlight w:val="yellow"/>
          </w:rPr>
          <w:t>,</w:t>
        </w:r>
      </w:ins>
      <w:r w:rsidR="00093094" w:rsidRPr="00B457EB">
        <w:rPr>
          <w:rFonts w:ascii="Times New Roman" w:hAnsi="Times New Roman" w:cs="Times New Roman"/>
          <w:sz w:val="24"/>
          <w:szCs w:val="24"/>
          <w:highlight w:val="yellow"/>
        </w:rPr>
        <w:t xml:space="preserve"> concentration often plays an important role in determining nutrient retention</w:t>
      </w:r>
      <w:ins w:id="1527" w:author="Kerns, Janice" w:date="2026-10-09T14:35:00Z" w16du:dateUtc="2026-10-09T18:35:00Z">
        <w:r w:rsidR="002D36BC">
          <w:rPr>
            <w:rFonts w:ascii="Times New Roman" w:hAnsi="Times New Roman" w:cs="Times New Roman"/>
            <w:sz w:val="24"/>
            <w:szCs w:val="24"/>
            <w:highlight w:val="yellow"/>
          </w:rPr>
          <w:t>,</w:t>
        </w:r>
      </w:ins>
      <w:r w:rsidR="00093094" w:rsidRPr="00B457EB">
        <w:rPr>
          <w:rFonts w:ascii="Times New Roman" w:hAnsi="Times New Roman" w:cs="Times New Roman"/>
          <w:sz w:val="24"/>
          <w:szCs w:val="24"/>
          <w:highlight w:val="yellow"/>
        </w:rPr>
        <w:t xml:space="preserve"> </w:t>
      </w:r>
      <w:r w:rsidR="00C64122" w:rsidRPr="00B457EB">
        <w:rPr>
          <w:rFonts w:ascii="Times New Roman" w:hAnsi="Times New Roman" w:cs="Times New Roman"/>
          <w:sz w:val="24"/>
          <w:szCs w:val="24"/>
          <w:highlight w:val="yellow"/>
        </w:rPr>
        <w:t xml:space="preserve">with similar slopes between </w:t>
      </w:r>
      <w:r w:rsidR="009618DE" w:rsidRPr="00B457EB">
        <w:rPr>
          <w:rFonts w:ascii="Times New Roman" w:hAnsi="Times New Roman" w:cs="Times New Roman"/>
          <w:sz w:val="24"/>
          <w:szCs w:val="24"/>
          <w:highlight w:val="yellow"/>
        </w:rPr>
        <w:t>log(</w:t>
      </w:r>
      <w:r w:rsidR="00C64122" w:rsidRPr="00B457EB">
        <w:rPr>
          <w:rFonts w:ascii="Times New Roman" w:hAnsi="Times New Roman" w:cs="Times New Roman"/>
          <w:sz w:val="24"/>
          <w:szCs w:val="24"/>
          <w:highlight w:val="yellow"/>
        </w:rPr>
        <w:t>inflow concentration</w:t>
      </w:r>
      <w:r w:rsidR="009618DE" w:rsidRPr="00B457EB">
        <w:rPr>
          <w:rFonts w:ascii="Times New Roman" w:hAnsi="Times New Roman" w:cs="Times New Roman"/>
          <w:sz w:val="24"/>
          <w:szCs w:val="24"/>
          <w:highlight w:val="yellow"/>
        </w:rPr>
        <w:t>)</w:t>
      </w:r>
      <w:r w:rsidR="00C64122" w:rsidRPr="00B457EB">
        <w:rPr>
          <w:rFonts w:ascii="Times New Roman" w:hAnsi="Times New Roman" w:cs="Times New Roman"/>
          <w:sz w:val="24"/>
          <w:szCs w:val="24"/>
          <w:highlight w:val="yellow"/>
        </w:rPr>
        <w:t xml:space="preserve"> and </w:t>
      </w:r>
      <w:r w:rsidR="009618DE" w:rsidRPr="00B457EB">
        <w:rPr>
          <w:rFonts w:ascii="Times New Roman" w:hAnsi="Times New Roman" w:cs="Times New Roman"/>
          <w:sz w:val="24"/>
          <w:szCs w:val="24"/>
          <w:highlight w:val="yellow"/>
        </w:rPr>
        <w:t>log(</w:t>
      </w:r>
      <w:r w:rsidR="00C64122" w:rsidRPr="00B457EB">
        <w:rPr>
          <w:rFonts w:ascii="Times New Roman" w:hAnsi="Times New Roman" w:cs="Times New Roman"/>
          <w:sz w:val="24"/>
          <w:szCs w:val="24"/>
          <w:highlight w:val="yellow"/>
        </w:rPr>
        <w:t>inflow volume</w:t>
      </w:r>
      <w:r w:rsidR="009618DE" w:rsidRPr="00B457EB">
        <w:rPr>
          <w:rFonts w:ascii="Times New Roman" w:hAnsi="Times New Roman" w:cs="Times New Roman"/>
          <w:sz w:val="24"/>
          <w:szCs w:val="24"/>
          <w:highlight w:val="yellow"/>
        </w:rPr>
        <w:t xml:space="preserve">) and for some wetlands higher slopes for log(concentration) than volume </w:t>
      </w:r>
      <w:r w:rsidR="00965CE0" w:rsidRPr="00B457EB">
        <w:rPr>
          <w:rFonts w:ascii="Times New Roman" w:hAnsi="Times New Roman" w:cs="Times New Roman"/>
          <w:sz w:val="24"/>
          <w:szCs w:val="24"/>
          <w:highlight w:val="yellow"/>
        </w:rPr>
        <w:t>(Figure 4).</w:t>
      </w:r>
      <w:r w:rsidR="00965CE0">
        <w:rPr>
          <w:rFonts w:ascii="Times New Roman" w:hAnsi="Times New Roman" w:cs="Times New Roman"/>
          <w:sz w:val="24"/>
          <w:szCs w:val="24"/>
        </w:rPr>
        <w:t xml:space="preserve"> </w:t>
      </w:r>
    </w:p>
    <w:p w14:paraId="063DF2AB" w14:textId="487A1BB7" w:rsidR="003B177B" w:rsidRPr="002157DF" w:rsidRDefault="003B177B"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sz w:val="24"/>
          <w:szCs w:val="24"/>
          <w:u w:val="single"/>
        </w:rPr>
        <w:lastRenderedPageBreak/>
        <w:t>3.4 Drivers of Nutrient Release</w:t>
      </w:r>
    </w:p>
    <w:p w14:paraId="49968D4B" w14:textId="55436359" w:rsidR="006B5561" w:rsidRPr="00682BBA" w:rsidRDefault="00617075" w:rsidP="002157DF">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To understand patterns of nutrient release</w:t>
      </w:r>
      <w:ins w:id="1528" w:author="Winston, Ryan" w:date="2026-09-15T19:38:00Z" w16du:dateUtc="2026-09-15T19:38:42Z">
        <w:r w:rsidR="7ADE182C" w:rsidRPr="2379A484">
          <w:rPr>
            <w:rFonts w:ascii="Times New Roman" w:hAnsi="Times New Roman" w:cs="Times New Roman"/>
            <w:sz w:val="24"/>
            <w:szCs w:val="24"/>
          </w:rPr>
          <w:t>,</w:t>
        </w:r>
      </w:ins>
      <w:r w:rsidRPr="00682BBA">
        <w:rPr>
          <w:rFonts w:ascii="Times New Roman" w:hAnsi="Times New Roman" w:cs="Times New Roman"/>
          <w:sz w:val="24"/>
          <w:szCs w:val="24"/>
        </w:rPr>
        <w:t xml:space="preserve"> we </w:t>
      </w:r>
      <w:commentRangeStart w:id="1529"/>
      <w:r w:rsidR="007D5B05" w:rsidRPr="00682BBA">
        <w:rPr>
          <w:rFonts w:ascii="Times New Roman" w:hAnsi="Times New Roman" w:cs="Times New Roman"/>
          <w:sz w:val="24"/>
          <w:szCs w:val="24"/>
        </w:rPr>
        <w:t>performed</w:t>
      </w:r>
      <w:r w:rsidRPr="00682BBA">
        <w:rPr>
          <w:rFonts w:ascii="Times New Roman" w:hAnsi="Times New Roman" w:cs="Times New Roman"/>
          <w:sz w:val="24"/>
          <w:szCs w:val="24"/>
        </w:rPr>
        <w:t xml:space="preserve"> a </w:t>
      </w:r>
      <w:r w:rsidR="00747FA5" w:rsidRPr="00682BBA">
        <w:rPr>
          <w:rFonts w:ascii="Times New Roman" w:hAnsi="Times New Roman" w:cs="Times New Roman"/>
          <w:sz w:val="24"/>
          <w:szCs w:val="24"/>
        </w:rPr>
        <w:t xml:space="preserve">logistic regression </w:t>
      </w:r>
      <w:r w:rsidR="007D5B05" w:rsidRPr="00682BBA">
        <w:rPr>
          <w:rFonts w:ascii="Times New Roman" w:hAnsi="Times New Roman" w:cs="Times New Roman"/>
          <w:sz w:val="24"/>
          <w:szCs w:val="24"/>
        </w:rPr>
        <w:t xml:space="preserve">with month, </w:t>
      </w:r>
      <w:r w:rsidR="00F12701" w:rsidRPr="00682BBA">
        <w:rPr>
          <w:rFonts w:ascii="Times New Roman" w:hAnsi="Times New Roman" w:cs="Times New Roman"/>
          <w:sz w:val="24"/>
          <w:szCs w:val="24"/>
        </w:rPr>
        <w:t>inflowing concentration, and inflow</w:t>
      </w:r>
      <w:del w:id="1530" w:author="Winston, Ryan" w:date="2026-09-15T19:39:00Z" w16du:dateUtc="2026-09-15T19:39:52Z">
        <w:r w:rsidR="00F12701" w:rsidRPr="00682BBA">
          <w:rPr>
            <w:rFonts w:ascii="Times New Roman" w:hAnsi="Times New Roman" w:cs="Times New Roman"/>
            <w:sz w:val="24"/>
            <w:szCs w:val="24"/>
          </w:rPr>
          <w:delText>ing</w:delText>
        </w:r>
      </w:del>
      <w:r w:rsidR="00F12701" w:rsidRPr="00682BBA">
        <w:rPr>
          <w:rFonts w:ascii="Times New Roman" w:hAnsi="Times New Roman" w:cs="Times New Roman"/>
          <w:sz w:val="24"/>
          <w:szCs w:val="24"/>
        </w:rPr>
        <w:t xml:space="preserve"> volume </w:t>
      </w:r>
      <w:commentRangeEnd w:id="1529"/>
      <w:r w:rsidRPr="00682BBA">
        <w:rPr>
          <w:rStyle w:val="CommentReference"/>
          <w:rFonts w:ascii="Times New Roman" w:hAnsi="Times New Roman" w:cs="Times New Roman"/>
          <w:sz w:val="24"/>
          <w:szCs w:val="24"/>
        </w:rPr>
        <w:commentReference w:id="1529"/>
      </w:r>
      <w:commentRangeStart w:id="1531"/>
      <w:r w:rsidR="00F12701" w:rsidRPr="00682BBA">
        <w:rPr>
          <w:rFonts w:ascii="Times New Roman" w:hAnsi="Times New Roman" w:cs="Times New Roman"/>
          <w:sz w:val="24"/>
          <w:szCs w:val="24"/>
        </w:rPr>
        <w:t xml:space="preserve">as predictors </w:t>
      </w:r>
      <w:commentRangeEnd w:id="1531"/>
      <w:r w:rsidR="00CB3ABE" w:rsidRPr="00682BBA">
        <w:rPr>
          <w:rStyle w:val="CommentReference"/>
          <w:rFonts w:ascii="Times New Roman" w:hAnsi="Times New Roman" w:cs="Times New Roman"/>
          <w:sz w:val="24"/>
          <w:szCs w:val="24"/>
        </w:rPr>
        <w:commentReference w:id="1531"/>
      </w:r>
      <w:r w:rsidR="00F12701" w:rsidRPr="00682BBA">
        <w:rPr>
          <w:rFonts w:ascii="Times New Roman" w:hAnsi="Times New Roman" w:cs="Times New Roman"/>
          <w:sz w:val="24"/>
          <w:szCs w:val="24"/>
        </w:rPr>
        <w:t xml:space="preserve">of </w:t>
      </w:r>
      <w:commentRangeStart w:id="1532"/>
      <w:r w:rsidR="00DD6CAF" w:rsidRPr="00682BBA">
        <w:rPr>
          <w:rFonts w:ascii="Times New Roman" w:hAnsi="Times New Roman" w:cs="Times New Roman"/>
          <w:sz w:val="24"/>
          <w:szCs w:val="24"/>
        </w:rPr>
        <w:t xml:space="preserve">whether </w:t>
      </w:r>
      <w:r w:rsidR="00F12701" w:rsidRPr="00682BBA">
        <w:rPr>
          <w:rFonts w:ascii="Times New Roman" w:hAnsi="Times New Roman" w:cs="Times New Roman"/>
          <w:sz w:val="24"/>
          <w:szCs w:val="24"/>
        </w:rPr>
        <w:t>nutrient</w:t>
      </w:r>
      <w:r w:rsidR="00DD6CAF" w:rsidRPr="00682BBA">
        <w:rPr>
          <w:rFonts w:ascii="Times New Roman" w:hAnsi="Times New Roman" w:cs="Times New Roman"/>
          <w:sz w:val="24"/>
          <w:szCs w:val="24"/>
        </w:rPr>
        <w:t>s</w:t>
      </w:r>
      <w:r w:rsidR="00F12701" w:rsidRPr="00682BBA">
        <w:rPr>
          <w:rFonts w:ascii="Times New Roman" w:hAnsi="Times New Roman" w:cs="Times New Roman"/>
          <w:sz w:val="24"/>
          <w:szCs w:val="24"/>
        </w:rPr>
        <w:t xml:space="preserve"> </w:t>
      </w:r>
      <w:r w:rsidR="00DD6CAF" w:rsidRPr="00682BBA">
        <w:rPr>
          <w:rFonts w:ascii="Times New Roman" w:hAnsi="Times New Roman" w:cs="Times New Roman"/>
          <w:sz w:val="24"/>
          <w:szCs w:val="24"/>
        </w:rPr>
        <w:t>were retained or released</w:t>
      </w:r>
      <w:commentRangeEnd w:id="1532"/>
      <w:r w:rsidRPr="00682BBA">
        <w:rPr>
          <w:rStyle w:val="CommentReference"/>
          <w:rFonts w:ascii="Times New Roman" w:hAnsi="Times New Roman" w:cs="Times New Roman"/>
          <w:sz w:val="24"/>
          <w:szCs w:val="24"/>
        </w:rPr>
        <w:commentReference w:id="1532"/>
      </w:r>
      <w:r w:rsidR="00F12701" w:rsidRPr="00682BBA">
        <w:rPr>
          <w:rFonts w:ascii="Times New Roman" w:hAnsi="Times New Roman" w:cs="Times New Roman"/>
          <w:sz w:val="24"/>
          <w:szCs w:val="24"/>
        </w:rPr>
        <w:t>.</w:t>
      </w:r>
      <w:r w:rsidR="00524F41" w:rsidRPr="00682BBA">
        <w:rPr>
          <w:rFonts w:ascii="Times New Roman" w:hAnsi="Times New Roman" w:cs="Times New Roman"/>
          <w:sz w:val="24"/>
          <w:szCs w:val="24"/>
        </w:rPr>
        <w:t xml:space="preserve"> </w:t>
      </w:r>
      <w:r w:rsidR="00C129BF" w:rsidRPr="00682BBA">
        <w:rPr>
          <w:rFonts w:ascii="Times New Roman" w:hAnsi="Times New Roman" w:cs="Times New Roman"/>
          <w:sz w:val="24"/>
          <w:szCs w:val="24"/>
        </w:rPr>
        <w:t>I</w:t>
      </w:r>
      <w:r w:rsidR="00524F41" w:rsidRPr="00682BBA">
        <w:rPr>
          <w:rFonts w:ascii="Times New Roman" w:hAnsi="Times New Roman" w:cs="Times New Roman"/>
          <w:sz w:val="24"/>
          <w:szCs w:val="24"/>
        </w:rPr>
        <w:t>nf</w:t>
      </w:r>
      <w:r w:rsidR="00DD6CAF" w:rsidRPr="00682BBA">
        <w:rPr>
          <w:rFonts w:ascii="Times New Roman" w:hAnsi="Times New Roman" w:cs="Times New Roman"/>
          <w:sz w:val="24"/>
          <w:szCs w:val="24"/>
        </w:rPr>
        <w:t>low</w:t>
      </w:r>
      <w:del w:id="1533" w:author="Winston, Ryan" w:date="2026-09-15T19:39:00Z" w16du:dateUtc="2026-09-15T19:39:53Z">
        <w:r w:rsidR="00DD6CAF" w:rsidRPr="00682BBA">
          <w:rPr>
            <w:rFonts w:ascii="Times New Roman" w:hAnsi="Times New Roman" w:cs="Times New Roman"/>
            <w:sz w:val="24"/>
            <w:szCs w:val="24"/>
          </w:rPr>
          <w:delText>ing</w:delText>
        </w:r>
      </w:del>
      <w:r w:rsidR="00DD6CAF" w:rsidRPr="00682BBA">
        <w:rPr>
          <w:rFonts w:ascii="Times New Roman" w:hAnsi="Times New Roman" w:cs="Times New Roman"/>
          <w:sz w:val="24"/>
          <w:szCs w:val="24"/>
        </w:rPr>
        <w:t xml:space="preserve"> nutrient concentration was the only significant predictor of </w:t>
      </w:r>
      <w:r w:rsidR="00405199" w:rsidRPr="00682BBA">
        <w:rPr>
          <w:rFonts w:ascii="Times New Roman" w:hAnsi="Times New Roman" w:cs="Times New Roman"/>
          <w:sz w:val="24"/>
          <w:szCs w:val="24"/>
        </w:rPr>
        <w:t>nutrient release</w:t>
      </w:r>
      <w:r w:rsidR="005301A2" w:rsidRPr="00682BBA">
        <w:rPr>
          <w:rFonts w:ascii="Times New Roman" w:hAnsi="Times New Roman" w:cs="Times New Roman"/>
          <w:sz w:val="24"/>
          <w:szCs w:val="24"/>
        </w:rPr>
        <w:t xml:space="preserve"> for both TP (Logistic Regression; z = -3.74, p &lt; 0.01) and TN (Logistic Regression; z = -4.13, p &lt; 0.01)</w:t>
      </w:r>
      <w:r w:rsidR="00405199" w:rsidRPr="00682BBA">
        <w:rPr>
          <w:rFonts w:ascii="Times New Roman" w:hAnsi="Times New Roman" w:cs="Times New Roman"/>
          <w:sz w:val="24"/>
          <w:szCs w:val="24"/>
        </w:rPr>
        <w:t>, with higher probability of release at lower nutrient concentrations</w:t>
      </w:r>
      <w:r w:rsidR="00E426A4" w:rsidRPr="00682BBA">
        <w:rPr>
          <w:rFonts w:ascii="Times New Roman" w:hAnsi="Times New Roman" w:cs="Times New Roman"/>
          <w:sz w:val="24"/>
          <w:szCs w:val="24"/>
        </w:rPr>
        <w:t xml:space="preserve"> (</w:t>
      </w:r>
      <w:r w:rsidR="009D4E87" w:rsidRPr="00682BBA">
        <w:rPr>
          <w:rFonts w:ascii="Times New Roman" w:hAnsi="Times New Roman" w:cs="Times New Roman"/>
          <w:sz w:val="24"/>
          <w:szCs w:val="24"/>
        </w:rPr>
        <w:fldChar w:fldCharType="begin"/>
      </w:r>
      <w:r w:rsidR="009D4E87" w:rsidRPr="00682BBA">
        <w:rPr>
          <w:rFonts w:ascii="Times New Roman" w:hAnsi="Times New Roman" w:cs="Times New Roman"/>
          <w:sz w:val="24"/>
          <w:szCs w:val="24"/>
        </w:rPr>
        <w:instrText xml:space="preserve"> REF _Ref237355488 \h  \* MERGEFORMAT </w:instrText>
      </w:r>
      <w:r w:rsidR="009D4E87" w:rsidRPr="00682BBA">
        <w:rPr>
          <w:rFonts w:ascii="Times New Roman" w:hAnsi="Times New Roman" w:cs="Times New Roman"/>
          <w:sz w:val="24"/>
          <w:szCs w:val="24"/>
        </w:rPr>
      </w:r>
      <w:r w:rsidR="009D4E87" w:rsidRPr="00682BBA">
        <w:rPr>
          <w:rFonts w:ascii="Times New Roman" w:hAnsi="Times New Roman" w:cs="Times New Roman"/>
          <w:sz w:val="24"/>
          <w:szCs w:val="24"/>
        </w:rPr>
        <w:fldChar w:fldCharType="separate"/>
      </w:r>
      <w:r w:rsidR="009D4E87" w:rsidRPr="00682BBA">
        <w:rPr>
          <w:rFonts w:ascii="Times New Roman" w:hAnsi="Times New Roman" w:cs="Times New Roman"/>
          <w:sz w:val="24"/>
          <w:szCs w:val="24"/>
        </w:rPr>
        <w:t xml:space="preserve">Figure </w:t>
      </w:r>
      <w:r w:rsidR="009D4E87" w:rsidRPr="00682BBA">
        <w:rPr>
          <w:rFonts w:ascii="Times New Roman" w:hAnsi="Times New Roman" w:cs="Times New Roman"/>
          <w:noProof/>
          <w:sz w:val="24"/>
          <w:szCs w:val="24"/>
        </w:rPr>
        <w:t>5</w:t>
      </w:r>
      <w:r w:rsidR="009D4E87" w:rsidRPr="00682BBA">
        <w:rPr>
          <w:rFonts w:ascii="Times New Roman" w:hAnsi="Times New Roman" w:cs="Times New Roman"/>
          <w:sz w:val="24"/>
          <w:szCs w:val="24"/>
        </w:rPr>
        <w:fldChar w:fldCharType="end"/>
      </w:r>
      <w:r w:rsidR="004F5831" w:rsidRPr="00682BBA">
        <w:rPr>
          <w:rFonts w:ascii="Times New Roman" w:hAnsi="Times New Roman" w:cs="Times New Roman"/>
          <w:sz w:val="24"/>
          <w:szCs w:val="24"/>
        </w:rPr>
        <w:t>)</w:t>
      </w:r>
      <w:r w:rsidR="00405199" w:rsidRPr="00682BBA">
        <w:rPr>
          <w:rFonts w:ascii="Times New Roman" w:hAnsi="Times New Roman" w:cs="Times New Roman"/>
          <w:sz w:val="24"/>
          <w:szCs w:val="24"/>
        </w:rPr>
        <w:t xml:space="preserve">. </w:t>
      </w:r>
      <w:r w:rsidR="001562D6" w:rsidRPr="00682BBA">
        <w:rPr>
          <w:rFonts w:ascii="Times New Roman" w:hAnsi="Times New Roman" w:cs="Times New Roman"/>
          <w:sz w:val="24"/>
          <w:szCs w:val="24"/>
        </w:rPr>
        <w:t>Neither month (</w:t>
      </w:r>
      <w:r w:rsidR="0031630A" w:rsidRPr="00682BBA">
        <w:rPr>
          <w:rFonts w:ascii="Times New Roman" w:hAnsi="Times New Roman" w:cs="Times New Roman"/>
          <w:sz w:val="24"/>
          <w:szCs w:val="24"/>
        </w:rPr>
        <w:t xml:space="preserve">TP: </w:t>
      </w:r>
      <w:r w:rsidR="001562D6" w:rsidRPr="00682BBA">
        <w:rPr>
          <w:rFonts w:ascii="Times New Roman" w:hAnsi="Times New Roman" w:cs="Times New Roman"/>
          <w:sz w:val="24"/>
          <w:szCs w:val="24"/>
        </w:rPr>
        <w:t xml:space="preserve">z = </w:t>
      </w:r>
      <w:r w:rsidR="0017671F" w:rsidRPr="00682BBA">
        <w:rPr>
          <w:rFonts w:ascii="Times New Roman" w:hAnsi="Times New Roman" w:cs="Times New Roman"/>
          <w:sz w:val="24"/>
          <w:szCs w:val="24"/>
        </w:rPr>
        <w:t>-1.0</w:t>
      </w:r>
      <w:r w:rsidR="0031630A" w:rsidRPr="00682BBA">
        <w:rPr>
          <w:rFonts w:ascii="Times New Roman" w:hAnsi="Times New Roman" w:cs="Times New Roman"/>
          <w:sz w:val="24"/>
          <w:szCs w:val="24"/>
        </w:rPr>
        <w:t xml:space="preserve">, p = 0.3, TN: z = 0.37, p = 0.7) </w:t>
      </w:r>
      <w:r w:rsidR="001562D6" w:rsidRPr="00682BBA">
        <w:rPr>
          <w:rFonts w:ascii="Times New Roman" w:hAnsi="Times New Roman" w:cs="Times New Roman"/>
          <w:sz w:val="24"/>
          <w:szCs w:val="24"/>
        </w:rPr>
        <w:t>nor inflow volume</w:t>
      </w:r>
      <w:r w:rsidR="0017671F" w:rsidRPr="00682BBA">
        <w:rPr>
          <w:rFonts w:ascii="Times New Roman" w:hAnsi="Times New Roman" w:cs="Times New Roman"/>
          <w:sz w:val="24"/>
          <w:szCs w:val="24"/>
        </w:rPr>
        <w:t xml:space="preserve"> (TP: z = -0.</w:t>
      </w:r>
      <w:r w:rsidR="003E1011" w:rsidRPr="00682BBA">
        <w:rPr>
          <w:rFonts w:ascii="Times New Roman" w:hAnsi="Times New Roman" w:cs="Times New Roman"/>
          <w:sz w:val="24"/>
          <w:szCs w:val="24"/>
        </w:rPr>
        <w:t>16</w:t>
      </w:r>
      <w:r w:rsidR="0017671F" w:rsidRPr="00682BBA">
        <w:rPr>
          <w:rFonts w:ascii="Times New Roman" w:hAnsi="Times New Roman" w:cs="Times New Roman"/>
          <w:sz w:val="24"/>
          <w:szCs w:val="24"/>
        </w:rPr>
        <w:t>, p = 0.</w:t>
      </w:r>
      <w:r w:rsidR="00801CE7" w:rsidRPr="00682BBA">
        <w:rPr>
          <w:rFonts w:ascii="Times New Roman" w:hAnsi="Times New Roman" w:cs="Times New Roman"/>
          <w:sz w:val="24"/>
          <w:szCs w:val="24"/>
        </w:rPr>
        <w:t>9</w:t>
      </w:r>
      <w:r w:rsidR="0017671F" w:rsidRPr="00682BBA">
        <w:rPr>
          <w:rFonts w:ascii="Times New Roman" w:hAnsi="Times New Roman" w:cs="Times New Roman"/>
          <w:sz w:val="24"/>
          <w:szCs w:val="24"/>
        </w:rPr>
        <w:t xml:space="preserve">, TN: z = </w:t>
      </w:r>
      <w:r w:rsidR="00801CE7" w:rsidRPr="00682BBA">
        <w:rPr>
          <w:rFonts w:ascii="Times New Roman" w:hAnsi="Times New Roman" w:cs="Times New Roman"/>
          <w:sz w:val="24"/>
          <w:szCs w:val="24"/>
        </w:rPr>
        <w:t>-0.62</w:t>
      </w:r>
      <w:r w:rsidR="0017671F" w:rsidRPr="00682BBA">
        <w:rPr>
          <w:rFonts w:ascii="Times New Roman" w:hAnsi="Times New Roman" w:cs="Times New Roman"/>
          <w:sz w:val="24"/>
          <w:szCs w:val="24"/>
        </w:rPr>
        <w:t>, p = 0.</w:t>
      </w:r>
      <w:r w:rsidR="00801CE7" w:rsidRPr="00682BBA">
        <w:rPr>
          <w:rFonts w:ascii="Times New Roman" w:hAnsi="Times New Roman" w:cs="Times New Roman"/>
          <w:sz w:val="24"/>
          <w:szCs w:val="24"/>
        </w:rPr>
        <w:t>5</w:t>
      </w:r>
      <w:r w:rsidR="0017671F" w:rsidRPr="00682BBA">
        <w:rPr>
          <w:rFonts w:ascii="Times New Roman" w:hAnsi="Times New Roman" w:cs="Times New Roman"/>
          <w:sz w:val="24"/>
          <w:szCs w:val="24"/>
        </w:rPr>
        <w:t>)</w:t>
      </w:r>
      <w:r w:rsidR="001562D6" w:rsidRPr="00682BBA">
        <w:rPr>
          <w:rFonts w:ascii="Times New Roman" w:hAnsi="Times New Roman" w:cs="Times New Roman"/>
          <w:sz w:val="24"/>
          <w:szCs w:val="24"/>
        </w:rPr>
        <w:t xml:space="preserve"> were significant predictors of nutrient release.</w:t>
      </w:r>
      <w:r w:rsidR="00405DC7" w:rsidRPr="00682BBA">
        <w:rPr>
          <w:rFonts w:ascii="Times New Roman" w:hAnsi="Times New Roman" w:cs="Times New Roman"/>
          <w:sz w:val="24"/>
          <w:szCs w:val="24"/>
        </w:rPr>
        <w:t xml:space="preserve"> </w:t>
      </w:r>
      <w:r w:rsidR="001D10C7" w:rsidRPr="00682BBA">
        <w:rPr>
          <w:rFonts w:ascii="Times New Roman" w:hAnsi="Times New Roman" w:cs="Times New Roman"/>
          <w:sz w:val="24"/>
          <w:szCs w:val="24"/>
        </w:rPr>
        <w:t>Inflow</w:t>
      </w:r>
      <w:del w:id="1534" w:author="Winston, Ryan" w:date="2026-09-15T19:40:00Z" w16du:dateUtc="2026-09-15T19:40:30Z">
        <w:r w:rsidR="001D10C7" w:rsidRPr="00682BBA">
          <w:rPr>
            <w:rFonts w:ascii="Times New Roman" w:hAnsi="Times New Roman" w:cs="Times New Roman"/>
            <w:sz w:val="24"/>
            <w:szCs w:val="24"/>
          </w:rPr>
          <w:delText>ing</w:delText>
        </w:r>
      </w:del>
      <w:r w:rsidR="001D10C7" w:rsidRPr="00682BBA">
        <w:rPr>
          <w:rFonts w:ascii="Times New Roman" w:hAnsi="Times New Roman" w:cs="Times New Roman"/>
          <w:sz w:val="24"/>
          <w:szCs w:val="24"/>
        </w:rPr>
        <w:t xml:space="preserve"> TP concentration</w:t>
      </w:r>
      <w:ins w:id="1535" w:author="Kerns, Janice" w:date="2026-10-09T14:36:00Z" w16du:dateUtc="2026-10-09T18:36:00Z">
        <w:r w:rsidR="00351C80">
          <w:rPr>
            <w:rFonts w:ascii="Times New Roman" w:hAnsi="Times New Roman" w:cs="Times New Roman"/>
            <w:sz w:val="24"/>
            <w:szCs w:val="24"/>
          </w:rPr>
          <w:t>s</w:t>
        </w:r>
      </w:ins>
      <w:r w:rsidR="001D10C7" w:rsidRPr="00682BBA">
        <w:rPr>
          <w:rFonts w:ascii="Times New Roman" w:hAnsi="Times New Roman" w:cs="Times New Roman"/>
          <w:sz w:val="24"/>
          <w:szCs w:val="24"/>
        </w:rPr>
        <w:t xml:space="preserve"> during </w:t>
      </w:r>
      <w:r w:rsidR="00E426A4" w:rsidRPr="00682BBA">
        <w:rPr>
          <w:rFonts w:ascii="Times New Roman" w:hAnsi="Times New Roman" w:cs="Times New Roman"/>
          <w:sz w:val="24"/>
          <w:szCs w:val="24"/>
        </w:rPr>
        <w:t xml:space="preserve">months with net </w:t>
      </w:r>
      <w:r w:rsidR="001D10C7" w:rsidRPr="00682BBA">
        <w:rPr>
          <w:rFonts w:ascii="Times New Roman" w:hAnsi="Times New Roman" w:cs="Times New Roman"/>
          <w:sz w:val="24"/>
          <w:szCs w:val="24"/>
        </w:rPr>
        <w:t>release</w:t>
      </w:r>
      <w:del w:id="1536" w:author="Winston, Ryan" w:date="2026-09-15T19:40:00Z" w16du:dateUtc="2026-09-15T19:40:34Z">
        <w:r w:rsidR="001D10C7" w:rsidRPr="00682BBA">
          <w:rPr>
            <w:rFonts w:ascii="Times New Roman" w:hAnsi="Times New Roman" w:cs="Times New Roman"/>
            <w:sz w:val="24"/>
            <w:szCs w:val="24"/>
          </w:rPr>
          <w:delText>s</w:delText>
        </w:r>
      </w:del>
      <w:r w:rsidR="00E426A4" w:rsidRPr="00682BBA">
        <w:rPr>
          <w:rFonts w:ascii="Times New Roman" w:hAnsi="Times New Roman" w:cs="Times New Roman"/>
          <w:sz w:val="24"/>
          <w:szCs w:val="24"/>
        </w:rPr>
        <w:t xml:space="preserve"> of TP</w:t>
      </w:r>
      <w:r w:rsidR="001D10C7" w:rsidRPr="00682BBA">
        <w:rPr>
          <w:rFonts w:ascii="Times New Roman" w:hAnsi="Times New Roman" w:cs="Times New Roman"/>
          <w:sz w:val="24"/>
          <w:szCs w:val="24"/>
        </w:rPr>
        <w:t xml:space="preserve"> </w:t>
      </w:r>
      <w:r w:rsidR="00EC726D" w:rsidRPr="00682BBA">
        <w:rPr>
          <w:rFonts w:ascii="Times New Roman" w:hAnsi="Times New Roman" w:cs="Times New Roman"/>
          <w:sz w:val="24"/>
          <w:szCs w:val="24"/>
        </w:rPr>
        <w:t>(mean 0.16</w:t>
      </w:r>
      <w:r w:rsidR="00373C3F" w:rsidRPr="00682BBA">
        <w:rPr>
          <w:rFonts w:ascii="Times New Roman" w:hAnsi="Times New Roman" w:cs="Times New Roman"/>
          <w:sz w:val="24"/>
          <w:szCs w:val="24"/>
        </w:rPr>
        <w:t>±0.15</w:t>
      </w:r>
      <w:r w:rsidR="00EC726D" w:rsidRPr="00682BBA">
        <w:rPr>
          <w:rFonts w:ascii="Times New Roman" w:hAnsi="Times New Roman" w:cs="Times New Roman"/>
          <w:sz w:val="24"/>
          <w:szCs w:val="24"/>
        </w:rPr>
        <w:t xml:space="preserve"> mg/L) </w:t>
      </w:r>
      <w:r w:rsidR="001D10C7" w:rsidRPr="00682BBA">
        <w:rPr>
          <w:rFonts w:ascii="Times New Roman" w:hAnsi="Times New Roman" w:cs="Times New Roman"/>
          <w:sz w:val="24"/>
          <w:szCs w:val="24"/>
        </w:rPr>
        <w:t>were</w:t>
      </w:r>
      <w:r w:rsidR="00DC2139" w:rsidRPr="00682BBA">
        <w:rPr>
          <w:rFonts w:ascii="Times New Roman" w:hAnsi="Times New Roman" w:cs="Times New Roman"/>
          <w:sz w:val="24"/>
          <w:szCs w:val="24"/>
        </w:rPr>
        <w:t xml:space="preserve"> significantly</w:t>
      </w:r>
      <w:r w:rsidR="001D10C7" w:rsidRPr="00682BBA">
        <w:rPr>
          <w:rFonts w:ascii="Times New Roman" w:hAnsi="Times New Roman" w:cs="Times New Roman"/>
          <w:sz w:val="24"/>
          <w:szCs w:val="24"/>
        </w:rPr>
        <w:t xml:space="preserve"> </w:t>
      </w:r>
      <w:r w:rsidR="0075165B" w:rsidRPr="00682BBA">
        <w:rPr>
          <w:rFonts w:ascii="Times New Roman" w:hAnsi="Times New Roman" w:cs="Times New Roman"/>
          <w:sz w:val="24"/>
          <w:szCs w:val="24"/>
        </w:rPr>
        <w:t>lower</w:t>
      </w:r>
      <w:r w:rsidR="001D10C7" w:rsidRPr="00682BBA">
        <w:rPr>
          <w:rFonts w:ascii="Times New Roman" w:hAnsi="Times New Roman" w:cs="Times New Roman"/>
          <w:sz w:val="24"/>
          <w:szCs w:val="24"/>
        </w:rPr>
        <w:t xml:space="preserve"> than </w:t>
      </w:r>
      <w:r w:rsidR="0075165B" w:rsidRPr="00682BBA">
        <w:rPr>
          <w:rFonts w:ascii="Times New Roman" w:hAnsi="Times New Roman" w:cs="Times New Roman"/>
          <w:sz w:val="24"/>
          <w:szCs w:val="24"/>
        </w:rPr>
        <w:t xml:space="preserve">during </w:t>
      </w:r>
      <w:r w:rsidR="00E426A4" w:rsidRPr="00682BBA">
        <w:rPr>
          <w:rFonts w:ascii="Times New Roman" w:hAnsi="Times New Roman" w:cs="Times New Roman"/>
          <w:sz w:val="24"/>
          <w:szCs w:val="24"/>
        </w:rPr>
        <w:t xml:space="preserve">months with </w:t>
      </w:r>
      <w:r w:rsidR="00E841B6" w:rsidRPr="00682BBA">
        <w:rPr>
          <w:rFonts w:ascii="Times New Roman" w:hAnsi="Times New Roman" w:cs="Times New Roman"/>
          <w:sz w:val="24"/>
          <w:szCs w:val="24"/>
        </w:rPr>
        <w:t>net retention of TP (</w:t>
      </w:r>
      <w:r w:rsidR="00373C3F" w:rsidRPr="00682BBA">
        <w:rPr>
          <w:rFonts w:ascii="Times New Roman" w:hAnsi="Times New Roman" w:cs="Times New Roman"/>
          <w:sz w:val="24"/>
          <w:szCs w:val="24"/>
        </w:rPr>
        <w:t>mean 0.39</w:t>
      </w:r>
      <w:r w:rsidR="00044F02" w:rsidRPr="00682BBA">
        <w:rPr>
          <w:rFonts w:ascii="Times New Roman" w:hAnsi="Times New Roman" w:cs="Times New Roman"/>
          <w:sz w:val="24"/>
          <w:szCs w:val="24"/>
        </w:rPr>
        <w:t>±0.</w:t>
      </w:r>
      <w:r w:rsidR="00A10538" w:rsidRPr="00682BBA">
        <w:rPr>
          <w:rFonts w:ascii="Times New Roman" w:hAnsi="Times New Roman" w:cs="Times New Roman"/>
          <w:sz w:val="24"/>
          <w:szCs w:val="24"/>
        </w:rPr>
        <w:t>40</w:t>
      </w:r>
      <w:r w:rsidR="00373C3F" w:rsidRPr="00682BBA">
        <w:rPr>
          <w:rFonts w:ascii="Times New Roman" w:hAnsi="Times New Roman" w:cs="Times New Roman"/>
          <w:sz w:val="24"/>
          <w:szCs w:val="24"/>
        </w:rPr>
        <w:t xml:space="preserve"> mg/L; </w:t>
      </w:r>
      <w:r w:rsidR="003C3A89" w:rsidRPr="00682BBA">
        <w:rPr>
          <w:rFonts w:ascii="Times New Roman" w:hAnsi="Times New Roman" w:cs="Times New Roman"/>
          <w:sz w:val="24"/>
          <w:szCs w:val="24"/>
        </w:rPr>
        <w:t>Welch Two-Sample t-test, t = 7.4, p &lt; 0.01)</w:t>
      </w:r>
      <w:r w:rsidR="00EC726D" w:rsidRPr="00682BBA">
        <w:rPr>
          <w:rFonts w:ascii="Times New Roman" w:hAnsi="Times New Roman" w:cs="Times New Roman"/>
          <w:sz w:val="24"/>
          <w:szCs w:val="24"/>
        </w:rPr>
        <w:t xml:space="preserve">. </w:t>
      </w:r>
      <w:r w:rsidR="004D1604" w:rsidRPr="00682BBA">
        <w:rPr>
          <w:rFonts w:ascii="Times New Roman" w:hAnsi="Times New Roman" w:cs="Times New Roman"/>
          <w:sz w:val="24"/>
          <w:szCs w:val="24"/>
        </w:rPr>
        <w:t>Inflow</w:t>
      </w:r>
      <w:del w:id="1537" w:author="Winston, Ryan" w:date="2026-09-15T19:40:00Z" w16du:dateUtc="2026-09-15T19:40:48Z">
        <w:r w:rsidR="004D1604" w:rsidRPr="00682BBA">
          <w:rPr>
            <w:rFonts w:ascii="Times New Roman" w:hAnsi="Times New Roman" w:cs="Times New Roman"/>
            <w:sz w:val="24"/>
            <w:szCs w:val="24"/>
          </w:rPr>
          <w:delText>ing</w:delText>
        </w:r>
      </w:del>
      <w:r w:rsidR="004D1604" w:rsidRPr="00682BBA">
        <w:rPr>
          <w:rFonts w:ascii="Times New Roman" w:hAnsi="Times New Roman" w:cs="Times New Roman"/>
          <w:sz w:val="24"/>
          <w:szCs w:val="24"/>
        </w:rPr>
        <w:t xml:space="preserve"> TN concentration</w:t>
      </w:r>
      <w:ins w:id="1538" w:author="Kerns, Janice" w:date="2026-10-09T14:36:00Z" w16du:dateUtc="2026-10-09T18:36:00Z">
        <w:r w:rsidR="00351C80">
          <w:rPr>
            <w:rFonts w:ascii="Times New Roman" w:hAnsi="Times New Roman" w:cs="Times New Roman"/>
            <w:sz w:val="24"/>
            <w:szCs w:val="24"/>
          </w:rPr>
          <w:t>s</w:t>
        </w:r>
      </w:ins>
      <w:r w:rsidR="004D1604" w:rsidRPr="00682BBA">
        <w:rPr>
          <w:rFonts w:ascii="Times New Roman" w:hAnsi="Times New Roman" w:cs="Times New Roman"/>
          <w:sz w:val="24"/>
          <w:szCs w:val="24"/>
        </w:rPr>
        <w:t xml:space="preserve"> during months with net releases of TN (mean </w:t>
      </w:r>
      <w:r w:rsidR="006A4868" w:rsidRPr="00682BBA">
        <w:rPr>
          <w:rFonts w:ascii="Times New Roman" w:hAnsi="Times New Roman" w:cs="Times New Roman"/>
          <w:sz w:val="24"/>
          <w:szCs w:val="24"/>
        </w:rPr>
        <w:t>2.11</w:t>
      </w:r>
      <w:r w:rsidR="004D1604" w:rsidRPr="00682BBA">
        <w:rPr>
          <w:rFonts w:ascii="Times New Roman" w:hAnsi="Times New Roman" w:cs="Times New Roman"/>
          <w:sz w:val="24"/>
          <w:szCs w:val="24"/>
        </w:rPr>
        <w:t>±</w:t>
      </w:r>
      <w:r w:rsidR="00A87C40" w:rsidRPr="00682BBA">
        <w:rPr>
          <w:rFonts w:ascii="Times New Roman" w:hAnsi="Times New Roman" w:cs="Times New Roman"/>
          <w:sz w:val="24"/>
          <w:szCs w:val="24"/>
        </w:rPr>
        <w:t>1.66</w:t>
      </w:r>
      <w:r w:rsidR="004D1604" w:rsidRPr="00682BBA">
        <w:rPr>
          <w:rFonts w:ascii="Times New Roman" w:hAnsi="Times New Roman" w:cs="Times New Roman"/>
          <w:sz w:val="24"/>
          <w:szCs w:val="24"/>
        </w:rPr>
        <w:t xml:space="preserve"> mg/L) were significantly lower than during months with net retention of TN (mean </w:t>
      </w:r>
      <w:r w:rsidR="00A87C40" w:rsidRPr="00682BBA">
        <w:rPr>
          <w:rFonts w:ascii="Times New Roman" w:hAnsi="Times New Roman" w:cs="Times New Roman"/>
          <w:sz w:val="24"/>
          <w:szCs w:val="24"/>
        </w:rPr>
        <w:t>5.08</w:t>
      </w:r>
      <w:r w:rsidR="004D1604" w:rsidRPr="00682BBA">
        <w:rPr>
          <w:rFonts w:ascii="Times New Roman" w:hAnsi="Times New Roman" w:cs="Times New Roman"/>
          <w:sz w:val="24"/>
          <w:szCs w:val="24"/>
        </w:rPr>
        <w:t>±</w:t>
      </w:r>
      <w:r w:rsidR="00A87C40" w:rsidRPr="00682BBA">
        <w:rPr>
          <w:rFonts w:ascii="Times New Roman" w:hAnsi="Times New Roman" w:cs="Times New Roman"/>
          <w:sz w:val="24"/>
          <w:szCs w:val="24"/>
        </w:rPr>
        <w:t>4.78</w:t>
      </w:r>
      <w:r w:rsidR="004D1604" w:rsidRPr="00682BBA">
        <w:rPr>
          <w:rFonts w:ascii="Times New Roman" w:hAnsi="Times New Roman" w:cs="Times New Roman"/>
          <w:sz w:val="24"/>
          <w:szCs w:val="24"/>
        </w:rPr>
        <w:t xml:space="preserve"> mg/L; Welch Two-Sample t-test, t = 7.</w:t>
      </w:r>
      <w:r w:rsidR="00057012" w:rsidRPr="00682BBA">
        <w:rPr>
          <w:rFonts w:ascii="Times New Roman" w:hAnsi="Times New Roman" w:cs="Times New Roman"/>
          <w:sz w:val="24"/>
          <w:szCs w:val="24"/>
        </w:rPr>
        <w:t>9</w:t>
      </w:r>
      <w:r w:rsidR="004D1604" w:rsidRPr="00682BBA">
        <w:rPr>
          <w:rFonts w:ascii="Times New Roman" w:hAnsi="Times New Roman" w:cs="Times New Roman"/>
          <w:sz w:val="24"/>
          <w:szCs w:val="24"/>
        </w:rPr>
        <w:t>, p &lt; 0.01).</w:t>
      </w:r>
      <w:commentRangeStart w:id="1539"/>
      <w:commentRangeStart w:id="1540"/>
      <w:commentRangeEnd w:id="1539"/>
      <w:r w:rsidRPr="00682BBA">
        <w:rPr>
          <w:rStyle w:val="CommentReference"/>
          <w:rFonts w:ascii="Times New Roman" w:hAnsi="Times New Roman" w:cs="Times New Roman"/>
          <w:sz w:val="24"/>
          <w:szCs w:val="24"/>
        </w:rPr>
        <w:commentReference w:id="1539"/>
      </w:r>
      <w:commentRangeEnd w:id="1540"/>
      <w:r w:rsidRPr="00682BBA">
        <w:rPr>
          <w:rStyle w:val="CommentReference"/>
          <w:rFonts w:ascii="Times New Roman" w:hAnsi="Times New Roman" w:cs="Times New Roman"/>
          <w:sz w:val="24"/>
          <w:szCs w:val="24"/>
        </w:rPr>
        <w:commentReference w:id="1540"/>
      </w:r>
    </w:p>
    <w:p w14:paraId="4C68A245" w14:textId="5A576F67" w:rsidR="0091115B" w:rsidRPr="002157DF" w:rsidRDefault="000E7AF9" w:rsidP="00682BBA">
      <w:pPr>
        <w:spacing w:line="480" w:lineRule="auto"/>
        <w:rPr>
          <w:rFonts w:ascii="Times New Roman" w:hAnsi="Times New Roman" w:cs="Times New Roman"/>
          <w:b/>
          <w:sz w:val="24"/>
          <w:szCs w:val="24"/>
          <w:u w:val="single"/>
        </w:rPr>
      </w:pPr>
      <w:r w:rsidRPr="002157DF">
        <w:rPr>
          <w:rFonts w:ascii="Times New Roman" w:hAnsi="Times New Roman" w:cs="Times New Roman"/>
          <w:b/>
          <w:sz w:val="24"/>
          <w:szCs w:val="24"/>
          <w:u w:val="single"/>
        </w:rPr>
        <w:t>3.</w:t>
      </w:r>
      <w:r w:rsidR="00E97E25" w:rsidRPr="002157DF">
        <w:rPr>
          <w:rFonts w:ascii="Times New Roman" w:hAnsi="Times New Roman" w:cs="Times New Roman"/>
          <w:b/>
          <w:sz w:val="24"/>
          <w:szCs w:val="24"/>
          <w:u w:val="single"/>
        </w:rPr>
        <w:t>5</w:t>
      </w:r>
      <w:r w:rsidRPr="002157DF">
        <w:rPr>
          <w:rFonts w:ascii="Times New Roman" w:hAnsi="Times New Roman" w:cs="Times New Roman"/>
          <w:b/>
          <w:sz w:val="24"/>
          <w:szCs w:val="24"/>
          <w:u w:val="single"/>
        </w:rPr>
        <w:t xml:space="preserve"> </w:t>
      </w:r>
      <w:r w:rsidR="00865273" w:rsidRPr="002157DF">
        <w:rPr>
          <w:rFonts w:ascii="Times New Roman" w:hAnsi="Times New Roman" w:cs="Times New Roman"/>
          <w:b/>
          <w:bCs/>
          <w:sz w:val="24"/>
          <w:szCs w:val="24"/>
          <w:u w:val="single"/>
        </w:rPr>
        <w:t xml:space="preserve">How </w:t>
      </w:r>
      <w:del w:id="1541" w:author="Kinsman-Costello, Lauren" w:date="2026-10-08T15:00:00Z" w16du:dateUtc="2026-10-08T19:00:00Z">
        <w:r w:rsidR="00FE1EF7" w:rsidRPr="002157DF">
          <w:rPr>
            <w:rFonts w:ascii="Times New Roman" w:hAnsi="Times New Roman" w:cs="Times New Roman"/>
            <w:b/>
            <w:bCs/>
            <w:sz w:val="24"/>
            <w:szCs w:val="24"/>
            <w:u w:val="single"/>
          </w:rPr>
          <w:delText xml:space="preserve">Many </w:delText>
        </w:r>
      </w:del>
      <w:ins w:id="1542" w:author="Kinsman-Costello, Lauren" w:date="2026-10-08T15:00:00Z" w16du:dateUtc="2026-10-08T19:00:00Z">
        <w:r w:rsidR="00E76160" w:rsidRPr="002157DF">
          <w:rPr>
            <w:rFonts w:ascii="Times New Roman" w:hAnsi="Times New Roman" w:cs="Times New Roman"/>
            <w:b/>
            <w:bCs/>
            <w:sz w:val="24"/>
            <w:szCs w:val="24"/>
            <w:u w:val="single"/>
          </w:rPr>
          <w:t>M</w:t>
        </w:r>
        <w:r w:rsidR="00E76160">
          <w:rPr>
            <w:rFonts w:ascii="Times New Roman" w:hAnsi="Times New Roman" w:cs="Times New Roman"/>
            <w:b/>
            <w:bCs/>
            <w:sz w:val="24"/>
            <w:szCs w:val="24"/>
            <w:u w:val="single"/>
          </w:rPr>
          <w:t>uch</w:t>
        </w:r>
        <w:r w:rsidR="00E76160" w:rsidRPr="002157DF">
          <w:rPr>
            <w:rFonts w:ascii="Times New Roman" w:hAnsi="Times New Roman" w:cs="Times New Roman"/>
            <w:b/>
            <w:bCs/>
            <w:sz w:val="24"/>
            <w:szCs w:val="24"/>
            <w:u w:val="single"/>
          </w:rPr>
          <w:t xml:space="preserve"> </w:t>
        </w:r>
      </w:ins>
      <w:r w:rsidR="00FE1EF7" w:rsidRPr="002157DF">
        <w:rPr>
          <w:rFonts w:ascii="Times New Roman" w:hAnsi="Times New Roman" w:cs="Times New Roman"/>
          <w:b/>
          <w:bCs/>
          <w:sz w:val="24"/>
          <w:szCs w:val="24"/>
          <w:u w:val="single"/>
        </w:rPr>
        <w:t>Wetland</w:t>
      </w:r>
      <w:del w:id="1543" w:author="Kinsman-Costello, Lauren" w:date="2026-10-08T15:00:00Z" w16du:dateUtc="2026-10-08T19:00:00Z">
        <w:r w:rsidR="00FE1EF7" w:rsidRPr="002157DF">
          <w:rPr>
            <w:rFonts w:ascii="Times New Roman" w:hAnsi="Times New Roman" w:cs="Times New Roman"/>
            <w:b/>
            <w:bCs/>
            <w:sz w:val="24"/>
            <w:szCs w:val="24"/>
            <w:u w:val="single"/>
          </w:rPr>
          <w:delText>s</w:delText>
        </w:r>
      </w:del>
      <w:r w:rsidR="00FE1EF7" w:rsidRPr="002157DF">
        <w:rPr>
          <w:rFonts w:ascii="Times New Roman" w:hAnsi="Times New Roman" w:cs="Times New Roman"/>
          <w:b/>
          <w:bCs/>
          <w:sz w:val="24"/>
          <w:szCs w:val="24"/>
          <w:u w:val="single"/>
        </w:rPr>
        <w:t xml:space="preserve"> </w:t>
      </w:r>
      <w:del w:id="1544" w:author="Kinsman-Costello, Lauren" w:date="2026-10-08T15:00:00Z" w16du:dateUtc="2026-10-08T19:00:00Z">
        <w:r w:rsidR="00FE1EF7" w:rsidRPr="002157DF">
          <w:rPr>
            <w:rFonts w:ascii="Times New Roman" w:hAnsi="Times New Roman" w:cs="Times New Roman"/>
            <w:b/>
            <w:bCs/>
            <w:sz w:val="24"/>
            <w:szCs w:val="24"/>
            <w:u w:val="single"/>
          </w:rPr>
          <w:delText xml:space="preserve">Are </w:delText>
        </w:r>
      </w:del>
      <w:ins w:id="1545" w:author="Anderson, Kenneth" w:date="2026-10-13T15:43:00Z" w16du:dateUtc="2026-10-13T19:43:00Z">
        <w:r w:rsidR="00E73A8E">
          <w:rPr>
            <w:rFonts w:ascii="Times New Roman" w:hAnsi="Times New Roman" w:cs="Times New Roman"/>
            <w:b/>
            <w:bCs/>
            <w:sz w:val="24"/>
            <w:szCs w:val="24"/>
            <w:u w:val="single"/>
          </w:rPr>
          <w:t xml:space="preserve">Area </w:t>
        </w:r>
      </w:ins>
      <w:ins w:id="1546" w:author="Kinsman-Costello, Lauren" w:date="2026-10-08T15:00:00Z" w16du:dateUtc="2026-10-08T19:00:00Z">
        <w:r w:rsidR="00E76160">
          <w:rPr>
            <w:rFonts w:ascii="Times New Roman" w:hAnsi="Times New Roman" w:cs="Times New Roman"/>
            <w:b/>
            <w:bCs/>
            <w:sz w:val="24"/>
            <w:szCs w:val="24"/>
            <w:u w:val="single"/>
          </w:rPr>
          <w:t>Is</w:t>
        </w:r>
        <w:r w:rsidR="00E76160" w:rsidRPr="002157DF">
          <w:rPr>
            <w:rFonts w:ascii="Times New Roman" w:hAnsi="Times New Roman" w:cs="Times New Roman"/>
            <w:b/>
            <w:bCs/>
            <w:sz w:val="24"/>
            <w:szCs w:val="24"/>
            <w:u w:val="single"/>
          </w:rPr>
          <w:t xml:space="preserve"> </w:t>
        </w:r>
      </w:ins>
      <w:r w:rsidR="00FE1EF7" w:rsidRPr="002157DF">
        <w:rPr>
          <w:rFonts w:ascii="Times New Roman" w:hAnsi="Times New Roman" w:cs="Times New Roman"/>
          <w:b/>
          <w:bCs/>
          <w:sz w:val="24"/>
          <w:szCs w:val="24"/>
          <w:u w:val="single"/>
        </w:rPr>
        <w:t xml:space="preserve">Needed to Meet </w:t>
      </w:r>
      <w:r w:rsidR="004134E5">
        <w:rPr>
          <w:rFonts w:ascii="Times New Roman" w:hAnsi="Times New Roman" w:cs="Times New Roman"/>
          <w:b/>
          <w:bCs/>
          <w:sz w:val="24"/>
          <w:szCs w:val="24"/>
          <w:u w:val="single"/>
        </w:rPr>
        <w:t>Nutrient</w:t>
      </w:r>
      <w:r w:rsidR="00FE1EF7" w:rsidRPr="002157DF">
        <w:rPr>
          <w:rFonts w:ascii="Times New Roman" w:hAnsi="Times New Roman" w:cs="Times New Roman"/>
          <w:b/>
          <w:bCs/>
          <w:sz w:val="24"/>
          <w:szCs w:val="24"/>
          <w:u w:val="single"/>
        </w:rPr>
        <w:t xml:space="preserve"> Retention Goals?</w:t>
      </w:r>
    </w:p>
    <w:p w14:paraId="3E254DB1" w14:textId="5D81DF84" w:rsidR="00D360E2" w:rsidRDefault="00C9549D" w:rsidP="2379A484">
      <w:pPr>
        <w:spacing w:line="480" w:lineRule="auto"/>
        <w:ind w:firstLine="720"/>
        <w:rPr>
          <w:del w:id="1547" w:author="Winston, Ryan" w:date="2026-09-15T19:47:00Z" w16du:dateUtc="2026-09-15T19:47:25Z"/>
          <w:rFonts w:ascii="Times New Roman" w:hAnsi="Times New Roman" w:cs="Times New Roman"/>
          <w:sz w:val="24"/>
          <w:szCs w:val="24"/>
        </w:rPr>
      </w:pPr>
      <w:r w:rsidRPr="00682BBA">
        <w:rPr>
          <w:rFonts w:ascii="Times New Roman" w:hAnsi="Times New Roman" w:cs="Times New Roman"/>
          <w:sz w:val="24"/>
          <w:szCs w:val="24"/>
        </w:rPr>
        <w:t xml:space="preserve">We constructed three scenarios to address how many wetlands would need to be constructed to meet the Maumee </w:t>
      </w:r>
      <w:ins w:id="1548" w:author="Sandoval, Leticia" w:date="2026-09-25T17:02:00Z" w16du:dateUtc="2026-09-25T17:02:38Z">
        <w:del w:id="1549" w:author="Anderson, Kenneth" w:date="2026-10-01T11:38:00Z" w16du:dateUtc="2026-10-01T15:38:00Z">
          <w:r w:rsidR="455D17EB" w:rsidRPr="0D07F42D" w:rsidDel="001970EA">
            <w:rPr>
              <w:rFonts w:ascii="Times New Roman" w:hAnsi="Times New Roman" w:cs="Times New Roman"/>
              <w:sz w:val="24"/>
              <w:szCs w:val="24"/>
            </w:rPr>
            <w:delText>River</w:delText>
          </w:r>
        </w:del>
      </w:ins>
      <w:ins w:id="1550" w:author="Anderson, Kenneth" w:date="2026-10-01T11:38:00Z" w16du:dateUtc="2026-10-01T15:38:00Z">
        <w:r w:rsidR="001970EA">
          <w:rPr>
            <w:rFonts w:ascii="Times New Roman" w:hAnsi="Times New Roman" w:cs="Times New Roman"/>
            <w:sz w:val="24"/>
            <w:szCs w:val="24"/>
          </w:rPr>
          <w:t>Watersh</w:t>
        </w:r>
      </w:ins>
      <w:ins w:id="1551" w:author="Anderson, Kenneth" w:date="2026-10-01T12:27:00Z" w16du:dateUtc="2026-10-01T16:27:00Z">
        <w:r w:rsidR="0003287A">
          <w:rPr>
            <w:rFonts w:ascii="Times New Roman" w:hAnsi="Times New Roman" w:cs="Times New Roman"/>
            <w:sz w:val="24"/>
            <w:szCs w:val="24"/>
          </w:rPr>
          <w:t>e</w:t>
        </w:r>
      </w:ins>
      <w:ins w:id="1552" w:author="Anderson, Kenneth" w:date="2026-10-01T11:38:00Z" w16du:dateUtc="2026-10-01T15:38:00Z">
        <w:r w:rsidR="001970EA">
          <w:rPr>
            <w:rFonts w:ascii="Times New Roman" w:hAnsi="Times New Roman" w:cs="Times New Roman"/>
            <w:sz w:val="24"/>
            <w:szCs w:val="24"/>
          </w:rPr>
          <w:t>d</w:t>
        </w:r>
      </w:ins>
      <w:ins w:id="1553" w:author="Sandoval, Leticia" w:date="2026-09-25T17:02:00Z" w16du:dateUtc="2026-09-25T17:02:38Z">
        <w:r w:rsidR="455D17EB" w:rsidRPr="0D07F42D">
          <w:rPr>
            <w:rFonts w:ascii="Times New Roman" w:hAnsi="Times New Roman" w:cs="Times New Roman"/>
            <w:sz w:val="24"/>
            <w:szCs w:val="24"/>
          </w:rPr>
          <w:t xml:space="preserve"> </w:t>
        </w:r>
      </w:ins>
      <w:r w:rsidRPr="00682BBA">
        <w:rPr>
          <w:rFonts w:ascii="Times New Roman" w:hAnsi="Times New Roman" w:cs="Times New Roman"/>
          <w:sz w:val="24"/>
          <w:szCs w:val="24"/>
        </w:rPr>
        <w:t>TMDL goal</w:t>
      </w:r>
      <w:r w:rsidR="0098439E" w:rsidRPr="00682BBA">
        <w:rPr>
          <w:rFonts w:ascii="Times New Roman" w:hAnsi="Times New Roman" w:cs="Times New Roman"/>
          <w:sz w:val="24"/>
          <w:szCs w:val="24"/>
        </w:rPr>
        <w:t xml:space="preserve"> of 200,000 lbs P retained </w:t>
      </w:r>
      <w:r w:rsidR="00E71035" w:rsidRPr="00682BBA">
        <w:rPr>
          <w:rFonts w:ascii="Times New Roman" w:hAnsi="Times New Roman" w:cs="Times New Roman"/>
          <w:sz w:val="24"/>
          <w:szCs w:val="24"/>
        </w:rPr>
        <w:t>using wetland</w:t>
      </w:r>
      <w:del w:id="1554" w:author="Winston, Ryan" w:date="2026-09-15T19:45:00Z" w16du:dateUtc="2026-09-15T19:45:28Z">
        <w:r w:rsidR="00E71035" w:rsidRPr="00682BBA">
          <w:rPr>
            <w:rFonts w:ascii="Times New Roman" w:hAnsi="Times New Roman" w:cs="Times New Roman"/>
            <w:sz w:val="24"/>
            <w:szCs w:val="24"/>
          </w:rPr>
          <w:delText xml:space="preserve"> system</w:delText>
        </w:r>
      </w:del>
      <w:r w:rsidR="00E71035" w:rsidRPr="00682BBA">
        <w:rPr>
          <w:rFonts w:ascii="Times New Roman" w:hAnsi="Times New Roman" w:cs="Times New Roman"/>
          <w:sz w:val="24"/>
          <w:szCs w:val="24"/>
        </w:rPr>
        <w:t>s</w:t>
      </w:r>
      <w:del w:id="1555" w:author="Winston, Ryan" w:date="2026-09-15T19:42:00Z" w16du:dateUtc="2026-09-15T19:42:04Z">
        <w:r w:rsidR="00A30D4A" w:rsidRPr="00682BBA">
          <w:rPr>
            <w:rFonts w:ascii="Times New Roman" w:hAnsi="Times New Roman" w:cs="Times New Roman"/>
            <w:sz w:val="24"/>
            <w:szCs w:val="24"/>
          </w:rPr>
          <w:delText xml:space="preserve">: </w:delText>
        </w:r>
        <w:r w:rsidR="3DF63B38" w:rsidRPr="00682BBA">
          <w:rPr>
            <w:rFonts w:ascii="Times New Roman" w:hAnsi="Times New Roman" w:cs="Times New Roman"/>
            <w:sz w:val="24"/>
            <w:szCs w:val="24"/>
          </w:rPr>
          <w:delText>t</w:delText>
        </w:r>
        <w:r w:rsidR="00A30D4A" w:rsidRPr="00682BBA">
          <w:rPr>
            <w:rFonts w:ascii="Times New Roman" w:hAnsi="Times New Roman" w:cs="Times New Roman"/>
            <w:sz w:val="24"/>
            <w:szCs w:val="24"/>
          </w:rPr>
          <w:delText>ypical wetlands (</w:delText>
        </w:r>
        <w:r w:rsidR="00B6252E" w:rsidRPr="00682BBA">
          <w:rPr>
            <w:rFonts w:ascii="Times New Roman" w:hAnsi="Times New Roman" w:cs="Times New Roman"/>
            <w:sz w:val="24"/>
            <w:szCs w:val="24"/>
          </w:rPr>
          <w:delText xml:space="preserve">i.e., representative of commonly occurring </w:delText>
        </w:r>
      </w:del>
      <w:del w:id="1556" w:author="Anderson, Kenneth" w:date="2026-09-15T09:52:00Z" w16du:dateUtc="2026-09-15T13:52:00Z">
        <w:r w:rsidR="00B6252E" w:rsidRPr="00682BBA">
          <w:rPr>
            <w:rFonts w:ascii="Times New Roman" w:hAnsi="Times New Roman" w:cs="Times New Roman"/>
            <w:sz w:val="24"/>
            <w:szCs w:val="24"/>
          </w:rPr>
          <w:delText xml:space="preserve">projects </w:delText>
        </w:r>
      </w:del>
      <w:ins w:id="1557" w:author="Anderson, Kenneth" w:date="2026-09-15T09:52:00Z" w16du:dateUtc="2026-09-15T13:52:00Z">
        <w:del w:id="1558" w:author="Winston, Ryan" w:date="2026-09-15T19:42:00Z" w16du:dateUtc="2026-09-15T19:42:04Z">
          <w:r w:rsidR="6D9E1445" w:rsidRPr="2379A484" w:rsidDel="002F4923">
            <w:rPr>
              <w:rFonts w:ascii="Times New Roman" w:hAnsi="Times New Roman" w:cs="Times New Roman"/>
              <w:sz w:val="24"/>
              <w:szCs w:val="24"/>
            </w:rPr>
            <w:delText xml:space="preserve">wetlands </w:delText>
          </w:r>
        </w:del>
      </w:ins>
      <w:del w:id="1559" w:author="Winston, Ryan" w:date="2026-09-15T19:42:00Z" w16du:dateUtc="2026-09-15T19:42:04Z">
        <w:r w:rsidR="00B6252E" w:rsidRPr="00682BBA">
          <w:rPr>
            <w:rFonts w:ascii="Times New Roman" w:hAnsi="Times New Roman" w:cs="Times New Roman"/>
            <w:sz w:val="24"/>
            <w:szCs w:val="24"/>
          </w:rPr>
          <w:delText xml:space="preserve">across the portfolio, generally with sporadic </w:delText>
        </w:r>
        <w:commentRangeStart w:id="1560"/>
        <w:r w:rsidR="00B6252E" w:rsidRPr="00682BBA">
          <w:rPr>
            <w:rFonts w:ascii="Times New Roman" w:hAnsi="Times New Roman" w:cs="Times New Roman"/>
            <w:sz w:val="24"/>
            <w:szCs w:val="24"/>
          </w:rPr>
          <w:delText>connectivity</w:delText>
        </w:r>
      </w:del>
      <w:commentRangeEnd w:id="1560"/>
      <w:r w:rsidR="6D9E1445" w:rsidRPr="00682BBA">
        <w:rPr>
          <w:rStyle w:val="CommentReference"/>
          <w:rFonts w:ascii="Times New Roman" w:hAnsi="Times New Roman" w:cs="Times New Roman"/>
          <w:sz w:val="24"/>
          <w:szCs w:val="24"/>
        </w:rPr>
        <w:commentReference w:id="1560"/>
      </w:r>
      <w:del w:id="1561" w:author="Winston, Ryan" w:date="2026-09-15T19:42:00Z" w16du:dateUtc="2026-09-15T19:42:04Z">
        <w:r w:rsidR="00B6252E" w:rsidRPr="00682BBA">
          <w:rPr>
            <w:rFonts w:ascii="Times New Roman" w:hAnsi="Times New Roman" w:cs="Times New Roman"/>
            <w:sz w:val="24"/>
            <w:szCs w:val="24"/>
          </w:rPr>
          <w:delText xml:space="preserve"> to source water; 50th percentile nutrient retention), connected wetlands (wetlands that are hydrologically connected to high nutrient waterways; 75</w:delText>
        </w:r>
        <w:r w:rsidR="00B6252E" w:rsidRPr="00682BBA">
          <w:rPr>
            <w:rFonts w:ascii="Times New Roman" w:hAnsi="Times New Roman" w:cs="Times New Roman"/>
            <w:sz w:val="24"/>
            <w:szCs w:val="24"/>
            <w:vertAlign w:val="superscript"/>
          </w:rPr>
          <w:delText>th</w:delText>
        </w:r>
        <w:r w:rsidR="00B6252E" w:rsidRPr="00682BBA">
          <w:rPr>
            <w:rFonts w:ascii="Times New Roman" w:hAnsi="Times New Roman" w:cs="Times New Roman"/>
            <w:sz w:val="24"/>
            <w:szCs w:val="24"/>
          </w:rPr>
          <w:delText xml:space="preserve"> percentile nutrient retention), and best possible wetlands (the</w:delText>
        </w:r>
        <w:r w:rsidR="005D7DC1" w:rsidRPr="00682BBA">
          <w:rPr>
            <w:rFonts w:ascii="Times New Roman" w:hAnsi="Times New Roman" w:cs="Times New Roman"/>
            <w:sz w:val="24"/>
            <w:szCs w:val="24"/>
          </w:rPr>
          <w:delText xml:space="preserve"> maximum measured wetlands retention in H2Ohio wetlands, this acts as a boundary on the </w:delText>
        </w:r>
        <w:r w:rsidR="00170627" w:rsidRPr="00682BBA">
          <w:rPr>
            <w:rFonts w:ascii="Times New Roman" w:hAnsi="Times New Roman" w:cs="Times New Roman"/>
            <w:sz w:val="24"/>
            <w:szCs w:val="24"/>
          </w:rPr>
          <w:delText>minimum possible wetland acreage).</w:delText>
        </w:r>
      </w:del>
      <w:ins w:id="1562" w:author="Winston, Ryan" w:date="2026-09-15T19:42:00Z" w16du:dateUtc="2026-09-15T19:42:05Z">
        <w:r w:rsidR="7A1FDAB4" w:rsidRPr="2379A484">
          <w:rPr>
            <w:rFonts w:ascii="Times New Roman" w:hAnsi="Times New Roman" w:cs="Times New Roman"/>
            <w:sz w:val="24"/>
            <w:szCs w:val="24"/>
          </w:rPr>
          <w:t>.</w:t>
        </w:r>
      </w:ins>
      <w:ins w:id="1563" w:author="Winston, Ryan" w:date="2026-09-15T19:46:00Z" w16du:dateUtc="2026-09-15T19:46:21Z">
        <w:r w:rsidR="198BF5D9" w:rsidRPr="2379A484">
          <w:rPr>
            <w:rFonts w:ascii="Times New Roman" w:hAnsi="Times New Roman" w:cs="Times New Roman"/>
            <w:sz w:val="24"/>
            <w:szCs w:val="24"/>
          </w:rPr>
          <w:t xml:space="preserve"> </w:t>
        </w:r>
      </w:ins>
      <w:del w:id="1564" w:author="Winston, Ryan" w:date="2026-09-15T19:45:00Z" w16du:dateUtc="2026-09-15T19:45:45Z">
        <w:r w:rsidR="00170627" w:rsidRPr="00682BBA">
          <w:rPr>
            <w:rFonts w:ascii="Times New Roman" w:hAnsi="Times New Roman" w:cs="Times New Roman"/>
            <w:sz w:val="24"/>
            <w:szCs w:val="24"/>
          </w:rPr>
          <w:delText xml:space="preserve"> </w:delText>
        </w:r>
        <w:r w:rsidR="004770AF" w:rsidRPr="00682BBA">
          <w:rPr>
            <w:rFonts w:ascii="Times New Roman" w:hAnsi="Times New Roman" w:cs="Times New Roman"/>
            <w:sz w:val="24"/>
            <w:szCs w:val="24"/>
          </w:rPr>
          <w:delText xml:space="preserve">We calculated that </w:delText>
        </w:r>
        <w:commentRangeStart w:id="1565"/>
        <w:r w:rsidR="6D9E1445" w:rsidRPr="2379A484" w:rsidDel="0CA57159">
          <w:rPr>
            <w:rFonts w:ascii="Times New Roman" w:hAnsi="Times New Roman" w:cs="Times New Roman"/>
            <w:sz w:val="24"/>
            <w:szCs w:val="24"/>
          </w:rPr>
          <w:delText>t</w:delText>
        </w:r>
      </w:del>
      <w:ins w:id="1566" w:author="Winston, Ryan" w:date="2026-09-15T19:45:00Z" w16du:dateUtc="2026-09-15T19:45:45Z">
        <w:r w:rsidR="72889B88" w:rsidRPr="2379A484">
          <w:rPr>
            <w:rFonts w:ascii="Times New Roman" w:hAnsi="Times New Roman" w:cs="Times New Roman"/>
            <w:sz w:val="24"/>
            <w:szCs w:val="24"/>
          </w:rPr>
          <w:t>T</w:t>
        </w:r>
      </w:ins>
      <w:r w:rsidR="0CA57159" w:rsidRPr="2379A484">
        <w:rPr>
          <w:rFonts w:ascii="Times New Roman" w:hAnsi="Times New Roman" w:cs="Times New Roman"/>
          <w:sz w:val="24"/>
          <w:szCs w:val="24"/>
        </w:rPr>
        <w:t>he</w:t>
      </w:r>
      <w:r w:rsidR="004770AF" w:rsidRPr="00682BBA">
        <w:rPr>
          <w:rFonts w:ascii="Times New Roman" w:hAnsi="Times New Roman" w:cs="Times New Roman"/>
          <w:sz w:val="24"/>
          <w:szCs w:val="24"/>
        </w:rPr>
        <w:t xml:space="preserve"> </w:t>
      </w:r>
      <w:commentRangeEnd w:id="1565"/>
      <w:r w:rsidR="6D9E1445" w:rsidRPr="00682BBA">
        <w:rPr>
          <w:rStyle w:val="CommentReference"/>
          <w:rFonts w:ascii="Times New Roman" w:hAnsi="Times New Roman" w:cs="Times New Roman"/>
          <w:sz w:val="24"/>
          <w:szCs w:val="24"/>
        </w:rPr>
        <w:commentReference w:id="1565"/>
      </w:r>
      <w:r w:rsidR="004770AF" w:rsidRPr="00682BBA">
        <w:rPr>
          <w:rFonts w:ascii="Times New Roman" w:hAnsi="Times New Roman" w:cs="Times New Roman"/>
          <w:sz w:val="24"/>
          <w:szCs w:val="24"/>
        </w:rPr>
        <w:t xml:space="preserve">total P </w:t>
      </w:r>
      <w:r w:rsidR="0CA57159" w:rsidRPr="2379A484">
        <w:rPr>
          <w:rFonts w:ascii="Times New Roman" w:hAnsi="Times New Roman" w:cs="Times New Roman"/>
          <w:sz w:val="24"/>
          <w:szCs w:val="24"/>
        </w:rPr>
        <w:t>retention</w:t>
      </w:r>
      <w:ins w:id="1567" w:author="Kerns, Janice" w:date="2026-10-09T14:37:00Z" w16du:dateUtc="2026-10-09T18:37:00Z">
        <w:r w:rsidR="00351C80">
          <w:rPr>
            <w:rFonts w:ascii="Times New Roman" w:hAnsi="Times New Roman" w:cs="Times New Roman"/>
            <w:sz w:val="24"/>
            <w:szCs w:val="24"/>
          </w:rPr>
          <w:t xml:space="preserve"> estimate</w:t>
        </w:r>
      </w:ins>
      <w:ins w:id="1568" w:author="Winston, Ryan" w:date="2026-09-15T19:46:00Z" w16du:dateUtc="2026-09-15T19:46:02Z">
        <w:r w:rsidR="03CC0177" w:rsidRPr="2379A484">
          <w:rPr>
            <w:rFonts w:ascii="Times New Roman" w:hAnsi="Times New Roman" w:cs="Times New Roman"/>
            <w:sz w:val="24"/>
            <w:szCs w:val="24"/>
          </w:rPr>
          <w:t>s</w:t>
        </w:r>
        <w:r w:rsidR="2FB4A634" w:rsidRPr="2379A484">
          <w:rPr>
            <w:rFonts w:ascii="Times New Roman" w:hAnsi="Times New Roman" w:cs="Times New Roman"/>
            <w:sz w:val="24"/>
            <w:szCs w:val="24"/>
          </w:rPr>
          <w:t xml:space="preserve"> calculated</w:t>
        </w:r>
      </w:ins>
      <w:r w:rsidR="004770AF" w:rsidRPr="00682BBA">
        <w:rPr>
          <w:rFonts w:ascii="Times New Roman" w:hAnsi="Times New Roman" w:cs="Times New Roman"/>
          <w:sz w:val="24"/>
          <w:szCs w:val="24"/>
        </w:rPr>
        <w:t xml:space="preserve"> </w:t>
      </w:r>
      <w:del w:id="1569" w:author="Winston, Ryan" w:date="2026-09-15T19:46:00Z" w16du:dateUtc="2026-09-15T19:46:08Z">
        <w:r w:rsidR="004770AF" w:rsidRPr="00682BBA">
          <w:rPr>
            <w:rFonts w:ascii="Times New Roman" w:hAnsi="Times New Roman" w:cs="Times New Roman"/>
            <w:sz w:val="24"/>
            <w:szCs w:val="24"/>
          </w:rPr>
          <w:delText xml:space="preserve">during </w:delText>
        </w:r>
      </w:del>
      <w:ins w:id="1570" w:author="Winston, Ryan" w:date="2026-09-15T19:46:00Z" w16du:dateUtc="2026-09-15T19:46:09Z">
        <w:r w:rsidR="4FB8BAAA" w:rsidRPr="2379A484">
          <w:rPr>
            <w:rFonts w:ascii="Times New Roman" w:hAnsi="Times New Roman" w:cs="Times New Roman"/>
            <w:sz w:val="24"/>
            <w:szCs w:val="24"/>
          </w:rPr>
          <w:t xml:space="preserve">for </w:t>
        </w:r>
      </w:ins>
      <w:r w:rsidR="004770AF" w:rsidRPr="00682BBA">
        <w:rPr>
          <w:rFonts w:ascii="Times New Roman" w:hAnsi="Times New Roman" w:cs="Times New Roman"/>
          <w:sz w:val="24"/>
          <w:szCs w:val="24"/>
        </w:rPr>
        <w:t>the HAB season</w:t>
      </w:r>
      <w:ins w:id="1571" w:author="Kerns, Janice" w:date="2026-10-09T14:37:00Z" w16du:dateUtc="2026-10-09T18:37:00Z">
        <w:r w:rsidR="00351C80">
          <w:rPr>
            <w:rFonts w:ascii="Times New Roman" w:hAnsi="Times New Roman" w:cs="Times New Roman"/>
            <w:sz w:val="24"/>
            <w:szCs w:val="24"/>
          </w:rPr>
          <w:t>,</w:t>
        </w:r>
      </w:ins>
      <w:r w:rsidR="004770AF" w:rsidRPr="00682BBA">
        <w:rPr>
          <w:rFonts w:ascii="Times New Roman" w:hAnsi="Times New Roman" w:cs="Times New Roman"/>
          <w:sz w:val="24"/>
          <w:szCs w:val="24"/>
        </w:rPr>
        <w:t xml:space="preserve"> accounting for both wetland retention and runoff prevention</w:t>
      </w:r>
      <w:ins w:id="1572" w:author="Kerns, Janice" w:date="2026-10-09T14:37:00Z" w16du:dateUtc="2026-10-09T18:37:00Z">
        <w:r w:rsidR="00351C80">
          <w:rPr>
            <w:rFonts w:ascii="Times New Roman" w:hAnsi="Times New Roman" w:cs="Times New Roman"/>
            <w:sz w:val="24"/>
            <w:szCs w:val="24"/>
          </w:rPr>
          <w:t>,</w:t>
        </w:r>
      </w:ins>
      <w:r w:rsidR="004770AF" w:rsidRPr="00682BBA">
        <w:rPr>
          <w:rFonts w:ascii="Times New Roman" w:hAnsi="Times New Roman" w:cs="Times New Roman"/>
          <w:sz w:val="24"/>
          <w:szCs w:val="24"/>
        </w:rPr>
        <w:t xml:space="preserve"> w</w:t>
      </w:r>
      <w:del w:id="1573" w:author="Winston, Ryan" w:date="2026-09-15T19:46:00Z" w16du:dateUtc="2026-09-15T19:46:29Z">
        <w:r w:rsidR="004770AF" w:rsidRPr="00682BBA">
          <w:rPr>
            <w:rFonts w:ascii="Times New Roman" w:hAnsi="Times New Roman" w:cs="Times New Roman"/>
            <w:sz w:val="24"/>
            <w:szCs w:val="24"/>
          </w:rPr>
          <w:delText>as</w:delText>
        </w:r>
      </w:del>
      <w:ins w:id="1574" w:author="Winston, Ryan" w:date="2026-09-15T19:46:00Z" w16du:dateUtc="2026-09-15T19:46:30Z">
        <w:r w:rsidR="7D767D93" w:rsidRPr="2379A484">
          <w:rPr>
            <w:rFonts w:ascii="Times New Roman" w:hAnsi="Times New Roman" w:cs="Times New Roman"/>
            <w:sz w:val="24"/>
            <w:szCs w:val="24"/>
          </w:rPr>
          <w:t>ere</w:t>
        </w:r>
      </w:ins>
      <w:r w:rsidR="004770AF" w:rsidRPr="00682BBA">
        <w:rPr>
          <w:rFonts w:ascii="Times New Roman" w:hAnsi="Times New Roman" w:cs="Times New Roman"/>
          <w:sz w:val="24"/>
          <w:szCs w:val="24"/>
        </w:rPr>
        <w:t xml:space="preserve"> 1.95 lbs/acre for typical wetlands</w:t>
      </w:r>
      <w:ins w:id="1575" w:author="Kevin E McCluney" w:date="2026-09-30T20:05:00Z" w16du:dateUtc="2026-09-30T20:05:24Z">
        <w:r w:rsidR="5547AF1B" w:rsidRPr="7F941CD2">
          <w:rPr>
            <w:rFonts w:ascii="Times New Roman" w:hAnsi="Times New Roman" w:cs="Times New Roman"/>
            <w:sz w:val="24"/>
            <w:szCs w:val="24"/>
          </w:rPr>
          <w:t xml:space="preserve"> </w:t>
        </w:r>
        <w:r w:rsidR="5547AF1B" w:rsidRPr="6CF41063">
          <w:rPr>
            <w:rFonts w:ascii="Times New Roman" w:hAnsi="Times New Roman" w:cs="Times New Roman"/>
            <w:sz w:val="24"/>
            <w:szCs w:val="24"/>
          </w:rPr>
          <w:t>(50</w:t>
        </w:r>
        <w:r w:rsidR="5547AF1B" w:rsidRPr="6CF41063">
          <w:rPr>
            <w:rFonts w:ascii="Times New Roman" w:hAnsi="Times New Roman" w:cs="Times New Roman"/>
            <w:sz w:val="24"/>
            <w:szCs w:val="24"/>
            <w:vertAlign w:val="superscript"/>
          </w:rPr>
          <w:t>th</w:t>
        </w:r>
        <w:r w:rsidR="5547AF1B" w:rsidRPr="6CF41063">
          <w:rPr>
            <w:rFonts w:ascii="Times New Roman" w:hAnsi="Times New Roman" w:cs="Times New Roman"/>
            <w:sz w:val="24"/>
            <w:szCs w:val="24"/>
          </w:rPr>
          <w:t xml:space="preserve"> percentile)</w:t>
        </w:r>
      </w:ins>
      <w:r w:rsidR="004770AF" w:rsidRPr="6CF41063">
        <w:rPr>
          <w:rFonts w:ascii="Times New Roman" w:hAnsi="Times New Roman" w:cs="Times New Roman"/>
          <w:sz w:val="24"/>
          <w:szCs w:val="24"/>
        </w:rPr>
        <w:t>,</w:t>
      </w:r>
      <w:r w:rsidR="004770AF" w:rsidRPr="00682BBA">
        <w:rPr>
          <w:rFonts w:ascii="Times New Roman" w:hAnsi="Times New Roman" w:cs="Times New Roman"/>
          <w:sz w:val="24"/>
          <w:szCs w:val="24"/>
        </w:rPr>
        <w:t xml:space="preserve"> 5.2 lbs/acre for connected wetlands</w:t>
      </w:r>
      <w:ins w:id="1576" w:author="Kevin E McCluney" w:date="2026-09-30T20:05:00Z" w16du:dateUtc="2026-09-30T20:05:33Z">
        <w:r w:rsidR="16542EB7" w:rsidRPr="6CF41063">
          <w:rPr>
            <w:rFonts w:ascii="Times New Roman" w:hAnsi="Times New Roman" w:cs="Times New Roman"/>
            <w:sz w:val="24"/>
            <w:szCs w:val="24"/>
          </w:rPr>
          <w:t xml:space="preserve"> (75</w:t>
        </w:r>
        <w:r w:rsidR="16542EB7" w:rsidRPr="6CF41063">
          <w:rPr>
            <w:rFonts w:ascii="Times New Roman" w:hAnsi="Times New Roman" w:cs="Times New Roman"/>
            <w:sz w:val="24"/>
            <w:szCs w:val="24"/>
            <w:vertAlign w:val="superscript"/>
          </w:rPr>
          <w:t>th</w:t>
        </w:r>
        <w:r w:rsidR="16542EB7" w:rsidRPr="6CF41063">
          <w:rPr>
            <w:rFonts w:ascii="Times New Roman" w:hAnsi="Times New Roman" w:cs="Times New Roman"/>
            <w:sz w:val="24"/>
            <w:szCs w:val="24"/>
          </w:rPr>
          <w:t xml:space="preserve"> percentile)</w:t>
        </w:r>
      </w:ins>
      <w:ins w:id="1577" w:author="Winston, Ryan" w:date="2026-09-15T19:46:00Z" w16du:dateUtc="2026-09-15T19:46:40Z">
        <w:r w:rsidR="20166C69" w:rsidRPr="6CF41063">
          <w:rPr>
            <w:rFonts w:ascii="Times New Roman" w:hAnsi="Times New Roman" w:cs="Times New Roman"/>
            <w:sz w:val="24"/>
            <w:szCs w:val="24"/>
          </w:rPr>
          <w:t>,</w:t>
        </w:r>
      </w:ins>
      <w:r w:rsidR="004770AF" w:rsidRPr="00682BBA">
        <w:rPr>
          <w:rFonts w:ascii="Times New Roman" w:hAnsi="Times New Roman" w:cs="Times New Roman"/>
          <w:sz w:val="24"/>
          <w:szCs w:val="24"/>
        </w:rPr>
        <w:t xml:space="preserve"> and 114 lbs/acre for the best </w:t>
      </w:r>
      <w:del w:id="1578" w:author="Anderson, Kenneth" w:date="2026-10-01T12:27:00Z" w16du:dateUtc="2026-10-01T16:27:00Z">
        <w:r w:rsidR="004770AF" w:rsidRPr="00682BBA" w:rsidDel="008A4FBF">
          <w:rPr>
            <w:rFonts w:ascii="Times New Roman" w:hAnsi="Times New Roman" w:cs="Times New Roman"/>
            <w:sz w:val="24"/>
            <w:szCs w:val="24"/>
          </w:rPr>
          <w:delText xml:space="preserve">possible </w:delText>
        </w:r>
      </w:del>
      <w:ins w:id="1579" w:author="Anderson, Kenneth" w:date="2026-10-01T12:27:00Z" w16du:dateUtc="2026-10-01T16:27:00Z">
        <w:r w:rsidR="008A4FBF">
          <w:rPr>
            <w:rFonts w:ascii="Times New Roman" w:hAnsi="Times New Roman" w:cs="Times New Roman"/>
            <w:sz w:val="24"/>
            <w:szCs w:val="24"/>
          </w:rPr>
          <w:t>performing</w:t>
        </w:r>
        <w:r w:rsidR="008A4FBF" w:rsidRPr="00682BBA">
          <w:rPr>
            <w:rFonts w:ascii="Times New Roman" w:hAnsi="Times New Roman" w:cs="Times New Roman"/>
            <w:sz w:val="24"/>
            <w:szCs w:val="24"/>
          </w:rPr>
          <w:t xml:space="preserve"> </w:t>
        </w:r>
      </w:ins>
      <w:r w:rsidR="004770AF" w:rsidRPr="00682BBA">
        <w:rPr>
          <w:rFonts w:ascii="Times New Roman" w:hAnsi="Times New Roman" w:cs="Times New Roman"/>
          <w:sz w:val="24"/>
          <w:szCs w:val="24"/>
        </w:rPr>
        <w:t>wetlands</w:t>
      </w:r>
      <w:r w:rsidR="008C3F63" w:rsidRPr="00682BBA">
        <w:rPr>
          <w:rFonts w:ascii="Times New Roman" w:hAnsi="Times New Roman" w:cs="Times New Roman"/>
          <w:sz w:val="24"/>
          <w:szCs w:val="24"/>
        </w:rPr>
        <w:t xml:space="preserve"> </w:t>
      </w:r>
      <w:r w:rsidR="008C3F63" w:rsidRPr="1D282E76">
        <w:rPr>
          <w:rFonts w:ascii="Times New Roman" w:hAnsi="Times New Roman" w:cs="Times New Roman"/>
          <w:sz w:val="24"/>
          <w:szCs w:val="24"/>
        </w:rPr>
        <w:t>(</w:t>
      </w:r>
      <w:ins w:id="1580" w:author="Kevin E McCluney" w:date="2026-09-30T20:05:00Z" w16du:dateUtc="2026-09-30T20:05:55Z">
        <w:r w:rsidR="6021EEAC" w:rsidRPr="1D282E76">
          <w:rPr>
            <w:rFonts w:ascii="Times New Roman" w:hAnsi="Times New Roman" w:cs="Times New Roman"/>
            <w:sz w:val="24"/>
            <w:szCs w:val="24"/>
          </w:rPr>
          <w:t>100</w:t>
        </w:r>
        <w:r w:rsidR="6021EEAC" w:rsidRPr="1D282E76">
          <w:rPr>
            <w:rFonts w:ascii="Times New Roman" w:hAnsi="Times New Roman" w:cs="Times New Roman"/>
            <w:sz w:val="24"/>
            <w:szCs w:val="24"/>
            <w:vertAlign w:val="superscript"/>
          </w:rPr>
          <w:t>th</w:t>
        </w:r>
        <w:r w:rsidR="6021EEAC" w:rsidRPr="1D282E76">
          <w:rPr>
            <w:rFonts w:ascii="Times New Roman" w:hAnsi="Times New Roman" w:cs="Times New Roman"/>
            <w:sz w:val="24"/>
            <w:szCs w:val="24"/>
          </w:rPr>
          <w:t xml:space="preserve"> percentile; </w:t>
        </w:r>
      </w:ins>
      <w:r w:rsidR="008C3F63" w:rsidRPr="00682BBA">
        <w:rPr>
          <w:rFonts w:ascii="Times New Roman" w:hAnsi="Times New Roman" w:cs="Times New Roman"/>
          <w:sz w:val="24"/>
          <w:szCs w:val="24"/>
        </w:rPr>
        <w:fldChar w:fldCharType="begin"/>
      </w:r>
      <w:r w:rsidR="008C3F63" w:rsidRPr="00682BBA">
        <w:rPr>
          <w:rFonts w:ascii="Times New Roman" w:hAnsi="Times New Roman" w:cs="Times New Roman"/>
          <w:sz w:val="24"/>
          <w:szCs w:val="24"/>
        </w:rPr>
        <w:instrText xml:space="preserve"> REF _Ref238473448 \h  \* MERGEFORMAT </w:instrText>
      </w:r>
      <w:r w:rsidR="008C3F63" w:rsidRPr="00682BBA">
        <w:rPr>
          <w:rFonts w:ascii="Times New Roman" w:hAnsi="Times New Roman" w:cs="Times New Roman"/>
          <w:sz w:val="24"/>
          <w:szCs w:val="24"/>
        </w:rPr>
      </w:r>
      <w:r w:rsidR="008C3F63" w:rsidRPr="00682BBA">
        <w:rPr>
          <w:rFonts w:ascii="Times New Roman" w:hAnsi="Times New Roman" w:cs="Times New Roman"/>
          <w:sz w:val="24"/>
          <w:szCs w:val="24"/>
        </w:rPr>
        <w:fldChar w:fldCharType="separate"/>
      </w:r>
      <w:r w:rsidR="008C3F63" w:rsidRPr="00682BBA">
        <w:rPr>
          <w:rFonts w:ascii="Times New Roman" w:hAnsi="Times New Roman" w:cs="Times New Roman"/>
          <w:sz w:val="24"/>
          <w:szCs w:val="24"/>
        </w:rPr>
        <w:t xml:space="preserve">Table </w:t>
      </w:r>
      <w:r w:rsidR="008C3F63" w:rsidRPr="00682BBA">
        <w:rPr>
          <w:rFonts w:ascii="Times New Roman" w:hAnsi="Times New Roman" w:cs="Times New Roman"/>
          <w:noProof/>
          <w:sz w:val="24"/>
          <w:szCs w:val="24"/>
        </w:rPr>
        <w:t>2</w:t>
      </w:r>
      <w:r w:rsidR="008C3F63" w:rsidRPr="00682BBA">
        <w:rPr>
          <w:rFonts w:ascii="Times New Roman" w:hAnsi="Times New Roman" w:cs="Times New Roman"/>
          <w:sz w:val="24"/>
          <w:szCs w:val="24"/>
        </w:rPr>
        <w:fldChar w:fldCharType="end"/>
      </w:r>
      <w:r w:rsidR="008C3F63" w:rsidRPr="00682BBA">
        <w:rPr>
          <w:rFonts w:ascii="Times New Roman" w:hAnsi="Times New Roman" w:cs="Times New Roman"/>
          <w:sz w:val="24"/>
          <w:szCs w:val="24"/>
        </w:rPr>
        <w:t>)</w:t>
      </w:r>
      <w:r w:rsidR="004770AF" w:rsidRPr="00682BBA">
        <w:rPr>
          <w:rFonts w:ascii="Times New Roman" w:hAnsi="Times New Roman" w:cs="Times New Roman"/>
          <w:sz w:val="24"/>
          <w:szCs w:val="24"/>
        </w:rPr>
        <w:t xml:space="preserve">. This </w:t>
      </w:r>
      <w:r w:rsidR="00211318" w:rsidRPr="00682BBA">
        <w:rPr>
          <w:rFonts w:ascii="Times New Roman" w:hAnsi="Times New Roman" w:cs="Times New Roman"/>
          <w:sz w:val="24"/>
          <w:szCs w:val="24"/>
        </w:rPr>
        <w:t xml:space="preserve">means that </w:t>
      </w:r>
      <w:r w:rsidR="52628744" w:rsidRPr="2379A484">
        <w:rPr>
          <w:rFonts w:ascii="Times New Roman" w:hAnsi="Times New Roman" w:cs="Times New Roman"/>
          <w:sz w:val="24"/>
          <w:szCs w:val="24"/>
        </w:rPr>
        <w:t>1</w:t>
      </w:r>
      <w:r w:rsidR="008C42B8" w:rsidRPr="2379A484">
        <w:rPr>
          <w:rFonts w:ascii="Times New Roman" w:hAnsi="Times New Roman" w:cs="Times New Roman"/>
          <w:sz w:val="24"/>
          <w:szCs w:val="24"/>
        </w:rPr>
        <w:t>20</w:t>
      </w:r>
      <w:r w:rsidR="00211318" w:rsidRPr="00682BBA">
        <w:rPr>
          <w:rFonts w:ascii="Times New Roman" w:hAnsi="Times New Roman" w:cs="Times New Roman"/>
          <w:sz w:val="24"/>
          <w:szCs w:val="24"/>
        </w:rPr>
        <w:t xml:space="preserve">,000 acres of typical wetlands, </w:t>
      </w:r>
      <w:r w:rsidR="008C42B8" w:rsidRPr="2379A484">
        <w:rPr>
          <w:rFonts w:ascii="Times New Roman" w:hAnsi="Times New Roman" w:cs="Times New Roman"/>
          <w:sz w:val="24"/>
          <w:szCs w:val="24"/>
        </w:rPr>
        <w:t>40</w:t>
      </w:r>
      <w:r w:rsidR="00211318" w:rsidRPr="00682BBA">
        <w:rPr>
          <w:rFonts w:ascii="Times New Roman" w:hAnsi="Times New Roman" w:cs="Times New Roman"/>
          <w:sz w:val="24"/>
          <w:szCs w:val="24"/>
        </w:rPr>
        <w:t xml:space="preserve">,000 acres of connected wetlands, or </w:t>
      </w:r>
      <w:r w:rsidR="000279CB" w:rsidRPr="2379A484">
        <w:rPr>
          <w:rFonts w:ascii="Times New Roman" w:hAnsi="Times New Roman" w:cs="Times New Roman"/>
          <w:sz w:val="24"/>
          <w:szCs w:val="24"/>
        </w:rPr>
        <w:t>2,0</w:t>
      </w:r>
      <w:r w:rsidR="6F633B32" w:rsidRPr="2379A484">
        <w:rPr>
          <w:rFonts w:ascii="Times New Roman" w:hAnsi="Times New Roman" w:cs="Times New Roman"/>
          <w:sz w:val="24"/>
          <w:szCs w:val="24"/>
        </w:rPr>
        <w:t>00</w:t>
      </w:r>
      <w:r w:rsidR="00EF1D5D" w:rsidRPr="00682BBA">
        <w:rPr>
          <w:rFonts w:ascii="Times New Roman" w:hAnsi="Times New Roman" w:cs="Times New Roman"/>
          <w:sz w:val="24"/>
          <w:szCs w:val="24"/>
        </w:rPr>
        <w:t xml:space="preserve"> acres of the</w:t>
      </w:r>
      <w:commentRangeStart w:id="1581"/>
      <w:commentRangeStart w:id="1582"/>
      <w:r w:rsidR="00EF1D5D" w:rsidRPr="00682BBA">
        <w:rPr>
          <w:rFonts w:ascii="Times New Roman" w:hAnsi="Times New Roman" w:cs="Times New Roman"/>
          <w:sz w:val="24"/>
          <w:szCs w:val="24"/>
        </w:rPr>
        <w:t xml:space="preserve"> best </w:t>
      </w:r>
      <w:del w:id="1583" w:author="Anderson, Kenneth" w:date="2026-10-01T12:27:00Z" w16du:dateUtc="2026-10-01T16:27:00Z">
        <w:r w:rsidR="00EF1D5D" w:rsidRPr="00682BBA" w:rsidDel="0003287A">
          <w:rPr>
            <w:rFonts w:ascii="Times New Roman" w:hAnsi="Times New Roman" w:cs="Times New Roman"/>
            <w:sz w:val="24"/>
            <w:szCs w:val="24"/>
          </w:rPr>
          <w:delText>possible</w:delText>
        </w:r>
        <w:commentRangeEnd w:id="1581"/>
        <w:r w:rsidR="6D9E1445" w:rsidRPr="00682BBA" w:rsidDel="0003287A">
          <w:rPr>
            <w:rStyle w:val="CommentReference"/>
            <w:rFonts w:ascii="Times New Roman" w:hAnsi="Times New Roman" w:cs="Times New Roman"/>
            <w:sz w:val="24"/>
            <w:szCs w:val="24"/>
          </w:rPr>
          <w:commentReference w:id="1581"/>
        </w:r>
        <w:commentRangeEnd w:id="1582"/>
        <w:r w:rsidRPr="00682BBA" w:rsidDel="0003287A">
          <w:rPr>
            <w:rStyle w:val="CommentReference"/>
            <w:rFonts w:ascii="Times New Roman" w:hAnsi="Times New Roman" w:cs="Times New Roman"/>
            <w:sz w:val="24"/>
            <w:szCs w:val="24"/>
          </w:rPr>
          <w:commentReference w:id="1582"/>
        </w:r>
        <w:r w:rsidR="00EF1D5D" w:rsidRPr="00682BBA" w:rsidDel="0003287A">
          <w:rPr>
            <w:rFonts w:ascii="Times New Roman" w:hAnsi="Times New Roman" w:cs="Times New Roman"/>
            <w:sz w:val="24"/>
            <w:szCs w:val="24"/>
          </w:rPr>
          <w:delText xml:space="preserve"> </w:delText>
        </w:r>
      </w:del>
      <w:ins w:id="1584" w:author="Anderson, Kenneth" w:date="2026-10-01T12:27:00Z" w16du:dateUtc="2026-10-01T16:27:00Z">
        <w:r w:rsidR="0003287A">
          <w:rPr>
            <w:rFonts w:ascii="Times New Roman" w:hAnsi="Times New Roman" w:cs="Times New Roman"/>
            <w:sz w:val="24"/>
            <w:szCs w:val="24"/>
          </w:rPr>
          <w:t>performing</w:t>
        </w:r>
        <w:r w:rsidR="0003287A" w:rsidRPr="00682BBA">
          <w:rPr>
            <w:rFonts w:ascii="Times New Roman" w:hAnsi="Times New Roman" w:cs="Times New Roman"/>
            <w:sz w:val="24"/>
            <w:szCs w:val="24"/>
          </w:rPr>
          <w:t xml:space="preserve"> </w:t>
        </w:r>
      </w:ins>
      <w:r w:rsidR="00EF1D5D" w:rsidRPr="00682BBA">
        <w:rPr>
          <w:rFonts w:ascii="Times New Roman" w:hAnsi="Times New Roman" w:cs="Times New Roman"/>
          <w:sz w:val="24"/>
          <w:szCs w:val="24"/>
        </w:rPr>
        <w:t xml:space="preserve">wetlands </w:t>
      </w:r>
      <w:del w:id="1585" w:author="Kinsman-Costello, Lauren" w:date="2026-10-08T15:01:00Z" w16du:dateUtc="2026-10-08T19:01:00Z">
        <w:r w:rsidR="00EF1D5D" w:rsidRPr="00682BBA">
          <w:rPr>
            <w:rFonts w:ascii="Times New Roman" w:hAnsi="Times New Roman" w:cs="Times New Roman"/>
            <w:sz w:val="24"/>
            <w:szCs w:val="24"/>
          </w:rPr>
          <w:delText>would be needed to meet</w:delText>
        </w:r>
      </w:del>
      <w:ins w:id="1586" w:author="Kinsman-Costello, Lauren" w:date="2026-10-08T15:01:00Z" w16du:dateUtc="2026-10-08T19:01:00Z">
        <w:r w:rsidR="00CD007B">
          <w:rPr>
            <w:rFonts w:ascii="Times New Roman" w:hAnsi="Times New Roman" w:cs="Times New Roman"/>
            <w:sz w:val="24"/>
            <w:szCs w:val="24"/>
          </w:rPr>
          <w:t>could annually retain enough P during the HAB season to meet</w:t>
        </w:r>
      </w:ins>
      <w:r w:rsidR="00EF1D5D" w:rsidRPr="00682BBA">
        <w:rPr>
          <w:rFonts w:ascii="Times New Roman" w:hAnsi="Times New Roman" w:cs="Times New Roman"/>
          <w:sz w:val="24"/>
          <w:szCs w:val="24"/>
        </w:rPr>
        <w:t xml:space="preserve"> Maumee </w:t>
      </w:r>
      <w:del w:id="1587" w:author="Anderson, Kenneth" w:date="2026-10-01T11:38:00Z" w16du:dateUtc="2026-10-01T15:38:00Z">
        <w:r w:rsidR="00EF1D5D" w:rsidRPr="00682BBA" w:rsidDel="001970EA">
          <w:rPr>
            <w:rFonts w:ascii="Times New Roman" w:hAnsi="Times New Roman" w:cs="Times New Roman"/>
            <w:sz w:val="24"/>
            <w:szCs w:val="24"/>
          </w:rPr>
          <w:delText xml:space="preserve">River </w:delText>
        </w:r>
      </w:del>
      <w:ins w:id="1588" w:author="Anderson, Kenneth" w:date="2026-10-01T11:38:00Z" w16du:dateUtc="2026-10-01T15:38:00Z">
        <w:r w:rsidR="001970EA">
          <w:rPr>
            <w:rFonts w:ascii="Times New Roman" w:hAnsi="Times New Roman" w:cs="Times New Roman"/>
            <w:sz w:val="24"/>
            <w:szCs w:val="24"/>
          </w:rPr>
          <w:t>Watershed</w:t>
        </w:r>
        <w:r w:rsidR="001970EA" w:rsidRPr="00682BBA">
          <w:rPr>
            <w:rFonts w:ascii="Times New Roman" w:hAnsi="Times New Roman" w:cs="Times New Roman"/>
            <w:sz w:val="24"/>
            <w:szCs w:val="24"/>
          </w:rPr>
          <w:t xml:space="preserve"> </w:t>
        </w:r>
      </w:ins>
      <w:r w:rsidR="00EF1D5D" w:rsidRPr="00682BBA">
        <w:rPr>
          <w:rFonts w:ascii="Times New Roman" w:hAnsi="Times New Roman" w:cs="Times New Roman"/>
          <w:sz w:val="24"/>
          <w:szCs w:val="24"/>
        </w:rPr>
        <w:t xml:space="preserve">TMDL </w:t>
      </w:r>
      <w:ins w:id="1589" w:author="Kinsman-Costello, Lauren" w:date="2026-10-08T15:01:00Z" w16du:dateUtc="2026-10-08T19:01:00Z">
        <w:r w:rsidR="00294744">
          <w:rPr>
            <w:rFonts w:ascii="Times New Roman" w:hAnsi="Times New Roman" w:cs="Times New Roman"/>
            <w:sz w:val="24"/>
            <w:szCs w:val="24"/>
          </w:rPr>
          <w:t xml:space="preserve">load reduction </w:t>
        </w:r>
      </w:ins>
      <w:r w:rsidR="00EF1D5D" w:rsidRPr="00682BBA">
        <w:rPr>
          <w:rFonts w:ascii="Times New Roman" w:hAnsi="Times New Roman" w:cs="Times New Roman"/>
          <w:sz w:val="24"/>
          <w:szCs w:val="24"/>
        </w:rPr>
        <w:t>goals</w:t>
      </w:r>
      <w:ins w:id="1590" w:author="Kinsman-Costello, Lauren" w:date="2026-10-08T15:01:00Z" w16du:dateUtc="2026-10-08T19:01:00Z">
        <w:r w:rsidR="00294744">
          <w:rPr>
            <w:rFonts w:ascii="Times New Roman" w:hAnsi="Times New Roman" w:cs="Times New Roman"/>
            <w:sz w:val="24"/>
            <w:szCs w:val="24"/>
          </w:rPr>
          <w:t xml:space="preserve"> allocated to “Enhancing Non</w:t>
        </w:r>
        <w:del w:id="1591" w:author="Kerns, Janice" w:date="2026-10-09T14:38:00Z" w16du:dateUtc="2026-10-09T18:38:00Z">
          <w:r w:rsidR="00294744" w:rsidDel="0021102B">
            <w:rPr>
              <w:rFonts w:ascii="Times New Roman" w:hAnsi="Times New Roman" w:cs="Times New Roman"/>
              <w:sz w:val="24"/>
              <w:szCs w:val="24"/>
            </w:rPr>
            <w:delText xml:space="preserve"> </w:delText>
          </w:r>
        </w:del>
      </w:ins>
      <w:ins w:id="1592" w:author="Kerns, Janice" w:date="2026-10-09T14:38:00Z" w16du:dateUtc="2026-10-09T18:38:00Z">
        <w:r w:rsidR="0021102B">
          <w:rPr>
            <w:rFonts w:ascii="Times New Roman" w:hAnsi="Times New Roman" w:cs="Times New Roman"/>
            <w:sz w:val="24"/>
            <w:szCs w:val="24"/>
          </w:rPr>
          <w:t>-</w:t>
        </w:r>
      </w:ins>
      <w:ins w:id="1593" w:author="Kinsman-Costello, Lauren" w:date="2026-10-08T15:01:00Z" w16du:dateUtc="2026-10-08T19:01:00Z">
        <w:r w:rsidR="00294744">
          <w:rPr>
            <w:rFonts w:ascii="Times New Roman" w:hAnsi="Times New Roman" w:cs="Times New Roman"/>
            <w:sz w:val="24"/>
            <w:szCs w:val="24"/>
          </w:rPr>
          <w:t>Point Source Sinks”</w:t>
        </w:r>
      </w:ins>
      <w:r w:rsidR="00EF1D5D" w:rsidRPr="0D07F42D">
        <w:rPr>
          <w:rFonts w:ascii="Times New Roman" w:hAnsi="Times New Roman" w:cs="Times New Roman"/>
          <w:sz w:val="24"/>
          <w:szCs w:val="24"/>
        </w:rPr>
        <w:t>.</w:t>
      </w:r>
      <w:r w:rsidR="00EF1D5D" w:rsidRPr="00682BBA">
        <w:rPr>
          <w:rFonts w:ascii="Times New Roman" w:hAnsi="Times New Roman" w:cs="Times New Roman"/>
          <w:sz w:val="24"/>
          <w:szCs w:val="24"/>
        </w:rPr>
        <w:t xml:space="preserve"> </w:t>
      </w:r>
    </w:p>
    <w:p w14:paraId="1A248E92" w14:textId="3D5573BB" w:rsidR="00D360E2" w:rsidRDefault="00D360E2" w:rsidP="2379A484">
      <w:pPr>
        <w:spacing w:line="480" w:lineRule="auto"/>
        <w:ind w:firstLine="720"/>
        <w:rPr>
          <w:rFonts w:ascii="Times New Roman" w:hAnsi="Times New Roman" w:cs="Times New Roman"/>
          <w:sz w:val="24"/>
          <w:szCs w:val="24"/>
        </w:rPr>
      </w:pPr>
      <w:del w:id="1594" w:author="Winston, Ryan" w:date="2026-09-15T19:47:00Z" w16du:dateUtc="2026-09-15T19:47:29Z">
        <w:r w:rsidRPr="2379A484" w:rsidDel="00D360E2">
          <w:rPr>
            <w:rFonts w:ascii="Times New Roman" w:hAnsi="Times New Roman" w:cs="Times New Roman"/>
            <w:sz w:val="24"/>
            <w:szCs w:val="24"/>
          </w:rPr>
          <w:delText xml:space="preserve">We used the same three scenarios to address how many wetlands would be needed to meet proposed nitrogen reduction goals </w:delText>
        </w:r>
        <w:r w:rsidRPr="2379A484" w:rsidDel="006E3524">
          <w:rPr>
            <w:rFonts w:ascii="Times New Roman" w:hAnsi="Times New Roman" w:cs="Times New Roman"/>
            <w:sz w:val="24"/>
            <w:szCs w:val="24"/>
          </w:rPr>
          <w:delText>of 40% from the 2008 baseline</w:delText>
        </w:r>
        <w:r w:rsidRPr="2379A484" w:rsidDel="008A1534">
          <w:rPr>
            <w:rFonts w:ascii="Times New Roman" w:hAnsi="Times New Roman" w:cs="Times New Roman"/>
            <w:sz w:val="24"/>
            <w:szCs w:val="24"/>
          </w:rPr>
          <w:delText xml:space="preserve"> </w:delText>
        </w:r>
      </w:del>
      <w:r w:rsidR="00987919">
        <w:rPr>
          <w:rFonts w:ascii="Times New Roman" w:hAnsi="Times New Roman" w:cs="Times New Roman"/>
          <w:sz w:val="24"/>
          <w:szCs w:val="24"/>
        </w:rPr>
        <w:fldChar w:fldCharType="begin"/>
      </w:r>
      <w:r w:rsidR="007D19A1">
        <w:rPr>
          <w:rFonts w:ascii="Times New Roman" w:hAnsi="Times New Roman" w:cs="Times New Roman"/>
          <w:sz w:val="24"/>
          <w:szCs w:val="24"/>
        </w:rPr>
        <w:instrText xml:space="preserve"> ADDIN ZOTERO_ITEM CSL_CITATION {"citationID":"EiXf4QZm","properties":{"unsorted":false,"formattedCitation":"(Paerl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r w:rsidR="00987919">
        <w:rPr>
          <w:rFonts w:ascii="Times New Roman" w:hAnsi="Times New Roman" w:cs="Times New Roman"/>
          <w:sz w:val="24"/>
          <w:szCs w:val="24"/>
        </w:rPr>
        <w:fldChar w:fldCharType="separate"/>
      </w:r>
      <w:del w:id="1595" w:author="Winston, Ryan" w:date="2026-09-15T19:47:00Z" w16du:dateUtc="2026-09-15T19:47:29Z">
        <w:r w:rsidRPr="2379A484" w:rsidDel="00987919">
          <w:rPr>
            <w:rFonts w:ascii="Times New Roman" w:hAnsi="Times New Roman" w:cs="Times New Roman"/>
            <w:sz w:val="24"/>
            <w:szCs w:val="24"/>
          </w:rPr>
          <w:delText>(Paerl et al. 2024)</w:delText>
        </w:r>
      </w:del>
      <w:r w:rsidR="00987919">
        <w:rPr>
          <w:rFonts w:ascii="Times New Roman" w:hAnsi="Times New Roman" w:cs="Times New Roman"/>
          <w:sz w:val="24"/>
          <w:szCs w:val="24"/>
        </w:rPr>
        <w:fldChar w:fldCharType="end"/>
      </w:r>
      <w:del w:id="1596" w:author="Winston, Ryan" w:date="2026-09-15T19:47:00Z" w16du:dateUtc="2026-09-15T19:47:29Z">
        <w:r w:rsidRPr="2379A484" w:rsidDel="008A1534">
          <w:rPr>
            <w:rFonts w:ascii="Times New Roman" w:hAnsi="Times New Roman" w:cs="Times New Roman"/>
            <w:sz w:val="24"/>
            <w:szCs w:val="24"/>
          </w:rPr>
          <w:delText>,</w:delText>
        </w:r>
        <w:r w:rsidRPr="2379A484" w:rsidDel="00DF0665">
          <w:rPr>
            <w:rFonts w:ascii="Times New Roman" w:hAnsi="Times New Roman" w:cs="Times New Roman"/>
            <w:sz w:val="24"/>
            <w:szCs w:val="24"/>
          </w:rPr>
          <w:delText xml:space="preserve"> by applying the same proportion of the total reduction to </w:delText>
        </w:r>
        <w:r w:rsidRPr="2379A484" w:rsidDel="00FA5D61">
          <w:rPr>
            <w:rFonts w:ascii="Times New Roman" w:hAnsi="Times New Roman" w:cs="Times New Roman"/>
            <w:sz w:val="24"/>
            <w:szCs w:val="24"/>
          </w:rPr>
          <w:delText xml:space="preserve">wetlands </w:delText>
        </w:r>
        <w:r w:rsidRPr="2379A484" w:rsidDel="00D26873">
          <w:rPr>
            <w:rFonts w:ascii="Times New Roman" w:hAnsi="Times New Roman" w:cs="Times New Roman"/>
            <w:sz w:val="24"/>
            <w:szCs w:val="24"/>
          </w:rPr>
          <w:delText xml:space="preserve">as the TMDL goals </w:delText>
        </w:r>
        <w:r w:rsidRPr="2379A484" w:rsidDel="00FA5D61">
          <w:rPr>
            <w:rFonts w:ascii="Times New Roman" w:hAnsi="Times New Roman" w:cs="Times New Roman"/>
            <w:sz w:val="24"/>
            <w:szCs w:val="24"/>
          </w:rPr>
          <w:delText>(</w:delText>
        </w:r>
        <w:r w:rsidRPr="2379A484" w:rsidDel="009C2B5F">
          <w:rPr>
            <w:rFonts w:ascii="Times New Roman" w:hAnsi="Times New Roman" w:cs="Times New Roman"/>
            <w:sz w:val="24"/>
            <w:szCs w:val="24"/>
          </w:rPr>
          <w:delText>3,</w:delText>
        </w:r>
        <w:r w:rsidRPr="2379A484" w:rsidDel="00D00FFC">
          <w:rPr>
            <w:rFonts w:ascii="Times New Roman" w:hAnsi="Times New Roman" w:cs="Times New Roman"/>
            <w:sz w:val="24"/>
            <w:szCs w:val="24"/>
          </w:rPr>
          <w:delText>700,000 lbs</w:delText>
        </w:r>
        <w:r w:rsidRPr="2379A484" w:rsidDel="006F4306">
          <w:rPr>
            <w:rFonts w:ascii="Times New Roman" w:hAnsi="Times New Roman" w:cs="Times New Roman"/>
            <w:sz w:val="24"/>
            <w:szCs w:val="24"/>
          </w:rPr>
          <w:delText xml:space="preserve"> annual</w:delText>
        </w:r>
        <w:r w:rsidRPr="2379A484" w:rsidDel="00D00FFC">
          <w:rPr>
            <w:rFonts w:ascii="Times New Roman" w:hAnsi="Times New Roman" w:cs="Times New Roman"/>
            <w:sz w:val="24"/>
            <w:szCs w:val="24"/>
          </w:rPr>
          <w:delText xml:space="preserve"> N </w:delText>
        </w:r>
        <w:r w:rsidRPr="2379A484" w:rsidDel="006F4306">
          <w:rPr>
            <w:rFonts w:ascii="Times New Roman" w:hAnsi="Times New Roman" w:cs="Times New Roman"/>
            <w:sz w:val="24"/>
            <w:szCs w:val="24"/>
          </w:rPr>
          <w:delText xml:space="preserve">reduction </w:delText>
        </w:r>
        <w:r w:rsidRPr="2379A484" w:rsidDel="001726F3">
          <w:rPr>
            <w:rFonts w:ascii="Times New Roman" w:hAnsi="Times New Roman" w:cs="Times New Roman"/>
            <w:sz w:val="24"/>
            <w:szCs w:val="24"/>
          </w:rPr>
          <w:delText>during the March to July period)</w:delText>
        </w:r>
        <w:r w:rsidRPr="2379A484" w:rsidDel="006F4306">
          <w:rPr>
            <w:rFonts w:ascii="Times New Roman" w:hAnsi="Times New Roman" w:cs="Times New Roman"/>
            <w:sz w:val="24"/>
            <w:szCs w:val="24"/>
          </w:rPr>
          <w:delText xml:space="preserve">. </w:delText>
        </w:r>
      </w:del>
      <w:ins w:id="1597" w:author="Winston, Ryan" w:date="2026-09-15T19:47:00Z" w16du:dateUtc="2026-09-15T19:47:30Z">
        <w:r w:rsidR="4B2D3A1D" w:rsidRPr="2379A484">
          <w:rPr>
            <w:rFonts w:ascii="Times New Roman" w:hAnsi="Times New Roman" w:cs="Times New Roman"/>
            <w:sz w:val="24"/>
            <w:szCs w:val="24"/>
          </w:rPr>
          <w:t>Similarly, w</w:t>
        </w:r>
      </w:ins>
      <w:del w:id="1598" w:author="Winston, Ryan" w:date="2026-09-15T19:47:00Z" w16du:dateUtc="2026-09-15T19:47:31Z">
        <w:r w:rsidRPr="2379A484" w:rsidDel="00DB5FEF">
          <w:rPr>
            <w:rFonts w:ascii="Times New Roman" w:hAnsi="Times New Roman" w:cs="Times New Roman"/>
            <w:sz w:val="24"/>
            <w:szCs w:val="24"/>
          </w:rPr>
          <w:delText>W</w:delText>
        </w:r>
      </w:del>
      <w:del w:id="1599" w:author="Anderson, Kenneth" w:date="2026-10-01T14:56:00Z" w16du:dateUtc="2026-10-01T18:56:00Z">
        <w:r w:rsidR="00DB5FEF" w:rsidRPr="2379A484" w:rsidDel="00714535">
          <w:rPr>
            <w:rFonts w:ascii="Times New Roman" w:hAnsi="Times New Roman" w:cs="Times New Roman"/>
            <w:sz w:val="24"/>
            <w:szCs w:val="24"/>
          </w:rPr>
          <w:delText>e calculated</w:delText>
        </w:r>
      </w:del>
      <w:ins w:id="1600" w:author="Anderson, Kenneth" w:date="2026-10-01T14:56:00Z" w16du:dateUtc="2026-10-01T18:56:00Z">
        <w:r w:rsidR="00714535" w:rsidRPr="2379A484">
          <w:rPr>
            <w:rFonts w:ascii="Times New Roman" w:hAnsi="Times New Roman" w:cs="Times New Roman"/>
            <w:sz w:val="24"/>
            <w:szCs w:val="24"/>
          </w:rPr>
          <w:t>e calculated</w:t>
        </w:r>
      </w:ins>
      <w:r w:rsidR="00DB5FEF" w:rsidRPr="2379A484">
        <w:rPr>
          <w:rFonts w:ascii="Times New Roman" w:hAnsi="Times New Roman" w:cs="Times New Roman"/>
          <w:sz w:val="24"/>
          <w:szCs w:val="24"/>
        </w:rPr>
        <w:t xml:space="preserve"> that the total </w:t>
      </w:r>
      <w:ins w:id="1601" w:author="Anderson, Kenneth" w:date="2026-10-13T10:09:00Z" w16du:dateUtc="2026-10-13T14:09:00Z">
        <w:r w:rsidR="00740E1F">
          <w:rPr>
            <w:rFonts w:ascii="Times New Roman" w:hAnsi="Times New Roman" w:cs="Times New Roman"/>
            <w:sz w:val="24"/>
            <w:szCs w:val="24"/>
          </w:rPr>
          <w:t>nitrogen</w:t>
        </w:r>
      </w:ins>
      <w:del w:id="1602" w:author="Anderson, Kenneth" w:date="2026-10-13T10:09:00Z" w16du:dateUtc="2026-10-13T14:09:00Z">
        <w:r w:rsidR="00DB5FEF" w:rsidRPr="2379A484" w:rsidDel="00740E1F">
          <w:rPr>
            <w:rFonts w:ascii="Times New Roman" w:hAnsi="Times New Roman" w:cs="Times New Roman"/>
            <w:sz w:val="24"/>
            <w:szCs w:val="24"/>
          </w:rPr>
          <w:delText>N</w:delText>
        </w:r>
      </w:del>
      <w:r w:rsidR="00DB5FEF" w:rsidRPr="2379A484">
        <w:rPr>
          <w:rFonts w:ascii="Times New Roman" w:hAnsi="Times New Roman" w:cs="Times New Roman"/>
          <w:sz w:val="24"/>
          <w:szCs w:val="24"/>
        </w:rPr>
        <w:t xml:space="preserve"> </w:t>
      </w:r>
      <w:r w:rsidR="00DB5FEF" w:rsidRPr="2379A484">
        <w:rPr>
          <w:rFonts w:ascii="Times New Roman" w:hAnsi="Times New Roman" w:cs="Times New Roman"/>
          <w:sz w:val="24"/>
          <w:szCs w:val="24"/>
        </w:rPr>
        <w:lastRenderedPageBreak/>
        <w:t>retention during the HAB season</w:t>
      </w:r>
      <w:ins w:id="1603" w:author="Winston, Ryan" w:date="2026-09-15T19:49:00Z" w16du:dateUtc="2026-09-15T19:49:34Z">
        <w:r w:rsidR="676EB23D" w:rsidRPr="2379A484">
          <w:rPr>
            <w:rFonts w:ascii="Times New Roman" w:hAnsi="Times New Roman" w:cs="Times New Roman"/>
            <w:sz w:val="24"/>
            <w:szCs w:val="24"/>
          </w:rPr>
          <w:t>,</w:t>
        </w:r>
      </w:ins>
      <w:r w:rsidR="00DB5FEF" w:rsidRPr="2379A484">
        <w:rPr>
          <w:rFonts w:ascii="Times New Roman" w:hAnsi="Times New Roman" w:cs="Times New Roman"/>
          <w:sz w:val="24"/>
          <w:szCs w:val="24"/>
        </w:rPr>
        <w:t xml:space="preserve"> accounting for both wetland retention and runoff prevention</w:t>
      </w:r>
      <w:ins w:id="1604" w:author="Winston, Ryan" w:date="2026-09-15T19:49:00Z" w16du:dateUtc="2026-09-15T19:49:36Z">
        <w:r w:rsidR="3DC56ABB" w:rsidRPr="2379A484">
          <w:rPr>
            <w:rFonts w:ascii="Times New Roman" w:hAnsi="Times New Roman" w:cs="Times New Roman"/>
            <w:sz w:val="24"/>
            <w:szCs w:val="24"/>
          </w:rPr>
          <w:t>,</w:t>
        </w:r>
      </w:ins>
      <w:r w:rsidR="00DB5FEF" w:rsidRPr="2379A484">
        <w:rPr>
          <w:rFonts w:ascii="Times New Roman" w:hAnsi="Times New Roman" w:cs="Times New Roman"/>
          <w:sz w:val="24"/>
          <w:szCs w:val="24"/>
        </w:rPr>
        <w:t xml:space="preserve"> was </w:t>
      </w:r>
      <w:r w:rsidR="009C773E" w:rsidRPr="2379A484">
        <w:rPr>
          <w:rFonts w:ascii="Times New Roman" w:hAnsi="Times New Roman" w:cs="Times New Roman"/>
          <w:sz w:val="24"/>
          <w:szCs w:val="24"/>
        </w:rPr>
        <w:t>41.8</w:t>
      </w:r>
      <w:r w:rsidR="00DB5FEF" w:rsidRPr="2379A484">
        <w:rPr>
          <w:rFonts w:ascii="Times New Roman" w:hAnsi="Times New Roman" w:cs="Times New Roman"/>
          <w:sz w:val="24"/>
          <w:szCs w:val="24"/>
        </w:rPr>
        <w:t xml:space="preserve"> lbs/acre for typical wetlands, </w:t>
      </w:r>
      <w:r w:rsidR="00EF3AC7" w:rsidRPr="2379A484">
        <w:rPr>
          <w:rFonts w:ascii="Times New Roman" w:hAnsi="Times New Roman" w:cs="Times New Roman"/>
          <w:sz w:val="24"/>
          <w:szCs w:val="24"/>
        </w:rPr>
        <w:t>140.5</w:t>
      </w:r>
      <w:r w:rsidR="00DB5FEF" w:rsidRPr="2379A484">
        <w:rPr>
          <w:rFonts w:ascii="Times New Roman" w:hAnsi="Times New Roman" w:cs="Times New Roman"/>
          <w:sz w:val="24"/>
          <w:szCs w:val="24"/>
        </w:rPr>
        <w:t xml:space="preserve"> lbs/acre for connected wetlands</w:t>
      </w:r>
      <w:ins w:id="1605" w:author="Winston, Ryan" w:date="2026-09-15T19:47:00Z" w16du:dateUtc="2026-09-15T19:47:45Z">
        <w:r w:rsidR="373464AC" w:rsidRPr="2379A484">
          <w:rPr>
            <w:rFonts w:ascii="Times New Roman" w:hAnsi="Times New Roman" w:cs="Times New Roman"/>
            <w:sz w:val="24"/>
            <w:szCs w:val="24"/>
          </w:rPr>
          <w:t>,</w:t>
        </w:r>
      </w:ins>
      <w:r w:rsidR="00DB5FEF" w:rsidRPr="2379A484">
        <w:rPr>
          <w:rFonts w:ascii="Times New Roman" w:hAnsi="Times New Roman" w:cs="Times New Roman"/>
          <w:sz w:val="24"/>
          <w:szCs w:val="24"/>
        </w:rPr>
        <w:t xml:space="preserve"> and </w:t>
      </w:r>
      <w:r w:rsidR="00EF3AC7" w:rsidRPr="2379A484">
        <w:rPr>
          <w:rFonts w:ascii="Times New Roman" w:hAnsi="Times New Roman" w:cs="Times New Roman"/>
          <w:sz w:val="24"/>
          <w:szCs w:val="24"/>
        </w:rPr>
        <w:t>629.1</w:t>
      </w:r>
      <w:r w:rsidR="00DB5FEF" w:rsidRPr="2379A484">
        <w:rPr>
          <w:rFonts w:ascii="Times New Roman" w:hAnsi="Times New Roman" w:cs="Times New Roman"/>
          <w:sz w:val="24"/>
          <w:szCs w:val="24"/>
        </w:rPr>
        <w:t xml:space="preserve"> lbs/acre for the best </w:t>
      </w:r>
      <w:del w:id="1606" w:author="Anderson, Kenneth" w:date="2026-10-01T12:27:00Z" w16du:dateUtc="2026-10-01T16:27:00Z">
        <w:r w:rsidR="00DB5FEF" w:rsidRPr="2379A484" w:rsidDel="008A4FBF">
          <w:rPr>
            <w:rFonts w:ascii="Times New Roman" w:hAnsi="Times New Roman" w:cs="Times New Roman"/>
            <w:sz w:val="24"/>
            <w:szCs w:val="24"/>
          </w:rPr>
          <w:delText xml:space="preserve">possible </w:delText>
        </w:r>
      </w:del>
      <w:ins w:id="1607" w:author="Anderson, Kenneth" w:date="2026-10-01T12:27:00Z" w16du:dateUtc="2026-10-01T16:27:00Z">
        <w:r w:rsidR="008A4FBF">
          <w:rPr>
            <w:rFonts w:ascii="Times New Roman" w:hAnsi="Times New Roman" w:cs="Times New Roman"/>
            <w:sz w:val="24"/>
            <w:szCs w:val="24"/>
          </w:rPr>
          <w:t>performing</w:t>
        </w:r>
        <w:r w:rsidR="008A4FBF" w:rsidRPr="2379A484">
          <w:rPr>
            <w:rFonts w:ascii="Times New Roman" w:hAnsi="Times New Roman" w:cs="Times New Roman"/>
            <w:sz w:val="24"/>
            <w:szCs w:val="24"/>
          </w:rPr>
          <w:t xml:space="preserve"> </w:t>
        </w:r>
      </w:ins>
      <w:r w:rsidR="00DB5FEF" w:rsidRPr="2379A484">
        <w:rPr>
          <w:rFonts w:ascii="Times New Roman" w:hAnsi="Times New Roman" w:cs="Times New Roman"/>
          <w:sz w:val="24"/>
          <w:szCs w:val="24"/>
        </w:rPr>
        <w:t>wetlands (</w:t>
      </w:r>
      <w:r w:rsidRPr="2379A484">
        <w:rPr>
          <w:rFonts w:ascii="Times New Roman" w:hAnsi="Times New Roman" w:cs="Times New Roman"/>
          <w:sz w:val="24"/>
          <w:szCs w:val="24"/>
        </w:rPr>
        <w:fldChar w:fldCharType="begin"/>
      </w:r>
      <w:r w:rsidRPr="2379A484">
        <w:rPr>
          <w:rFonts w:ascii="Times New Roman" w:hAnsi="Times New Roman" w:cs="Times New Roman"/>
          <w:sz w:val="24"/>
          <w:szCs w:val="24"/>
        </w:rPr>
        <w:instrText xml:space="preserve"> REF _Ref238473448 \h  \* MERGEFORMAT </w:instrText>
      </w:r>
      <w:r w:rsidRPr="2379A484">
        <w:rPr>
          <w:rFonts w:ascii="Times New Roman" w:hAnsi="Times New Roman" w:cs="Times New Roman"/>
          <w:sz w:val="24"/>
          <w:szCs w:val="24"/>
        </w:rPr>
      </w:r>
      <w:r w:rsidRPr="2379A484">
        <w:rPr>
          <w:rFonts w:ascii="Times New Roman" w:hAnsi="Times New Roman" w:cs="Times New Roman"/>
          <w:sz w:val="24"/>
          <w:szCs w:val="24"/>
        </w:rPr>
        <w:fldChar w:fldCharType="separate"/>
      </w:r>
      <w:r w:rsidR="00DB5FEF" w:rsidRPr="2379A484">
        <w:rPr>
          <w:rFonts w:ascii="Times New Roman" w:hAnsi="Times New Roman" w:cs="Times New Roman"/>
          <w:sz w:val="24"/>
          <w:szCs w:val="24"/>
        </w:rPr>
        <w:t xml:space="preserve">Table </w:t>
      </w:r>
      <w:r w:rsidR="00DB5FEF" w:rsidRPr="2379A484">
        <w:rPr>
          <w:rFonts w:ascii="Times New Roman" w:hAnsi="Times New Roman" w:cs="Times New Roman"/>
          <w:noProof/>
          <w:sz w:val="24"/>
          <w:szCs w:val="24"/>
        </w:rPr>
        <w:t>2</w:t>
      </w:r>
      <w:r w:rsidRPr="2379A484">
        <w:rPr>
          <w:rFonts w:ascii="Times New Roman" w:hAnsi="Times New Roman" w:cs="Times New Roman"/>
          <w:sz w:val="24"/>
          <w:szCs w:val="24"/>
        </w:rPr>
        <w:fldChar w:fldCharType="end"/>
      </w:r>
      <w:r w:rsidR="00DB5FEF" w:rsidRPr="2379A484">
        <w:rPr>
          <w:rFonts w:ascii="Times New Roman" w:hAnsi="Times New Roman" w:cs="Times New Roman"/>
          <w:sz w:val="24"/>
          <w:szCs w:val="24"/>
        </w:rPr>
        <w:t>).</w:t>
      </w:r>
      <w:r w:rsidR="00FF3FE5" w:rsidRPr="2379A484">
        <w:rPr>
          <w:rFonts w:ascii="Times New Roman" w:hAnsi="Times New Roman" w:cs="Times New Roman"/>
          <w:sz w:val="24"/>
          <w:szCs w:val="24"/>
        </w:rPr>
        <w:t xml:space="preserve"> This means that 88,000 acres of typical wetlands, 26,000 acres of connected wetlands, or 6,000 acres of the best </w:t>
      </w:r>
      <w:del w:id="1608" w:author="Anderson, Kenneth" w:date="2026-10-01T12:27:00Z" w16du:dateUtc="2026-10-01T16:27:00Z">
        <w:r w:rsidR="00FF3FE5" w:rsidRPr="2379A484" w:rsidDel="008A4FBF">
          <w:rPr>
            <w:rFonts w:ascii="Times New Roman" w:hAnsi="Times New Roman" w:cs="Times New Roman"/>
            <w:sz w:val="24"/>
            <w:szCs w:val="24"/>
          </w:rPr>
          <w:delText xml:space="preserve">possible </w:delText>
        </w:r>
      </w:del>
      <w:ins w:id="1609" w:author="Anderson, Kenneth" w:date="2026-10-01T12:27:00Z" w16du:dateUtc="2026-10-01T16:27:00Z">
        <w:r w:rsidR="008A4FBF">
          <w:rPr>
            <w:rFonts w:ascii="Times New Roman" w:hAnsi="Times New Roman" w:cs="Times New Roman"/>
            <w:sz w:val="24"/>
            <w:szCs w:val="24"/>
          </w:rPr>
          <w:t>performing</w:t>
        </w:r>
        <w:r w:rsidR="008A4FBF" w:rsidRPr="2379A484">
          <w:rPr>
            <w:rFonts w:ascii="Times New Roman" w:hAnsi="Times New Roman" w:cs="Times New Roman"/>
            <w:sz w:val="24"/>
            <w:szCs w:val="24"/>
          </w:rPr>
          <w:t xml:space="preserve"> </w:t>
        </w:r>
      </w:ins>
      <w:r w:rsidR="00FF3FE5" w:rsidRPr="2379A484">
        <w:rPr>
          <w:rFonts w:ascii="Times New Roman" w:hAnsi="Times New Roman" w:cs="Times New Roman"/>
          <w:sz w:val="24"/>
          <w:szCs w:val="24"/>
        </w:rPr>
        <w:t xml:space="preserve">wetlands would be needed to meet </w:t>
      </w:r>
      <w:del w:id="1610" w:author="Kinsman-Costello, Lauren" w:date="2026-10-08T15:02:00Z" w16du:dateUtc="2026-10-08T19:02:00Z">
        <w:r w:rsidR="00FF3FE5" w:rsidRPr="2379A484">
          <w:rPr>
            <w:rFonts w:ascii="Times New Roman" w:hAnsi="Times New Roman" w:cs="Times New Roman"/>
            <w:sz w:val="24"/>
            <w:szCs w:val="24"/>
          </w:rPr>
          <w:delText xml:space="preserve">Maumee </w:delText>
        </w:r>
        <w:r w:rsidR="00FF3FE5" w:rsidRPr="2379A484" w:rsidDel="001970EA">
          <w:rPr>
            <w:rFonts w:ascii="Times New Roman" w:hAnsi="Times New Roman" w:cs="Times New Roman"/>
            <w:sz w:val="24"/>
            <w:szCs w:val="24"/>
          </w:rPr>
          <w:delText xml:space="preserve">River </w:delText>
        </w:r>
      </w:del>
      <w:ins w:id="1611" w:author="Anderson, Kenneth" w:date="2026-10-01T11:38:00Z" w16du:dateUtc="2026-10-01T15:38:00Z">
        <w:del w:id="1612" w:author="Kinsman-Costello, Lauren" w:date="2026-10-08T15:02:00Z" w16du:dateUtc="2026-10-08T19:02:00Z">
          <w:r w:rsidR="001970EA">
            <w:rPr>
              <w:rFonts w:ascii="Times New Roman" w:hAnsi="Times New Roman" w:cs="Times New Roman"/>
              <w:sz w:val="24"/>
              <w:szCs w:val="24"/>
            </w:rPr>
            <w:delText>Waters</w:delText>
          </w:r>
        </w:del>
      </w:ins>
      <w:ins w:id="1613" w:author="Anderson, Kenneth" w:date="2026-10-01T11:39:00Z" w16du:dateUtc="2026-10-01T15:39:00Z">
        <w:del w:id="1614" w:author="Kinsman-Costello, Lauren" w:date="2026-10-08T15:02:00Z" w16du:dateUtc="2026-10-08T19:02:00Z">
          <w:r w:rsidR="001970EA">
            <w:rPr>
              <w:rFonts w:ascii="Times New Roman" w:hAnsi="Times New Roman" w:cs="Times New Roman"/>
              <w:sz w:val="24"/>
              <w:szCs w:val="24"/>
            </w:rPr>
            <w:delText>hed</w:delText>
          </w:r>
        </w:del>
      </w:ins>
      <w:ins w:id="1615" w:author="Anderson, Kenneth" w:date="2026-10-01T11:38:00Z" w16du:dateUtc="2026-10-01T15:38:00Z">
        <w:del w:id="1616" w:author="Kinsman-Costello, Lauren" w:date="2026-10-08T15:02:00Z" w16du:dateUtc="2026-10-08T19:02:00Z">
          <w:r w:rsidR="001970EA" w:rsidRPr="2379A484">
            <w:rPr>
              <w:rFonts w:ascii="Times New Roman" w:hAnsi="Times New Roman" w:cs="Times New Roman"/>
              <w:sz w:val="24"/>
              <w:szCs w:val="24"/>
            </w:rPr>
            <w:delText xml:space="preserve"> </w:delText>
          </w:r>
        </w:del>
      </w:ins>
      <w:del w:id="1617" w:author="Kinsman-Costello, Lauren" w:date="2026-10-08T15:02:00Z" w16du:dateUtc="2026-10-08T19:02:00Z">
        <w:r w:rsidR="00FF3FE5" w:rsidRPr="2379A484">
          <w:rPr>
            <w:rFonts w:ascii="Times New Roman" w:hAnsi="Times New Roman" w:cs="Times New Roman"/>
            <w:sz w:val="24"/>
            <w:szCs w:val="24"/>
          </w:rPr>
          <w:delText>TMDL</w:delText>
        </w:r>
      </w:del>
      <w:ins w:id="1618" w:author="Kinsman-Costello, Lauren" w:date="2026-10-08T15:02:00Z" w16du:dateUtc="2026-10-08T19:02:00Z">
        <w:r w:rsidR="00C86ACF">
          <w:rPr>
            <w:rFonts w:ascii="Times New Roman" w:hAnsi="Times New Roman" w:cs="Times New Roman"/>
            <w:sz w:val="24"/>
            <w:szCs w:val="24"/>
          </w:rPr>
          <w:t xml:space="preserve">analogous </w:t>
        </w:r>
      </w:ins>
      <w:ins w:id="1619" w:author="Anderson, Kenneth" w:date="2026-10-13T10:09:00Z" w16du:dateUtc="2026-10-13T14:09:00Z">
        <w:r w:rsidR="00740E1F">
          <w:rPr>
            <w:rFonts w:ascii="Times New Roman" w:hAnsi="Times New Roman" w:cs="Times New Roman"/>
            <w:sz w:val="24"/>
            <w:szCs w:val="24"/>
          </w:rPr>
          <w:t>nitrogen</w:t>
        </w:r>
      </w:ins>
      <w:ins w:id="1620" w:author="Kinsman-Costello, Lauren" w:date="2026-10-08T15:02:00Z" w16du:dateUtc="2026-10-08T19:02:00Z">
        <w:del w:id="1621" w:author="Anderson, Kenneth" w:date="2026-10-13T10:09:00Z" w16du:dateUtc="2026-10-13T14:09:00Z">
          <w:r w:rsidR="00C86ACF" w:rsidDel="00740E1F">
            <w:rPr>
              <w:rFonts w:ascii="Times New Roman" w:hAnsi="Times New Roman" w:cs="Times New Roman"/>
              <w:sz w:val="24"/>
              <w:szCs w:val="24"/>
            </w:rPr>
            <w:delText>N</w:delText>
          </w:r>
        </w:del>
        <w:r w:rsidR="00C86ACF">
          <w:rPr>
            <w:rFonts w:ascii="Times New Roman" w:hAnsi="Times New Roman" w:cs="Times New Roman"/>
            <w:sz w:val="24"/>
            <w:szCs w:val="24"/>
          </w:rPr>
          <w:t xml:space="preserve"> load</w:t>
        </w:r>
      </w:ins>
      <w:r w:rsidR="00FF3FE5" w:rsidRPr="2379A484">
        <w:rPr>
          <w:rFonts w:ascii="Times New Roman" w:hAnsi="Times New Roman" w:cs="Times New Roman"/>
          <w:sz w:val="24"/>
          <w:szCs w:val="24"/>
        </w:rPr>
        <w:t xml:space="preserve"> goals</w:t>
      </w:r>
      <w:ins w:id="1622" w:author="Kinsman-Costello, Lauren" w:date="2026-10-08T15:02:00Z" w16du:dateUtc="2026-10-08T19:02:00Z">
        <w:r w:rsidR="00C86ACF">
          <w:rPr>
            <w:rFonts w:ascii="Times New Roman" w:hAnsi="Times New Roman" w:cs="Times New Roman"/>
            <w:sz w:val="24"/>
            <w:szCs w:val="24"/>
          </w:rPr>
          <w:t xml:space="preserve"> suggested for the Ohio portion of the Maum</w:t>
        </w:r>
      </w:ins>
      <w:ins w:id="1623" w:author="Kinsman-Costello, Lauren" w:date="2026-10-08T15:03:00Z" w16du:dateUtc="2026-10-08T19:03:00Z">
        <w:r w:rsidR="00C86ACF">
          <w:rPr>
            <w:rFonts w:ascii="Times New Roman" w:hAnsi="Times New Roman" w:cs="Times New Roman"/>
            <w:sz w:val="24"/>
            <w:szCs w:val="24"/>
          </w:rPr>
          <w:t xml:space="preserve">ee watershed </w:t>
        </w:r>
      </w:ins>
      <w:ins w:id="1624" w:author="Anderson, Kenneth" w:date="2026-10-09T09:32:00Z" w16du:dateUtc="2026-10-09T13:32:00Z">
        <w:r w:rsidR="0017621D">
          <w:rPr>
            <w:rFonts w:ascii="Times New Roman" w:hAnsi="Times New Roman" w:cs="Times New Roman"/>
            <w:sz w:val="24"/>
            <w:szCs w:val="24"/>
          </w:rPr>
          <w:t>(</w:t>
        </w:r>
        <w:r w:rsidR="0017621D" w:rsidRPr="2379A484">
          <w:rPr>
            <w:rFonts w:ascii="Times New Roman" w:hAnsi="Times New Roman" w:cs="Times New Roman"/>
            <w:sz w:val="24"/>
            <w:szCs w:val="24"/>
          </w:rPr>
          <w:fldChar w:fldCharType="begin"/>
        </w:r>
      </w:ins>
      <w:r w:rsidR="00E2047D">
        <w:rPr>
          <w:rFonts w:ascii="Times New Roman" w:hAnsi="Times New Roman" w:cs="Times New Roman"/>
          <w:sz w:val="24"/>
          <w:szCs w:val="24"/>
        </w:rPr>
        <w:instrText xml:space="preserve"> ADDIN ZOTERO_ITEM CSL_CITATION {"citationID":"KzvOEvA0","properties":{"unsorted":false,"formattedCitation":"(Paerl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M."},{"family":"Yue","given":"Lindsay"}],"issued":{"date-parts":[["2024"]]}}}],"schema":"https://github.com/citation-style-language/schema/raw/master/csl-citation.json"} </w:instrText>
      </w:r>
      <w:ins w:id="1625" w:author="Anderson, Kenneth" w:date="2026-10-09T09:32:00Z" w16du:dateUtc="2026-10-09T13:32:00Z">
        <w:r w:rsidR="0017621D" w:rsidRPr="2379A484">
          <w:rPr>
            <w:rFonts w:ascii="Times New Roman" w:hAnsi="Times New Roman" w:cs="Times New Roman"/>
            <w:sz w:val="24"/>
            <w:szCs w:val="24"/>
          </w:rPr>
          <w:fldChar w:fldCharType="separate"/>
        </w:r>
        <w:r w:rsidR="0017621D" w:rsidRPr="2379A484">
          <w:rPr>
            <w:rFonts w:ascii="Times New Roman" w:hAnsi="Times New Roman" w:cs="Times New Roman"/>
            <w:sz w:val="24"/>
            <w:szCs w:val="24"/>
          </w:rPr>
          <w:t>Paerl et al. 2024)</w:t>
        </w:r>
        <w:r w:rsidR="0017621D" w:rsidRPr="2379A484">
          <w:rPr>
            <w:rFonts w:ascii="Times New Roman" w:hAnsi="Times New Roman" w:cs="Times New Roman"/>
            <w:sz w:val="24"/>
            <w:szCs w:val="24"/>
          </w:rPr>
          <w:fldChar w:fldCharType="end"/>
        </w:r>
      </w:ins>
      <w:ins w:id="1626" w:author="Kinsman-Costello, Lauren" w:date="2026-10-08T15:03:00Z" w16du:dateUtc="2026-10-08T19:03:00Z">
        <w:del w:id="1627" w:author="Anderson, Kenneth" w:date="2026-10-09T09:32:00Z" w16du:dateUtc="2026-10-09T13:32:00Z">
          <w:r w:rsidR="00C86ACF" w:rsidDel="0017621D">
            <w:rPr>
              <w:rFonts w:ascii="Times New Roman" w:hAnsi="Times New Roman" w:cs="Times New Roman"/>
              <w:sz w:val="24"/>
              <w:szCs w:val="24"/>
            </w:rPr>
            <w:delText>(Paerl et al. xx)</w:delText>
          </w:r>
        </w:del>
      </w:ins>
      <w:r w:rsidR="00FF3FE5" w:rsidRPr="2379A484">
        <w:rPr>
          <w:rFonts w:ascii="Times New Roman" w:hAnsi="Times New Roman" w:cs="Times New Roman"/>
          <w:sz w:val="24"/>
          <w:szCs w:val="24"/>
        </w:rPr>
        <w:t>.</w:t>
      </w:r>
      <w:commentRangeStart w:id="1628"/>
      <w:r w:rsidR="00FF3FE5" w:rsidRPr="2379A484">
        <w:rPr>
          <w:rFonts w:ascii="Times New Roman" w:hAnsi="Times New Roman" w:cs="Times New Roman"/>
          <w:sz w:val="24"/>
          <w:szCs w:val="24"/>
        </w:rPr>
        <w:t xml:space="preserve"> </w:t>
      </w:r>
      <w:commentRangeEnd w:id="1628"/>
      <w:r>
        <w:rPr>
          <w:rStyle w:val="CommentReference"/>
          <w:rFonts w:ascii="Times New Roman" w:hAnsi="Times New Roman" w:cs="Times New Roman"/>
          <w:sz w:val="24"/>
          <w:szCs w:val="24"/>
        </w:rPr>
        <w:commentReference w:id="1628"/>
      </w:r>
    </w:p>
    <w:p w14:paraId="04FFD2AE" w14:textId="3AD03935" w:rsidR="00EA5EAC" w:rsidRPr="00682BBA" w:rsidRDefault="00714496" w:rsidP="002157DF">
      <w:pPr>
        <w:spacing w:line="480" w:lineRule="auto"/>
        <w:ind w:firstLine="720"/>
        <w:rPr>
          <w:rFonts w:ascii="Times New Roman" w:hAnsi="Times New Roman" w:cs="Times New Roman"/>
          <w:sz w:val="24"/>
          <w:szCs w:val="24"/>
        </w:rPr>
      </w:pPr>
      <w:r w:rsidRPr="00682BBA">
        <w:rPr>
          <w:rFonts w:ascii="Times New Roman" w:hAnsi="Times New Roman" w:cs="Times New Roman"/>
          <w:sz w:val="24"/>
          <w:szCs w:val="24"/>
        </w:rPr>
        <w:t>In total</w:t>
      </w:r>
      <w:ins w:id="1629" w:author="Kerns, Janice" w:date="2026-10-09T14:38:00Z" w16du:dateUtc="2026-10-09T18:38:00Z">
        <w:r w:rsidR="003B61E5">
          <w:rPr>
            <w:rFonts w:ascii="Times New Roman" w:hAnsi="Times New Roman" w:cs="Times New Roman"/>
            <w:sz w:val="24"/>
            <w:szCs w:val="24"/>
          </w:rPr>
          <w:t>,</w:t>
        </w:r>
      </w:ins>
      <w:r w:rsidRPr="00682BBA">
        <w:rPr>
          <w:rFonts w:ascii="Times New Roman" w:hAnsi="Times New Roman" w:cs="Times New Roman"/>
          <w:sz w:val="24"/>
          <w:szCs w:val="24"/>
        </w:rPr>
        <w:t xml:space="preserve"> the conversion of 1% of current agricultural land </w:t>
      </w:r>
      <w:r w:rsidR="00971E9B" w:rsidRPr="2379A484">
        <w:rPr>
          <w:rFonts w:ascii="Times New Roman" w:hAnsi="Times New Roman" w:cs="Times New Roman"/>
          <w:sz w:val="24"/>
          <w:szCs w:val="24"/>
        </w:rPr>
        <w:t>(2.</w:t>
      </w:r>
      <w:r w:rsidR="00495991" w:rsidRPr="2379A484">
        <w:rPr>
          <w:rFonts w:ascii="Times New Roman" w:hAnsi="Times New Roman" w:cs="Times New Roman"/>
          <w:sz w:val="24"/>
          <w:szCs w:val="24"/>
        </w:rPr>
        <w:t>6</w:t>
      </w:r>
      <w:r w:rsidR="00971E9B" w:rsidRPr="2379A484">
        <w:rPr>
          <w:rFonts w:ascii="Times New Roman" w:hAnsi="Times New Roman" w:cs="Times New Roman"/>
          <w:sz w:val="24"/>
          <w:szCs w:val="24"/>
        </w:rPr>
        <w:t xml:space="preserve"> million acres)</w:t>
      </w:r>
      <w:r w:rsidR="065B09F5" w:rsidRPr="2379A484">
        <w:rPr>
          <w:rFonts w:ascii="Times New Roman" w:hAnsi="Times New Roman" w:cs="Times New Roman"/>
          <w:sz w:val="24"/>
          <w:szCs w:val="24"/>
        </w:rPr>
        <w:t xml:space="preserve"> </w:t>
      </w:r>
      <w:r w:rsidRPr="00682BBA">
        <w:rPr>
          <w:rFonts w:ascii="Times New Roman" w:hAnsi="Times New Roman" w:cs="Times New Roman"/>
          <w:sz w:val="24"/>
          <w:szCs w:val="24"/>
        </w:rPr>
        <w:t xml:space="preserve">in the </w:t>
      </w:r>
      <w:commentRangeStart w:id="1630"/>
      <w:r w:rsidRPr="00682BBA">
        <w:rPr>
          <w:rFonts w:ascii="Times New Roman" w:hAnsi="Times New Roman" w:cs="Times New Roman"/>
          <w:sz w:val="24"/>
          <w:szCs w:val="24"/>
        </w:rPr>
        <w:t xml:space="preserve">Maumee </w:t>
      </w:r>
      <w:commentRangeEnd w:id="1630"/>
      <w:r w:rsidR="065B09F5" w:rsidRPr="00682BBA">
        <w:rPr>
          <w:rStyle w:val="CommentReference"/>
          <w:rFonts w:ascii="Times New Roman" w:hAnsi="Times New Roman" w:cs="Times New Roman"/>
          <w:sz w:val="24"/>
          <w:szCs w:val="24"/>
        </w:rPr>
        <w:commentReference w:id="1630"/>
      </w:r>
      <w:r w:rsidRPr="00682BBA">
        <w:rPr>
          <w:rFonts w:ascii="Times New Roman" w:hAnsi="Times New Roman" w:cs="Times New Roman"/>
          <w:sz w:val="24"/>
          <w:szCs w:val="24"/>
        </w:rPr>
        <w:t xml:space="preserve">River watershed to </w:t>
      </w:r>
      <w:commentRangeStart w:id="1631"/>
      <w:r w:rsidRPr="00937599">
        <w:rPr>
          <w:rFonts w:ascii="Times New Roman" w:hAnsi="Times New Roman" w:cs="Times New Roman"/>
          <w:sz w:val="24"/>
          <w:szCs w:val="24"/>
          <w:rPrChange w:id="1632" w:author="Anderson, Kenneth" w:date="2026-10-09T15:33:00Z" w16du:dateUtc="2026-10-09T19:33:00Z">
            <w:rPr>
              <w:rFonts w:ascii="Times New Roman" w:hAnsi="Times New Roman" w:cs="Times New Roman"/>
              <w:b/>
              <w:sz w:val="24"/>
              <w:szCs w:val="24"/>
            </w:rPr>
          </w:rPrChange>
        </w:rPr>
        <w:t>hydrologically connected wetlands</w:t>
      </w:r>
      <w:ins w:id="1633" w:author="Anderson, Kenneth" w:date="2026-10-08T15:26:00Z" w16du:dateUtc="2026-10-08T19:26:00Z">
        <w:r w:rsidRPr="00682BBA">
          <w:rPr>
            <w:rFonts w:ascii="Times New Roman" w:hAnsi="Times New Roman" w:cs="Times New Roman"/>
            <w:sz w:val="24"/>
            <w:szCs w:val="24"/>
          </w:rPr>
          <w:t xml:space="preserve"> </w:t>
        </w:r>
        <w:r w:rsidR="00954C0D" w:rsidRPr="00937599">
          <w:rPr>
            <w:rFonts w:ascii="Times New Roman" w:hAnsi="Times New Roman" w:cs="Times New Roman"/>
            <w:bCs/>
            <w:sz w:val="24"/>
            <w:szCs w:val="24"/>
            <w:rPrChange w:id="1634" w:author="Anderson, Kenneth" w:date="2026-10-08T15:27:00Z" w16du:dateUtc="2026-10-08T19:27:00Z">
              <w:rPr>
                <w:rFonts w:ascii="Times New Roman" w:hAnsi="Times New Roman" w:cs="Times New Roman"/>
                <w:b/>
                <w:sz w:val="24"/>
                <w:szCs w:val="24"/>
              </w:rPr>
            </w:rPrChange>
          </w:rPr>
          <w:t>(75</w:t>
        </w:r>
        <w:r w:rsidR="00954C0D" w:rsidRPr="00937599">
          <w:rPr>
            <w:rFonts w:ascii="Times New Roman" w:hAnsi="Times New Roman" w:cs="Times New Roman"/>
            <w:bCs/>
            <w:sz w:val="24"/>
            <w:szCs w:val="24"/>
            <w:vertAlign w:val="superscript"/>
            <w:rPrChange w:id="1635" w:author="Anderson, Kenneth" w:date="2026-10-08T15:27:00Z" w16du:dateUtc="2026-10-08T19:27:00Z">
              <w:rPr>
                <w:rFonts w:ascii="Times New Roman" w:hAnsi="Times New Roman" w:cs="Times New Roman"/>
                <w:b/>
                <w:sz w:val="24"/>
                <w:szCs w:val="24"/>
              </w:rPr>
            </w:rPrChange>
          </w:rPr>
          <w:t>th</w:t>
        </w:r>
        <w:r w:rsidR="00954C0D" w:rsidRPr="00937599">
          <w:rPr>
            <w:rFonts w:ascii="Times New Roman" w:hAnsi="Times New Roman" w:cs="Times New Roman"/>
            <w:bCs/>
            <w:sz w:val="24"/>
            <w:szCs w:val="24"/>
            <w:rPrChange w:id="1636" w:author="Anderson, Kenneth" w:date="2026-10-08T15:27:00Z" w16du:dateUtc="2026-10-08T19:27:00Z">
              <w:rPr>
                <w:rFonts w:ascii="Times New Roman" w:hAnsi="Times New Roman" w:cs="Times New Roman"/>
                <w:b/>
                <w:sz w:val="24"/>
                <w:szCs w:val="24"/>
              </w:rPr>
            </w:rPrChange>
          </w:rPr>
          <w:t xml:space="preserve"> percentile wetlands)</w:t>
        </w:r>
      </w:ins>
      <w:r w:rsidRPr="00682BBA">
        <w:rPr>
          <w:rFonts w:ascii="Times New Roman" w:hAnsi="Times New Roman" w:cs="Times New Roman"/>
          <w:sz w:val="24"/>
          <w:szCs w:val="24"/>
        </w:rPr>
        <w:t xml:space="preserve"> </w:t>
      </w:r>
      <w:commentRangeEnd w:id="1631"/>
      <w:r w:rsidR="0068175F" w:rsidRPr="00682BBA">
        <w:rPr>
          <w:rStyle w:val="CommentReference"/>
          <w:rFonts w:ascii="Times New Roman" w:hAnsi="Times New Roman" w:cs="Times New Roman"/>
          <w:sz w:val="24"/>
          <w:szCs w:val="24"/>
        </w:rPr>
        <w:commentReference w:id="1631"/>
      </w:r>
      <w:r w:rsidRPr="00682BBA">
        <w:rPr>
          <w:rFonts w:ascii="Times New Roman" w:hAnsi="Times New Roman" w:cs="Times New Roman"/>
          <w:sz w:val="24"/>
          <w:szCs w:val="24"/>
        </w:rPr>
        <w:t xml:space="preserve">would </w:t>
      </w:r>
      <w:r w:rsidR="00875B84" w:rsidRPr="00682BBA">
        <w:rPr>
          <w:rFonts w:ascii="Times New Roman" w:hAnsi="Times New Roman" w:cs="Times New Roman"/>
          <w:sz w:val="24"/>
          <w:szCs w:val="24"/>
        </w:rPr>
        <w:t>meet T</w:t>
      </w:r>
      <w:commentRangeStart w:id="1637"/>
      <w:r w:rsidR="00875B84" w:rsidRPr="00682BBA">
        <w:rPr>
          <w:rFonts w:ascii="Times New Roman" w:hAnsi="Times New Roman" w:cs="Times New Roman"/>
          <w:sz w:val="24"/>
          <w:szCs w:val="24"/>
        </w:rPr>
        <w:t xml:space="preserve">MDL goals for wetland contribution to </w:t>
      </w:r>
      <w:del w:id="1638" w:author="Winston, Ryan" w:date="2026-09-15T19:49:00Z" w16du:dateUtc="2026-09-15T19:49:54Z">
        <w:r w:rsidR="065B09F5" w:rsidRPr="2379A484" w:rsidDel="00E61A3B">
          <w:rPr>
            <w:rFonts w:ascii="Times New Roman" w:hAnsi="Times New Roman" w:cs="Times New Roman"/>
            <w:sz w:val="24"/>
            <w:szCs w:val="24"/>
          </w:rPr>
          <w:delText>phosphorus</w:delText>
        </w:r>
        <w:r w:rsidR="065B09F5" w:rsidRPr="2379A484" w:rsidDel="79AE34F8">
          <w:rPr>
            <w:rFonts w:ascii="Times New Roman" w:hAnsi="Times New Roman" w:cs="Times New Roman"/>
            <w:sz w:val="24"/>
            <w:szCs w:val="24"/>
          </w:rPr>
          <w:delText xml:space="preserve"> </w:delText>
        </w:r>
      </w:del>
      <w:ins w:id="1639" w:author="Winston, Ryan" w:date="2026-09-15T19:49:00Z" w16du:dateUtc="2026-09-15T19:49:55Z">
        <w:r w:rsidR="7D45A08B" w:rsidRPr="2379A484">
          <w:rPr>
            <w:rFonts w:ascii="Times New Roman" w:hAnsi="Times New Roman" w:cs="Times New Roman"/>
            <w:sz w:val="24"/>
            <w:szCs w:val="24"/>
          </w:rPr>
          <w:t xml:space="preserve">P </w:t>
        </w:r>
      </w:ins>
      <w:r w:rsidR="79AE34F8" w:rsidRPr="2379A484">
        <w:rPr>
          <w:rFonts w:ascii="Times New Roman" w:hAnsi="Times New Roman" w:cs="Times New Roman"/>
          <w:sz w:val="24"/>
          <w:szCs w:val="24"/>
        </w:rPr>
        <w:t>retention</w:t>
      </w:r>
      <w:ins w:id="1640" w:author="Anderson, Kenneth" w:date="2026-10-01T12:30:00Z" w16du:dateUtc="2026-10-01T16:30:00Z">
        <w:r w:rsidR="00FE0077">
          <w:rPr>
            <w:rFonts w:ascii="Times New Roman" w:hAnsi="Times New Roman" w:cs="Times New Roman"/>
            <w:sz w:val="24"/>
            <w:szCs w:val="24"/>
          </w:rPr>
          <w:t xml:space="preserve"> during the HAB season</w:t>
        </w:r>
      </w:ins>
      <w:r w:rsidR="00540233" w:rsidRPr="2379A484">
        <w:rPr>
          <w:rFonts w:ascii="Times New Roman" w:hAnsi="Times New Roman" w:cs="Times New Roman"/>
          <w:sz w:val="24"/>
          <w:szCs w:val="24"/>
        </w:rPr>
        <w:t xml:space="preserve"> and would</w:t>
      </w:r>
      <w:r w:rsidR="79AE34F8" w:rsidRPr="2379A484">
        <w:rPr>
          <w:rFonts w:ascii="Times New Roman" w:hAnsi="Times New Roman" w:cs="Times New Roman"/>
          <w:sz w:val="24"/>
          <w:szCs w:val="24"/>
        </w:rPr>
        <w:t xml:space="preserve"> </w:t>
      </w:r>
      <w:r w:rsidR="00DA625E" w:rsidRPr="2379A484">
        <w:rPr>
          <w:rFonts w:ascii="Times New Roman" w:hAnsi="Times New Roman" w:cs="Times New Roman"/>
          <w:sz w:val="24"/>
          <w:szCs w:val="24"/>
        </w:rPr>
        <w:t>nearly</w:t>
      </w:r>
      <w:r w:rsidR="0037132A" w:rsidRPr="2379A484">
        <w:rPr>
          <w:rFonts w:ascii="Times New Roman" w:hAnsi="Times New Roman" w:cs="Times New Roman"/>
          <w:sz w:val="24"/>
          <w:szCs w:val="24"/>
        </w:rPr>
        <w:t xml:space="preserve"> double </w:t>
      </w:r>
      <w:r w:rsidR="00EB320C" w:rsidRPr="2379A484">
        <w:rPr>
          <w:rFonts w:ascii="Times New Roman" w:hAnsi="Times New Roman" w:cs="Times New Roman"/>
          <w:sz w:val="24"/>
          <w:szCs w:val="24"/>
        </w:rPr>
        <w:t xml:space="preserve">proposed reductions for </w:t>
      </w:r>
      <w:del w:id="1641" w:author="Winston, Ryan" w:date="2026-09-15T19:49:00Z" w16du:dateUtc="2026-09-15T19:49:57Z">
        <w:r w:rsidR="065B09F5" w:rsidRPr="2379A484" w:rsidDel="00EB320C">
          <w:rPr>
            <w:rFonts w:ascii="Times New Roman" w:hAnsi="Times New Roman" w:cs="Times New Roman"/>
            <w:sz w:val="24"/>
            <w:szCs w:val="24"/>
          </w:rPr>
          <w:delText>nitrogen</w:delText>
        </w:r>
      </w:del>
      <w:ins w:id="1642" w:author="Winston, Ryan" w:date="2026-09-15T19:49:00Z" w16du:dateUtc="2026-09-15T19:49:57Z">
        <w:r w:rsidR="6D0C6BEC" w:rsidRPr="2379A484">
          <w:rPr>
            <w:rFonts w:ascii="Times New Roman" w:hAnsi="Times New Roman" w:cs="Times New Roman"/>
            <w:sz w:val="24"/>
            <w:szCs w:val="24"/>
          </w:rPr>
          <w:t>N</w:t>
        </w:r>
      </w:ins>
      <w:commentRangeEnd w:id="1637"/>
      <w:r w:rsidR="00B90E25" w:rsidRPr="2379A484">
        <w:rPr>
          <w:rStyle w:val="CommentReference"/>
          <w:rFonts w:ascii="Times New Roman" w:hAnsi="Times New Roman" w:cs="Times New Roman"/>
          <w:sz w:val="24"/>
          <w:szCs w:val="24"/>
        </w:rPr>
        <w:commentReference w:id="1637"/>
      </w:r>
      <w:r w:rsidR="00EB320C" w:rsidRPr="2379A484">
        <w:rPr>
          <w:rFonts w:ascii="Times New Roman" w:hAnsi="Times New Roman" w:cs="Times New Roman"/>
          <w:sz w:val="24"/>
          <w:szCs w:val="24"/>
        </w:rPr>
        <w:t>.</w:t>
      </w:r>
    </w:p>
    <w:p w14:paraId="7CBA470B" w14:textId="399710DE" w:rsidR="00362D4A" w:rsidRPr="00140744" w:rsidRDefault="00362D4A" w:rsidP="00682BBA">
      <w:pPr>
        <w:spacing w:line="480" w:lineRule="auto"/>
        <w:rPr>
          <w:rFonts w:ascii="Times New Roman" w:hAnsi="Times New Roman" w:cs="Times New Roman"/>
          <w:b/>
          <w:bCs/>
          <w:sz w:val="24"/>
          <w:szCs w:val="24"/>
        </w:rPr>
      </w:pPr>
      <w:r w:rsidRPr="00140744">
        <w:rPr>
          <w:rFonts w:ascii="Times New Roman" w:hAnsi="Times New Roman" w:cs="Times New Roman"/>
          <w:b/>
          <w:bCs/>
          <w:sz w:val="24"/>
          <w:szCs w:val="24"/>
        </w:rPr>
        <w:t xml:space="preserve">4. Discussion: </w:t>
      </w:r>
    </w:p>
    <w:p w14:paraId="00C7F45F" w14:textId="7F08D5F0" w:rsidR="0026124A" w:rsidRPr="00140744" w:rsidRDefault="0026124A" w:rsidP="00682BBA">
      <w:pPr>
        <w:spacing w:line="480" w:lineRule="auto"/>
        <w:rPr>
          <w:rFonts w:ascii="Times New Roman" w:hAnsi="Times New Roman" w:cs="Times New Roman"/>
          <w:b/>
          <w:bCs/>
          <w:sz w:val="24"/>
          <w:szCs w:val="24"/>
          <w:u w:val="single"/>
        </w:rPr>
      </w:pPr>
      <w:commentRangeStart w:id="1643"/>
      <w:r w:rsidRPr="3B412585">
        <w:rPr>
          <w:rFonts w:ascii="Times New Roman" w:hAnsi="Times New Roman" w:cs="Times New Roman"/>
          <w:b/>
          <w:bCs/>
          <w:sz w:val="24"/>
          <w:szCs w:val="24"/>
          <w:u w:val="single"/>
        </w:rPr>
        <w:t>4.1</w:t>
      </w:r>
      <w:r w:rsidR="0045567A" w:rsidRPr="3B412585">
        <w:rPr>
          <w:rFonts w:ascii="Times New Roman" w:hAnsi="Times New Roman" w:cs="Times New Roman"/>
          <w:b/>
          <w:bCs/>
          <w:sz w:val="24"/>
          <w:szCs w:val="24"/>
          <w:u w:val="single"/>
        </w:rPr>
        <w:t xml:space="preserve">. </w:t>
      </w:r>
      <w:ins w:id="1644" w:author="Anderson, Kenneth" w:date="2026-09-15T10:29:00Z" w16du:dateUtc="2026-09-15T14:29:00Z">
        <w:r w:rsidR="00C56BD5">
          <w:rPr>
            <w:rFonts w:ascii="Times New Roman" w:hAnsi="Times New Roman" w:cs="Times New Roman"/>
            <w:b/>
            <w:bCs/>
            <w:sz w:val="24"/>
            <w:szCs w:val="24"/>
            <w:u w:val="single"/>
          </w:rPr>
          <w:t>Hydrologic c</w:t>
        </w:r>
      </w:ins>
      <w:commentRangeStart w:id="1645"/>
      <w:del w:id="1646" w:author="Anderson, Kenneth" w:date="2026-09-15T10:29:00Z" w16du:dateUtc="2026-09-15T14:29:00Z">
        <w:r w:rsidR="00C3756F" w:rsidRPr="3B412585">
          <w:rPr>
            <w:rFonts w:ascii="Times New Roman" w:hAnsi="Times New Roman" w:cs="Times New Roman"/>
            <w:b/>
            <w:bCs/>
            <w:sz w:val="24"/>
            <w:szCs w:val="24"/>
            <w:u w:val="single"/>
          </w:rPr>
          <w:delText>C</w:delText>
        </w:r>
      </w:del>
      <w:r w:rsidR="00C3756F" w:rsidRPr="3B412585">
        <w:rPr>
          <w:rFonts w:ascii="Times New Roman" w:hAnsi="Times New Roman" w:cs="Times New Roman"/>
          <w:b/>
          <w:bCs/>
          <w:sz w:val="24"/>
          <w:szCs w:val="24"/>
          <w:u w:val="single"/>
        </w:rPr>
        <w:t xml:space="preserve">onnectivity </w:t>
      </w:r>
      <w:commentRangeEnd w:id="1645"/>
      <w:r w:rsidRPr="3B412585">
        <w:rPr>
          <w:rStyle w:val="CommentReference"/>
          <w:rFonts w:ascii="Times New Roman" w:hAnsi="Times New Roman" w:cs="Times New Roman"/>
          <w:b/>
          <w:bCs/>
          <w:sz w:val="24"/>
          <w:szCs w:val="24"/>
          <w:u w:val="single"/>
        </w:rPr>
        <w:commentReference w:id="1645"/>
      </w:r>
      <w:r w:rsidR="00C3756F" w:rsidRPr="3B412585">
        <w:rPr>
          <w:rFonts w:ascii="Times New Roman" w:hAnsi="Times New Roman" w:cs="Times New Roman"/>
          <w:b/>
          <w:bCs/>
          <w:sz w:val="24"/>
          <w:szCs w:val="24"/>
          <w:u w:val="single"/>
        </w:rPr>
        <w:t>and</w:t>
      </w:r>
      <w:r w:rsidR="0045567A" w:rsidRPr="3B412585">
        <w:rPr>
          <w:rFonts w:ascii="Times New Roman" w:hAnsi="Times New Roman" w:cs="Times New Roman"/>
          <w:b/>
          <w:bCs/>
          <w:sz w:val="24"/>
          <w:szCs w:val="24"/>
          <w:u w:val="single"/>
        </w:rPr>
        <w:t xml:space="preserve"> </w:t>
      </w:r>
      <w:r w:rsidR="00C043B3" w:rsidRPr="3B412585">
        <w:rPr>
          <w:rFonts w:ascii="Times New Roman" w:hAnsi="Times New Roman" w:cs="Times New Roman"/>
          <w:b/>
          <w:bCs/>
          <w:sz w:val="24"/>
          <w:szCs w:val="24"/>
          <w:u w:val="single"/>
        </w:rPr>
        <w:t>n</w:t>
      </w:r>
      <w:r w:rsidR="0045567A" w:rsidRPr="3B412585">
        <w:rPr>
          <w:rFonts w:ascii="Times New Roman" w:hAnsi="Times New Roman" w:cs="Times New Roman"/>
          <w:b/>
          <w:bCs/>
          <w:sz w:val="24"/>
          <w:szCs w:val="24"/>
          <w:u w:val="single"/>
        </w:rPr>
        <w:t xml:space="preserve">utrient </w:t>
      </w:r>
      <w:r w:rsidR="00C043B3" w:rsidRPr="3B412585">
        <w:rPr>
          <w:rFonts w:ascii="Times New Roman" w:hAnsi="Times New Roman" w:cs="Times New Roman"/>
          <w:b/>
          <w:bCs/>
          <w:sz w:val="24"/>
          <w:szCs w:val="24"/>
          <w:u w:val="single"/>
        </w:rPr>
        <w:t>r</w:t>
      </w:r>
      <w:r w:rsidR="0045567A" w:rsidRPr="3B412585">
        <w:rPr>
          <w:rFonts w:ascii="Times New Roman" w:hAnsi="Times New Roman" w:cs="Times New Roman"/>
          <w:b/>
          <w:bCs/>
          <w:sz w:val="24"/>
          <w:szCs w:val="24"/>
          <w:u w:val="single"/>
        </w:rPr>
        <w:t>etention</w:t>
      </w:r>
      <w:commentRangeEnd w:id="1643"/>
      <w:r w:rsidR="009E7081" w:rsidRPr="00140744">
        <w:rPr>
          <w:rStyle w:val="CommentReference"/>
          <w:rFonts w:ascii="Times New Roman" w:hAnsi="Times New Roman" w:cs="Times New Roman"/>
          <w:b/>
          <w:bCs/>
          <w:sz w:val="24"/>
          <w:szCs w:val="24"/>
          <w:u w:val="single"/>
        </w:rPr>
        <w:commentReference w:id="1643"/>
      </w:r>
    </w:p>
    <w:p w14:paraId="314802EE" w14:textId="1A3CC478" w:rsidR="00E219A6" w:rsidRPr="00682BBA" w:rsidRDefault="00F51B87" w:rsidP="00F93721">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W</w:t>
      </w:r>
      <w:r w:rsidR="004311D7" w:rsidRPr="3B412585">
        <w:rPr>
          <w:rFonts w:ascii="Times New Roman" w:hAnsi="Times New Roman" w:cs="Times New Roman"/>
          <w:sz w:val="24"/>
          <w:szCs w:val="24"/>
        </w:rPr>
        <w:t xml:space="preserve">e found that </w:t>
      </w:r>
      <w:r w:rsidRPr="3B412585">
        <w:rPr>
          <w:rFonts w:ascii="Times New Roman" w:hAnsi="Times New Roman" w:cs="Times New Roman"/>
          <w:sz w:val="24"/>
          <w:szCs w:val="24"/>
        </w:rPr>
        <w:t>all</w:t>
      </w:r>
      <w:r w:rsidR="004311D7" w:rsidRPr="3B412585">
        <w:rPr>
          <w:rFonts w:ascii="Times New Roman" w:hAnsi="Times New Roman" w:cs="Times New Roman"/>
          <w:sz w:val="24"/>
          <w:szCs w:val="24"/>
        </w:rPr>
        <w:t xml:space="preserve"> H2Ohio wetlands </w:t>
      </w:r>
      <w:commentRangeStart w:id="1647"/>
      <w:del w:id="1648" w:author="Anderson, Kenneth" w:date="2026-09-15T10:29:00Z" w16du:dateUtc="2026-09-15T14:29:00Z">
        <w:r w:rsidR="00747B6D" w:rsidRPr="3B412585">
          <w:rPr>
            <w:rFonts w:ascii="Times New Roman" w:hAnsi="Times New Roman" w:cs="Times New Roman"/>
            <w:sz w:val="24"/>
            <w:szCs w:val="24"/>
          </w:rPr>
          <w:delText xml:space="preserve">overwhelmingly </w:delText>
        </w:r>
      </w:del>
      <w:commentRangeEnd w:id="1647"/>
      <w:r w:rsidRPr="3B412585">
        <w:rPr>
          <w:rStyle w:val="CommentReference"/>
          <w:rFonts w:ascii="Times New Roman" w:hAnsi="Times New Roman" w:cs="Times New Roman"/>
          <w:sz w:val="24"/>
          <w:szCs w:val="24"/>
        </w:rPr>
        <w:commentReference w:id="1647"/>
      </w:r>
      <w:r w:rsidR="00747B6D" w:rsidRPr="3B412585">
        <w:rPr>
          <w:rFonts w:ascii="Times New Roman" w:hAnsi="Times New Roman" w:cs="Times New Roman"/>
          <w:sz w:val="24"/>
          <w:szCs w:val="24"/>
        </w:rPr>
        <w:t>retain nutrients on an annual scale</w:t>
      </w:r>
      <w:r w:rsidR="00411BFB" w:rsidRPr="3B412585">
        <w:rPr>
          <w:rFonts w:ascii="Times New Roman" w:hAnsi="Times New Roman" w:cs="Times New Roman"/>
          <w:sz w:val="24"/>
          <w:szCs w:val="24"/>
        </w:rPr>
        <w:t>,</w:t>
      </w:r>
      <w:r w:rsidR="00747B6D" w:rsidRPr="3B412585">
        <w:rPr>
          <w:rFonts w:ascii="Times New Roman" w:hAnsi="Times New Roman" w:cs="Times New Roman"/>
          <w:sz w:val="24"/>
          <w:szCs w:val="24"/>
        </w:rPr>
        <w:t xml:space="preserve"> but </w:t>
      </w:r>
      <w:del w:id="1649" w:author="Kinsman-Costello, Lauren" w:date="2026-09-25T16:52:00Z" w16du:dateUtc="2026-09-25T20:52:00Z">
        <w:r w:rsidR="00747B6D" w:rsidRPr="3B412585">
          <w:rPr>
            <w:rFonts w:ascii="Times New Roman" w:hAnsi="Times New Roman" w:cs="Times New Roman"/>
            <w:sz w:val="24"/>
            <w:szCs w:val="24"/>
          </w:rPr>
          <w:delText>smal</w:delText>
        </w:r>
      </w:del>
      <w:ins w:id="1650" w:author="Winston, Ryan" w:date="2026-09-15T19:50:00Z" w16du:dateUtc="2026-09-15T19:50:40Z">
        <w:del w:id="1651" w:author="Kinsman-Costello, Lauren" w:date="2026-09-25T16:52:00Z" w16du:dateUtc="2026-09-25T20:52:00Z">
          <w:r w:rsidR="00747B6D" w:rsidRPr="3B412585">
            <w:rPr>
              <w:rFonts w:ascii="Times New Roman" w:hAnsi="Times New Roman" w:cs="Times New Roman"/>
              <w:sz w:val="24"/>
              <w:szCs w:val="24"/>
            </w:rPr>
            <w:delText>l</w:delText>
          </w:r>
          <w:r w:rsidR="2E0DFB60" w:rsidRPr="2379A484">
            <w:rPr>
              <w:rFonts w:ascii="Times New Roman" w:hAnsi="Times New Roman" w:cs="Times New Roman"/>
              <w:sz w:val="24"/>
              <w:szCs w:val="24"/>
            </w:rPr>
            <w:delText xml:space="preserve"> temporal-</w:delText>
          </w:r>
        </w:del>
      </w:ins>
      <w:del w:id="1652" w:author="Kinsman-Costello, Lauren" w:date="2026-09-25T16:52:00Z" w16du:dateUtc="2026-09-25T20:52:00Z">
        <w:r w:rsidRPr="2379A484" w:rsidDel="00747B6D">
          <w:rPr>
            <w:rFonts w:ascii="Times New Roman" w:hAnsi="Times New Roman" w:cs="Times New Roman"/>
            <w:sz w:val="24"/>
            <w:szCs w:val="24"/>
          </w:rPr>
          <w:delText>l</w:delText>
        </w:r>
        <w:r w:rsidR="000A2038" w:rsidRPr="3B412585">
          <w:rPr>
            <w:rFonts w:ascii="Times New Roman" w:hAnsi="Times New Roman" w:cs="Times New Roman"/>
            <w:sz w:val="24"/>
            <w:szCs w:val="24"/>
          </w:rPr>
          <w:delText>-</w:delText>
        </w:r>
        <w:r w:rsidR="00747B6D" w:rsidRPr="3B412585">
          <w:rPr>
            <w:rFonts w:ascii="Times New Roman" w:hAnsi="Times New Roman" w:cs="Times New Roman"/>
            <w:sz w:val="24"/>
            <w:szCs w:val="24"/>
          </w:rPr>
          <w:delText>scale</w:delText>
        </w:r>
      </w:del>
      <w:ins w:id="1653" w:author="Kinsman-Costello, Lauren" w:date="2026-09-25T16:52:00Z" w16du:dateUtc="2026-09-25T20:52:00Z">
        <w:r w:rsidR="005D7BF3">
          <w:rPr>
            <w:rFonts w:ascii="Times New Roman" w:hAnsi="Times New Roman" w:cs="Times New Roman"/>
            <w:sz w:val="24"/>
            <w:szCs w:val="24"/>
          </w:rPr>
          <w:t>low-magnitude, transient</w:t>
        </w:r>
      </w:ins>
      <w:r w:rsidR="00747B6D" w:rsidRPr="3B412585">
        <w:rPr>
          <w:rFonts w:ascii="Times New Roman" w:hAnsi="Times New Roman" w:cs="Times New Roman"/>
          <w:sz w:val="24"/>
          <w:szCs w:val="24"/>
        </w:rPr>
        <w:t xml:space="preserve"> releases are common across </w:t>
      </w:r>
      <w:r w:rsidR="000A2038" w:rsidRPr="3B412585">
        <w:rPr>
          <w:rFonts w:ascii="Times New Roman" w:hAnsi="Times New Roman" w:cs="Times New Roman"/>
          <w:sz w:val="24"/>
          <w:szCs w:val="24"/>
        </w:rPr>
        <w:t xml:space="preserve">these </w:t>
      </w:r>
      <w:r w:rsidR="00747B6D" w:rsidRPr="3B412585">
        <w:rPr>
          <w:rFonts w:ascii="Times New Roman" w:hAnsi="Times New Roman" w:cs="Times New Roman"/>
          <w:sz w:val="24"/>
          <w:szCs w:val="24"/>
        </w:rPr>
        <w:t xml:space="preserve">wetlands. </w:t>
      </w:r>
      <w:r w:rsidR="005A62E7" w:rsidRPr="3B412585">
        <w:rPr>
          <w:rFonts w:ascii="Times New Roman" w:hAnsi="Times New Roman" w:cs="Times New Roman"/>
          <w:sz w:val="24"/>
          <w:szCs w:val="24"/>
        </w:rPr>
        <w:t xml:space="preserve">Meta-analyses have shown that wetlands </w:t>
      </w:r>
      <w:r w:rsidR="00222A61" w:rsidRPr="3B412585">
        <w:rPr>
          <w:rFonts w:ascii="Times New Roman" w:hAnsi="Times New Roman" w:cs="Times New Roman"/>
          <w:sz w:val="24"/>
          <w:szCs w:val="24"/>
        </w:rPr>
        <w:t>typically retain nutrients</w:t>
      </w:r>
      <w:r w:rsidR="00F2583F"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{"citationID":"W53TzgtY","properties":{"unsorted":false,"formattedCitation":"(Land et al. 2016, Ury et al. 2023)","plainCitation":"(Land et al. 2016, Ury et al. 2023)","noteIndex":0},"citationItems":[{"id":1647,"uris":["http://zotero.org/users/5222684/items/ZFE5E3L8"],"itemData":{"id":1647,"type":"article-journal","abstract":"Eutrophication of aquatic environments is a major environmental problem in large parts of the world. In Europe, EU legislation (the Water Framework Directive and the Marine Strategy Framework Directive), international conventions (OSPAR, HELCOM) and national environmental objectives emphasize the need to reduce the input of nutrients to freshwater and marine environments. A widely used method to achieve this is to allow water to pass through a created or restored wetland. However, the large variation in measured nutrient removal rates in such wetlands calls for a systematic review.","container-title":"Environmental Evidence","DOI":"10.1186/s13750-016-0060-0","ISSN":"2047-2382","issue":"1","journalAbbreviation":"Environmental Evidence","page":"9","source":"BioMed Central","title":"How effective are created or restored freshwater wetlands for nitrogen and phosphorus removal? A systematic review","title-short":"How effective are created or restored freshwater wetlands for nitrogen and phosphorus removal?","volume":"5","author":[{"family":"Land","given":"Magnus"},{"family":"Granéli","given":"Wilhelm"},{"family":"Grimvall","given":"Anders"},{"family":"Hoffmann","given":"Carl Christian"},{"family":"Mitsch","given":"William J."},{"family":"Tonderski","given":"Karin S."},{"family":"Verhoeven","given":"Jos T. A."}],"issued":{"date-parts":[["2016",5,9]]}}},{"id":1654,"uris":["http://zotero.org/users/5222684/items/L4YNJ95X"],"itemData":{"id":1654,"type":"article-journal","container-title":"Environmental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r w:rsidRPr="3B412585">
        <w:rPr>
          <w:rFonts w:ascii="Times New Roman" w:hAnsi="Times New Roman" w:cs="Times New Roman"/>
          <w:sz w:val="24"/>
          <w:szCs w:val="24"/>
        </w:rPr>
        <w:fldChar w:fldCharType="separate"/>
      </w:r>
      <w:r w:rsidR="00F2583F" w:rsidRPr="3B412585">
        <w:rPr>
          <w:rFonts w:ascii="Times New Roman" w:hAnsi="Times New Roman" w:cs="Times New Roman"/>
          <w:sz w:val="24"/>
          <w:szCs w:val="24"/>
        </w:rPr>
        <w:t>(Land et al. 2016, Ury et al. 2023)</w:t>
      </w:r>
      <w:r w:rsidRPr="3B412585">
        <w:rPr>
          <w:rFonts w:ascii="Times New Roman" w:hAnsi="Times New Roman" w:cs="Times New Roman"/>
          <w:sz w:val="24"/>
          <w:szCs w:val="24"/>
        </w:rPr>
        <w:fldChar w:fldCharType="end"/>
      </w:r>
      <w:r w:rsidR="00222A61" w:rsidRPr="3B412585">
        <w:rPr>
          <w:rFonts w:ascii="Times New Roman" w:hAnsi="Times New Roman" w:cs="Times New Roman"/>
          <w:sz w:val="24"/>
          <w:szCs w:val="24"/>
        </w:rPr>
        <w:t xml:space="preserve">, but </w:t>
      </w:r>
      <w:r w:rsidR="00372793" w:rsidRPr="3B412585">
        <w:rPr>
          <w:rFonts w:ascii="Times New Roman" w:hAnsi="Times New Roman" w:cs="Times New Roman"/>
          <w:sz w:val="24"/>
          <w:szCs w:val="24"/>
        </w:rPr>
        <w:t>ours</w:t>
      </w:r>
      <w:r w:rsidR="00222A61" w:rsidRPr="3B412585">
        <w:rPr>
          <w:rFonts w:ascii="Times New Roman" w:hAnsi="Times New Roman" w:cs="Times New Roman"/>
          <w:sz w:val="24"/>
          <w:szCs w:val="24"/>
        </w:rPr>
        <w:t xml:space="preserve"> </w:t>
      </w:r>
      <w:r w:rsidR="0062753A" w:rsidRPr="3B412585">
        <w:rPr>
          <w:rFonts w:ascii="Times New Roman" w:hAnsi="Times New Roman" w:cs="Times New Roman"/>
          <w:sz w:val="24"/>
          <w:szCs w:val="24"/>
        </w:rPr>
        <w:t xml:space="preserve">is </w:t>
      </w:r>
      <w:r w:rsidR="00222A61" w:rsidRPr="3B412585">
        <w:rPr>
          <w:rFonts w:ascii="Times New Roman" w:hAnsi="Times New Roman" w:cs="Times New Roman"/>
          <w:sz w:val="24"/>
          <w:szCs w:val="24"/>
        </w:rPr>
        <w:t xml:space="preserve">one of the largest studies </w:t>
      </w:r>
      <w:r w:rsidR="00F2583F" w:rsidRPr="3B412585">
        <w:rPr>
          <w:rFonts w:ascii="Times New Roman" w:hAnsi="Times New Roman" w:cs="Times New Roman"/>
          <w:sz w:val="24"/>
          <w:szCs w:val="24"/>
        </w:rPr>
        <w:t xml:space="preserve">on </w:t>
      </w:r>
      <w:r w:rsidR="00222A61" w:rsidRPr="3B412585">
        <w:rPr>
          <w:rFonts w:ascii="Times New Roman" w:hAnsi="Times New Roman" w:cs="Times New Roman"/>
          <w:sz w:val="24"/>
          <w:szCs w:val="24"/>
        </w:rPr>
        <w:t>nutrient retention</w:t>
      </w:r>
      <w:ins w:id="1654" w:author="Winston, Ryan" w:date="2026-09-15T19:51:00Z" w16du:dateUtc="2026-09-15T19:51:15Z">
        <w:r w:rsidR="00222A61" w:rsidRPr="3B412585">
          <w:rPr>
            <w:rFonts w:ascii="Times New Roman" w:hAnsi="Times New Roman" w:cs="Times New Roman"/>
            <w:sz w:val="24"/>
            <w:szCs w:val="24"/>
          </w:rPr>
          <w:t xml:space="preserve"> </w:t>
        </w:r>
        <w:r w:rsidR="31039B1B" w:rsidRPr="2379A484">
          <w:rPr>
            <w:rFonts w:ascii="Times New Roman" w:hAnsi="Times New Roman" w:cs="Times New Roman"/>
            <w:sz w:val="24"/>
            <w:szCs w:val="24"/>
          </w:rPr>
          <w:t>with consistent monitoring methods across all</w:t>
        </w:r>
      </w:ins>
      <w:del w:id="1655" w:author="Winston, Ryan" w:date="2026-09-15T19:51:00Z" w16du:dateUtc="2026-09-15T19:51:17Z">
        <w:r w:rsidRPr="2379A484" w:rsidDel="00222A61">
          <w:rPr>
            <w:rFonts w:ascii="Times New Roman" w:hAnsi="Times New Roman" w:cs="Times New Roman"/>
            <w:sz w:val="24"/>
            <w:szCs w:val="24"/>
          </w:rPr>
          <w:delText xml:space="preserve"> </w:delText>
        </w:r>
        <w:r w:rsidR="00222A61" w:rsidRPr="3B412585">
          <w:rPr>
            <w:rFonts w:ascii="Times New Roman" w:hAnsi="Times New Roman" w:cs="Times New Roman"/>
            <w:sz w:val="24"/>
            <w:szCs w:val="24"/>
          </w:rPr>
          <w:delText>in</w:delText>
        </w:r>
      </w:del>
      <w:r w:rsidR="00222A61" w:rsidRPr="3B412585">
        <w:rPr>
          <w:rFonts w:ascii="Times New Roman" w:hAnsi="Times New Roman" w:cs="Times New Roman"/>
          <w:sz w:val="24"/>
          <w:szCs w:val="24"/>
        </w:rPr>
        <w:t xml:space="preserve"> </w:t>
      </w:r>
      <w:r w:rsidR="00F00430" w:rsidRPr="3B412585">
        <w:rPr>
          <w:rFonts w:ascii="Times New Roman" w:hAnsi="Times New Roman" w:cs="Times New Roman"/>
          <w:sz w:val="24"/>
          <w:szCs w:val="24"/>
        </w:rPr>
        <w:t xml:space="preserve">constructed </w:t>
      </w:r>
      <w:r w:rsidR="00222A61" w:rsidRPr="3B412585">
        <w:rPr>
          <w:rFonts w:ascii="Times New Roman" w:hAnsi="Times New Roman" w:cs="Times New Roman"/>
          <w:sz w:val="24"/>
          <w:szCs w:val="24"/>
        </w:rPr>
        <w:t>wetlands</w:t>
      </w:r>
      <w:del w:id="1656" w:author="Winston, Ryan" w:date="2026-09-15T19:51:00Z" w16du:dateUtc="2026-09-15T19:51:10Z">
        <w:r w:rsidR="00222A61" w:rsidRPr="3B412585">
          <w:rPr>
            <w:rFonts w:ascii="Times New Roman" w:hAnsi="Times New Roman" w:cs="Times New Roman"/>
            <w:sz w:val="24"/>
            <w:szCs w:val="24"/>
          </w:rPr>
          <w:delText xml:space="preserve"> </w:delText>
        </w:r>
        <w:r w:rsidR="003E6D93" w:rsidRPr="3B412585">
          <w:rPr>
            <w:rFonts w:ascii="Times New Roman" w:hAnsi="Times New Roman" w:cs="Times New Roman"/>
            <w:sz w:val="24"/>
            <w:szCs w:val="24"/>
          </w:rPr>
          <w:delText>with</w:delText>
        </w:r>
        <w:r w:rsidR="00F00430" w:rsidRPr="3B412585">
          <w:rPr>
            <w:rFonts w:ascii="Times New Roman" w:hAnsi="Times New Roman" w:cs="Times New Roman"/>
            <w:sz w:val="24"/>
            <w:szCs w:val="24"/>
          </w:rPr>
          <w:delText xml:space="preserve"> consistent methods</w:delText>
        </w:r>
      </w:del>
      <w:r w:rsidR="00222A61" w:rsidRPr="3B412585">
        <w:rPr>
          <w:rFonts w:ascii="Times New Roman" w:hAnsi="Times New Roman" w:cs="Times New Roman"/>
          <w:sz w:val="24"/>
          <w:szCs w:val="24"/>
        </w:rPr>
        <w:t>.</w:t>
      </w:r>
      <w:r w:rsidR="003672DB" w:rsidRPr="3B412585">
        <w:rPr>
          <w:rFonts w:ascii="Times New Roman" w:hAnsi="Times New Roman" w:cs="Times New Roman"/>
          <w:sz w:val="24"/>
          <w:szCs w:val="24"/>
        </w:rPr>
        <w:t xml:space="preserve"> </w:t>
      </w:r>
      <w:r w:rsidR="008E1E68" w:rsidRPr="3B412585">
        <w:rPr>
          <w:rFonts w:ascii="Times New Roman" w:hAnsi="Times New Roman" w:cs="Times New Roman"/>
          <w:sz w:val="24"/>
          <w:szCs w:val="24"/>
        </w:rPr>
        <w:t>We found a strong relationship between inflow volume and nutrient retention</w:t>
      </w:r>
      <w:r w:rsidR="00952F82" w:rsidRPr="3B412585">
        <w:rPr>
          <w:rFonts w:ascii="Times New Roman" w:hAnsi="Times New Roman" w:cs="Times New Roman"/>
          <w:sz w:val="24"/>
          <w:szCs w:val="24"/>
        </w:rPr>
        <w:t xml:space="preserve">, </w:t>
      </w:r>
      <w:r w:rsidR="00EB7D26" w:rsidRPr="3B412585">
        <w:rPr>
          <w:rFonts w:ascii="Times New Roman" w:hAnsi="Times New Roman" w:cs="Times New Roman"/>
          <w:sz w:val="24"/>
          <w:szCs w:val="24"/>
        </w:rPr>
        <w:t>as well as</w:t>
      </w:r>
      <w:r w:rsidR="00952F82" w:rsidRPr="3B412585">
        <w:rPr>
          <w:rFonts w:ascii="Times New Roman" w:hAnsi="Times New Roman" w:cs="Times New Roman"/>
          <w:sz w:val="24"/>
          <w:szCs w:val="24"/>
        </w:rPr>
        <w:t xml:space="preserve"> a strong relationship between inflow volume and nutrient release</w:t>
      </w:r>
      <w:r w:rsidR="007A147F" w:rsidRPr="3B412585">
        <w:rPr>
          <w:rFonts w:ascii="Times New Roman" w:hAnsi="Times New Roman" w:cs="Times New Roman"/>
          <w:sz w:val="24"/>
          <w:szCs w:val="24"/>
        </w:rPr>
        <w:t xml:space="preserve"> across H2Ohio constructed wetlands</w:t>
      </w:r>
      <w:r w:rsidR="00CB09AB" w:rsidRPr="3B412585">
        <w:rPr>
          <w:rFonts w:ascii="Times New Roman" w:hAnsi="Times New Roman" w:cs="Times New Roman"/>
          <w:sz w:val="24"/>
          <w:szCs w:val="24"/>
        </w:rPr>
        <w:t>. This</w:t>
      </w:r>
      <w:r w:rsidR="008E1E68" w:rsidRPr="3B412585">
        <w:rPr>
          <w:rFonts w:ascii="Times New Roman" w:hAnsi="Times New Roman" w:cs="Times New Roman"/>
          <w:sz w:val="24"/>
          <w:szCs w:val="24"/>
        </w:rPr>
        <w:t xml:space="preserve"> </w:t>
      </w:r>
      <w:r w:rsidR="00CB09AB" w:rsidRPr="3B412585">
        <w:rPr>
          <w:rFonts w:ascii="Times New Roman" w:hAnsi="Times New Roman" w:cs="Times New Roman"/>
          <w:sz w:val="24"/>
          <w:szCs w:val="24"/>
        </w:rPr>
        <w:t xml:space="preserve">suggests </w:t>
      </w:r>
      <w:r w:rsidR="008E1E68" w:rsidRPr="3B412585">
        <w:rPr>
          <w:rFonts w:ascii="Times New Roman" w:hAnsi="Times New Roman" w:cs="Times New Roman"/>
          <w:sz w:val="24"/>
          <w:szCs w:val="24"/>
        </w:rPr>
        <w:t>that</w:t>
      </w:r>
      <w:r w:rsidR="007A147F" w:rsidRPr="3B412585">
        <w:rPr>
          <w:rFonts w:ascii="Times New Roman" w:hAnsi="Times New Roman" w:cs="Times New Roman"/>
          <w:sz w:val="24"/>
          <w:szCs w:val="24"/>
        </w:rPr>
        <w:t xml:space="preserve"> inflow volume sets the scale for nutrient retention</w:t>
      </w:r>
      <w:r w:rsidR="00F124FC" w:rsidRPr="3B412585">
        <w:rPr>
          <w:rFonts w:ascii="Times New Roman" w:hAnsi="Times New Roman" w:cs="Times New Roman"/>
          <w:sz w:val="24"/>
          <w:szCs w:val="24"/>
        </w:rPr>
        <w:t>: high</w:t>
      </w:r>
      <w:r w:rsidR="00EB469A" w:rsidRPr="3B412585">
        <w:rPr>
          <w:rFonts w:ascii="Times New Roman" w:hAnsi="Times New Roman" w:cs="Times New Roman"/>
          <w:sz w:val="24"/>
          <w:szCs w:val="24"/>
        </w:rPr>
        <w:t>er</w:t>
      </w:r>
      <w:r w:rsidR="00F124FC" w:rsidRPr="3B412585">
        <w:rPr>
          <w:rFonts w:ascii="Times New Roman" w:hAnsi="Times New Roman" w:cs="Times New Roman"/>
          <w:sz w:val="24"/>
          <w:szCs w:val="24"/>
        </w:rPr>
        <w:t xml:space="preserve"> volumes of water lead to higher retention or release. </w:t>
      </w:r>
      <w:commentRangeStart w:id="1657"/>
      <w:r w:rsidR="00394995" w:rsidRPr="3B412585">
        <w:rPr>
          <w:rFonts w:ascii="Times New Roman" w:hAnsi="Times New Roman" w:cs="Times New Roman"/>
          <w:sz w:val="24"/>
          <w:szCs w:val="24"/>
        </w:rPr>
        <w:t xml:space="preserve">While we </w:t>
      </w:r>
      <w:r w:rsidR="00394995" w:rsidRPr="2379A484">
        <w:rPr>
          <w:rFonts w:ascii="Times New Roman" w:hAnsi="Times New Roman" w:cs="Times New Roman"/>
          <w:sz w:val="24"/>
          <w:szCs w:val="24"/>
        </w:rPr>
        <w:t>did</w:t>
      </w:r>
      <w:ins w:id="1658" w:author="Winston, Ryan" w:date="2026-09-15T19:51:00Z" w16du:dateUtc="2026-09-15T19:51:42Z">
        <w:r w:rsidR="44074463" w:rsidRPr="2379A484">
          <w:rPr>
            <w:rFonts w:ascii="Times New Roman" w:hAnsi="Times New Roman" w:cs="Times New Roman"/>
            <w:sz w:val="24"/>
            <w:szCs w:val="24"/>
          </w:rPr>
          <w:t xml:space="preserve"> not </w:t>
        </w:r>
      </w:ins>
      <w:del w:id="1659" w:author="Winston, Ryan" w:date="2026-09-15T19:51:00Z" w16du:dateUtc="2026-09-15T19:51:36Z">
        <w:r w:rsidRPr="2379A484" w:rsidDel="00394995">
          <w:rPr>
            <w:rFonts w:ascii="Times New Roman" w:hAnsi="Times New Roman" w:cs="Times New Roman"/>
            <w:sz w:val="24"/>
            <w:szCs w:val="24"/>
          </w:rPr>
          <w:delText>n’t</w:delText>
        </w:r>
        <w:r w:rsidR="00394995" w:rsidRPr="3B412585">
          <w:rPr>
            <w:rFonts w:ascii="Times New Roman" w:hAnsi="Times New Roman" w:cs="Times New Roman"/>
            <w:sz w:val="24"/>
            <w:szCs w:val="24"/>
          </w:rPr>
          <w:delText xml:space="preserve"> </w:delText>
        </w:r>
      </w:del>
      <w:r w:rsidR="00394995" w:rsidRPr="3B412585">
        <w:rPr>
          <w:rFonts w:ascii="Times New Roman" w:hAnsi="Times New Roman" w:cs="Times New Roman"/>
          <w:sz w:val="24"/>
          <w:szCs w:val="24"/>
        </w:rPr>
        <w:t xml:space="preserve">find that concentration </w:t>
      </w:r>
      <w:r w:rsidR="003F0966" w:rsidRPr="3B412585">
        <w:rPr>
          <w:rFonts w:ascii="Times New Roman" w:hAnsi="Times New Roman" w:cs="Times New Roman"/>
          <w:sz w:val="24"/>
          <w:szCs w:val="24"/>
        </w:rPr>
        <w:t xml:space="preserve">of </w:t>
      </w:r>
      <w:r w:rsidR="003803AA" w:rsidRPr="3B412585">
        <w:rPr>
          <w:rFonts w:ascii="Times New Roman" w:hAnsi="Times New Roman" w:cs="Times New Roman"/>
          <w:sz w:val="24"/>
          <w:szCs w:val="24"/>
        </w:rPr>
        <w:t xml:space="preserve">either </w:t>
      </w:r>
      <w:del w:id="1660" w:author="Winston, Ryan" w:date="2026-09-15T19:51:00Z" w16du:dateUtc="2026-09-15T19:51:55Z">
        <w:r w:rsidR="003803AA" w:rsidRPr="3B412585">
          <w:rPr>
            <w:rFonts w:ascii="Times New Roman" w:hAnsi="Times New Roman" w:cs="Times New Roman"/>
            <w:sz w:val="24"/>
            <w:szCs w:val="24"/>
          </w:rPr>
          <w:delText>phosphorus</w:delText>
        </w:r>
      </w:del>
      <w:ins w:id="1661" w:author="Anderson, Kenneth" w:date="2026-10-13T10:09:00Z" w16du:dateUtc="2026-10-13T14:09:00Z">
        <w:r w:rsidR="00740E1F">
          <w:rPr>
            <w:rFonts w:ascii="Times New Roman" w:hAnsi="Times New Roman" w:cs="Times New Roman"/>
            <w:sz w:val="24"/>
            <w:szCs w:val="24"/>
          </w:rPr>
          <w:t>phosphorus</w:t>
        </w:r>
      </w:ins>
      <w:ins w:id="1662" w:author="Winston, Ryan" w:date="2026-09-15T19:51:00Z" w16du:dateUtc="2026-09-15T19:51:55Z">
        <w:del w:id="1663" w:author="Anderson, Kenneth" w:date="2026-10-13T10:09:00Z" w16du:dateUtc="2026-10-13T14:09:00Z">
          <w:r w:rsidR="7F4DA7BC" w:rsidRPr="2379A484" w:rsidDel="00740E1F">
            <w:rPr>
              <w:rFonts w:ascii="Times New Roman" w:hAnsi="Times New Roman" w:cs="Times New Roman"/>
              <w:sz w:val="24"/>
              <w:szCs w:val="24"/>
            </w:rPr>
            <w:delText>P</w:delText>
          </w:r>
        </w:del>
      </w:ins>
      <w:r w:rsidR="003803AA" w:rsidRPr="3B412585">
        <w:rPr>
          <w:rFonts w:ascii="Times New Roman" w:hAnsi="Times New Roman" w:cs="Times New Roman"/>
          <w:sz w:val="24"/>
          <w:szCs w:val="24"/>
        </w:rPr>
        <w:t xml:space="preserve"> or </w:t>
      </w:r>
      <w:del w:id="1664" w:author="Winston, Ryan" w:date="2026-09-15T19:51:00Z" w16du:dateUtc="2026-09-15T19:51:59Z">
        <w:r w:rsidR="003803AA" w:rsidRPr="3B412585">
          <w:rPr>
            <w:rFonts w:ascii="Times New Roman" w:hAnsi="Times New Roman" w:cs="Times New Roman"/>
            <w:sz w:val="24"/>
            <w:szCs w:val="24"/>
          </w:rPr>
          <w:delText>nitrogen</w:delText>
        </w:r>
      </w:del>
      <w:ins w:id="1665" w:author="Anderson, Kenneth" w:date="2026-10-13T10:09:00Z" w16du:dateUtc="2026-10-13T14:09:00Z">
        <w:r w:rsidR="00740E1F">
          <w:rPr>
            <w:rFonts w:ascii="Times New Roman" w:hAnsi="Times New Roman" w:cs="Times New Roman"/>
            <w:sz w:val="24"/>
            <w:szCs w:val="24"/>
          </w:rPr>
          <w:t>nitrogen</w:t>
        </w:r>
      </w:ins>
      <w:ins w:id="1666" w:author="Winston, Ryan" w:date="2026-09-15T19:51:00Z" w16du:dateUtc="2026-09-15T19:51:59Z">
        <w:del w:id="1667" w:author="Anderson, Kenneth" w:date="2026-10-13T10:09:00Z" w16du:dateUtc="2026-10-13T14:09:00Z">
          <w:r w:rsidR="2E62F969" w:rsidRPr="2379A484" w:rsidDel="00740E1F">
            <w:rPr>
              <w:rFonts w:ascii="Times New Roman" w:hAnsi="Times New Roman" w:cs="Times New Roman"/>
              <w:sz w:val="24"/>
              <w:szCs w:val="24"/>
            </w:rPr>
            <w:delText>N</w:delText>
          </w:r>
        </w:del>
      </w:ins>
      <w:r w:rsidR="00394995" w:rsidRPr="3B412585">
        <w:rPr>
          <w:rFonts w:ascii="Times New Roman" w:hAnsi="Times New Roman" w:cs="Times New Roman"/>
          <w:sz w:val="24"/>
          <w:szCs w:val="24"/>
        </w:rPr>
        <w:t xml:space="preserve"> </w:t>
      </w:r>
      <w:r w:rsidR="003803AA" w:rsidRPr="3B412585">
        <w:rPr>
          <w:rFonts w:ascii="Times New Roman" w:hAnsi="Times New Roman" w:cs="Times New Roman"/>
          <w:sz w:val="24"/>
          <w:szCs w:val="24"/>
        </w:rPr>
        <w:t>were</w:t>
      </w:r>
      <w:r w:rsidR="00394995" w:rsidRPr="3B412585">
        <w:rPr>
          <w:rFonts w:ascii="Times New Roman" w:hAnsi="Times New Roman" w:cs="Times New Roman"/>
          <w:sz w:val="24"/>
          <w:szCs w:val="24"/>
        </w:rPr>
        <w:t xml:space="preserve"> significant </w:t>
      </w:r>
      <w:r w:rsidR="0006185C" w:rsidRPr="3B412585">
        <w:rPr>
          <w:rFonts w:ascii="Times New Roman" w:hAnsi="Times New Roman" w:cs="Times New Roman"/>
          <w:sz w:val="24"/>
          <w:szCs w:val="24"/>
        </w:rPr>
        <w:t>predictors</w:t>
      </w:r>
      <w:r w:rsidR="00394995" w:rsidRPr="3B412585">
        <w:rPr>
          <w:rFonts w:ascii="Times New Roman" w:hAnsi="Times New Roman" w:cs="Times New Roman"/>
          <w:sz w:val="24"/>
          <w:szCs w:val="24"/>
        </w:rPr>
        <w:t xml:space="preserve"> of nutrient retention across</w:t>
      </w:r>
      <w:r w:rsidR="21C868E5" w:rsidRPr="3A481663">
        <w:rPr>
          <w:rFonts w:ascii="Times New Roman" w:hAnsi="Times New Roman" w:cs="Times New Roman"/>
          <w:sz w:val="24"/>
          <w:szCs w:val="24"/>
        </w:rPr>
        <w:t xml:space="preserve"> </w:t>
      </w:r>
      <w:ins w:id="1668" w:author="Dr W. Robert Midden" w:date="2026-09-28T20:50:00Z" w16du:dateUtc="2026-09-28T20:50:25Z">
        <w:r w:rsidR="1547173F" w:rsidRPr="3A481663">
          <w:rPr>
            <w:rFonts w:ascii="Times New Roman" w:hAnsi="Times New Roman" w:cs="Times New Roman"/>
            <w:sz w:val="24"/>
            <w:szCs w:val="24"/>
          </w:rPr>
          <w:t>these</w:t>
        </w:r>
        <w:r w:rsidR="00394995" w:rsidRPr="3B412585">
          <w:rPr>
            <w:rFonts w:ascii="Times New Roman" w:hAnsi="Times New Roman" w:cs="Times New Roman"/>
            <w:sz w:val="24"/>
            <w:szCs w:val="24"/>
          </w:rPr>
          <w:t xml:space="preserve"> </w:t>
        </w:r>
      </w:ins>
      <w:r w:rsidR="00394995" w:rsidRPr="3B412585">
        <w:rPr>
          <w:rFonts w:ascii="Times New Roman" w:hAnsi="Times New Roman" w:cs="Times New Roman"/>
          <w:sz w:val="24"/>
          <w:szCs w:val="24"/>
        </w:rPr>
        <w:t xml:space="preserve">wetlands, we did find that it was often important, and occasionally more important </w:t>
      </w:r>
      <w:r w:rsidR="00923AC4" w:rsidRPr="3B412585">
        <w:rPr>
          <w:rFonts w:ascii="Times New Roman" w:hAnsi="Times New Roman" w:cs="Times New Roman"/>
          <w:sz w:val="24"/>
          <w:szCs w:val="24"/>
        </w:rPr>
        <w:t>than volume</w:t>
      </w:r>
      <w:r w:rsidR="002B59A6" w:rsidRPr="3B412585">
        <w:rPr>
          <w:rFonts w:ascii="Times New Roman" w:hAnsi="Times New Roman" w:cs="Times New Roman"/>
          <w:sz w:val="24"/>
          <w:szCs w:val="24"/>
        </w:rPr>
        <w:t>,</w:t>
      </w:r>
      <w:r w:rsidR="00923AC4" w:rsidRPr="3B412585">
        <w:rPr>
          <w:rFonts w:ascii="Times New Roman" w:hAnsi="Times New Roman" w:cs="Times New Roman"/>
          <w:sz w:val="24"/>
          <w:szCs w:val="24"/>
        </w:rPr>
        <w:t xml:space="preserve"> as a predictor </w:t>
      </w:r>
      <w:r w:rsidR="00923AC4" w:rsidRPr="3B412585">
        <w:rPr>
          <w:rFonts w:ascii="Times New Roman" w:hAnsi="Times New Roman" w:cs="Times New Roman"/>
          <w:sz w:val="24"/>
          <w:szCs w:val="24"/>
        </w:rPr>
        <w:lastRenderedPageBreak/>
        <w:t>of nutrient retention</w:t>
      </w:r>
      <w:r w:rsidR="003803AA" w:rsidRPr="3B412585">
        <w:rPr>
          <w:rFonts w:ascii="Times New Roman" w:hAnsi="Times New Roman" w:cs="Times New Roman"/>
          <w:sz w:val="24"/>
          <w:szCs w:val="24"/>
        </w:rPr>
        <w:t xml:space="preserve"> within individual wetlands</w:t>
      </w:r>
      <w:ins w:id="1669" w:author="Kevin E McCluney" w:date="2026-09-30T20:21:00Z" w16du:dateUtc="2026-09-30T20:21:19Z">
        <w:r w:rsidR="02CBAE78" w:rsidRPr="0540036A">
          <w:rPr>
            <w:rFonts w:ascii="Times New Roman" w:hAnsi="Times New Roman" w:cs="Times New Roman"/>
            <w:sz w:val="24"/>
            <w:szCs w:val="24"/>
          </w:rPr>
          <w:t xml:space="preserve"> </w:t>
        </w:r>
      </w:ins>
      <w:ins w:id="1670" w:author="Kevin E McCluney" w:date="2026-09-30T20:21:00Z" w16du:dateUtc="2026-09-30T20:21:20Z">
        <w:r w:rsidR="02CBAE78" w:rsidRPr="68F01110">
          <w:rPr>
            <w:rFonts w:ascii="Times New Roman" w:hAnsi="Times New Roman" w:cs="Times New Roman"/>
            <w:sz w:val="24"/>
            <w:szCs w:val="24"/>
          </w:rPr>
          <w:t>over time</w:t>
        </w:r>
      </w:ins>
      <w:r w:rsidR="00923AC4" w:rsidRPr="68F01110">
        <w:rPr>
          <w:rFonts w:ascii="Times New Roman" w:hAnsi="Times New Roman" w:cs="Times New Roman"/>
          <w:sz w:val="24"/>
          <w:szCs w:val="24"/>
        </w:rPr>
        <w:t>.</w:t>
      </w:r>
      <w:r w:rsidR="00557C87" w:rsidRPr="3B412585">
        <w:rPr>
          <w:rFonts w:ascii="Times New Roman" w:hAnsi="Times New Roman" w:cs="Times New Roman"/>
          <w:sz w:val="24"/>
          <w:szCs w:val="24"/>
        </w:rPr>
        <w:t xml:space="preserve"> </w:t>
      </w:r>
      <w:commentRangeEnd w:id="1657"/>
      <w:r w:rsidRPr="2379A484">
        <w:rPr>
          <w:rStyle w:val="CommentReference"/>
          <w:rFonts w:ascii="Times New Roman" w:hAnsi="Times New Roman" w:cs="Times New Roman"/>
          <w:sz w:val="24"/>
          <w:szCs w:val="24"/>
        </w:rPr>
        <w:commentReference w:id="1657"/>
      </w:r>
      <w:ins w:id="1671" w:author="Anderson, Kenneth" w:date="2026-09-15T10:31:00Z" w16du:dateUtc="2026-09-15T14:31:00Z">
        <w:del w:id="1672" w:author="Kerns, Janice" w:date="2026-10-09T14:52:00Z" w16du:dateUtc="2026-10-09T18:52:00Z">
          <w:r w:rsidR="0024385E" w:rsidRPr="2379A484">
            <w:rPr>
              <w:rFonts w:ascii="Times New Roman" w:hAnsi="Times New Roman" w:cs="Times New Roman"/>
              <w:sz w:val="24"/>
              <w:szCs w:val="24"/>
            </w:rPr>
            <w:delText xml:space="preserve">Higher volume of water </w:delText>
          </w:r>
          <w:r w:rsidR="007A3DAD" w:rsidRPr="2379A484">
            <w:rPr>
              <w:rFonts w:ascii="Times New Roman" w:hAnsi="Times New Roman" w:cs="Times New Roman"/>
              <w:sz w:val="24"/>
              <w:szCs w:val="24"/>
            </w:rPr>
            <w:delText>likely plays a rol</w:delText>
          </w:r>
          <w:r w:rsidR="00EE07DD" w:rsidRPr="2379A484">
            <w:rPr>
              <w:rFonts w:ascii="Times New Roman" w:hAnsi="Times New Roman" w:cs="Times New Roman"/>
              <w:sz w:val="24"/>
              <w:szCs w:val="24"/>
            </w:rPr>
            <w:delText xml:space="preserve">e both by determining the </w:delText>
          </w:r>
        </w:del>
      </w:ins>
      <w:ins w:id="1673" w:author="Anderson, Kenneth" w:date="2026-09-15T10:32:00Z" w16du:dateUtc="2026-09-15T14:32:00Z">
        <w:del w:id="1674" w:author="Kerns, Janice" w:date="2026-10-09T14:52:00Z" w16du:dateUtc="2026-10-09T18:52:00Z">
          <w:r w:rsidR="00627FFB" w:rsidRPr="2379A484">
            <w:rPr>
              <w:rFonts w:ascii="Times New Roman" w:hAnsi="Times New Roman" w:cs="Times New Roman"/>
              <w:sz w:val="24"/>
              <w:szCs w:val="24"/>
            </w:rPr>
            <w:delText>total mass of nutrient</w:delText>
          </w:r>
        </w:del>
      </w:ins>
      <w:ins w:id="1675" w:author="Winston, Ryan" w:date="2026-09-15T19:52:00Z" w16du:dateUtc="2026-09-15T19:52:16Z">
        <w:del w:id="1676" w:author="Kerns, Janice" w:date="2026-10-09T14:52:00Z" w16du:dateUtc="2026-10-09T18:52:00Z">
          <w:r w:rsidR="118AB5F8" w:rsidRPr="2379A484">
            <w:rPr>
              <w:rFonts w:ascii="Times New Roman" w:hAnsi="Times New Roman" w:cs="Times New Roman"/>
              <w:sz w:val="24"/>
              <w:szCs w:val="24"/>
            </w:rPr>
            <w:delText>s</w:delText>
          </w:r>
        </w:del>
      </w:ins>
      <w:ins w:id="1677" w:author="Anderson, Kenneth" w:date="2026-09-15T10:32:00Z" w16du:dateUtc="2026-09-15T14:32:00Z">
        <w:del w:id="1678" w:author="Kerns, Janice" w:date="2026-10-09T14:52:00Z" w16du:dateUtc="2026-10-09T18:52:00Z">
          <w:r w:rsidR="00627FFB" w:rsidRPr="2379A484">
            <w:rPr>
              <w:rFonts w:ascii="Times New Roman" w:hAnsi="Times New Roman" w:cs="Times New Roman"/>
              <w:sz w:val="24"/>
              <w:szCs w:val="24"/>
            </w:rPr>
            <w:delText xml:space="preserve"> delivered to the wetland</w:delText>
          </w:r>
          <w:r w:rsidRPr="2379A484" w:rsidDel="00627FFB">
            <w:rPr>
              <w:rFonts w:ascii="Times New Roman" w:hAnsi="Times New Roman" w:cs="Times New Roman"/>
              <w:sz w:val="24"/>
              <w:szCs w:val="24"/>
            </w:rPr>
            <w:delText>,</w:delText>
          </w:r>
          <w:r w:rsidR="00627FFB" w:rsidRPr="2379A484">
            <w:rPr>
              <w:rFonts w:ascii="Times New Roman" w:hAnsi="Times New Roman" w:cs="Times New Roman"/>
              <w:sz w:val="24"/>
              <w:szCs w:val="24"/>
            </w:rPr>
            <w:delText xml:space="preserve"> and by controlling the residence time within the </w:delText>
          </w:r>
          <w:commentRangeStart w:id="1679"/>
          <w:r w:rsidR="00627FFB" w:rsidRPr="2379A484">
            <w:rPr>
              <w:rFonts w:ascii="Times New Roman" w:hAnsi="Times New Roman" w:cs="Times New Roman"/>
              <w:sz w:val="24"/>
              <w:szCs w:val="24"/>
            </w:rPr>
            <w:delText>wetland</w:delText>
          </w:r>
        </w:del>
      </w:ins>
      <w:ins w:id="1680" w:author="Kerns, Janice" w:date="2026-10-09T14:52:00Z" w16du:dateUtc="2026-10-09T18:52:00Z">
        <w:r w:rsidR="00F1548E">
          <w:rPr>
            <w:rFonts w:ascii="Times New Roman" w:hAnsi="Times New Roman" w:cs="Times New Roman"/>
            <w:sz w:val="24"/>
            <w:szCs w:val="24"/>
          </w:rPr>
          <w:t xml:space="preserve">A higher water volume likely plays a role both by determining the total mass of nutrients delivered to the wetland and by controlling the residence time within the wetland </w:t>
        </w:r>
      </w:ins>
      <w:ins w:id="1681" w:author="Anderson, Kenneth" w:date="2026-10-01T15:44:00Z" w16du:dateUtc="2026-10-01T19:44:00Z">
        <w:r w:rsidR="00F93721">
          <w:rPr>
            <w:rFonts w:ascii="Times New Roman" w:hAnsi="Times New Roman" w:cs="Times New Roman"/>
            <w:sz w:val="24"/>
            <w:szCs w:val="24"/>
          </w:rPr>
          <w:fldChar w:fldCharType="begin"/>
        </w:r>
      </w:ins>
      <w:r w:rsidR="007D19A1">
        <w:rPr>
          <w:rFonts w:ascii="Times New Roman" w:hAnsi="Times New Roman" w:cs="Times New Roman"/>
          <w:sz w:val="24"/>
          <w:szCs w:val="24"/>
        </w:rPr>
        <w:instrText xml:space="preserve"> ADDIN ZOTERO_ITEM CSL_CITATION {"citationID":"BFg0MeCP","properties":{"unsorted":false,"formattedCitation":"(Sharp et al. 2021, Ury et al. 2023)","plainCitation":"(Sharp et al. 2021, Ury et al. 2023)","noteIndex":0},"citationItems":[{"id":6425,"uris":["http://zotero.org/users/5222684/items/QUMEK9ES"],"itemData":{"id":6425,"type":"article-journal","abstract":"Coastal wetlands intercept significant amounts of nitrogen (N) from watersheds, especially when surrounding land cover is dominated by agriculture and urban development. Through plant uptake, soil im...","container-title":"Ecological Applications","DOI":"10.1002/eap.2233","language":"en","source":"esajournals.onlinelibrary.wiley.com","title":"Hydrologic flushing rates drive nitrogen cycling and plant invasion in a freshwater coastal wetland model","URL":"https://esajournals.onlinelibrary.wiley.com/doi/10.1002/eap.2233","author":[{"family":"Sharp","given":"Sean J."},{"family":"Elgersma","given":"Kenneth J."},{"family":"Martina","given":"Jason P."},{"family":"Currie","given":"William S."}],"accessed":{"date-parts":[["2026",10,1]]},"issued":{"date-parts":[["2021"]]}}},{"id":1654,"uris":["http://zotero.org/users/5222684/items/L4YNJ95X"],"itemData":{"id":1654,"type":"article-journal","container-title":"Environmental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instrText>
      </w:r>
      <w:ins w:id="1682" w:author="Anderson, Kenneth" w:date="2026-10-01T15:44:00Z" w16du:dateUtc="2026-10-01T19:44:00Z">
        <w:r w:rsidR="00F93721">
          <w:rPr>
            <w:rFonts w:ascii="Times New Roman" w:hAnsi="Times New Roman" w:cs="Times New Roman"/>
            <w:sz w:val="24"/>
            <w:szCs w:val="24"/>
          </w:rPr>
          <w:fldChar w:fldCharType="separate"/>
        </w:r>
        <w:r w:rsidR="00F93721" w:rsidRPr="005922D7">
          <w:rPr>
            <w:rFonts w:ascii="Times New Roman" w:hAnsi="Times New Roman" w:cs="Times New Roman"/>
            <w:sz w:val="24"/>
          </w:rPr>
          <w:t>(Sharp et al. 2021, Ury et al. 2023)</w:t>
        </w:r>
        <w:r w:rsidR="00F93721">
          <w:rPr>
            <w:rFonts w:ascii="Times New Roman" w:hAnsi="Times New Roman" w:cs="Times New Roman"/>
            <w:sz w:val="24"/>
            <w:szCs w:val="24"/>
          </w:rPr>
          <w:fldChar w:fldCharType="end"/>
        </w:r>
      </w:ins>
      <w:del w:id="1683" w:author="Anderson, Kenneth" w:date="2026-10-01T15:44:00Z" w16du:dateUtc="2026-10-01T19:44:00Z">
        <w:r w:rsidRPr="2379A484" w:rsidDel="00F93721">
          <w:rPr>
            <w:rFonts w:ascii="Times New Roman" w:hAnsi="Times New Roman" w:cs="Times New Roman"/>
            <w:sz w:val="24"/>
            <w:szCs w:val="24"/>
          </w:rPr>
          <w:fldChar w:fldCharType="begin"/>
        </w:r>
        <w:r w:rsidRPr="2379A484" w:rsidDel="00F93721">
          <w:rPr>
            <w:rFonts w:ascii="Times New Roman" w:hAnsi="Times New Roman" w:cs="Times New Roman"/>
            <w:sz w:val="24"/>
            <w:szCs w:val="24"/>
          </w:rPr>
          <w:delInstrText xml:space="preserve"> ADDIN ZOTERO_ITEM CSL_CITATION {"citationID":"bRRcNXu4","properties":{"unsorted":false,"formattedCitation":"(Ury et al. 2023)","plainCitation":"(Ury et al. 2023)","noteIndex":0},"citationItems":[{"id":1654,"uris":["http://zotero.org/users/5222684/items/L4YNJ95X"],"itemData":{"id":1654,"type":"article-journal","container-title":"Environmental Research Letters","issue":"8","page":"083002","publisher":"IOP Publishing","source":"Google Scholar","title":"Source or sink? Meta-analysis reveals diverging controls of phosphorus retention and release in restored and constructed wetlands","title-short":"Source or sink?","volume":"18","author":[{"family":"Ury","given":"Emily A."},{"family":"Arrumugam","given":"Puvaanah"},{"family":"Herbert","given":"Ellen R."},{"family":"Badiou","given":"Pascal"},{"family":"Page","given":"Bryan"},{"family":"Basu","given":"Nandita B."}],"issued":{"date-parts":[["2023"]]}}}],"schema":"https://github.com/citation-style-language/schema/raw/master/csl-citation.json"} </w:delInstrText>
        </w:r>
        <w:r w:rsidRPr="2379A484" w:rsidDel="00F93721">
          <w:rPr>
            <w:rFonts w:ascii="Times New Roman" w:hAnsi="Times New Roman" w:cs="Times New Roman"/>
            <w:sz w:val="24"/>
            <w:szCs w:val="24"/>
          </w:rPr>
          <w:fldChar w:fldCharType="separate"/>
        </w:r>
        <w:r w:rsidR="00627FFB" w:rsidRPr="2379A484" w:rsidDel="00F93721">
          <w:rPr>
            <w:rFonts w:ascii="Times New Roman" w:hAnsi="Times New Roman" w:cs="Times New Roman"/>
            <w:sz w:val="24"/>
            <w:szCs w:val="24"/>
          </w:rPr>
          <w:delText>(Ury et al. 2023)</w:delText>
        </w:r>
        <w:r w:rsidRPr="2379A484" w:rsidDel="00F93721">
          <w:rPr>
            <w:rFonts w:ascii="Times New Roman" w:hAnsi="Times New Roman" w:cs="Times New Roman"/>
            <w:sz w:val="24"/>
            <w:szCs w:val="24"/>
          </w:rPr>
          <w:fldChar w:fldCharType="end"/>
        </w:r>
      </w:del>
      <w:ins w:id="1684" w:author="Anderson, Kenneth" w:date="2026-09-15T10:32:00Z" w16du:dateUtc="2026-09-15T14:32:00Z">
        <w:r w:rsidR="00627FFB" w:rsidRPr="2379A484">
          <w:rPr>
            <w:rFonts w:ascii="Times New Roman" w:hAnsi="Times New Roman" w:cs="Times New Roman"/>
            <w:sz w:val="24"/>
            <w:szCs w:val="24"/>
          </w:rPr>
          <w:t>.</w:t>
        </w:r>
      </w:ins>
      <w:commentRangeEnd w:id="1679"/>
      <w:r w:rsidRPr="00682BBA">
        <w:rPr>
          <w:rStyle w:val="CommentReference"/>
          <w:rFonts w:ascii="Times New Roman" w:hAnsi="Times New Roman" w:cs="Times New Roman"/>
          <w:sz w:val="24"/>
          <w:szCs w:val="24"/>
        </w:rPr>
        <w:commentReference w:id="1679"/>
      </w:r>
    </w:p>
    <w:p w14:paraId="3B690D1F" w14:textId="52A3119F" w:rsidR="00EB2216" w:rsidRPr="00C42829" w:rsidRDefault="004A6E58">
      <w:pPr>
        <w:spacing w:line="480" w:lineRule="auto"/>
        <w:rPr>
          <w:rFonts w:ascii="Times New Roman" w:hAnsi="Times New Roman" w:cs="Times New Roman"/>
          <w:rPrChange w:id="1685" w:author="Anderson, Kenneth" w:date="2026-10-09T15:33:00Z" w16du:dateUtc="2026-10-09T19:33:00Z">
            <w:rPr>
              <w:rFonts w:ascii="Times New Roman" w:hAnsi="Times New Roman" w:cs="Times New Roman"/>
              <w:sz w:val="24"/>
              <w:szCs w:val="24"/>
            </w:rPr>
          </w:rPrChange>
        </w:rPr>
        <w:pPrChange w:id="1686" w:author="Anderson, Kenneth" w:date="2026-10-09T15:33:00Z" w16du:dateUtc="2026-10-09T19:33:00Z">
          <w:pPr>
            <w:spacing w:line="480" w:lineRule="auto"/>
            <w:ind w:firstLine="720"/>
          </w:pPr>
        </w:pPrChange>
      </w:pPr>
      <w:r w:rsidRPr="004A6E58">
        <w:rPr>
          <w:rFonts w:ascii="Times New Roman" w:hAnsi="Times New Roman" w:cs="Times New Roman"/>
          <w:sz w:val="24"/>
          <w:szCs w:val="24"/>
        </w:rPr>
        <w:t xml:space="preserve">Although the amount of water that can be treated across wetlands does vary, </w:t>
      </w:r>
      <w:commentRangeStart w:id="1687"/>
      <w:commentRangeStart w:id="1688"/>
      <w:commentRangeStart w:id="1689"/>
      <w:commentRangeStart w:id="1690"/>
      <w:r w:rsidRPr="004A6E58">
        <w:rPr>
          <w:rFonts w:ascii="Times New Roman" w:hAnsi="Times New Roman" w:cs="Times New Roman"/>
          <w:sz w:val="24"/>
          <w:szCs w:val="24"/>
        </w:rPr>
        <w:t xml:space="preserve">the </w:t>
      </w:r>
      <w:del w:id="1691" w:author="Anderson, Kenneth" w:date="2026-10-01T15:53:00Z" w16du:dateUtc="2026-10-01T19:53:00Z">
        <w:r w:rsidRPr="004A6E58" w:rsidDel="00CA1AB3">
          <w:rPr>
            <w:rFonts w:ascii="Times New Roman" w:hAnsi="Times New Roman" w:cs="Times New Roman"/>
            <w:sz w:val="24"/>
            <w:szCs w:val="24"/>
          </w:rPr>
          <w:delText>volume and residence time of water</w:delText>
        </w:r>
      </w:del>
      <w:ins w:id="1692" w:author="Anderson, Kenneth" w:date="2026-10-01T15:53:00Z" w16du:dateUtc="2026-10-01T19:53:00Z">
        <w:r w:rsidR="00CA1AB3">
          <w:rPr>
            <w:rFonts w:ascii="Times New Roman" w:hAnsi="Times New Roman" w:cs="Times New Roman"/>
            <w:sz w:val="24"/>
            <w:szCs w:val="24"/>
          </w:rPr>
          <w:t>holding capacity</w:t>
        </w:r>
      </w:ins>
      <w:r w:rsidRPr="004A6E58">
        <w:rPr>
          <w:rFonts w:ascii="Times New Roman" w:hAnsi="Times New Roman" w:cs="Times New Roman"/>
          <w:sz w:val="24"/>
          <w:szCs w:val="24"/>
        </w:rPr>
        <w:t xml:space="preserve"> </w:t>
      </w:r>
      <w:del w:id="1693" w:author="Anderson, Kenneth" w:date="2026-10-01T15:54:00Z" w16du:dateUtc="2026-10-01T19:54:00Z">
        <w:r w:rsidRPr="004A6E58" w:rsidDel="00396072">
          <w:rPr>
            <w:rFonts w:ascii="Times New Roman" w:hAnsi="Times New Roman" w:cs="Times New Roman"/>
            <w:sz w:val="24"/>
            <w:szCs w:val="24"/>
          </w:rPr>
          <w:delText xml:space="preserve">within </w:delText>
        </w:r>
      </w:del>
      <w:ins w:id="1694" w:author="Anderson, Kenneth" w:date="2026-10-01T15:54:00Z" w16du:dateUtc="2026-10-01T19:54:00Z">
        <w:r w:rsidR="00396072">
          <w:rPr>
            <w:rFonts w:ascii="Times New Roman" w:hAnsi="Times New Roman" w:cs="Times New Roman"/>
            <w:sz w:val="24"/>
            <w:szCs w:val="24"/>
          </w:rPr>
          <w:t>of</w:t>
        </w:r>
        <w:r w:rsidR="00396072" w:rsidRPr="004A6E58">
          <w:rPr>
            <w:rFonts w:ascii="Times New Roman" w:hAnsi="Times New Roman" w:cs="Times New Roman"/>
            <w:sz w:val="24"/>
            <w:szCs w:val="24"/>
          </w:rPr>
          <w:t xml:space="preserve"> </w:t>
        </w:r>
      </w:ins>
      <w:r w:rsidRPr="004A6E58">
        <w:rPr>
          <w:rFonts w:ascii="Times New Roman" w:hAnsi="Times New Roman" w:cs="Times New Roman"/>
          <w:sz w:val="24"/>
          <w:szCs w:val="24"/>
        </w:rPr>
        <w:t xml:space="preserve">an </w:t>
      </w:r>
      <w:r w:rsidRPr="3B412585">
        <w:rPr>
          <w:rFonts w:ascii="Times New Roman" w:hAnsi="Times New Roman" w:cs="Times New Roman"/>
          <w:sz w:val="24"/>
          <w:szCs w:val="24"/>
        </w:rPr>
        <w:t>individual wetland does not change</w:t>
      </w:r>
      <w:commentRangeEnd w:id="1687"/>
      <w:r w:rsidRPr="00682BBA">
        <w:rPr>
          <w:rStyle w:val="CommentReference"/>
          <w:rFonts w:ascii="Times New Roman" w:hAnsi="Times New Roman" w:cs="Times New Roman"/>
          <w:sz w:val="24"/>
          <w:szCs w:val="24"/>
        </w:rPr>
        <w:commentReference w:id="1687"/>
      </w:r>
      <w:commentRangeEnd w:id="1688"/>
      <w:r w:rsidRPr="00682BBA">
        <w:rPr>
          <w:rStyle w:val="CommentReference"/>
          <w:rFonts w:ascii="Times New Roman" w:hAnsi="Times New Roman" w:cs="Times New Roman"/>
          <w:sz w:val="24"/>
          <w:szCs w:val="24"/>
        </w:rPr>
        <w:commentReference w:id="1688"/>
      </w:r>
      <w:commentRangeEnd w:id="1689"/>
      <w:r w:rsidRPr="00682BBA">
        <w:rPr>
          <w:rStyle w:val="CommentReference"/>
          <w:rFonts w:ascii="Times New Roman" w:hAnsi="Times New Roman" w:cs="Times New Roman"/>
          <w:sz w:val="24"/>
          <w:szCs w:val="24"/>
        </w:rPr>
        <w:commentReference w:id="1689"/>
      </w:r>
      <w:commentRangeEnd w:id="1690"/>
      <w:r w:rsidRPr="00682BBA">
        <w:rPr>
          <w:rStyle w:val="CommentReference"/>
          <w:rFonts w:ascii="Times New Roman" w:hAnsi="Times New Roman" w:cs="Times New Roman"/>
          <w:sz w:val="24"/>
          <w:szCs w:val="24"/>
        </w:rPr>
        <w:commentReference w:id="1690"/>
      </w:r>
      <w:r w:rsidR="002359EB" w:rsidRPr="00682BBA">
        <w:rPr>
          <w:rFonts w:ascii="Times New Roman" w:hAnsi="Times New Roman" w:cs="Times New Roman"/>
          <w:sz w:val="24"/>
          <w:szCs w:val="24"/>
        </w:rPr>
        <w:t xml:space="preserve">. </w:t>
      </w:r>
      <w:ins w:id="1695" w:author="Anderson, Kenneth" w:date="2026-09-15T10:40:00Z" w16du:dateUtc="2026-09-15T10:40:00Z">
        <w:r w:rsidR="00BA0816" w:rsidRPr="2379A484">
          <w:rPr>
            <w:rFonts w:ascii="Times New Roman" w:hAnsi="Times New Roman" w:cs="Times New Roman"/>
            <w:sz w:val="24"/>
            <w:szCs w:val="24"/>
          </w:rPr>
          <w:t>When a wetland receives too much water and its residence time is shortened, nutrient retention efficiency decreases because the water is</w:t>
        </w:r>
      </w:ins>
      <w:ins w:id="1696" w:author="Winston, Ryan" w:date="2026-09-15T19:52:00Z" w16du:dateUtc="2026-09-15T19:52:58Z">
        <w:r w:rsidR="6A3B1089" w:rsidRPr="2379A484">
          <w:rPr>
            <w:rFonts w:ascii="Times New Roman" w:hAnsi="Times New Roman" w:cs="Times New Roman"/>
            <w:sz w:val="24"/>
            <w:szCs w:val="24"/>
          </w:rPr>
          <w:t xml:space="preserve"> not</w:t>
        </w:r>
      </w:ins>
      <w:ins w:id="1697" w:author="Anderson, Kenneth" w:date="2026-09-15T10:40:00Z" w16du:dateUtc="2026-09-15T10:40:00Z">
        <w:del w:id="1698" w:author="Winston, Ryan" w:date="2026-09-15T19:52:00Z" w16du:dateUtc="2026-09-15T19:52:57Z">
          <w:r w:rsidRPr="2379A484" w:rsidDel="00BA0816">
            <w:rPr>
              <w:rFonts w:ascii="Times New Roman" w:hAnsi="Times New Roman" w:cs="Times New Roman"/>
              <w:sz w:val="24"/>
              <w:szCs w:val="24"/>
            </w:rPr>
            <w:delText>n't</w:delText>
          </w:r>
        </w:del>
        <w:r w:rsidR="00BA0816" w:rsidRPr="2379A484">
          <w:rPr>
            <w:rFonts w:ascii="Times New Roman" w:hAnsi="Times New Roman" w:cs="Times New Roman"/>
            <w:sz w:val="24"/>
            <w:szCs w:val="24"/>
          </w:rPr>
          <w:t xml:space="preserve"> slowed enough to allow settling, and there i</w:t>
        </w:r>
      </w:ins>
      <w:ins w:id="1699" w:author="Winston, Ryan" w:date="2026-09-15T19:53:00Z" w16du:dateUtc="2026-09-15T19:53:06Z">
        <w:r w:rsidR="1EB59DD2" w:rsidRPr="2379A484">
          <w:rPr>
            <w:rFonts w:ascii="Times New Roman" w:hAnsi="Times New Roman" w:cs="Times New Roman"/>
            <w:sz w:val="24"/>
            <w:szCs w:val="24"/>
          </w:rPr>
          <w:t xml:space="preserve">s </w:t>
        </w:r>
        <w:del w:id="1700" w:author="Dr W. Robert Midden" w:date="2026-09-28T20:52:00Z" w16du:dateUtc="2026-09-28T20:52:19Z">
          <w:r w:rsidRPr="3A481663" w:rsidDel="0E0B2439">
            <w:rPr>
              <w:rFonts w:ascii="Times New Roman" w:hAnsi="Times New Roman" w:cs="Times New Roman"/>
              <w:sz w:val="24"/>
              <w:szCs w:val="24"/>
            </w:rPr>
            <w:delText>not</w:delText>
          </w:r>
        </w:del>
      </w:ins>
      <w:ins w:id="1701" w:author="Dr W. Robert Midden" w:date="2026-09-28T20:52:00Z" w16du:dateUtc="2026-09-28T20:52:20Z">
        <w:r w:rsidR="4D157460" w:rsidRPr="3A481663">
          <w:rPr>
            <w:rFonts w:ascii="Times New Roman" w:hAnsi="Times New Roman" w:cs="Times New Roman"/>
            <w:sz w:val="24"/>
            <w:szCs w:val="24"/>
          </w:rPr>
          <w:t>less</w:t>
        </w:r>
      </w:ins>
      <w:ins w:id="1702" w:author="Anderson, Kenneth" w:date="2026-09-15T10:40:00Z" w16du:dateUtc="2026-09-15T10:40:00Z">
        <w:del w:id="1703" w:author="Winston, Ryan" w:date="2026-09-15T19:53:00Z" w16du:dateUtc="2026-09-15T19:53:04Z">
          <w:r w:rsidRPr="2379A484" w:rsidDel="00BA0816">
            <w:rPr>
              <w:rFonts w:ascii="Times New Roman" w:hAnsi="Times New Roman" w:cs="Times New Roman"/>
              <w:sz w:val="24"/>
              <w:szCs w:val="24"/>
            </w:rPr>
            <w:delText>sn't</w:delText>
          </w:r>
        </w:del>
        <w:r w:rsidR="00BA0816" w:rsidRPr="2379A484">
          <w:rPr>
            <w:rFonts w:ascii="Times New Roman" w:hAnsi="Times New Roman" w:cs="Times New Roman"/>
            <w:sz w:val="24"/>
            <w:szCs w:val="24"/>
          </w:rPr>
          <w:t xml:space="preserve"> time for sorption of phosphate</w:t>
        </w:r>
      </w:ins>
      <w:ins w:id="1704" w:author="Kevin E McCluney" w:date="2026-09-30T20:25:00Z" w16du:dateUtc="2026-09-30T20:25:34Z">
        <w:r w:rsidR="551567A4" w:rsidRPr="40D51930">
          <w:rPr>
            <w:rFonts w:ascii="Times New Roman" w:hAnsi="Times New Roman" w:cs="Times New Roman"/>
            <w:sz w:val="24"/>
            <w:szCs w:val="24"/>
          </w:rPr>
          <w:t>, plant uptake,</w:t>
        </w:r>
      </w:ins>
      <w:ins w:id="1705" w:author="Anderson, Kenneth" w:date="2026-09-15T10:40:00Z" w16du:dateUtc="2026-09-15T10:40:00Z">
        <w:r w:rsidR="00BA0816" w:rsidRPr="2379A484">
          <w:rPr>
            <w:rFonts w:ascii="Times New Roman" w:hAnsi="Times New Roman" w:cs="Times New Roman"/>
            <w:sz w:val="24"/>
            <w:szCs w:val="24"/>
          </w:rPr>
          <w:t xml:space="preserve"> </w:t>
        </w:r>
        <w:del w:id="1706" w:author="Dr W. Robert Midden" w:date="2026-09-28T20:52:00Z" w16du:dateUtc="2026-09-28T20:52:40Z">
          <w:r w:rsidR="00BA0816" w:rsidRPr="2379A484">
            <w:rPr>
              <w:rFonts w:ascii="Times New Roman" w:hAnsi="Times New Roman" w:cs="Times New Roman"/>
              <w:sz w:val="24"/>
              <w:szCs w:val="24"/>
            </w:rPr>
            <w:delText>or</w:delText>
          </w:r>
          <w:r w:rsidRPr="3A481663" w:rsidDel="4053B32A">
            <w:rPr>
              <w:rFonts w:ascii="Times New Roman" w:hAnsi="Times New Roman" w:cs="Times New Roman"/>
              <w:sz w:val="24"/>
              <w:szCs w:val="24"/>
            </w:rPr>
            <w:delText xml:space="preserve"> </w:delText>
          </w:r>
        </w:del>
      </w:ins>
      <w:ins w:id="1707" w:author="Dr W. Robert Midden" w:date="2026-09-28T20:52:00Z" w16du:dateUtc="2026-09-28T20:52:41Z">
        <w:r w:rsidR="6F93A734" w:rsidRPr="3A481663">
          <w:rPr>
            <w:rFonts w:ascii="Times New Roman" w:hAnsi="Times New Roman" w:cs="Times New Roman"/>
            <w:sz w:val="24"/>
            <w:szCs w:val="24"/>
          </w:rPr>
          <w:t>and</w:t>
        </w:r>
        <w:r w:rsidR="00BA0816" w:rsidRPr="2379A484">
          <w:rPr>
            <w:rFonts w:ascii="Times New Roman" w:hAnsi="Times New Roman" w:cs="Times New Roman"/>
            <w:sz w:val="24"/>
            <w:szCs w:val="24"/>
          </w:rPr>
          <w:t xml:space="preserve"> </w:t>
        </w:r>
      </w:ins>
      <w:ins w:id="1708" w:author="Anderson, Kenneth" w:date="2026-09-15T10:40:00Z" w16du:dateUtc="2026-09-15T10:40:00Z">
        <w:del w:id="1709" w:author="Kevin E McCluney" w:date="2026-09-30T20:25:00Z" w16du:dateUtc="2026-09-30T20:25:47Z">
          <w:r w:rsidR="00BA0816" w:rsidRPr="2379A484">
            <w:rPr>
              <w:rFonts w:ascii="Times New Roman" w:hAnsi="Times New Roman" w:cs="Times New Roman"/>
              <w:sz w:val="24"/>
              <w:szCs w:val="24"/>
            </w:rPr>
            <w:delText>f</w:delText>
          </w:r>
        </w:del>
        <w:del w:id="1710" w:author="Kevin E McCluney" w:date="2026-09-30T20:25:00Z" w16du:dateUtc="2026-09-30T20:25:48Z">
          <w:r w:rsidR="00BA0816" w:rsidRPr="2379A484">
            <w:rPr>
              <w:rFonts w:ascii="Times New Roman" w:hAnsi="Times New Roman" w:cs="Times New Roman"/>
              <w:sz w:val="24"/>
              <w:szCs w:val="24"/>
            </w:rPr>
            <w:delText xml:space="preserve">or </w:delText>
          </w:r>
        </w:del>
        <w:r w:rsidR="00BA0816" w:rsidRPr="2379A484">
          <w:rPr>
            <w:rFonts w:ascii="Times New Roman" w:hAnsi="Times New Roman" w:cs="Times New Roman"/>
            <w:sz w:val="24"/>
            <w:szCs w:val="24"/>
          </w:rPr>
          <w:t>microbial denitrification</w:t>
        </w:r>
        <w:r w:rsidR="002359EB" w:rsidRPr="00682BBA">
          <w:rPr>
            <w:rFonts w:ascii="Times New Roman" w:hAnsi="Times New Roman" w:cs="Times New Roman"/>
            <w:sz w:val="24"/>
            <w:szCs w:val="24"/>
          </w:rPr>
          <w:t xml:space="preserve"> </w:t>
        </w:r>
      </w:ins>
      <w:del w:id="1711" w:author="Anderson, Kenneth" w:date="2026-09-15T10:40:00Z" w16du:dateUtc="2026-09-15T14:40:00Z">
        <w:r w:rsidR="002359EB" w:rsidRPr="00682BBA">
          <w:rPr>
            <w:rFonts w:ascii="Times New Roman" w:hAnsi="Times New Roman" w:cs="Times New Roman"/>
            <w:sz w:val="24"/>
            <w:szCs w:val="24"/>
          </w:rPr>
          <w:delText xml:space="preserve">Residence time </w:delText>
        </w:r>
        <w:r w:rsidR="00C40BE7" w:rsidRPr="00682BBA">
          <w:rPr>
            <w:rFonts w:ascii="Times New Roman" w:hAnsi="Times New Roman" w:cs="Times New Roman"/>
            <w:sz w:val="24"/>
            <w:szCs w:val="24"/>
          </w:rPr>
          <w:delText>is often</w:delText>
        </w:r>
        <w:r w:rsidR="002359EB" w:rsidRPr="00682BBA">
          <w:rPr>
            <w:rFonts w:ascii="Times New Roman" w:hAnsi="Times New Roman" w:cs="Times New Roman"/>
            <w:sz w:val="24"/>
            <w:szCs w:val="24"/>
          </w:rPr>
          <w:delText xml:space="preserve"> an important factor in </w:delText>
        </w:r>
        <w:r w:rsidR="00C40BE7" w:rsidRPr="00682BBA">
          <w:rPr>
            <w:rFonts w:ascii="Times New Roman" w:hAnsi="Times New Roman" w:cs="Times New Roman"/>
            <w:sz w:val="24"/>
            <w:szCs w:val="24"/>
          </w:rPr>
          <w:delText xml:space="preserve">determining </w:delText>
        </w:r>
        <w:r w:rsidR="002359EB" w:rsidRPr="00682BBA">
          <w:rPr>
            <w:rFonts w:ascii="Times New Roman" w:hAnsi="Times New Roman" w:cs="Times New Roman"/>
            <w:sz w:val="24"/>
            <w:szCs w:val="24"/>
          </w:rPr>
          <w:delText>the efficiency of wetlands at nutrient retention</w:delText>
        </w:r>
        <w:commentRangeStart w:id="1712"/>
        <w:r w:rsidR="00144453" w:rsidRPr="00682BBA">
          <w:rPr>
            <w:rFonts w:ascii="Times New Roman" w:hAnsi="Times New Roman" w:cs="Times New Roman"/>
            <w:sz w:val="24"/>
            <w:szCs w:val="24"/>
          </w:rPr>
          <w:delText>,</w:delText>
        </w:r>
      </w:del>
      <w:commentRangeEnd w:id="1712"/>
      <w:r w:rsidRPr="3B412585">
        <w:rPr>
          <w:rStyle w:val="CommentReference"/>
          <w:rFonts w:ascii="Times New Roman" w:hAnsi="Times New Roman" w:cs="Times New Roman"/>
          <w:sz w:val="24"/>
          <w:szCs w:val="24"/>
        </w:rPr>
        <w:commentReference w:id="1712"/>
      </w:r>
      <w:del w:id="1713" w:author="Anderson, Kenneth" w:date="2026-09-15T10:40:00Z" w16du:dateUtc="2026-09-15T14:40:00Z">
        <w:r w:rsidR="00144453" w:rsidRPr="3B412585">
          <w:rPr>
            <w:rFonts w:ascii="Times New Roman" w:hAnsi="Times New Roman" w:cs="Times New Roman"/>
            <w:sz w:val="24"/>
            <w:szCs w:val="24"/>
          </w:rPr>
          <w:delText xml:space="preserve"> </w:delText>
        </w:r>
        <w:commentRangeStart w:id="1714"/>
        <w:r w:rsidR="00A33BB1" w:rsidRPr="00682BBA">
          <w:rPr>
            <w:rFonts w:ascii="Times New Roman" w:hAnsi="Times New Roman" w:cs="Times New Roman"/>
            <w:sz w:val="24"/>
            <w:szCs w:val="24"/>
          </w:rPr>
          <w:delText>where wetlands</w:delText>
        </w:r>
        <w:r w:rsidR="005665FE" w:rsidRPr="00682BBA">
          <w:rPr>
            <w:rFonts w:ascii="Times New Roman" w:hAnsi="Times New Roman" w:cs="Times New Roman"/>
            <w:sz w:val="24"/>
            <w:szCs w:val="24"/>
          </w:rPr>
          <w:delText xml:space="preserve"> that receive too much water</w:delText>
        </w:r>
        <w:r w:rsidR="00506934">
          <w:rPr>
            <w:rFonts w:ascii="Times New Roman" w:hAnsi="Times New Roman" w:cs="Times New Roman"/>
            <w:sz w:val="24"/>
            <w:szCs w:val="24"/>
          </w:rPr>
          <w:delText>, shortening the residence time of that water,</w:delText>
        </w:r>
        <w:r w:rsidR="005665FE" w:rsidRPr="00682BBA">
          <w:rPr>
            <w:rFonts w:ascii="Times New Roman" w:hAnsi="Times New Roman" w:cs="Times New Roman"/>
            <w:sz w:val="24"/>
            <w:szCs w:val="24"/>
          </w:rPr>
          <w:delText xml:space="preserve"> can lose their ability to effectively retain nutrients</w:delText>
        </w:r>
        <w:r w:rsidR="00D0121A">
          <w:rPr>
            <w:rFonts w:ascii="Times New Roman" w:hAnsi="Times New Roman" w:cs="Times New Roman"/>
            <w:sz w:val="24"/>
            <w:szCs w:val="24"/>
          </w:rPr>
          <w:delText xml:space="preserve"> as water isn’t slowed down to allow settling, and there isn’t time for sorption of phosphorus or microbial denitrification</w:delText>
        </w:r>
      </w:del>
      <w:commentRangeEnd w:id="1714"/>
      <w:r w:rsidRPr="00682BBA">
        <w:rPr>
          <w:rStyle w:val="CommentReference"/>
          <w:rFonts w:ascii="Times New Roman" w:hAnsi="Times New Roman" w:cs="Times New Roman"/>
          <w:sz w:val="24"/>
          <w:szCs w:val="24"/>
        </w:rPr>
        <w:commentReference w:id="1714"/>
      </w:r>
      <w:del w:id="1715" w:author="Anderson, Kenneth" w:date="2026-09-15T10:40:00Z" w16du:dateUtc="2026-09-15T14:40:00Z">
        <w:r w:rsidR="005665FE" w:rsidRPr="00682BBA">
          <w:rPr>
            <w:rFonts w:ascii="Times New Roman" w:hAnsi="Times New Roman" w:cs="Times New Roman"/>
            <w:sz w:val="24"/>
            <w:szCs w:val="24"/>
          </w:rPr>
          <w:delText xml:space="preserve"> </w:delText>
        </w:r>
      </w:del>
      <w:r w:rsidR="00151591" w:rsidRPr="00682BBA">
        <w:rPr>
          <w:rFonts w:ascii="Times New Roman" w:hAnsi="Times New Roman" w:cs="Times New Roman"/>
          <w:sz w:val="24"/>
          <w:szCs w:val="24"/>
        </w:rPr>
        <w:fldChar w:fldCharType="begin"/>
      </w:r>
      <w:r w:rsidR="00151591" w:rsidRPr="00682BBA">
        <w:rPr>
          <w:rFonts w:ascii="Times New Roman" w:hAnsi="Times New Roman" w:cs="Times New Roman"/>
          <w:sz w:val="24"/>
          <w:szCs w:val="24"/>
        </w:rPr>
        <w:instrText xml:space="preserve"> ADDIN ZOTERO_ITEM CSL_CITATION {"citationID":"DAL36mgl","properties":{"unsorted":false,"formattedCitation":"(Jiang and Mitsch 2020, Hamb\\uc0\\u228{}ck et al. 2023)","plainCitation":"(Jiang and Mitsch 2020, Hambäck et al. 2023)","noteIndex":0},"citationItems":[{"id":4754,"uris":["http://zotero.org/users/5222684/items/SC2RDICL"],"itemData":{"id":4754,"type":"article-journal","abstract":"Agricultural runoff is a major contributor of nutrients to downstream freshwater and marine waters that, in turn, cause harmful algal blooms. “Wetlaculture,” a new landscape management approach defined as “integrating wetland nutrient removal with recycling of these nutrients to agriculture,” has the dual goals of reducing the need for fertilizer in agriculture while mitigating fluxes of nutrients to downstream aquatic ecosystems with created or restored wetlands. A mesocosm compound consisted of twenty-eight 380 L, 1-m2 tubs filled with local hydric soil was initiated in mid-2016 near a highly eutrophic Buckeye Lake in central Ohio, USA, to investigate the wetlaculture approach in an experimental fashion. In October 2016, each mesocosm tub was inserted in the ground and planted with the sedge Schoenoplectus tabernaemontani. The mesocosms were assigned to four hydrologic treatments involving two water depths and two hydraulic loading rates (HLRs). Nearby river water containing significant agricultural runoff was added weekly into a water feed tank system to provide weekly hydraulic loadings to the mesocosms. Inflow and outflow water samples from each wetland mesocosm were collected and analyzed for five species of nitrogen and phosphorus. By August 2019, 17 plant species, including the planted S. tabernaemontani, were present in the wetland mesocosms. The wetland mesocosms soon became nutrient sinks with average removal efficiencies of total phosphorus (TP) and total nitrogen (TN) of 38 ± 2.5% and 44 ± 1%, respectively, through the three-year experiment. The combination of a high HLR (30 cm week−1) and 10 cm of standing water achieved the best nitrogen removal efficiencies while highest phosphorus removal occurred with the combination of a high HLR (30 cm week−1) and no standing water. This paper discusses the following integrative findings:•Seasonal flooding had positive impacts on removal efficiency of NOx and a negative impact on the removal efficiency of TP and TKN.•No standing water resulted in a higher removal efficiency of TP and TKN than standing water, results consistent with previous studies.•Macrophyte plant community richness was influenced more by water depth than by hydraulic loading rate. Wetlands with 10 cm of standing water instead of saturated soils developed lower species richness but were more dominated by true wetland (OBL and FACW) species.•Study scale does matter. Annual nutrient accumulation rates in the mesocosms (1 m2) soils were lower than in the full-scale (10,000-m2) multi-year wetlands at the nearby Olentangy River Wetland Research Park (ORWRP) in central Ohio. Annual accumulation rates of phosphorus and nitrogen in the full-scale wetlands ranged from 3.3 to 3.5 g-P m−2 yr−1 and 16.4 to 19.5 g-N m−2 yr−1, while in our mesocosms, the annual rates ranged from 0.66 to 1.40 g-P m−2 yr−1 and 7.85 to 15.08 g-N m−2 yr−1. Our experimental wetland mesocosms could only function in the non-freezing months and have been in operation for only three years.","container-title":"Ecological Engineering","DOI":"10.1016/j.ecoleng.2020.105969","ISSN":"0925-8574","journalAbbreviation":"Ecological Engineering","page":"105969","source":"ScienceDirect","title":"Influence of hydrologic conditions on nutrient retention, and soil and plant development in a former central Ohio swamp: A wetlaculture mesocosm experiment","title-short":"Influence of hydrologic conditions on nutrient retention, and soil and plant development in a former central Ohio swamp","volume":"157","author":[{"family":"Jiang","given":"BingBing"},{"family":"Mitsch","given":"William J."}],"issued":{"date-parts":[["2020",10,1]]}}},{"id":5161,"uris":["http://zotero.org/users/5222684/items/472GB72S"],"itemData":{"id":5161,"type":"article-journal","abstract":"Wetland area in agricultural landscapes has been heavily reduced to gain land for crop production, but in recent years there is increased societal recognition of the negative consequences from wetland loss on nutrient retention, biodiversity and a range of other benefits to humans. The current trend is therefore to re-establish wetlands, often with an aim to achieve the simultaneous delivery of multiple ecosystem services, i.e., multifunctionality. Here we review the literature on key objectives used to motivate wetland re-establishment in temperate agricultural landscapes (provision of flow regulation, nutrient retention, climate mitigation, biodiversity conservation and cultural ecosystem services), and their relationships to environmental properties, in order to identify potential for tradeoffs and synergies concerning the development of multifunctional wetlands. Through this process, we find that there is a need for a change in scale from a focus on single wetlands to wetlandscapes (multiple neighboring wetlands including their catchments and surrounding landscape features) if multiple societal and environmental goals are to be achieved. Finally, we discuss the key factors to be considered when planning for re-establishment of wetlands that can support achievement of a wide range of objectives at the landscape scale.","container-title":"Science of The Total Environment","DOI":"10.1016/j.scitotenv.2022.160746","ISSN":"0048-9697","journalAbbreviation":"Science of The Total Environment","page":"160746","source":"ScienceDirect","title":"Tradeoffs and synergies in wetland multifunctionality: A scaling issue","title-short":"Tradeoffs and synergies in wetland multifunctionality","volume":"862","author":[{"family":"Hambäck","given":"P. A."},{"family":"Dawson","given":"L."},{"family":"Geranmayeh","given":"P."},{"family":"Jarsjö","given":"J."},{"family":"Kačergytė","given":"I."},{"family":"Peacock","given":"M."},{"family":"Collentine","given":"D."},{"family":"Destouni","given":"G."},{"family":"Futter","given":"M."},{"family":"Hugelius","given":"G."},{"family":"Hedman","given":"S."},{"family":"Jonsson","given":"S."},{"family":"Klatt","given":"B. K."},{"family":"Lindström","given":"A."},{"family":"Nilsson","given":"J. E."},{"family":"Pärt","given":"T."},{"family":"Schneider","given":"L. D."},{"family":"Strand","given":"J. A."},{"family":"Urrutia-Cordero","given":"P."},{"family":"Åhlén","given":"D."},{"family":"Åhlén","given":"I."},{"family":"Blicharska","given":"M."}],"issued":{"date-parts":[["2023",3,1]]}}}],"schema":"https://github.com/citation-style-language/schema/raw/master/csl-citation.json"} </w:instrText>
      </w:r>
      <w:r w:rsidR="00151591" w:rsidRPr="00682BBA">
        <w:rPr>
          <w:rFonts w:ascii="Times New Roman" w:hAnsi="Times New Roman" w:cs="Times New Roman"/>
          <w:sz w:val="24"/>
          <w:szCs w:val="24"/>
        </w:rPr>
        <w:fldChar w:fldCharType="separate"/>
      </w:r>
      <w:r w:rsidR="00151591" w:rsidRPr="2379A484">
        <w:rPr>
          <w:rFonts w:ascii="Times New Roman" w:hAnsi="Times New Roman" w:cs="Times New Roman"/>
          <w:sz w:val="24"/>
          <w:szCs w:val="24"/>
        </w:rPr>
        <w:t>(Jiang and Mitsch 2020, Hambäck et al. 2023)</w:t>
      </w:r>
      <w:r w:rsidR="00151591" w:rsidRPr="00682BBA">
        <w:rPr>
          <w:rFonts w:ascii="Times New Roman" w:hAnsi="Times New Roman" w:cs="Times New Roman"/>
          <w:sz w:val="24"/>
          <w:szCs w:val="24"/>
        </w:rPr>
        <w:fldChar w:fldCharType="end"/>
      </w:r>
      <w:r w:rsidR="005665FE" w:rsidRPr="00682BBA">
        <w:rPr>
          <w:rFonts w:ascii="Times New Roman" w:hAnsi="Times New Roman" w:cs="Times New Roman"/>
          <w:sz w:val="24"/>
          <w:szCs w:val="24"/>
        </w:rPr>
        <w:t>.</w:t>
      </w:r>
      <w:commentRangeStart w:id="1716"/>
      <w:commentRangeStart w:id="1717"/>
      <w:del w:id="1718" w:author="Anderson, Kenneth" w:date="2026-10-01T15:58:00Z" w16du:dateUtc="2026-10-01T19:58:00Z">
        <w:r w:rsidR="009B7E7E" w:rsidRPr="00682BBA" w:rsidDel="000269E1">
          <w:rPr>
            <w:rFonts w:ascii="Times New Roman" w:hAnsi="Times New Roman" w:cs="Times New Roman"/>
            <w:sz w:val="24"/>
            <w:szCs w:val="24"/>
          </w:rPr>
          <w:delText xml:space="preserve"> </w:delText>
        </w:r>
        <w:commentRangeEnd w:id="1716"/>
        <w:r w:rsidR="00807333" w:rsidDel="000269E1">
          <w:rPr>
            <w:rStyle w:val="CommentReference"/>
            <w:rFonts w:ascii="Times New Roman" w:hAnsi="Times New Roman" w:cs="Times New Roman"/>
            <w:sz w:val="24"/>
            <w:szCs w:val="24"/>
          </w:rPr>
          <w:commentReference w:id="1716"/>
        </w:r>
        <w:commentRangeEnd w:id="1717"/>
        <w:r w:rsidDel="000269E1">
          <w:rPr>
            <w:rStyle w:val="CommentReference"/>
            <w:rFonts w:ascii="Times New Roman" w:hAnsi="Times New Roman" w:cs="Times New Roman"/>
            <w:sz w:val="24"/>
            <w:szCs w:val="24"/>
          </w:rPr>
          <w:commentReference w:id="1717"/>
        </w:r>
      </w:del>
      <w:ins w:id="1719" w:author="Anderson, Kenneth" w:date="2026-09-28T10:49:00Z" w16du:dateUtc="2026-09-28T14:49:00Z">
        <w:r w:rsidR="005F63F5">
          <w:rPr>
            <w:rFonts w:ascii="Times New Roman" w:hAnsi="Times New Roman" w:cs="Times New Roman"/>
            <w:sz w:val="24"/>
            <w:szCs w:val="24"/>
          </w:rPr>
          <w:t xml:space="preserve"> </w:t>
        </w:r>
      </w:ins>
      <w:commentRangeStart w:id="1720"/>
      <w:r w:rsidR="00593B83" w:rsidRPr="00682BBA">
        <w:rPr>
          <w:rFonts w:ascii="Times New Roman" w:hAnsi="Times New Roman" w:cs="Times New Roman"/>
          <w:sz w:val="24"/>
          <w:szCs w:val="24"/>
        </w:rPr>
        <w:t xml:space="preserve">However, </w:t>
      </w:r>
      <w:r w:rsidR="005F73B8" w:rsidRPr="00682BBA">
        <w:rPr>
          <w:rFonts w:ascii="Times New Roman" w:hAnsi="Times New Roman" w:cs="Times New Roman"/>
          <w:sz w:val="24"/>
          <w:szCs w:val="24"/>
        </w:rPr>
        <w:t xml:space="preserve">the scale of change in volume across wetlands is important in this </w:t>
      </w:r>
      <w:r w:rsidR="005F73B8" w:rsidRPr="3B412585">
        <w:rPr>
          <w:rFonts w:ascii="Times New Roman" w:hAnsi="Times New Roman" w:cs="Times New Roman"/>
          <w:sz w:val="24"/>
          <w:szCs w:val="24"/>
        </w:rPr>
        <w:t>context, because differences in volume</w:t>
      </w:r>
      <w:ins w:id="1721" w:author="Klukow, Mary Ellen" w:date="2026-09-08T15:31:00Z" w16du:dateUtc="2026-09-08T15:31:55Z">
        <w:r w:rsidR="2D8762D3" w:rsidRPr="3B412585">
          <w:rPr>
            <w:rFonts w:ascii="Times New Roman" w:hAnsi="Times New Roman" w:cs="Times New Roman"/>
            <w:sz w:val="24"/>
            <w:szCs w:val="24"/>
          </w:rPr>
          <w:t>, and thereby load,</w:t>
        </w:r>
      </w:ins>
      <w:r w:rsidR="005F73B8" w:rsidRPr="3B412585">
        <w:rPr>
          <w:rFonts w:ascii="Times New Roman" w:hAnsi="Times New Roman" w:cs="Times New Roman"/>
          <w:sz w:val="24"/>
          <w:szCs w:val="24"/>
        </w:rPr>
        <w:t xml:space="preserve"> can outweigh </w:t>
      </w:r>
      <w:r w:rsidR="00093959" w:rsidRPr="3B412585">
        <w:rPr>
          <w:rFonts w:ascii="Times New Roman" w:hAnsi="Times New Roman" w:cs="Times New Roman"/>
          <w:sz w:val="24"/>
          <w:szCs w:val="24"/>
        </w:rPr>
        <w:t>reductions in efficiency</w:t>
      </w:r>
      <w:r w:rsidR="00311B09" w:rsidRPr="3B412585">
        <w:rPr>
          <w:rFonts w:ascii="Times New Roman" w:hAnsi="Times New Roman" w:cs="Times New Roman"/>
          <w:sz w:val="24"/>
          <w:szCs w:val="24"/>
        </w:rPr>
        <w:t xml:space="preserve">. </w:t>
      </w:r>
      <w:commentRangeEnd w:id="1720"/>
      <w:r w:rsidRPr="00C42829">
        <w:rPr>
          <w:rStyle w:val="CommentReference"/>
          <w:rFonts w:ascii="Times New Roman" w:hAnsi="Times New Roman" w:cs="Times New Roman"/>
          <w:sz w:val="24"/>
          <w:szCs w:val="24"/>
        </w:rPr>
        <w:commentReference w:id="1720"/>
      </w:r>
      <w:commentRangeStart w:id="1722"/>
      <w:r w:rsidR="00311B09" w:rsidRPr="00C42829">
        <w:rPr>
          <w:rFonts w:ascii="Times New Roman" w:hAnsi="Times New Roman" w:cs="Times New Roman"/>
          <w:sz w:val="24"/>
          <w:szCs w:val="24"/>
        </w:rPr>
        <w:t>F</w:t>
      </w:r>
      <w:r w:rsidR="00093959" w:rsidRPr="00C42829">
        <w:rPr>
          <w:rFonts w:ascii="Times New Roman" w:hAnsi="Times New Roman" w:cs="Times New Roman"/>
          <w:sz w:val="24"/>
          <w:szCs w:val="24"/>
        </w:rPr>
        <w:t>or example</w:t>
      </w:r>
      <w:r w:rsidR="00311B09" w:rsidRPr="00C42829">
        <w:rPr>
          <w:rFonts w:ascii="Times New Roman" w:hAnsi="Times New Roman" w:cs="Times New Roman"/>
          <w:sz w:val="24"/>
          <w:szCs w:val="24"/>
        </w:rPr>
        <w:t>,</w:t>
      </w:r>
      <w:r w:rsidR="00093959" w:rsidRPr="00C42829">
        <w:rPr>
          <w:rFonts w:ascii="Times New Roman" w:hAnsi="Times New Roman" w:cs="Times New Roman"/>
          <w:sz w:val="24"/>
          <w:szCs w:val="24"/>
        </w:rPr>
        <w:t xml:space="preserve"> a wetland that retains 99% of 10 lbs of phosphorus</w:t>
      </w:r>
      <w:r w:rsidR="00FC6CD7" w:rsidRPr="00C42829">
        <w:rPr>
          <w:rFonts w:ascii="Times New Roman" w:hAnsi="Times New Roman" w:cs="Times New Roman"/>
          <w:sz w:val="24"/>
          <w:szCs w:val="24"/>
        </w:rPr>
        <w:t xml:space="preserve"> (9.9 lbs)</w:t>
      </w:r>
      <w:r w:rsidR="00093959" w:rsidRPr="00C42829">
        <w:rPr>
          <w:rFonts w:ascii="Times New Roman" w:hAnsi="Times New Roman" w:cs="Times New Roman"/>
          <w:sz w:val="24"/>
          <w:szCs w:val="24"/>
        </w:rPr>
        <w:t xml:space="preserve"> is contributing less to watershed</w:t>
      </w:r>
      <w:r w:rsidR="005B4E9F" w:rsidRPr="00C42829">
        <w:rPr>
          <w:rFonts w:ascii="Times New Roman" w:hAnsi="Times New Roman" w:cs="Times New Roman"/>
          <w:sz w:val="24"/>
          <w:szCs w:val="24"/>
        </w:rPr>
        <w:t>-</w:t>
      </w:r>
      <w:r w:rsidR="00093959" w:rsidRPr="00C42829">
        <w:rPr>
          <w:rFonts w:ascii="Times New Roman" w:hAnsi="Times New Roman" w:cs="Times New Roman"/>
          <w:sz w:val="24"/>
          <w:szCs w:val="24"/>
        </w:rPr>
        <w:t xml:space="preserve">scale nutrient retention than a wetland that retains </w:t>
      </w:r>
      <w:r w:rsidR="00FC6CD7" w:rsidRPr="00C42829">
        <w:rPr>
          <w:rFonts w:ascii="Times New Roman" w:hAnsi="Times New Roman" w:cs="Times New Roman"/>
          <w:sz w:val="24"/>
          <w:szCs w:val="24"/>
        </w:rPr>
        <w:t>only 10% of 100 lbs of phosphorus (10 lbs</w:t>
      </w:r>
      <w:ins w:id="1723" w:author="Anderson, Kenneth" w:date="2026-10-09T09:29:00Z" w16du:dateUtc="2026-10-09T13:29:00Z">
        <w:r w:rsidR="00C42829" w:rsidRPr="00C42829">
          <w:rPr>
            <w:rFonts w:ascii="Times New Roman" w:hAnsi="Times New Roman" w:cs="Times New Roman"/>
            <w:sz w:val="24"/>
            <w:szCs w:val="24"/>
          </w:rPr>
          <w:t>;</w:t>
        </w:r>
      </w:ins>
      <w:del w:id="1724" w:author="Anderson, Kenneth" w:date="2026-10-09T09:29:00Z" w16du:dateUtc="2026-10-09T13:29:00Z">
        <w:r w:rsidR="00FC6CD7" w:rsidRPr="00C42829" w:rsidDel="00C42829">
          <w:rPr>
            <w:rFonts w:ascii="Times New Roman" w:hAnsi="Times New Roman" w:cs="Times New Roman"/>
            <w:sz w:val="24"/>
            <w:szCs w:val="24"/>
          </w:rPr>
          <w:delText>)</w:delText>
        </w:r>
      </w:del>
      <w:ins w:id="1725" w:author="Anderson, Kenneth" w:date="2026-10-09T09:28:00Z" w16du:dateUtc="2026-10-09T13:28:00Z">
        <w:r w:rsidR="000241E0" w:rsidRPr="00C42829">
          <w:rPr>
            <w:rFonts w:ascii="Times New Roman" w:hAnsi="Times New Roman" w:cs="Times New Roman"/>
            <w:sz w:val="24"/>
            <w:szCs w:val="24"/>
          </w:rPr>
          <w:t xml:space="preserve"> </w:t>
        </w:r>
      </w:ins>
      <w:ins w:id="1726" w:author="Anderson, Kenneth" w:date="2026-10-09T09:29:00Z" w16du:dateUtc="2026-10-09T13:29:00Z">
        <w:r w:rsidR="00C42829" w:rsidRPr="00C42829">
          <w:rPr>
            <w:rFonts w:ascii="Times New Roman" w:hAnsi="Times New Roman" w:cs="Times New Roman"/>
            <w:rPrChange w:id="1727" w:author="Anderson, Kenneth" w:date="2026-10-09T09:29:00Z" w16du:dateUtc="2026-10-09T13:29:00Z">
              <w:rPr/>
            </w:rPrChange>
          </w:rPr>
          <w:fldChar w:fldCharType="begin"/>
        </w:r>
      </w:ins>
      <w:r w:rsidR="00E2047D">
        <w:rPr>
          <w:rFonts w:ascii="Times New Roman" w:hAnsi="Times New Roman" w:cs="Times New Roman"/>
        </w:rPr>
        <w:instrText xml:space="preserve"> ADDIN ZOTERO_ITEM CSL_CITATION {"citationID":"aDGH9IRb","properties":{"unsorted":false,"formattedCitation":"(Kadlec 2016)","plainCitation":"(Kadlec 2016)","dontUpdate":true,"noteIndex":0},"citationItems":[{"id":6248,"uris":["http://zotero.org/users/5222684/items/D22E4CL6"],"itemData":{"id":6248,"type":"article-journal","abstract":"This paper reviews aspects of the performance of large (&gt;40 ha) constructed treatment wetlands intended for phosphorus control. Thirty-seven such wetlands have been built and have good data records, with a median size of 754 ha. All are successfully removing phosphorus from a variety of waters. Period of record median concentration reductions were 71%, load reductions 0.77 gP·m−2·year−1, and rate coefficients 12.5 m·year−1. Large wetlands have a narrower performance spectrum than the larger group of all sizes. Some systems display startup trends, ranging to several years, likely resulting from antecedent soil and vegetation conditions. There are internal longitudinal gradients in concentration, which vary with lateral position and flow conditions. Accretion in inlet zones may require attention. Concentrations are reduced to plateau values, in the range of about 10–50 mgP·m−3. Vegetation type has an effect upon performance measures, and its presence facilitates performance. Trends in the performance measures over the history of individual systems display only small changes, with both increases and decreases occurring. Such trends remove little of the variance in behavior. Seasonality is typically weak for steady flow systems, and most variability appears to be stochastic. Stormwater systems display differences between wet and dry season behavior, which appear to be flow-driven. Several models of system performance have been developed, both steady and dynamic.","container-title":"Water","DOI":"10.3390/w8060243","ISSN":"2073-4441","issue":"6","language":"en","license":"http://creativecommons.org/licenses/by/3.0/","page":"243","publisher":"Multidisciplinary Digital Publishing Institute","source":"www.mdpi.com","title":"Large Constructed Wetlands for Phosphorus Control: A Review","title-short":"Large Constructed Wetlands for Phosphorus Control","volume":"8","author":[{"family":"Kadlec","given":"Robert H."}],"issued":{"date-parts":[["2016",6]]}}}],"schema":"https://github.com/citation-style-language/schema/raw/master/csl-citation.json"} </w:instrText>
      </w:r>
      <w:ins w:id="1728" w:author="Anderson, Kenneth" w:date="2026-10-09T09:29:00Z" w16du:dateUtc="2026-10-09T13:29:00Z">
        <w:r w:rsidR="00C42829" w:rsidRPr="00C42829">
          <w:rPr>
            <w:rFonts w:ascii="Times New Roman" w:hAnsi="Times New Roman" w:cs="Times New Roman"/>
            <w:rPrChange w:id="1729" w:author="Anderson, Kenneth" w:date="2026-10-09T09:29:00Z" w16du:dateUtc="2026-10-09T13:29:00Z">
              <w:rPr/>
            </w:rPrChange>
          </w:rPr>
          <w:fldChar w:fldCharType="separate"/>
        </w:r>
        <w:r w:rsidR="00C42829" w:rsidRPr="00C42829">
          <w:rPr>
            <w:rFonts w:ascii="Times New Roman" w:hAnsi="Times New Roman" w:cs="Times New Roman"/>
            <w:rPrChange w:id="1730" w:author="Anderson, Kenneth" w:date="2026-10-09T09:29:00Z" w16du:dateUtc="2026-10-09T13:29:00Z">
              <w:rPr>
                <w:rFonts w:ascii="Aptos" w:hAnsi="Aptos"/>
              </w:rPr>
            </w:rPrChange>
          </w:rPr>
          <w:t>Kadlec 2016)</w:t>
        </w:r>
        <w:r w:rsidR="00C42829" w:rsidRPr="00C42829">
          <w:rPr>
            <w:rFonts w:ascii="Times New Roman" w:hAnsi="Times New Roman" w:cs="Times New Roman"/>
            <w:rPrChange w:id="1731" w:author="Anderson, Kenneth" w:date="2026-10-09T09:29:00Z" w16du:dateUtc="2026-10-09T13:29:00Z">
              <w:rPr/>
            </w:rPrChange>
          </w:rPr>
          <w:fldChar w:fldCharType="end"/>
        </w:r>
      </w:ins>
      <w:r w:rsidR="00FC6CD7" w:rsidRPr="00C42829">
        <w:rPr>
          <w:rFonts w:ascii="Times New Roman" w:hAnsi="Times New Roman" w:cs="Times New Roman"/>
          <w:sz w:val="24"/>
          <w:szCs w:val="24"/>
        </w:rPr>
        <w:t xml:space="preserve">. </w:t>
      </w:r>
      <w:commentRangeEnd w:id="1722"/>
      <w:r w:rsidR="00B32A4D" w:rsidRPr="00C42829">
        <w:rPr>
          <w:rStyle w:val="CommentReference"/>
          <w:rFonts w:ascii="Times New Roman" w:hAnsi="Times New Roman" w:cs="Times New Roman"/>
          <w:sz w:val="22"/>
          <w:szCs w:val="22"/>
          <w:rPrChange w:id="1732" w:author="Anderson, Kenneth" w:date="2026-10-09T15:33:00Z" w16du:dateUtc="2026-10-09T19:33:00Z">
            <w:rPr>
              <w:rStyle w:val="CommentReference"/>
              <w:rFonts w:ascii="Times New Roman" w:hAnsi="Times New Roman" w:cs="Times New Roman"/>
              <w:sz w:val="24"/>
              <w:szCs w:val="24"/>
            </w:rPr>
          </w:rPrChange>
        </w:rPr>
        <w:commentReference w:id="1722"/>
      </w:r>
    </w:p>
    <w:p w14:paraId="59FAC4E7" w14:textId="1DBDE1DA" w:rsidR="008929E8" w:rsidRDefault="00EB2216">
      <w:pPr>
        <w:spacing w:line="480" w:lineRule="auto"/>
        <w:ind w:firstLine="720"/>
        <w:rPr>
          <w:ins w:id="1733" w:author="Anderson, Kenneth" w:date="2026-10-09T09:00:00Z" w16du:dateUtc="2026-10-09T13:00:00Z"/>
        </w:rPr>
        <w:pPrChange w:id="1734" w:author="Anderson, Kenneth" w:date="2026-10-13T10:04:00Z" w16du:dateUtc="2026-10-13T14:04:00Z">
          <w:pPr/>
        </w:pPrChange>
      </w:pPr>
      <w:r w:rsidRPr="3B412585">
        <w:rPr>
          <w:rFonts w:ascii="Times New Roman" w:hAnsi="Times New Roman" w:cs="Times New Roman"/>
          <w:sz w:val="24"/>
          <w:szCs w:val="24"/>
        </w:rPr>
        <w:t>Understanding how major storm events</w:t>
      </w:r>
      <w:r w:rsidR="00EA2C8C" w:rsidRPr="3B412585">
        <w:rPr>
          <w:rFonts w:ascii="Times New Roman" w:hAnsi="Times New Roman" w:cs="Times New Roman"/>
          <w:sz w:val="24"/>
          <w:szCs w:val="24"/>
        </w:rPr>
        <w:t xml:space="preserve">, </w:t>
      </w:r>
      <w:del w:id="1735" w:author="Klukow, Mary Ellen" w:date="2026-09-08T15:32:00Z" w16du:dateUtc="2026-09-08T15:32:10Z">
        <w:r w:rsidRPr="3B412585" w:rsidDel="00EA2C8C">
          <w:rPr>
            <w:rFonts w:ascii="Times New Roman" w:hAnsi="Times New Roman" w:cs="Times New Roman"/>
            <w:sz w:val="24"/>
            <w:szCs w:val="24"/>
          </w:rPr>
          <w:delText xml:space="preserve">where </w:delText>
        </w:r>
      </w:del>
      <w:ins w:id="1736" w:author="Klukow, Mary Ellen" w:date="2026-09-08T15:32:00Z" w16du:dateUtc="2026-09-08T15:32:13Z">
        <w:r w:rsidR="010E1F4F" w:rsidRPr="3B412585">
          <w:rPr>
            <w:rFonts w:ascii="Times New Roman" w:hAnsi="Times New Roman" w:cs="Times New Roman"/>
            <w:sz w:val="24"/>
            <w:szCs w:val="24"/>
          </w:rPr>
          <w:t xml:space="preserve">when </w:t>
        </w:r>
      </w:ins>
      <w:r w:rsidR="00EA2C8C" w:rsidRPr="3B412585">
        <w:rPr>
          <w:rFonts w:ascii="Times New Roman" w:hAnsi="Times New Roman" w:cs="Times New Roman"/>
          <w:sz w:val="24"/>
          <w:szCs w:val="24"/>
        </w:rPr>
        <w:t xml:space="preserve">residence times are short and large volumes of water enter wetlands, </w:t>
      </w:r>
      <w:r w:rsidRPr="3B412585">
        <w:rPr>
          <w:rFonts w:ascii="Times New Roman" w:hAnsi="Times New Roman" w:cs="Times New Roman"/>
          <w:sz w:val="24"/>
          <w:szCs w:val="24"/>
        </w:rPr>
        <w:t xml:space="preserve">affect nutrient retention dynamics </w:t>
      </w:r>
      <w:del w:id="1737" w:author="Winston, Ryan" w:date="2026-09-15T19:54:00Z" w16du:dateUtc="2026-09-15T19:54:21Z">
        <w:r w:rsidRPr="3B412585">
          <w:rPr>
            <w:rFonts w:ascii="Times New Roman" w:hAnsi="Times New Roman" w:cs="Times New Roman"/>
            <w:sz w:val="24"/>
            <w:szCs w:val="24"/>
          </w:rPr>
          <w:delText xml:space="preserve">within wetlands </w:delText>
        </w:r>
      </w:del>
      <w:r w:rsidRPr="3B412585">
        <w:rPr>
          <w:rFonts w:ascii="Times New Roman" w:hAnsi="Times New Roman" w:cs="Times New Roman"/>
          <w:sz w:val="24"/>
          <w:szCs w:val="24"/>
        </w:rPr>
        <w:t xml:space="preserve">is critical for accurately calculating nutrient budgets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{"citationID":"W3bU1rYh","properties":{"unsorted":false,"formattedCitation":"(Anderson et al. 2024)","plainCitation":"(Anderson et al. 2024)","noteIndex":0},"citationItems":[{"id":5200,"uris":["http://zotero.org/users/5222684/items/5XVZM6SG"],"itemData":{"id":5200,"type":"article-journal","abstract":"Wetlands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(Anderson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w:t>
      </w:r>
      <w:del w:id="1738" w:author="Kinsman-Costello, Lauren" w:date="2026-09-25T16:54:00Z" w16du:dateUtc="2026-09-25T20:54:00Z">
        <w:r w:rsidRPr="3B412585">
          <w:rPr>
            <w:rFonts w:ascii="Times New Roman" w:hAnsi="Times New Roman" w:cs="Times New Roman"/>
            <w:sz w:val="24"/>
            <w:szCs w:val="24"/>
          </w:rPr>
          <w:delText>We understand</w:delText>
        </w:r>
      </w:del>
      <w:ins w:id="1739" w:author="Klukow, Mary Ellen" w:date="2026-09-08T15:34:00Z" w16du:dateUtc="2026-09-08T15:34:50Z">
        <w:del w:id="1740" w:author="Kinsman-Costello, Lauren" w:date="2026-09-25T16:54:00Z" w16du:dateUtc="2026-09-25T20:54:00Z">
          <w:r w:rsidR="3AFD7C1A" w:rsidRPr="3B412585">
            <w:rPr>
              <w:rFonts w:ascii="Times New Roman" w:hAnsi="Times New Roman" w:cs="Times New Roman"/>
              <w:sz w:val="24"/>
              <w:szCs w:val="24"/>
            </w:rPr>
            <w:delText xml:space="preserve"> that </w:delText>
          </w:r>
          <w:r w:rsidR="3AFD7C1A" w:rsidRPr="3B412585" w:rsidDel="00CA1A9A">
            <w:rPr>
              <w:rFonts w:ascii="Times New Roman" w:hAnsi="Times New Roman" w:cs="Times New Roman"/>
              <w:sz w:val="24"/>
              <w:szCs w:val="24"/>
            </w:rPr>
            <w:delText>s</w:delText>
          </w:r>
        </w:del>
      </w:ins>
      <w:ins w:id="1741" w:author="Kinsman-Costello, Lauren" w:date="2026-09-25T16:54:00Z" w16du:dateUtc="2026-09-25T20:54:00Z">
        <w:r w:rsidR="00CA1A9A">
          <w:rPr>
            <w:rFonts w:ascii="Times New Roman" w:hAnsi="Times New Roman" w:cs="Times New Roman"/>
            <w:sz w:val="24"/>
            <w:szCs w:val="24"/>
          </w:rPr>
          <w:t>S</w:t>
        </w:r>
      </w:ins>
      <w:ins w:id="1742" w:author="Klukow, Mary Ellen" w:date="2026-09-08T15:34:00Z" w16du:dateUtc="2026-09-08T15:34:50Z">
        <w:r w:rsidR="3AFD7C1A" w:rsidRPr="3B412585">
          <w:rPr>
            <w:rFonts w:ascii="Times New Roman" w:hAnsi="Times New Roman" w:cs="Times New Roman"/>
            <w:sz w:val="24"/>
            <w:szCs w:val="24"/>
          </w:rPr>
          <w:t>torm events</w:t>
        </w:r>
      </w:ins>
      <w:r w:rsidRPr="3B412585">
        <w:rPr>
          <w:rFonts w:ascii="Times New Roman" w:hAnsi="Times New Roman" w:cs="Times New Roman"/>
          <w:sz w:val="24"/>
          <w:szCs w:val="24"/>
        </w:rPr>
        <w:t xml:space="preserve"> are when </w:t>
      </w:r>
      <w:del w:id="1743" w:author="Winston, Ryan" w:date="2026-09-15T19:54:00Z" w16du:dateUtc="2026-09-15T19:54:31Z">
        <w:r w:rsidRPr="3B412585">
          <w:rPr>
            <w:rFonts w:ascii="Times New Roman" w:hAnsi="Times New Roman" w:cs="Times New Roman"/>
            <w:sz w:val="24"/>
            <w:szCs w:val="24"/>
          </w:rPr>
          <w:delText>the majority of</w:delText>
        </w:r>
      </w:del>
      <w:ins w:id="1744" w:author="Winston, Ryan" w:date="2026-09-15T19:54:00Z" w16du:dateUtc="2026-09-15T19:54:31Z">
        <w:r w:rsidR="0412082C" w:rsidRPr="7A25FDBF">
          <w:rPr>
            <w:rFonts w:ascii="Times New Roman" w:hAnsi="Times New Roman" w:cs="Times New Roman"/>
            <w:sz w:val="24"/>
            <w:szCs w:val="24"/>
          </w:rPr>
          <w:t>most of</w:t>
        </w:r>
      </w:ins>
      <w:r w:rsidRPr="3B412585">
        <w:rPr>
          <w:rFonts w:ascii="Times New Roman" w:hAnsi="Times New Roman" w:cs="Times New Roman"/>
          <w:sz w:val="24"/>
          <w:szCs w:val="24"/>
        </w:rPr>
        <w:t xml:space="preserve"> </w:t>
      </w:r>
      <w:del w:id="1745" w:author="Winston, Ryan" w:date="2026-09-15T19:54:00Z" w16du:dateUtc="2026-09-15T19:54:40Z">
        <w:r w:rsidRPr="3B412585">
          <w:rPr>
            <w:rFonts w:ascii="Times New Roman" w:hAnsi="Times New Roman" w:cs="Times New Roman"/>
            <w:sz w:val="24"/>
            <w:szCs w:val="24"/>
          </w:rPr>
          <w:delText>both</w:delText>
        </w:r>
        <w:r w:rsidRPr="7A25FDBF" w:rsidDel="00EB2216">
          <w:rPr>
            <w:rFonts w:ascii="Times New Roman" w:hAnsi="Times New Roman" w:cs="Times New Roman"/>
            <w:sz w:val="24"/>
            <w:szCs w:val="24"/>
          </w:rPr>
          <w:delText xml:space="preserve"> </w:delText>
        </w:r>
      </w:del>
      <w:ins w:id="1746" w:author="Winston, Ryan" w:date="2026-09-15T19:54:00Z" w16du:dateUtc="2026-09-15T19:54:40Z">
        <w:r w:rsidR="2D8E5079" w:rsidRPr="7A25FDBF">
          <w:rPr>
            <w:rFonts w:ascii="Times New Roman" w:hAnsi="Times New Roman" w:cs="Times New Roman"/>
            <w:sz w:val="24"/>
            <w:szCs w:val="24"/>
          </w:rPr>
          <w:t>the</w:t>
        </w:r>
        <w:r w:rsidRPr="3B412585">
          <w:rPr>
            <w:rFonts w:ascii="Times New Roman" w:hAnsi="Times New Roman" w:cs="Times New Roman"/>
            <w:sz w:val="24"/>
            <w:szCs w:val="24"/>
          </w:rPr>
          <w:t xml:space="preserve"> </w:t>
        </w:r>
      </w:ins>
      <w:r w:rsidRPr="3B412585">
        <w:rPr>
          <w:rFonts w:ascii="Times New Roman" w:hAnsi="Times New Roman" w:cs="Times New Roman"/>
          <w:sz w:val="24"/>
          <w:szCs w:val="24"/>
        </w:rPr>
        <w:t xml:space="preserve">water and nutrients move across the landscape in agricultural drainages </w:t>
      </w:r>
      <w:commentRangeStart w:id="1747"/>
      <w:r w:rsidRPr="3B412585">
        <w:rPr>
          <w:rFonts w:ascii="Times New Roman" w:hAnsi="Times New Roman" w:cs="Times New Roman"/>
          <w:sz w:val="24"/>
          <w:szCs w:val="24"/>
        </w:rPr>
        <w:t xml:space="preserve">and </w:t>
      </w:r>
      <w:ins w:id="1748" w:author="Klukow, Mary Ellen" w:date="2026-09-08T15:35:00Z" w16du:dateUtc="2026-09-08T15:35:08Z">
        <w:del w:id="1749" w:author="Kinsman-Costello, Lauren" w:date="2026-09-25T16:55:00Z" w16du:dateUtc="2026-09-25T20:55:00Z">
          <w:r w:rsidR="317F885D" w:rsidRPr="3B412585">
            <w:rPr>
              <w:rFonts w:ascii="Times New Roman" w:hAnsi="Times New Roman" w:cs="Times New Roman"/>
              <w:sz w:val="24"/>
              <w:szCs w:val="24"/>
            </w:rPr>
            <w:delText xml:space="preserve">that they </w:delText>
          </w:r>
        </w:del>
      </w:ins>
      <w:del w:id="1750" w:author="Kinsman-Costello, Lauren" w:date="2026-09-25T16:55:00Z" w16du:dateUtc="2026-09-25T20:55:00Z">
        <w:r w:rsidRPr="3B412585">
          <w:rPr>
            <w:rFonts w:ascii="Times New Roman" w:hAnsi="Times New Roman" w:cs="Times New Roman"/>
            <w:sz w:val="24"/>
            <w:szCs w:val="24"/>
          </w:rPr>
          <w:delText xml:space="preserve">can </w:delText>
        </w:r>
      </w:del>
      <w:r w:rsidRPr="3B412585">
        <w:rPr>
          <w:rFonts w:ascii="Times New Roman" w:hAnsi="Times New Roman" w:cs="Times New Roman"/>
          <w:sz w:val="24"/>
          <w:szCs w:val="24"/>
        </w:rPr>
        <w:t>deliver high concentrations of nutrients for wetlands to retain</w:t>
      </w:r>
      <w:commentRangeEnd w:id="1747"/>
      <w:r w:rsidRPr="3B412585">
        <w:rPr>
          <w:rStyle w:val="CommentReference"/>
          <w:rFonts w:ascii="Times New Roman" w:hAnsi="Times New Roman" w:cs="Times New Roman"/>
          <w:sz w:val="24"/>
          <w:szCs w:val="24"/>
        </w:rPr>
        <w:commentReference w:id="1747"/>
      </w:r>
      <w:r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{"citationID":"aIrv4KJV","properties":{"unsorted":false,"formattedCitation":"(D\\uc0\\u8217{}Amario et al. 2021, Johnson et al. 2024)","plainCitation":"(D’Amario et al. 2021, Johnson et al. 2024)","noteIndex":0},"citationItems":[{"id":4991,"uris":["http://zotero.org/users/5222684/items/WWC3S2ZW"],"itemData":{"id":4991,"type":"article-journal","abstract":"Concentration‐discharge (C‐Q) relationships have been widely used to assess the hydrochemical processes that control solute fluxes from streams. Here, using a large regional dataset we assessed long‐term C‐Q relationships for total phosphorus (TP), soluble reactive phosphorus (SRP), total Kjeldahl nitrogen (TKN), and nitrate (NO3) for 63 streams in Ontario, Canada, to better understand seasonal regional behavior of nutrients. We used C‐Q plots, Kruskal‐Wallis tests, and breakpoint analysis to characterize overall regional nutrient C‐Q relationships and assess seasonal effects, anthropogenic impacts, and differences between “rising” and “falling” hydrograph limbs to gain an understanding of the dominant processes controlling overall C‐Q relationships. We found that all nutrient concentrations were higher on average in catchments with greater levels of anthropogenic disturbance (agricultural and urban land use). TP, SRP, and TKN showed similar C‐Q dynamics, with nearly flat or gently sloping C‐Q relationships up to a discharge threshold after which C‐Q slopes substantially increased during the rising limb. These thresholds were seasonally variable, with summer and winter thresholds occurring at lower flows compared with autumn and greater variability during snowmelt. These patterns suggest that seasonal strategies to reduce high flows, such as creating riparian wetlands or reservoirs, in conjunction with reducing related nutrient transport during high flows would be the most effective way to mitigate elevated in‐stream concentrations and event export. Elevated rising limb concentrations suggest that nutrients accumulate in upland parts of the catchment during drier periods and that these are released during rain events. NO3 C‐Q patterns tended to be different from the other nutrients and were further complicated by anthropogenic land use, with greater reductions on the falling limb in more disturbed catchments during certain seasons. There were few significant NO3 hydrograph limb differences, indicating that there was likely to be no dominant hysteretic pattern across our study region due to variability in hysteresis from catchment to catchment. This suggests that this nutrient may be difficult to successfully manage at the regional scale.","container-title":"Ecological Applications","DOI":"10.1002/eap.2447","ISSN":"1051-0761","issue":"8","journalAbbreviation":"Ecol Appl","page":"e02447","PMID":"34448320","PMCID":"PMC9285382","source":"PubMed Central","title":"Concentration‐discharge relationships derived from a larger regional dataset as a tool for watershed management","volume":"31","author":[{"family":"D’Amario","given":"Sarah C."},{"family":"Wilson","given":"Henry F."},{"family":"Xenopoulos","given":"Marguerite A."}],"issued":{"date-parts":[["2021",12]]}}},{"id":5210,"uris":["http://zotero.org/users/5222684/items/G6SA7CQH"],"itemData":{"id":5210,"type":"article-journal","abstract":"In the early 2000s, harmful algal blooms and hypoxia returned to Lake Erie following a period of ecosystem recovery from the late 1980s through the 1990s. This corresponds to a drastic increase in dissolved reactive phosphorus loads and flow-weighted mean concentrations in the major tributaries to the Western Lake Erie Basin. However, there is substantial variability in suspended sediment and nutrient yields across Lake Erie tributaries. It is well known that agricultural and urban land uses lead to increased watershed sediment and nutrient yields, especially in the absence of proper management practices. yet attributes such as watershed soil types and slope can also affect yields. We examined the influence of watershed land use, hydrology, soil type, and slope on annual nutrient and sediment yields from tributaries to Lake Erie monitored as part of the Heidelberg Tributary Loading Program. A minimum of one sample and, during storm runoff, up to three samples a day are analyzed for all major nutrients and suspended sediments. The 5-year average annual yields across these watersheds exhibited distinct geographic patterns from west to east, with high suspended sediment but lower nutrient yields from the eastern most tributaries (Cuyahoga, Old Woman Creek, Huron) and the lowest sediment along with lower nutrient yields from the western most tributaries (Raisin, Tiffin, Lost). The Maumee, Portage, Sandusky, along with select subwatersheds tended to have intermediate sediment yields with high nutrient yields. Altogether, the % cultivated crops and poorly drained soil in the watershed increased nutrient yields whereas a higher % slope and lower % pasture increased sediment yields. These patterns highlighted unique regional differences that can help guide management decisions for these watersheds that ultimately would improve the health of Lake Erie.","container-title":"Aquatic Ecosystem Health &amp; Management","DOI":"10.14321/aehm.026.04.05","ISSN":"1463-4988, 1539-4077","issue":"4","journalAbbreviation":"aehm","page":"5-19","publisher":"Michigan State University Press","source":"bioone.org","title":"Drivers of annual suspended sediment and nutrient yields in tributaries to Lake Erie","volume":"26","author":[{"family":"Johnson","given":"L. T."},{"family":"Manning","given":"N."},{"family":"Dezse","given":"J."},{"family":"Boehler","given":"J."},{"family":"Clark","given":"E."},{"family":"Fulton","given":"T."},{"family":"Miller","given":"N."},{"family":"Roerdink","given":"A."}],"issued":{"date-parts":[["2024",5]]}}}],"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(D’Amario et al. 2021, Johnson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While wetlands </w:t>
      </w:r>
      <w:del w:id="1751" w:author="Winston, Ryan" w:date="2026-09-15T19:55:00Z" w16du:dateUtc="2026-09-15T19:55:02Z">
        <w:r w:rsidRPr="3B412585">
          <w:rPr>
            <w:rFonts w:ascii="Times New Roman" w:hAnsi="Times New Roman" w:cs="Times New Roman"/>
            <w:sz w:val="24"/>
            <w:szCs w:val="24"/>
          </w:rPr>
          <w:delText xml:space="preserve">that are designed </w:delText>
        </w:r>
      </w:del>
      <w:ins w:id="1752" w:author="Klukow, Mary Ellen" w:date="2026-09-08T15:34:00Z" w16du:dateUtc="2026-09-08T15:34:00Z">
        <w:del w:id="1753" w:author="Winston, Ryan" w:date="2026-09-15T19:55:00Z" w16du:dateUtc="2026-09-15T19:55:02Z">
          <w:r w:rsidR="3D957F3F" w:rsidRPr="3B412585">
            <w:rPr>
              <w:rFonts w:ascii="Times New Roman" w:hAnsi="Times New Roman" w:cs="Times New Roman"/>
              <w:sz w:val="24"/>
              <w:szCs w:val="24"/>
            </w:rPr>
            <w:delText xml:space="preserve">to </w:delText>
          </w:r>
        </w:del>
      </w:ins>
      <w:del w:id="1754" w:author="Winston, Ryan" w:date="2026-09-15T19:55:00Z" w16du:dateUtc="2026-09-15T19:55:02Z">
        <w:r w:rsidRPr="3B412585">
          <w:rPr>
            <w:rFonts w:ascii="Times New Roman" w:hAnsi="Times New Roman" w:cs="Times New Roman"/>
            <w:sz w:val="24"/>
            <w:szCs w:val="24"/>
          </w:rPr>
          <w:delText xml:space="preserve">or pumped to </w:delText>
        </w:r>
      </w:del>
      <w:r w:rsidRPr="7A25FDBF">
        <w:rPr>
          <w:rFonts w:ascii="Times New Roman" w:hAnsi="Times New Roman" w:cs="Times New Roman"/>
          <w:sz w:val="24"/>
          <w:szCs w:val="24"/>
        </w:rPr>
        <w:t>re</w:t>
      </w:r>
      <w:ins w:id="1755" w:author="Kinsman-Costello, Lauren" w:date="2026-09-25T16:55:00Z" w16du:dateUtc="2026-09-25T20:55:00Z">
        <w:r w:rsidR="00CA1A9A">
          <w:rPr>
            <w:rFonts w:ascii="Times New Roman" w:hAnsi="Times New Roman" w:cs="Times New Roman"/>
            <w:sz w:val="24"/>
            <w:szCs w:val="24"/>
          </w:rPr>
          <w:t>cei</w:t>
        </w:r>
      </w:ins>
      <w:del w:id="1756" w:author="Kinsman-Costello, Lauren" w:date="2026-09-25T16:55:00Z" w16du:dateUtc="2026-09-25T20:55:00Z">
        <w:r w:rsidRPr="7A25FDBF" w:rsidDel="00CA1A9A">
          <w:rPr>
            <w:rFonts w:ascii="Times New Roman" w:hAnsi="Times New Roman" w:cs="Times New Roman"/>
            <w:sz w:val="24"/>
            <w:szCs w:val="24"/>
          </w:rPr>
          <w:delText>c</w:delText>
        </w:r>
      </w:del>
      <w:ins w:id="1757" w:author="Winston, Ryan" w:date="2026-09-15T20:01:00Z" w16du:dateUtc="2026-09-15T20:01:35Z">
        <w:del w:id="1758" w:author="Kinsman-Costello, Lauren" w:date="2026-09-25T16:55:00Z" w16du:dateUtc="2026-09-25T20:55:00Z">
          <w:r w:rsidR="5FE5A549" w:rsidRPr="7A25FDBF" w:rsidDel="00CA1A9A">
            <w:rPr>
              <w:rFonts w:ascii="Times New Roman" w:hAnsi="Times New Roman" w:cs="Times New Roman"/>
              <w:sz w:val="24"/>
              <w:szCs w:val="24"/>
            </w:rPr>
            <w:delText>ie</w:delText>
          </w:r>
        </w:del>
      </w:ins>
      <w:del w:id="1759" w:author="Winston, Ryan" w:date="2026-09-15T20:01:00Z" w16du:dateUtc="2026-09-15T20:01:34Z">
        <w:r w:rsidRPr="7A25FDBF" w:rsidDel="00EB2216">
          <w:rPr>
            <w:rFonts w:ascii="Times New Roman" w:hAnsi="Times New Roman" w:cs="Times New Roman"/>
            <w:sz w:val="24"/>
            <w:szCs w:val="24"/>
          </w:rPr>
          <w:delText>ei</w:delText>
        </w:r>
      </w:del>
      <w:r w:rsidRPr="7A25FDBF">
        <w:rPr>
          <w:rFonts w:ascii="Times New Roman" w:hAnsi="Times New Roman" w:cs="Times New Roman"/>
          <w:sz w:val="24"/>
          <w:szCs w:val="24"/>
        </w:rPr>
        <w:t>v</w:t>
      </w:r>
      <w:ins w:id="1760" w:author="Winston, Ryan" w:date="2026-09-15T19:55:00Z" w16du:dateUtc="2026-09-15T19:55:04Z">
        <w:r w:rsidR="35B7955A" w:rsidRPr="7A25FDBF">
          <w:rPr>
            <w:rFonts w:ascii="Times New Roman" w:hAnsi="Times New Roman" w:cs="Times New Roman"/>
            <w:sz w:val="24"/>
            <w:szCs w:val="24"/>
          </w:rPr>
          <w:t>ing</w:t>
        </w:r>
      </w:ins>
      <w:del w:id="1761" w:author="Winston, Ryan" w:date="2026-09-15T19:55:00Z" w16du:dateUtc="2026-09-15T19:55:03Z">
        <w:r w:rsidRPr="7A25FDBF" w:rsidDel="00EB2216">
          <w:rPr>
            <w:rFonts w:ascii="Times New Roman" w:hAnsi="Times New Roman" w:cs="Times New Roman"/>
            <w:sz w:val="24"/>
            <w:szCs w:val="24"/>
          </w:rPr>
          <w:delText>e</w:delText>
        </w:r>
      </w:del>
      <w:r w:rsidRPr="3B412585">
        <w:rPr>
          <w:rFonts w:ascii="Times New Roman" w:hAnsi="Times New Roman" w:cs="Times New Roman"/>
          <w:sz w:val="24"/>
          <w:szCs w:val="24"/>
        </w:rPr>
        <w:t xml:space="preserve"> continuous flow have often been found to be </w:t>
      </w:r>
      <w:commentRangeStart w:id="1762"/>
      <w:r w:rsidRPr="3B412585">
        <w:rPr>
          <w:rFonts w:ascii="Times New Roman" w:hAnsi="Times New Roman" w:cs="Times New Roman"/>
          <w:sz w:val="24"/>
          <w:szCs w:val="24"/>
        </w:rPr>
        <w:t>more effective</w:t>
      </w:r>
      <w:ins w:id="1763" w:author="Anderson, Kenneth" w:date="2026-10-01T12:40:00Z" w16du:dateUtc="2026-10-01T16:40:00Z">
        <w:r w:rsidR="00286DD1">
          <w:rPr>
            <w:rFonts w:ascii="Times New Roman" w:hAnsi="Times New Roman" w:cs="Times New Roman"/>
            <w:sz w:val="24"/>
            <w:szCs w:val="24"/>
          </w:rPr>
          <w:t xml:space="preserve"> than flood pulse wetlands</w:t>
        </w:r>
      </w:ins>
      <w:r w:rsidRPr="3B412585">
        <w:rPr>
          <w:rFonts w:ascii="Times New Roman" w:hAnsi="Times New Roman" w:cs="Times New Roman"/>
          <w:sz w:val="24"/>
          <w:szCs w:val="24"/>
        </w:rPr>
        <w:t xml:space="preserve"> </w:t>
      </w:r>
      <w:commentRangeEnd w:id="1762"/>
      <w:r w:rsidR="00AD77CA" w:rsidRPr="3B412585">
        <w:rPr>
          <w:rStyle w:val="CommentReference"/>
          <w:rFonts w:ascii="Times New Roman" w:hAnsi="Times New Roman" w:cs="Times New Roman"/>
          <w:sz w:val="24"/>
          <w:szCs w:val="24"/>
        </w:rPr>
        <w:commentReference w:id="1762"/>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{"citationID":"ySKbtkQh","properties":{"unsorted":false,"formattedCitation":"(D\\uc0\\u237{}az et al. 2012)","plainCitation":"(Díaz et al. 2012)","noteIndex":0},"citationItems":[{"id":6245,"uris":["http://zotero.org/users/5222684/items/7A57J9QK"],"itemData":{"id":6245,"type":"article-journal","abstract":"Several agricultural non-point source pollutants impair water quality in the Sacramento–San Joaquin River system of California's Central Valley. Constructed wetlands are a water management option available to growers in this region to economically reduce pollutants in agricultural runoff. This study assessed the efficacy of using constructed wetlands to improve water quality of irrigation return flows prior to discharge into surface waters. Seven constructed surface flow-through wetlands having contrasting design and water management were evaluated for their effects on the fate of chemical (salts, nutrients, and dissolved organic carbon), physical (suspended solids), and biological contaminants (algal pigments and bacteria indicator). Based on wetland input–output measurements, load removal efficiencies (LRE) were used to determine wetland performance. All wetlands efficiently removed nitrate and total suspended solids showing LRE ranging from 22 to 99% and from 31 to 96%, respectively. However, for the rest of studied parameters, removal dynamics were mixed, varying from source (negative LRE) to sink (positive LRE). In general continuous flow-through wetlands were more effective in removing most pollutants in comparison to flood-pulse wetlands. Among continuous flow-through wetlands those with lower vegetation cover (&lt;5%) acted as algae incubators contributing to biological oxygen demand, while those with long hydrologic residence time (&gt;10 days) promoted increased concentrations of dissolved organic carbon. Water evapotranspiration and seepage processes, vegetation characteristics and hydrologic residence time were key factors affecting concentration and load reductions. This study demonstrates the potential benefits and limitations of constructed wetlands for treating water from agricultural non-point sources, providing useful information for optimizing constructed wetland design and management.","container-title":"Agricultural Water Management","DOI":"10.1016/j.agwat.2011.12.012","ISSN":"0378-3774","journalAbbreviation":"Agricultural Water Management","page":"171-183","source":"ScienceDirect","title":"Agricultural pollutant removal by constructed wetlands: Implications for water management and design","title-short":"Agricultural pollutant removal by constructed wetlands","volume":"104","author":[{"family":"Díaz","given":"Francisco J."},{"family":"O′Geen","given":"Anthony T."},{"family":"Dahlgren","given":"Randy A."}],"issued":{"date-parts":[["2012",2,1]]}}}],"schema":"https://github.com/citation-style-language/schema/raw/master/csl-citation.json"}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(Díaz et al. 2012)</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 xml:space="preserve">, </w:t>
      </w:r>
      <w:commentRangeStart w:id="1764"/>
      <w:r w:rsidRPr="3B412585">
        <w:rPr>
          <w:rFonts w:ascii="Times New Roman" w:hAnsi="Times New Roman" w:cs="Times New Roman"/>
          <w:sz w:val="24"/>
          <w:szCs w:val="24"/>
        </w:rPr>
        <w:t xml:space="preserve">many constructed </w:t>
      </w:r>
      <w:r w:rsidRPr="003B3A40">
        <w:rPr>
          <w:rFonts w:ascii="Times New Roman" w:hAnsi="Times New Roman" w:cs="Times New Roman"/>
          <w:sz w:val="24"/>
          <w:szCs w:val="24"/>
        </w:rPr>
        <w:t xml:space="preserve">wetlands </w:t>
      </w:r>
      <w:ins w:id="1765" w:author="Anderson, Kenneth" w:date="2026-10-01T12:41:00Z" w16du:dateUtc="2026-10-01T16:41:00Z">
        <w:r w:rsidR="0005608E" w:rsidRPr="003B3A40">
          <w:rPr>
            <w:rFonts w:ascii="Times New Roman" w:hAnsi="Times New Roman" w:cs="Times New Roman"/>
            <w:sz w:val="24"/>
            <w:szCs w:val="24"/>
          </w:rPr>
          <w:t xml:space="preserve">are designed to </w:t>
        </w:r>
      </w:ins>
      <w:r w:rsidRPr="003B3A40">
        <w:rPr>
          <w:rFonts w:ascii="Times New Roman" w:hAnsi="Times New Roman" w:cs="Times New Roman"/>
          <w:sz w:val="24"/>
          <w:szCs w:val="24"/>
        </w:rPr>
        <w:t>only receive water during storm events</w:t>
      </w:r>
      <w:commentRangeEnd w:id="1764"/>
      <w:r w:rsidR="001B2EEB" w:rsidRPr="004F5A7A">
        <w:rPr>
          <w:rStyle w:val="CommentReference"/>
          <w:rFonts w:ascii="Times New Roman" w:hAnsi="Times New Roman" w:cs="Times New Roman"/>
          <w:sz w:val="24"/>
          <w:szCs w:val="24"/>
        </w:rPr>
        <w:commentReference w:id="1764"/>
      </w:r>
      <w:r w:rsidRPr="004F5A7A">
        <w:rPr>
          <w:rFonts w:ascii="Times New Roman" w:hAnsi="Times New Roman" w:cs="Times New Roman"/>
          <w:sz w:val="24"/>
          <w:szCs w:val="24"/>
        </w:rPr>
        <w:t xml:space="preserve">, making </w:t>
      </w:r>
      <w:r w:rsidRPr="003B3A40">
        <w:rPr>
          <w:rFonts w:ascii="Times New Roman" w:hAnsi="Times New Roman" w:cs="Times New Roman"/>
          <w:sz w:val="24"/>
          <w:szCs w:val="24"/>
        </w:rPr>
        <w:t>the</w:t>
      </w:r>
      <w:ins w:id="1766" w:author="Klukow, Mary Ellen" w:date="2026-09-15T00:57:00Z" w16du:dateUtc="2026-09-15T00:57:58Z">
        <w:r w:rsidR="0DD828A6" w:rsidRPr="003B3A40">
          <w:rPr>
            <w:rFonts w:ascii="Times New Roman" w:hAnsi="Times New Roman" w:cs="Times New Roman"/>
            <w:sz w:val="24"/>
            <w:szCs w:val="24"/>
          </w:rPr>
          <w:t>ir</w:t>
        </w:r>
      </w:ins>
      <w:r w:rsidRPr="003B3A40">
        <w:rPr>
          <w:rFonts w:ascii="Times New Roman" w:hAnsi="Times New Roman" w:cs="Times New Roman"/>
          <w:sz w:val="24"/>
          <w:szCs w:val="24"/>
        </w:rPr>
        <w:t xml:space="preserve"> ability to capture high volumes of water in a short period of time even more important. Our analysis supports the importance of</w:t>
      </w:r>
      <w:commentRangeStart w:id="1767"/>
      <w:r w:rsidRPr="003B3A40">
        <w:rPr>
          <w:rFonts w:ascii="Times New Roman" w:hAnsi="Times New Roman" w:cs="Times New Roman"/>
          <w:sz w:val="24"/>
          <w:szCs w:val="24"/>
        </w:rPr>
        <w:t xml:space="preserve"> capturing data during storm events,</w:t>
      </w:r>
      <w:commentRangeEnd w:id="1767"/>
      <w:r w:rsidRPr="004F5A7A">
        <w:rPr>
          <w:rStyle w:val="CommentReference"/>
          <w:rFonts w:ascii="Times New Roman" w:hAnsi="Times New Roman" w:cs="Times New Roman"/>
          <w:sz w:val="24"/>
          <w:szCs w:val="24"/>
        </w:rPr>
        <w:commentReference w:id="1767"/>
      </w:r>
      <w:r w:rsidRPr="004F5A7A">
        <w:rPr>
          <w:rFonts w:ascii="Times New Roman" w:hAnsi="Times New Roman" w:cs="Times New Roman"/>
          <w:sz w:val="24"/>
          <w:szCs w:val="24"/>
        </w:rPr>
        <w:t xml:space="preserve"> </w:t>
      </w:r>
      <w:commentRangeStart w:id="1768"/>
      <w:r w:rsidRPr="004F5A7A">
        <w:rPr>
          <w:rFonts w:ascii="Times New Roman" w:hAnsi="Times New Roman" w:cs="Times New Roman"/>
          <w:sz w:val="24"/>
          <w:szCs w:val="24"/>
        </w:rPr>
        <w:t xml:space="preserve">but </w:t>
      </w:r>
      <w:del w:id="1769" w:author="Anderson, Kenneth" w:date="2026-09-15T10:43:00Z" w16du:dateUtc="2026-09-15T14:43:00Z">
        <w:r w:rsidRPr="003B3A40">
          <w:rPr>
            <w:rFonts w:ascii="Times New Roman" w:hAnsi="Times New Roman" w:cs="Times New Roman"/>
            <w:sz w:val="24"/>
            <w:szCs w:val="24"/>
          </w:rPr>
          <w:delText>this</w:delText>
        </w:r>
      </w:del>
      <w:commentRangeEnd w:id="1768"/>
      <w:r w:rsidRPr="003B3A40">
        <w:rPr>
          <w:rStyle w:val="CommentReference"/>
          <w:rFonts w:ascii="Times New Roman" w:hAnsi="Times New Roman" w:cs="Times New Roman"/>
          <w:sz w:val="24"/>
          <w:szCs w:val="24"/>
        </w:rPr>
        <w:commentReference w:id="1768"/>
      </w:r>
      <w:del w:id="1770" w:author="Anderson, Kenneth" w:date="2026-09-15T10:43:00Z" w16du:dateUtc="2026-09-15T14:43:00Z">
        <w:r w:rsidRPr="003B3A40">
          <w:rPr>
            <w:rFonts w:ascii="Times New Roman" w:hAnsi="Times New Roman" w:cs="Times New Roman"/>
            <w:sz w:val="24"/>
            <w:szCs w:val="24"/>
          </w:rPr>
          <w:delText xml:space="preserve"> </w:delText>
        </w:r>
      </w:del>
      <w:ins w:id="1771" w:author="Anderson, Kenneth" w:date="2026-09-15T10:43:00Z" w16du:dateUtc="2026-09-15T14:43:00Z">
        <w:r w:rsidR="00AC6B07" w:rsidRPr="003B3A40">
          <w:rPr>
            <w:rFonts w:ascii="Times New Roman" w:hAnsi="Times New Roman" w:cs="Times New Roman"/>
            <w:sz w:val="24"/>
            <w:szCs w:val="24"/>
          </w:rPr>
          <w:t xml:space="preserve">our interpretation of our storm data </w:t>
        </w:r>
      </w:ins>
      <w:r w:rsidRPr="003B3A40">
        <w:rPr>
          <w:rFonts w:ascii="Times New Roman" w:hAnsi="Times New Roman" w:cs="Times New Roman"/>
          <w:sz w:val="24"/>
          <w:szCs w:val="24"/>
        </w:rPr>
        <w:t xml:space="preserve">is </w:t>
      </w:r>
      <w:del w:id="1772" w:author="Anderson, Kenneth" w:date="2026-09-15T10:43:00Z" w16du:dateUtc="2026-09-15T14:43:00Z">
        <w:r w:rsidRPr="003B3A40" w:rsidDel="00EB2216">
          <w:rPr>
            <w:rFonts w:ascii="Times New Roman" w:hAnsi="Times New Roman" w:cs="Times New Roman"/>
            <w:sz w:val="24"/>
            <w:szCs w:val="24"/>
          </w:rPr>
          <w:delText xml:space="preserve">hampered </w:delText>
        </w:r>
      </w:del>
      <w:ins w:id="1773" w:author="Anderson, Kenneth" w:date="2026-09-15T10:43:00Z" w16du:dateUtc="2026-09-15T14:43:00Z">
        <w:r w:rsidR="00AC6B07" w:rsidRPr="003B3A40">
          <w:rPr>
            <w:rFonts w:ascii="Times New Roman" w:hAnsi="Times New Roman" w:cs="Times New Roman"/>
            <w:sz w:val="24"/>
            <w:szCs w:val="24"/>
          </w:rPr>
          <w:t>limited</w:t>
        </w:r>
        <w:r w:rsidRPr="003B3A40">
          <w:rPr>
            <w:rFonts w:ascii="Times New Roman" w:hAnsi="Times New Roman" w:cs="Times New Roman"/>
            <w:sz w:val="24"/>
            <w:szCs w:val="24"/>
          </w:rPr>
          <w:t xml:space="preserve"> </w:t>
        </w:r>
      </w:ins>
      <w:r w:rsidRPr="003B3A40">
        <w:rPr>
          <w:rFonts w:ascii="Times New Roman" w:hAnsi="Times New Roman" w:cs="Times New Roman"/>
          <w:sz w:val="24"/>
          <w:szCs w:val="24"/>
        </w:rPr>
        <w:t xml:space="preserve">by the infrequency of nutrient sample collection during storm events and a lack of understanding of the </w:t>
      </w:r>
      <w:ins w:id="1774" w:author="Anderson, Kenneth" w:date="2026-10-01T12:41:00Z" w16du:dateUtc="2026-10-01T16:41:00Z">
        <w:r w:rsidR="007D7606" w:rsidRPr="003B3A40">
          <w:rPr>
            <w:rFonts w:ascii="Times New Roman" w:hAnsi="Times New Roman" w:cs="Times New Roman"/>
            <w:sz w:val="24"/>
            <w:szCs w:val="24"/>
          </w:rPr>
          <w:t xml:space="preserve">relationship between concentration and discharge </w:t>
        </w:r>
      </w:ins>
      <w:commentRangeStart w:id="1775"/>
      <w:del w:id="1776" w:author="Anderson, Kenneth" w:date="2026-10-01T12:41:00Z" w16du:dateUtc="2026-10-01T16:41:00Z">
        <w:r w:rsidRPr="003B3A40" w:rsidDel="007D7606">
          <w:rPr>
            <w:rFonts w:ascii="Times New Roman" w:hAnsi="Times New Roman" w:cs="Times New Roman"/>
            <w:sz w:val="24"/>
            <w:szCs w:val="24"/>
          </w:rPr>
          <w:lastRenderedPageBreak/>
          <w:delText xml:space="preserve">hysteresis patterns </w:delText>
        </w:r>
        <w:commentRangeEnd w:id="1775"/>
        <w:r w:rsidR="00853F03" w:rsidRPr="004F5A7A" w:rsidDel="007D7606">
          <w:rPr>
            <w:rStyle w:val="CommentReference"/>
            <w:rFonts w:ascii="Times New Roman" w:hAnsi="Times New Roman" w:cs="Times New Roman"/>
            <w:sz w:val="24"/>
            <w:szCs w:val="24"/>
          </w:rPr>
          <w:commentReference w:id="1775"/>
        </w:r>
      </w:del>
      <w:r w:rsidRPr="004F5A7A">
        <w:rPr>
          <w:rFonts w:ascii="Times New Roman" w:hAnsi="Times New Roman" w:cs="Times New Roman"/>
          <w:sz w:val="24"/>
          <w:szCs w:val="24"/>
        </w:rPr>
        <w:t xml:space="preserve">at both the inlet and outlet of wetlands during </w:t>
      </w:r>
      <w:r w:rsidRPr="003B3A40">
        <w:rPr>
          <w:rFonts w:ascii="Times New Roman" w:hAnsi="Times New Roman" w:cs="Times New Roman"/>
          <w:sz w:val="24"/>
          <w:szCs w:val="24"/>
        </w:rPr>
        <w:t>storms</w:t>
      </w:r>
      <w:del w:id="1777" w:author="Anderson, Kenneth" w:date="2026-10-13T10:03:00Z" w16du:dateUtc="2026-10-13T14:03:00Z">
        <w:r w:rsidR="004C5D47" w:rsidRPr="003B3A40" w:rsidDel="00142120">
          <w:rPr>
            <w:rFonts w:ascii="Times New Roman" w:hAnsi="Times New Roman" w:cs="Times New Roman"/>
            <w:sz w:val="24"/>
            <w:szCs w:val="24"/>
          </w:rPr>
          <w:fldChar w:fldCharType="begin"/>
        </w:r>
        <w:r w:rsidR="004C5D47" w:rsidRPr="003B3A40" w:rsidDel="00142120">
          <w:rPr>
            <w:rFonts w:ascii="Times New Roman" w:hAnsi="Times New Roman" w:cs="Times New Roman"/>
            <w:sz w:val="24"/>
            <w:szCs w:val="24"/>
          </w:rPr>
          <w:delInstrText xml:space="preserve"> ADDIN ZOTERO_TEMP </w:delInstrText>
        </w:r>
        <w:r w:rsidR="004C5D47" w:rsidRPr="003B3A40" w:rsidDel="00142120">
          <w:rPr>
            <w:rFonts w:ascii="Times New Roman" w:hAnsi="Times New Roman" w:cs="Times New Roman"/>
            <w:sz w:val="24"/>
            <w:szCs w:val="24"/>
          </w:rPr>
          <w:fldChar w:fldCharType="separate"/>
        </w:r>
        <w:r w:rsidR="004C5D47" w:rsidRPr="003B3A40" w:rsidDel="00142120">
          <w:rPr>
            <w:rFonts w:ascii="Times New Roman" w:hAnsi="Times New Roman" w:cs="Times New Roman"/>
            <w:sz w:val="24"/>
            <w:szCs w:val="24"/>
          </w:rPr>
          <w:delText>{Citation}</w:delText>
        </w:r>
        <w:r w:rsidR="004C5D47" w:rsidRPr="003B3A40" w:rsidDel="00142120">
          <w:rPr>
            <w:rFonts w:ascii="Times New Roman" w:hAnsi="Times New Roman" w:cs="Times New Roman"/>
            <w:sz w:val="24"/>
            <w:szCs w:val="24"/>
          </w:rPr>
          <w:fldChar w:fldCharType="end"/>
        </w:r>
      </w:del>
      <w:ins w:id="1778" w:author="Anderson, Kenneth" w:date="2026-10-09T09:05:00Z" w16du:dateUtc="2026-10-09T13:05:00Z">
        <w:r w:rsidR="00CF30E0" w:rsidRPr="003B3A40">
          <w:rPr>
            <w:rFonts w:ascii="Times New Roman" w:hAnsi="Times New Roman" w:cs="Times New Roman"/>
            <w:sz w:val="24"/>
            <w:szCs w:val="24"/>
          </w:rPr>
          <w:t xml:space="preserve"> </w:t>
        </w:r>
        <w:commentRangeStart w:id="1779"/>
        <w:r w:rsidR="00CF30E0" w:rsidRPr="003B3A40">
          <w:rPr>
            <w:rFonts w:ascii="Times New Roman" w:hAnsi="Times New Roman" w:cs="Times New Roman"/>
            <w:sz w:val="24"/>
            <w:szCs w:val="24"/>
            <w:rPrChange w:id="1780" w:author="Anderson, Kenneth" w:date="2026-10-13T10:04:00Z" w16du:dateUtc="2026-10-13T14:04:00Z">
              <w:rPr/>
            </w:rPrChange>
          </w:rPr>
          <w:fldChar w:fldCharType="begin"/>
        </w:r>
      </w:ins>
      <w:r w:rsidR="00E2047D">
        <w:rPr>
          <w:rFonts w:ascii="Times New Roman" w:hAnsi="Times New Roman" w:cs="Times New Roman"/>
          <w:sz w:val="24"/>
          <w:szCs w:val="24"/>
        </w:rPr>
        <w:instrText xml:space="preserve"> ADDIN ZOTERO_ITEM CSL_CITATION {"citationID":"5pDAsdcN","properties":{"unsorted":false,"formattedCitation":"(Evans and Davies 1998)","plainCitation":"(Evans and Davies 1998)","dontUpdate":true,"noteIndex":0},"citationItems":[{"id":6447,"uris":["http://zotero.org/users/5222684/items/5DFYWWNA"],"itemData":{"id":6447,"type":"article-journal","abstract":"Episodic variations in dissolved solutes are frequently complicated by a cyclical relationship between concentration and stream discharge. Established three-component models of runoff generation are used to explain this hysteresis effect and to illustrate how different component concentrations produce different hysteresis forms. It is demonstrated that a two-component model cannot reproduce all the hysteresis forms commonly observed. A method, based on the three-component system, is derived by which C/Q hysteresis can be used to predict relative component concentrations. This may provide a qualitative chemical description of sources supplying runoff for locations where these have not yet been directly established or a validation test where possible components have been sampled. The method has been tested using data collected at streams in the Adirondacks, New York, and the Northern Appalachian Plateau, Pennsylvania, during the Episodic Response Project of the U.S. Environmental Protection Agency. Predicted component compositions were in good agreement with measurements made during other studies and with those subsequently obtained from one of the Pennsylvania watersheds.","container-title":"Water Resources Research","DOI":"10.1029/97WR01881","ISSN":"1944-7973","issue":"1","language":"en","license":"Copyright 1998 by the American Geophysical Union.","page":"129-137","source":"Wiley Online Library","title":"Causes of concentration/discharge hysteresis and its potential as a tool for analysis of episode hydrochemistry","volume":"34","author":[{"family":"Evans","given":"Christopher"},{"family":"Davies","given":"Trevor D."}],"issued":{"date-parts":[["1998"]]}}}],"schema":"https://github.com/citation-style-language/schema/raw/master/csl-citation.json"} </w:instrText>
      </w:r>
      <w:ins w:id="1781" w:author="Anderson, Kenneth" w:date="2026-10-09T09:05:00Z" w16du:dateUtc="2026-10-09T13:05:00Z">
        <w:r w:rsidR="00CF30E0" w:rsidRPr="003B3A40">
          <w:rPr>
            <w:rFonts w:ascii="Times New Roman" w:hAnsi="Times New Roman" w:cs="Times New Roman"/>
            <w:sz w:val="24"/>
            <w:szCs w:val="24"/>
            <w:rPrChange w:id="1782" w:author="Anderson, Kenneth" w:date="2026-10-13T10:04:00Z" w16du:dateUtc="2026-10-13T14:04:00Z">
              <w:rPr/>
            </w:rPrChange>
          </w:rPr>
          <w:fldChar w:fldCharType="separate"/>
        </w:r>
        <w:r w:rsidR="00CF30E0" w:rsidRPr="003B3A40">
          <w:rPr>
            <w:rFonts w:ascii="Times New Roman" w:hAnsi="Times New Roman" w:cs="Times New Roman"/>
            <w:sz w:val="24"/>
            <w:szCs w:val="24"/>
            <w:rPrChange w:id="1783" w:author="Anderson, Kenneth" w:date="2026-10-13T10:04:00Z" w16du:dateUtc="2026-10-13T14:04:00Z">
              <w:rPr/>
            </w:rPrChange>
          </w:rPr>
          <w:fldChar w:fldCharType="end"/>
        </w:r>
      </w:ins>
      <w:commentRangeEnd w:id="1779"/>
      <w:r w:rsidR="00583CCF" w:rsidRPr="003B3A40">
        <w:rPr>
          <w:rStyle w:val="CommentReference"/>
          <w:rFonts w:ascii="Times New Roman" w:hAnsi="Times New Roman" w:cs="Times New Roman"/>
          <w:sz w:val="24"/>
          <w:szCs w:val="24"/>
          <w:rPrChange w:id="1784" w:author="Anderson, Kenneth" w:date="2026-10-13T10:04:00Z" w16du:dateUtc="2026-10-13T14:04:00Z">
            <w:rPr>
              <w:rStyle w:val="CommentReference"/>
              <w:sz w:val="22"/>
              <w:szCs w:val="22"/>
            </w:rPr>
          </w:rPrChange>
        </w:rPr>
        <w:commentReference w:id="1779"/>
      </w:r>
      <w:ins w:id="1785" w:author="Anderson, Kenneth" w:date="2026-10-13T10:04:00Z" w16du:dateUtc="2026-10-13T14:04:00Z">
        <w:r w:rsidR="004E3A1A" w:rsidRPr="003B3A40">
          <w:rPr>
            <w:rFonts w:ascii="Times New Roman" w:hAnsi="Times New Roman" w:cs="Times New Roman"/>
            <w:sz w:val="24"/>
            <w:szCs w:val="24"/>
            <w:rPrChange w:id="1786" w:author="Anderson, Kenneth" w:date="2026-10-13T10:04:00Z" w16du:dateUtc="2026-10-13T14:04:00Z">
              <w:rPr/>
            </w:rPrChange>
          </w:rPr>
          <w:t xml:space="preserve"> </w:t>
        </w:r>
      </w:ins>
      <w:ins w:id="1787" w:author="Anderson, Kenneth" w:date="2026-10-09T09:06:00Z" w16du:dateUtc="2026-10-09T13:06:00Z">
        <w:r w:rsidR="00CF30E0" w:rsidRPr="003B3A40">
          <w:rPr>
            <w:rFonts w:ascii="Times New Roman" w:hAnsi="Times New Roman" w:cs="Times New Roman"/>
            <w:sz w:val="24"/>
            <w:szCs w:val="24"/>
            <w:rPrChange w:id="1788" w:author="Anderson, Kenneth" w:date="2026-10-13T10:04:00Z" w16du:dateUtc="2026-10-13T14:04:00Z">
              <w:rPr/>
            </w:rPrChange>
          </w:rPr>
          <w:t>.</w:t>
        </w:r>
      </w:ins>
      <w:commentRangeStart w:id="1789"/>
      <w:ins w:id="1790" w:author="Anderson, Kenneth" w:date="2026-10-01T15:59:00Z" w16du:dateUtc="2026-10-01T19:59:00Z">
        <w:r w:rsidR="002E2FE5" w:rsidRPr="003B3A40">
          <w:rPr>
            <w:rFonts w:ascii="Times New Roman" w:hAnsi="Times New Roman" w:cs="Times New Roman"/>
            <w:sz w:val="24"/>
            <w:szCs w:val="24"/>
          </w:rPr>
          <w:t xml:space="preserve"> Missing</w:t>
        </w:r>
        <w:r w:rsidR="002E2FE5">
          <w:rPr>
            <w:rFonts w:ascii="Times New Roman" w:hAnsi="Times New Roman" w:cs="Times New Roman"/>
            <w:sz w:val="24"/>
            <w:szCs w:val="24"/>
          </w:rPr>
          <w:t xml:space="preserve"> storms could lead to </w:t>
        </w:r>
      </w:ins>
      <w:ins w:id="1791" w:author="Anderson, Kenneth" w:date="2026-10-01T15:58:00Z" w16du:dateUtc="2026-10-01T19:58:00Z">
        <w:r w:rsidR="00DF1D3E">
          <w:rPr>
            <w:rFonts w:ascii="Times New Roman" w:hAnsi="Times New Roman" w:cs="Times New Roman"/>
            <w:sz w:val="24"/>
            <w:szCs w:val="24"/>
          </w:rPr>
          <w:t xml:space="preserve">underestimates of nutrient retention </w:t>
        </w:r>
      </w:ins>
      <w:ins w:id="1792" w:author="Anderson, Kenneth" w:date="2026-10-01T15:59:00Z" w16du:dateUtc="2026-10-01T19:59:00Z">
        <w:r w:rsidR="002E2FE5">
          <w:rPr>
            <w:rFonts w:ascii="Times New Roman" w:hAnsi="Times New Roman" w:cs="Times New Roman"/>
            <w:sz w:val="24"/>
            <w:szCs w:val="24"/>
          </w:rPr>
          <w:t>if high concentration storm inflows due to agricultural runoff are missed during sampling</w:t>
        </w:r>
      </w:ins>
      <w:ins w:id="1793" w:author="Anderson, Kenneth" w:date="2026-10-01T16:01:00Z" w16du:dateUtc="2026-10-01T20:01:00Z">
        <w:r w:rsidR="00A54EF9">
          <w:rPr>
            <w:rFonts w:ascii="Times New Roman" w:hAnsi="Times New Roman" w:cs="Times New Roman"/>
            <w:sz w:val="24"/>
            <w:szCs w:val="24"/>
          </w:rPr>
          <w:t xml:space="preserve"> </w:t>
        </w:r>
        <w:r w:rsidR="00A54EF9">
          <w:rPr>
            <w:rFonts w:ascii="Times New Roman" w:hAnsi="Times New Roman" w:cs="Times New Roman"/>
            <w:sz w:val="24"/>
            <w:szCs w:val="24"/>
          </w:rPr>
          <w:fldChar w:fldCharType="begin"/>
        </w:r>
        <w:r w:rsidR="00A54EF9">
          <w:rPr>
            <w:rFonts w:ascii="Times New Roman" w:hAnsi="Times New Roman" w:cs="Times New Roman"/>
            <w:sz w:val="24"/>
            <w:szCs w:val="24"/>
          </w:rPr>
          <w:instrText xml:space="preserve"> ADDIN ZOTERO_ITEM CSL_CITATION {"citationID":"1ip9ouYg","properties":{"unsorted":false,"formattedCitation":"(D\\uc0\\u8217{}Amario et al. 2021)","plainCitation":"(D’Amario et al. 2021)","noteIndex":0},"citationItems":[{"id":4991,"uris":["http://zotero.org/users/5222684/items/WWC3S2ZW"],"itemData":{"id":4991,"type":"article-journal","abstract":"Concentration‐discharge (C‐Q) relationships have been widely used to assess the hydrochemical processes that control solute fluxes from streams. Here, using a large regional dataset we assessed long‐term C‐Q relationships for total phosphorus (TP), soluble reactive phosphorus (SRP), total Kjeldahl nitrogen (TKN), and nitrate (NO3) for 63 streams in Ontario, Canada, to better understand seasonal regional behavior of nutrients. We used C‐Q plots, Kruskal‐Wallis tests, and breakpoint analysis to characterize overall regional nutrient C‐Q relationships and assess seasonal effects, anthropogenic impacts, and differences between “rising” and “falling” hydrograph limbs to gain an understanding of the dominant processes controlling overall C‐Q relationships. We found that all nutrient concentrations were higher on average in catchments with greater levels of anthropogenic disturbance (agricultural and urban land use). TP, SRP, and TKN showed similar C‐Q dynamics, with nearly flat or gently sloping C‐Q relationships up to a discharge threshold after which C‐Q slopes substantially increased during the rising limb. These thresholds were seasonally variable, with summer and winter thresholds occurring at lower flows compared with autumn and greater variability during snowmelt. These patterns suggest that seasonal strategies to reduce high flows, such as creating riparian wetlands or reservoirs, in conjunction with reducing related nutrient transport during high flows would be the most effective way to mitigate elevated in‐stream concentrations and event export. Elevated rising limb concentrations suggest that nutrients accumulate in upland parts of the catchment during drier periods and that these are released during rain events. NO3 C‐Q patterns tended to be different from the other nutrients and were further complicated by anthropogenic land use, with greater reductions on the falling limb in more disturbed catchments during certain seasons. There were few significant NO3 hydrograph limb differences, indicating that there was likely to be no dominant hysteretic pattern across our study region due to variability in hysteresis from catchment to catchment. This suggests that this nutrient may be difficult to successfully manage at the regional scale.","container-title":"Ecological Applications","DOI":"10.1002/eap.2447","ISSN":"1051-0761","issue":"8","journalAbbreviation":"Ecol Appl","page":"e02447","PMID":"34448320","PMCID":"PMC9285382","source":"PubMed Central","title":"Concentration‐discharge relationships derived from a larger regional dataset as a tool for watershed management","volume":"31","author":[{"family":"D’Amario","given":"Sarah C."},{"family":"Wilson","given":"Henry F."},{"family":"Xenopoulos","given":"Marguerite A."}],"issued":{"date-parts":[["2021",12]]}}}],"schema":"https://github.com/citation-style-language/schema/raw/master/csl-citation.json"} </w:instrText>
        </w:r>
        <w:r w:rsidR="00A54EF9">
          <w:rPr>
            <w:rFonts w:ascii="Times New Roman" w:hAnsi="Times New Roman" w:cs="Times New Roman"/>
            <w:sz w:val="24"/>
            <w:szCs w:val="24"/>
          </w:rPr>
          <w:fldChar w:fldCharType="separate"/>
        </w:r>
        <w:r w:rsidR="00A54EF9" w:rsidRPr="00884B43">
          <w:rPr>
            <w:rFonts w:ascii="Times New Roman" w:hAnsi="Times New Roman" w:cs="Times New Roman"/>
            <w:kern w:val="0"/>
            <w:sz w:val="24"/>
          </w:rPr>
          <w:t>(D’Amario et al. 2021)</w:t>
        </w:r>
        <w:r w:rsidR="00A54EF9">
          <w:rPr>
            <w:rFonts w:ascii="Times New Roman" w:hAnsi="Times New Roman" w:cs="Times New Roman"/>
            <w:sz w:val="24"/>
            <w:szCs w:val="24"/>
          </w:rPr>
          <w:fldChar w:fldCharType="end"/>
        </w:r>
      </w:ins>
      <w:del w:id="1794" w:author="Anderson, Kenneth" w:date="2026-10-01T16:01:00Z" w16du:dateUtc="2026-10-01T20:01:00Z">
        <w:r w:rsidR="002E2FE5" w:rsidDel="00A54EF9">
          <w:rPr>
            <w:rFonts w:ascii="Times New Roman" w:hAnsi="Times New Roman" w:cs="Times New Roman"/>
            <w:sz w:val="24"/>
            <w:szCs w:val="24"/>
          </w:rPr>
          <w:fldChar w:fldCharType="begin"/>
        </w:r>
        <w:r w:rsidR="002E2FE5" w:rsidDel="00A54EF9">
          <w:rPr>
            <w:rFonts w:ascii="Times New Roman" w:hAnsi="Times New Roman" w:cs="Times New Roman"/>
            <w:sz w:val="24"/>
            <w:szCs w:val="24"/>
          </w:rPr>
          <w:delInstrText xml:space="preserve"> ADDIN ZOTERO_TEMP </w:delInstrText>
        </w:r>
        <w:r w:rsidR="002E2FE5" w:rsidDel="00A54EF9">
          <w:rPr>
            <w:rFonts w:ascii="Times New Roman" w:hAnsi="Times New Roman" w:cs="Times New Roman"/>
            <w:sz w:val="24"/>
            <w:szCs w:val="24"/>
          </w:rPr>
          <w:fldChar w:fldCharType="separate"/>
        </w:r>
        <w:r w:rsidR="002E2FE5" w:rsidDel="00A54EF9">
          <w:rPr>
            <w:rFonts w:ascii="Times New Roman" w:hAnsi="Times New Roman" w:cs="Times New Roman"/>
            <w:sz w:val="24"/>
            <w:szCs w:val="24"/>
          </w:rPr>
          <w:delText>{Citation}</w:delText>
        </w:r>
        <w:r w:rsidR="002E2FE5" w:rsidDel="00A54EF9">
          <w:rPr>
            <w:rFonts w:ascii="Times New Roman" w:hAnsi="Times New Roman" w:cs="Times New Roman"/>
            <w:sz w:val="24"/>
            <w:szCs w:val="24"/>
          </w:rPr>
          <w:fldChar w:fldCharType="end"/>
        </w:r>
      </w:del>
      <w:r w:rsidRPr="3B412585">
        <w:rPr>
          <w:rFonts w:ascii="Times New Roman" w:hAnsi="Times New Roman" w:cs="Times New Roman"/>
          <w:sz w:val="24"/>
          <w:szCs w:val="24"/>
        </w:rPr>
        <w:t xml:space="preserve">. </w:t>
      </w:r>
      <w:commentRangeEnd w:id="1789"/>
      <w:r w:rsidR="006C4B91" w:rsidRPr="3B412585">
        <w:rPr>
          <w:rStyle w:val="CommentReference"/>
          <w:rFonts w:ascii="Times New Roman" w:hAnsi="Times New Roman" w:cs="Times New Roman"/>
          <w:sz w:val="24"/>
          <w:szCs w:val="24"/>
        </w:rPr>
        <w:commentReference w:id="1789"/>
      </w:r>
      <w:r w:rsidRPr="3B412585">
        <w:rPr>
          <w:rFonts w:ascii="Times New Roman" w:hAnsi="Times New Roman" w:cs="Times New Roman"/>
          <w:sz w:val="24"/>
          <w:szCs w:val="24"/>
        </w:rPr>
        <w:t xml:space="preserve">Our understanding of nutrient retention in constructed wetlands is also limited by the lack of long-term data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{"citationID":"n7yLPrus","properties":{"unsorted":false,"formattedCitation":"(Anderson et al. 2024)","plainCitation":"(Anderson et al. 2024)","noteIndex":0},"citationItems":[{"id":5200,"uris":["http://zotero.org/users/5222684/items/5XVZM6SG"],"itemData":{"id":5200,"type":"article-journal","abstract":"Wetlands are increasingly being constructed to retain phosphorus, but indicators of performance are often unique to individual wetlands. In this quantitative literature synthesis, we highlight two major knowledge gaps and a source of bias in our current understanding of phosphorus retention by constructed and restored wetlands. We performed a literature review to assess differences in wetland characteristics, phosphorus retention, and sampling frequency and duration to better understand how constructed and restored wetlands retain phosphorus. We then examined a series of different sampling frequencies to determine how sampling approaches affect observed trends using a case study at the Old Woman Creek National Estuarine Research Reserve where high-resolution data on phosphorus concentrations was available. We found that, while differences among broad wetland structural groupings exist, measured rates of phosphorus retention are highly variable. Additionally, we observed that the wetlands sampled in the literature are most often newly constructed; 70% of the wetlands were monitored for three or fewer years. Among twelve wetlands that were monitored for over ten years, resampling techniques demonstrated that three-year time scales are unable to predict long-term trends for nutrient retention. Similarly, we found that 70% of wetlands in the literature were sampled weekly or less frequently and did not account for major flow events when estimating nutrient retention. Our case study analysis indicated that excluding storm events lead to a significant underestimate of phosphorus retention. We further demonstrate that when sampling is infrequent and misses storm events, the retention of water and phosphorus by wetlands causes higher underestimates at the inflow than the outflow where phosphorus leaves wetlands more slowly than the inflow. The greater underestimation of loads at outflows compared to inflows can lead to a wetland being mislabeled as a source when it is a sink for phosphorus if storm events are not accounted for. Together this synthesis highlights that our understanding of how constructed wetlands store phosphorus is limited by three major factors: a lack of long-term monitoring, the drivers of high variability in phosphorus retention between different wetland types, and potential bias from the difficulties of capturing storm events. Our analysis indicates that most published works have been conducted at shorter time frames, or lower sampling frequencies than are required for accurate estimates of phosphorus retention. This finding is of significance because substantial investments are made in restoring and constructing wetlands based on inadequately supported assumptions that wetlands are highly effective at phosphorus retention. Ultimately, these results can inform improvements to post-restoration assessment of wetland nutrient function, including decisions on where and when to monitor water quality.","container-title":"Ecological Indicators","DOI":"10.1016/j.ecolind.2024.112969","ISSN":"1470-160X","journalAbbreviation":"Ecological Indicators","page":"112969","source":"ScienceDirect","title":"We know less about phosphorus retention in constructed wetlands than we think we do: A quantitative literature synthesis","title-short":"We know less about phosphorus retention in constructed wetlands than we think we do","volume":"169","author":[{"family":"Anderson","given":"Kenneth J."},{"family":"Adhikari","given":"Bishwodeep"},{"family":"Schloegel","given":"Olivia F."},{"family":"Marques Mendonca","given":"Raissa"},{"family":"Back","given":"Michael P."},{"family":"Brocato","given":"Nicholas"},{"family":"Cianci-Gaskill","given":"Jacob A."},{"family":"McMurray","given":"Steven E."},{"family":"Bahlai","given":"Christie"},{"family":"Costello","given":"David M."},{"family":"Kinsman-Costello","given":"Lauren"}],"issued":{"date-parts":[["2024",12,1]]}}}],"schema":"https://github.com/citation-style-language/schema/raw/master/csl-citation.json"} </w:instrText>
      </w:r>
      <w:r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(Anderson et al. 2024)</w:t>
      </w:r>
      <w:r w:rsidRPr="3B412585">
        <w:rPr>
          <w:rFonts w:ascii="Times New Roman" w:hAnsi="Times New Roman" w:cs="Times New Roman"/>
          <w:sz w:val="24"/>
          <w:szCs w:val="24"/>
        </w:rPr>
        <w:fldChar w:fldCharType="end"/>
      </w:r>
      <w:r w:rsidRPr="3B412585">
        <w:rPr>
          <w:rFonts w:ascii="Times New Roman" w:hAnsi="Times New Roman" w:cs="Times New Roman"/>
          <w:sz w:val="24"/>
          <w:szCs w:val="24"/>
        </w:rPr>
        <w:t>.</w:t>
      </w:r>
      <w:r w:rsidR="00BF493B" w:rsidRPr="3B412585">
        <w:rPr>
          <w:rFonts w:ascii="Times New Roman" w:hAnsi="Times New Roman" w:cs="Times New Roman"/>
          <w:sz w:val="24"/>
          <w:szCs w:val="24"/>
        </w:rPr>
        <w:t xml:space="preserve"> T</w:t>
      </w:r>
      <w:r w:rsidRPr="3B412585">
        <w:rPr>
          <w:rFonts w:ascii="Times New Roman" w:hAnsi="Times New Roman" w:cs="Times New Roman"/>
          <w:sz w:val="24"/>
          <w:szCs w:val="24"/>
        </w:rPr>
        <w:t xml:space="preserve">hree of the four years of H2Ohio monitoring have taken place during droughts, limiting our understanding of how these wetlands </w:t>
      </w:r>
      <w:del w:id="1795" w:author="Winston, Ryan" w:date="2026-09-15T19:55:00Z" w16du:dateUtc="2026-09-15T19:55:45Z">
        <w:r w:rsidRPr="3B412585">
          <w:rPr>
            <w:rFonts w:ascii="Times New Roman" w:hAnsi="Times New Roman" w:cs="Times New Roman"/>
            <w:sz w:val="24"/>
            <w:szCs w:val="24"/>
          </w:rPr>
          <w:delText>may work better or worse</w:delText>
        </w:r>
      </w:del>
      <w:ins w:id="1796" w:author="Winston, Ryan" w:date="2026-09-15T19:55:00Z" w16du:dateUtc="2026-09-15T19:55:46Z">
        <w:r w:rsidR="276E717D" w:rsidRPr="7A25FDBF">
          <w:rPr>
            <w:rFonts w:ascii="Times New Roman" w:hAnsi="Times New Roman" w:cs="Times New Roman"/>
            <w:sz w:val="24"/>
            <w:szCs w:val="24"/>
          </w:rPr>
          <w:t>function</w:t>
        </w:r>
      </w:ins>
      <w:r w:rsidRPr="3B412585">
        <w:rPr>
          <w:rFonts w:ascii="Times New Roman" w:hAnsi="Times New Roman" w:cs="Times New Roman"/>
          <w:sz w:val="24"/>
          <w:szCs w:val="24"/>
        </w:rPr>
        <w:t xml:space="preserve"> during </w:t>
      </w:r>
      <w:commentRangeStart w:id="1797"/>
      <w:r w:rsidRPr="3B412585">
        <w:rPr>
          <w:rFonts w:ascii="Times New Roman" w:hAnsi="Times New Roman" w:cs="Times New Roman"/>
          <w:sz w:val="24"/>
          <w:szCs w:val="24"/>
        </w:rPr>
        <w:t>wetter conditions</w:t>
      </w:r>
      <w:ins w:id="1798" w:author="Anderson, Kenneth" w:date="2026-09-15T10:47:00Z" w16du:dateUtc="2026-09-15T14:47:00Z">
        <w:r w:rsidR="00E2413A" w:rsidRPr="7A25FDBF">
          <w:rPr>
            <w:rFonts w:ascii="Times New Roman" w:hAnsi="Times New Roman" w:cs="Times New Roman"/>
            <w:sz w:val="24"/>
            <w:szCs w:val="24"/>
          </w:rPr>
          <w:t>, which are project</w:t>
        </w:r>
      </w:ins>
      <w:ins w:id="1799" w:author="Anderson, Kenneth" w:date="2026-09-15T10:48:00Z" w16du:dateUtc="2026-09-15T14:48:00Z">
        <w:r w:rsidR="00D214FA" w:rsidRPr="7A25FDBF">
          <w:rPr>
            <w:rFonts w:ascii="Times New Roman" w:hAnsi="Times New Roman" w:cs="Times New Roman"/>
            <w:sz w:val="24"/>
            <w:szCs w:val="24"/>
          </w:rPr>
          <w:t>ed</w:t>
        </w:r>
      </w:ins>
      <w:ins w:id="1800" w:author="Anderson, Kenneth" w:date="2026-09-15T10:47:00Z" w16du:dateUtc="2026-09-15T14:47:00Z">
        <w:r w:rsidR="00E2413A" w:rsidRPr="7A25FDBF">
          <w:rPr>
            <w:rFonts w:ascii="Times New Roman" w:hAnsi="Times New Roman" w:cs="Times New Roman"/>
            <w:sz w:val="24"/>
            <w:szCs w:val="24"/>
          </w:rPr>
          <w:t xml:space="preserve"> </w:t>
        </w:r>
      </w:ins>
      <w:ins w:id="1801" w:author="Anderson, Kenneth" w:date="2026-09-15T10:48:00Z" w16du:dateUtc="2026-09-15T14:48:00Z">
        <w:r w:rsidR="00E2413A" w:rsidRPr="7A25FDBF">
          <w:rPr>
            <w:rFonts w:ascii="Times New Roman" w:hAnsi="Times New Roman" w:cs="Times New Roman"/>
            <w:sz w:val="24"/>
            <w:szCs w:val="24"/>
          </w:rPr>
          <w:t xml:space="preserve">to become more frequent </w:t>
        </w:r>
        <w:r w:rsidR="00D214FA" w:rsidRPr="7A25FDBF">
          <w:rPr>
            <w:rFonts w:ascii="Times New Roman" w:hAnsi="Times New Roman" w:cs="Times New Roman"/>
            <w:sz w:val="24"/>
            <w:szCs w:val="24"/>
          </w:rPr>
          <w:t>throughout the 2</w:t>
        </w:r>
      </w:ins>
      <w:ins w:id="1802" w:author="Esber, Hana" w:date="2026-09-21T21:06:00Z" w16du:dateUtc="2026-09-21T21:06:53Z">
        <w:r w:rsidR="238E37DA" w:rsidRPr="7A25FDBF">
          <w:rPr>
            <w:rFonts w:ascii="Times New Roman" w:hAnsi="Times New Roman" w:cs="Times New Roman"/>
            <w:sz w:val="24"/>
            <w:szCs w:val="24"/>
          </w:rPr>
          <w:t>1</w:t>
        </w:r>
      </w:ins>
      <w:ins w:id="1803" w:author="Anderson, Kenneth" w:date="2026-09-15T10:48:00Z" w16du:dateUtc="2026-09-15T14:48:00Z">
        <w:del w:id="1804" w:author="Esber, Hana" w:date="2026-09-21T21:06:00Z" w16du:dateUtc="2026-09-21T21:06:53Z">
          <w:r w:rsidRPr="7A25FDBF" w:rsidDel="00D214FA">
            <w:rPr>
              <w:rFonts w:ascii="Times New Roman" w:hAnsi="Times New Roman" w:cs="Times New Roman"/>
              <w:sz w:val="24"/>
              <w:szCs w:val="24"/>
            </w:rPr>
            <w:delText>0</w:delText>
          </w:r>
        </w:del>
      </w:ins>
      <w:ins w:id="1805" w:author="Esber, Hana" w:date="2026-09-21T21:07:00Z" w16du:dateUtc="2026-09-21T21:07:08Z">
        <w:r w:rsidR="1FA4E069" w:rsidRPr="7A25FDBF">
          <w:rPr>
            <w:rFonts w:ascii="Times New Roman" w:hAnsi="Times New Roman" w:cs="Times New Roman"/>
            <w:sz w:val="24"/>
            <w:szCs w:val="24"/>
          </w:rPr>
          <w:t>st</w:t>
        </w:r>
      </w:ins>
      <w:ins w:id="1806" w:author="Anderson, Kenneth" w:date="2026-09-15T10:48:00Z" w16du:dateUtc="2026-09-15T14:48:00Z">
        <w:del w:id="1807" w:author="Esber, Hana" w:date="2026-09-21T21:07:00Z" w16du:dateUtc="2026-09-21T21:07:07Z">
          <w:r w:rsidRPr="7A25FDBF" w:rsidDel="00D214FA">
            <w:rPr>
              <w:rFonts w:ascii="Times New Roman" w:hAnsi="Times New Roman" w:cs="Times New Roman"/>
              <w:sz w:val="24"/>
              <w:szCs w:val="24"/>
              <w:vertAlign w:val="superscript"/>
              <w:rPrChange w:id="1808" w:author="Anderson, Kenneth" w:date="2026-09-15T10:48:00Z" w16du:dateUtc="2026-09-15T14:48:00Z">
                <w:rPr>
                  <w:rFonts w:ascii="Times New Roman" w:hAnsi="Times New Roman" w:cs="Times New Roman"/>
                  <w:sz w:val="24"/>
                  <w:szCs w:val="24"/>
                </w:rPr>
              </w:rPrChange>
            </w:rPr>
            <w:delText>th</w:delText>
          </w:r>
        </w:del>
        <w:r w:rsidR="00D214FA" w:rsidRPr="7A25FDBF">
          <w:rPr>
            <w:rFonts w:ascii="Times New Roman" w:hAnsi="Times New Roman" w:cs="Times New Roman"/>
            <w:sz w:val="24"/>
            <w:szCs w:val="24"/>
          </w:rPr>
          <w:t xml:space="preserve"> century </w:t>
        </w:r>
      </w:ins>
      <w:r w:rsidRPr="7A25FDBF">
        <w:rPr>
          <w:rFonts w:ascii="Times New Roman" w:hAnsi="Times New Roman" w:cs="Times New Roman"/>
          <w:sz w:val="24"/>
          <w:szCs w:val="24"/>
        </w:rPr>
        <w:fldChar w:fldCharType="begin"/>
      </w:r>
      <w:r w:rsidRPr="7A25FDBF">
        <w:rPr>
          <w:rFonts w:ascii="Times New Roman" w:hAnsi="Times New Roman" w:cs="Times New Roman"/>
          <w:sz w:val="24"/>
          <w:szCs w:val="24"/>
        </w:rPr>
        <w:instrText xml:space="preserve"> ADDIN ZOTERO_ITEM CSL_CITATION {"citationID":"oWzrjHnQ","properties":{"unsorted":false,"formattedCitation":"(Prein and Mearns 2021)","plainCitation":"(Prein and Mearns 2021)","noteIndex":0},"citationItems":[{"id":6235,"uris":["http://zotero.org/users/5222684/items/WA72RPKZ"],"itemData":{"id":6235,"type":"article-journal","abstract":"Extreme precipitation has increased in frequency and intensity across the Conterminous U.S. (CONUS). This trend is expected to continue under future climate change. The cause is a combination of thermodynamic (i.e., warmer temperatures increase the atmospheric moisture content) and dynamic changes (e.g., shifts in cyclone frequency and tracks). It is well-established that thermodynamic changes will intensify extreme precipitation events, but the impacts of dynamic changes are more uncertain. Extreme events are, per definition, rare and occur in unusual weather situations that are distinctly different from regular day-to-day weather. We take advantage of this and identify extreme precipitation-producing weather patterns (XWTs) for all major watersheds across the CONUS by using a novel algorithm. We show that a set of one to four XWTs per watershed are causing extreme precipitation accumulations. These XWTs can be detected based on their synoptic-scale fingerprint and are associated with West Coast atmospheric rivers, troughing in the desert Southwest, cutoff lows and troughs in the central and northwestern plains, and tropical cyclones along the Gulf and Atlantic coast. The algorithm is flexible enough to provide reliable results for city to major watershed-scales and can detect extremes that are unprecedented in the training record. Importantly, this approach allows us to assess long-term trends in extreme precipitation dynamics and reveal that XWT frequencies increased significantly in most U.S. watersheds during the 20th century indicating that changes in the atmospheric dynamics played an important role in historic extreme precipitation increases.","container-title":"Journal of Geophysical Research: Atmospheres","DOI":"10.1029/2020JD034287","ISSN":"2169-8996","issue":"7","language":"en","license":"© 2021. American Geophysical Union. All Rights Reserved.","page":"e2020JD034287","source":"Wiley Online Library","title":"U.S. Extreme Precipitation Weather Types Increased in Frequency During the 20th Century","volume":"126","author":[{"family":"Prein","given":"Andreas F."},{"family":"Mearns","given":"Linda O."}],"issued":{"date-parts":[["2021"]]}}}],"schema":"https://github.com/citation-style-language/schema/raw/master/csl-citation.json"} </w:instrText>
      </w:r>
      <w:r w:rsidRPr="7A25FDBF">
        <w:rPr>
          <w:rFonts w:ascii="Times New Roman" w:hAnsi="Times New Roman" w:cs="Times New Roman"/>
          <w:sz w:val="24"/>
          <w:szCs w:val="24"/>
        </w:rPr>
        <w:fldChar w:fldCharType="separate"/>
      </w:r>
      <w:r w:rsidR="00D214FA" w:rsidRPr="7A25FDBF">
        <w:rPr>
          <w:rFonts w:ascii="Times New Roman" w:hAnsi="Times New Roman" w:cs="Times New Roman"/>
          <w:sz w:val="24"/>
          <w:szCs w:val="24"/>
        </w:rPr>
        <w:t>(Prein and Mearns 2021)</w:t>
      </w:r>
      <w:r w:rsidRPr="7A25FDBF">
        <w:rPr>
          <w:rFonts w:ascii="Times New Roman" w:hAnsi="Times New Roman" w:cs="Times New Roman"/>
          <w:sz w:val="24"/>
          <w:szCs w:val="24"/>
        </w:rPr>
        <w:fldChar w:fldCharType="end"/>
      </w:r>
      <w:r w:rsidRPr="7A25FDBF">
        <w:rPr>
          <w:rFonts w:ascii="Times New Roman" w:hAnsi="Times New Roman" w:cs="Times New Roman"/>
          <w:sz w:val="24"/>
          <w:szCs w:val="24"/>
        </w:rPr>
        <w:t>.</w:t>
      </w:r>
      <w:commentRangeEnd w:id="1797"/>
      <w:r w:rsidRPr="3B412585">
        <w:rPr>
          <w:rStyle w:val="CommentReference"/>
          <w:rFonts w:ascii="Times New Roman" w:hAnsi="Times New Roman" w:cs="Times New Roman"/>
          <w:sz w:val="24"/>
          <w:szCs w:val="24"/>
        </w:rPr>
        <w:commentReference w:id="1797"/>
      </w:r>
      <w:r w:rsidRPr="3B412585">
        <w:rPr>
          <w:rFonts w:ascii="Times New Roman" w:hAnsi="Times New Roman" w:cs="Times New Roman"/>
          <w:sz w:val="24"/>
          <w:szCs w:val="24"/>
        </w:rPr>
        <w:t xml:space="preserve"> </w:t>
      </w:r>
      <w:r w:rsidR="00844CF1" w:rsidRPr="3B412585">
        <w:rPr>
          <w:rFonts w:ascii="Times New Roman" w:hAnsi="Times New Roman" w:cs="Times New Roman"/>
          <w:sz w:val="24"/>
          <w:szCs w:val="24"/>
        </w:rPr>
        <w:t>Additionally, t</w:t>
      </w:r>
      <w:r w:rsidR="00BF493B" w:rsidRPr="3B412585">
        <w:rPr>
          <w:rFonts w:ascii="Times New Roman" w:hAnsi="Times New Roman" w:cs="Times New Roman"/>
          <w:sz w:val="24"/>
          <w:szCs w:val="24"/>
        </w:rPr>
        <w:t xml:space="preserve">hree to four years of data cannot accurately predict long-term trends, especially with newly constructed wetlands that are rapidly developing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{"citationID":"Uw88Phe8","properties":{"unsorted":false,"formattedCitation":"(Craft 1996)","plainCitation":"(Craft 1996)","noteIndex":0},"citationItems":[{"id":6267,"uris":["http://zotero.org/users/5222684/items/9PT9RG7G"],"itemData":{"id":6267,"type":"article-journal","abstract":"We compared the mechanisms of nitrogen (N) and phosphorus (P) removal in four young (&lt;15 years old) constructed estuarine marshes with paired mature natural marshes to determine how nutrient retention changes during wetland ecosystem succession. In constructed wetlands, N retention begins as soon as emergent vegetation becomes established and soil organic matter starts to accumulate, which is usually within the first 1–3 years. Accumulation of organic carbon in the soil sets the stage for denitrification which, after 5–10 years, removes approximately the same amount of N as accumulating organic matter, 5–10 g/m2/yr each, under conditions of low N loadings. Under high N loadings, the amount of N stored in accumulating organic matter doubles while N removal from denitrification may increase by an order of magnitude or more. Both organic N accumulation and denitrification provide for long-term reliable N removal regardless of N loading rates. Phosphorus removal, on the other hand, is greatest during the first 1–3 years of succession when sediment deposition and sorption/precipitation of P are greatest. During this time, constructed marshes may retain from 3 g P/m2/yr under low P loadings to as much as 30 g P/m2/yr under high loadings. However, as sedimentation decreases and sorption sites become saturated, P retention decreases to levels supported by organic P accumulation (1–2 g P/m2/yr) and sorption/precipitation with incoming aqueous and particulate Fe, Al and Ca. Phosphorus cycling in wetlands differs from forest and other terrestrial ecosystems in that conservation of P is greatest during the early years of succession, not during the middle or late stages. Conservation of P by wetlands is largely regulated by geochemical processes (sorption, precipitation) which operate independently of succession. In contrast, the conservation of N is controlled by biological processes (organic matter accumulation, denitrification) that change as succession proceeds.","container-title":"Wetlands Ecology and Management","DOI":"10.1007/BF01879236","ISSN":"1572-9834","issue":"3","journalAbbreviation":"Wetlands Ecol Manage","language":"en","page":"177-187","source":"Springer Link","title":"Dynamics of nitrogen and phosphorus retention during wetland ecosystem succession","volume":"4","author":[{"family":"Craft","given":"C. B."}],"issued":{"date-parts":[["1996",9,1]]}}}],"schema":"https://github.com/citation-style-language/schema/raw/master/csl-citation.json"} </w:instrText>
      </w:r>
      <w:r w:rsidRPr="3B412585">
        <w:rPr>
          <w:rFonts w:ascii="Times New Roman" w:hAnsi="Times New Roman" w:cs="Times New Roman"/>
          <w:sz w:val="24"/>
          <w:szCs w:val="24"/>
        </w:rPr>
        <w:fldChar w:fldCharType="separate"/>
      </w:r>
      <w:r w:rsidR="00BF493B" w:rsidRPr="3B412585">
        <w:rPr>
          <w:rFonts w:ascii="Times New Roman" w:hAnsi="Times New Roman" w:cs="Times New Roman"/>
          <w:sz w:val="24"/>
          <w:szCs w:val="24"/>
        </w:rPr>
        <w:t>(Craft 1996)</w:t>
      </w:r>
      <w:r w:rsidRPr="3B412585">
        <w:rPr>
          <w:rFonts w:ascii="Times New Roman" w:hAnsi="Times New Roman" w:cs="Times New Roman"/>
          <w:sz w:val="24"/>
          <w:szCs w:val="24"/>
        </w:rPr>
        <w:fldChar w:fldCharType="end"/>
      </w:r>
      <w:del w:id="1809" w:author="Klukow, Mary Ellen" w:date="2026-09-08T15:42:00Z" w16du:dateUtc="2026-09-08T15:42:00Z">
        <w:r w:rsidRPr="3B412585" w:rsidDel="00BF7A66">
          <w:rPr>
            <w:rFonts w:ascii="Times New Roman" w:hAnsi="Times New Roman" w:cs="Times New Roman"/>
            <w:sz w:val="24"/>
            <w:szCs w:val="24"/>
          </w:rPr>
          <w:delText>,</w:delText>
        </w:r>
      </w:del>
      <w:r w:rsidR="00BF7A66" w:rsidRPr="3B412585">
        <w:rPr>
          <w:rFonts w:ascii="Times New Roman" w:hAnsi="Times New Roman" w:cs="Times New Roman"/>
          <w:sz w:val="24"/>
          <w:szCs w:val="24"/>
        </w:rPr>
        <w:t xml:space="preserve"> </w:t>
      </w:r>
      <w:commentRangeStart w:id="1810"/>
      <w:r w:rsidR="00BF7A66" w:rsidRPr="3B412585">
        <w:rPr>
          <w:rFonts w:ascii="Times New Roman" w:hAnsi="Times New Roman" w:cs="Times New Roman"/>
          <w:sz w:val="24"/>
          <w:szCs w:val="24"/>
        </w:rPr>
        <w:t>and</w:t>
      </w:r>
      <w:del w:id="1811" w:author="Winston, Ryan" w:date="2026-09-15T19:55:00Z" w16du:dateUtc="2026-09-15T19:55:59Z">
        <w:r w:rsidR="00BF7A66" w:rsidRPr="3B412585">
          <w:rPr>
            <w:rFonts w:ascii="Times New Roman" w:hAnsi="Times New Roman" w:cs="Times New Roman"/>
            <w:sz w:val="24"/>
            <w:szCs w:val="24"/>
          </w:rPr>
          <w:delText xml:space="preserve"> </w:delText>
        </w:r>
      </w:del>
      <w:del w:id="1812" w:author="Klukow, Mary Ellen" w:date="2026-09-08T15:42:00Z" w16du:dateUtc="2026-09-08T15:42:13Z">
        <w:r w:rsidRPr="3B412585" w:rsidDel="00BF7A66">
          <w:rPr>
            <w:rFonts w:ascii="Times New Roman" w:hAnsi="Times New Roman" w:cs="Times New Roman"/>
            <w:sz w:val="24"/>
            <w:szCs w:val="24"/>
          </w:rPr>
          <w:delText>at the same time</w:delText>
        </w:r>
      </w:del>
      <w:r w:rsidR="00BF7A66" w:rsidRPr="3B412585">
        <w:rPr>
          <w:rFonts w:ascii="Times New Roman" w:hAnsi="Times New Roman" w:cs="Times New Roman"/>
          <w:sz w:val="24"/>
          <w:szCs w:val="24"/>
        </w:rPr>
        <w:t xml:space="preserve"> building up stores of </w:t>
      </w:r>
      <w:del w:id="1813" w:author="Winston, Ryan" w:date="2026-09-15T19:56:00Z" w16du:dateUtc="2026-09-15T19:56:10Z">
        <w:r w:rsidR="00BF7A66" w:rsidRPr="3B412585">
          <w:rPr>
            <w:rFonts w:ascii="Times New Roman" w:hAnsi="Times New Roman" w:cs="Times New Roman"/>
            <w:sz w:val="24"/>
            <w:szCs w:val="24"/>
          </w:rPr>
          <w:delText>phosphorus</w:delText>
        </w:r>
      </w:del>
      <w:ins w:id="1814" w:author="Winston, Ryan" w:date="2026-09-15T19:56:00Z" w16du:dateUtc="2026-09-15T19:56:10Z">
        <w:r w:rsidR="3D077B17" w:rsidRPr="7A25FDBF">
          <w:rPr>
            <w:rFonts w:ascii="Times New Roman" w:hAnsi="Times New Roman" w:cs="Times New Roman"/>
            <w:sz w:val="24"/>
            <w:szCs w:val="24"/>
          </w:rPr>
          <w:t>P</w:t>
        </w:r>
      </w:ins>
      <w:r w:rsidR="00BF7A66" w:rsidRPr="7A25FDBF">
        <w:rPr>
          <w:rFonts w:ascii="Times New Roman" w:hAnsi="Times New Roman" w:cs="Times New Roman"/>
          <w:sz w:val="24"/>
          <w:szCs w:val="24"/>
        </w:rPr>
        <w:t xml:space="preserve"> </w:t>
      </w:r>
      <w:del w:id="1815" w:author="Winston, Ryan" w:date="2026-09-15T19:56:00Z" w16du:dateUtc="2026-09-15T19:56:16Z">
        <w:r w:rsidRPr="7A25FDBF" w:rsidDel="00EB2216">
          <w:rPr>
            <w:rFonts w:ascii="Times New Roman" w:hAnsi="Times New Roman" w:cs="Times New Roman"/>
            <w:sz w:val="24"/>
            <w:szCs w:val="24"/>
          </w:rPr>
          <w:delText>with the potential to</w:delText>
        </w:r>
      </w:del>
      <w:ins w:id="1816" w:author="Winston, Ryan" w:date="2026-09-15T19:56:00Z" w16du:dateUtc="2026-09-15T19:56:20Z">
        <w:r w:rsidR="44EDAAD9" w:rsidRPr="7A25FDBF">
          <w:rPr>
            <w:rFonts w:ascii="Times New Roman" w:hAnsi="Times New Roman" w:cs="Times New Roman"/>
            <w:sz w:val="24"/>
            <w:szCs w:val="24"/>
          </w:rPr>
          <w:t>which might subsequently</w:t>
        </w:r>
      </w:ins>
      <w:r w:rsidR="00BF7A66" w:rsidRPr="7A25FDBF">
        <w:rPr>
          <w:rFonts w:ascii="Times New Roman" w:hAnsi="Times New Roman" w:cs="Times New Roman"/>
          <w:sz w:val="24"/>
          <w:szCs w:val="24"/>
        </w:rPr>
        <w:t xml:space="preserve"> be </w:t>
      </w:r>
      <w:commentRangeStart w:id="1817"/>
      <w:r w:rsidR="00BF7A66" w:rsidRPr="7A25FDBF">
        <w:rPr>
          <w:rFonts w:ascii="Times New Roman" w:hAnsi="Times New Roman" w:cs="Times New Roman"/>
          <w:sz w:val="24"/>
          <w:szCs w:val="24"/>
        </w:rPr>
        <w:t>released</w:t>
      </w:r>
      <w:ins w:id="1818" w:author="Anderson, Kenneth" w:date="2026-09-15T10:49:00Z" w16du:dateUtc="2026-09-15T14:49:00Z">
        <w:r w:rsidR="00256A19" w:rsidRPr="7A25FDBF">
          <w:rPr>
            <w:rFonts w:ascii="Times New Roman" w:hAnsi="Times New Roman" w:cs="Times New Roman"/>
            <w:sz w:val="24"/>
            <w:szCs w:val="24"/>
          </w:rPr>
          <w:t xml:space="preserve"> </w:t>
        </w:r>
      </w:ins>
      <w:r w:rsidRPr="7A25FDBF">
        <w:rPr>
          <w:rFonts w:ascii="Times New Roman" w:hAnsi="Times New Roman" w:cs="Times New Roman"/>
          <w:sz w:val="24"/>
          <w:szCs w:val="24"/>
        </w:rPr>
        <w:fldChar w:fldCharType="begin"/>
      </w:r>
      <w:r w:rsidRPr="7A25FDBF">
        <w:rPr>
          <w:rFonts w:ascii="Times New Roman" w:hAnsi="Times New Roman" w:cs="Times New Roman"/>
          <w:sz w:val="24"/>
          <w:szCs w:val="24"/>
        </w:rPr>
        <w:instrText xml:space="preserve"> ADDIN ZOTERO_ITEM CSL_CITATION {"citationID":"aHVmbatk","properties":{"unsorted":false,"formattedCitation":"(Sharpley et al. 2013)","plainCitation":"(Sharpley et al. 2013)","noteIndex":0},"citationItems":[{"id":6405,"uris":["http://zotero.org/users/5222684/items/QACBCMA6"],"itemData":{"id":6405,"type":"article-journal","abstract":"The water quality response to implementation of conservation measures across watersheds has been slower and smaller than expected. This has led many to question the efficacy of these measures and to call for stricter land and nutrient management strategies. In many cases, this limited response has been due to the legacies of past management activities, where sinks and stores of P along the land–freshwater continuum mask the effects of reductions in edge-of-field losses of P. Accounting for legacy P along this continuum is important to correctly apportion sources and to develop successful watershed remediation. In this study, we examined the drivers of legacy P at the watershed scale, specifically in relation to the physical cascades and biogeochemical spirals of P along the continuum from soils to rivers and lakes and via surface and subsurface flow pathways. Terrestrial P legacies encompass prior nutrient and land management activities that have built up soil P to levels that exceed crop requirements and modified the connectivity between terrestrial P sources and fluvial transport. River and lake P legacies encompass a range of processes that control retention and remobilization of P, and these are linked to water and sediment residence times. We provide case studies that highlight the major processes and varying timescales across which legacy P continues to contribute P to receiving waters and undermine restoration efforts, and we discuss how these P legacies could be managed in future conservation programs.","container-title":"Journal of Environmental Quality","DOI":"10.2134/jeq2013.03.0098","ISSN":"1537-2537","issue":"5","language":"en","license":"© 2013 The Authors.","page":"1308-1326","source":"Wiley Online Library","title":"Phosphorus Legacy: Overcoming the Effects of Past Management Practices to Mitigate Future Water Quality Impairment","title-short":"Phosphorus Legacy","volume":"42","author":[{"family":"Sharpley","given":"Andrew"},{"family":"Jarvie","given":"Helen P."},{"family":"Buda","given":"Anthony"},{"family":"May","given":"Linda"},{"family":"Spears","given":"Bryan"},{"family":"Kleinman","given":"Peter"}],"issued":{"date-parts":[["2013"]]}}}],"schema":"https://github.com/citation-style-language/schema/raw/master/csl-citation.json"} </w:instrText>
      </w:r>
      <w:r w:rsidRPr="7A25FDBF">
        <w:rPr>
          <w:rFonts w:ascii="Times New Roman" w:hAnsi="Times New Roman" w:cs="Times New Roman"/>
          <w:sz w:val="24"/>
          <w:szCs w:val="24"/>
        </w:rPr>
        <w:fldChar w:fldCharType="separate"/>
      </w:r>
      <w:r w:rsidR="00256A19" w:rsidRPr="7A25FDBF">
        <w:rPr>
          <w:rFonts w:ascii="Times New Roman" w:hAnsi="Times New Roman" w:cs="Times New Roman"/>
          <w:sz w:val="24"/>
          <w:szCs w:val="24"/>
        </w:rPr>
        <w:t>(Sharpley et al. 2013)</w:t>
      </w:r>
      <w:r w:rsidRPr="7A25FDBF">
        <w:rPr>
          <w:rFonts w:ascii="Times New Roman" w:hAnsi="Times New Roman" w:cs="Times New Roman"/>
          <w:sz w:val="24"/>
          <w:szCs w:val="24"/>
        </w:rPr>
        <w:fldChar w:fldCharType="end"/>
      </w:r>
      <w:del w:id="1819" w:author="Klukow, Mary Ellen" w:date="2026-09-08T15:41:00Z" w16du:dateUtc="2026-09-08T15:41:43Z">
        <w:r w:rsidRPr="7A25FDBF" w:rsidDel="00EB2216">
          <w:rPr>
            <w:rFonts w:ascii="Times New Roman" w:hAnsi="Times New Roman" w:cs="Times New Roman"/>
            <w:sz w:val="24"/>
            <w:szCs w:val="24"/>
          </w:rPr>
          <w:delText xml:space="preserve"> </w:delText>
        </w:r>
      </w:del>
      <w:commentRangeEnd w:id="1817"/>
      <w:r w:rsidRPr="7A25FDBF">
        <w:rPr>
          <w:rStyle w:val="CommentReference"/>
          <w:rFonts w:ascii="Times New Roman" w:hAnsi="Times New Roman" w:cs="Times New Roman"/>
          <w:sz w:val="24"/>
          <w:szCs w:val="24"/>
        </w:rPr>
        <w:commentReference w:id="1817"/>
      </w:r>
      <w:r w:rsidR="00BF493B" w:rsidRPr="7A25FDBF">
        <w:rPr>
          <w:rFonts w:ascii="Times New Roman" w:hAnsi="Times New Roman" w:cs="Times New Roman"/>
          <w:sz w:val="24"/>
          <w:szCs w:val="24"/>
        </w:rPr>
        <w:t>.</w:t>
      </w:r>
      <w:commentRangeEnd w:id="1810"/>
      <w:r w:rsidR="00D81184">
        <w:rPr>
          <w:rStyle w:val="CommentReference"/>
          <w:rFonts w:ascii="Times New Roman" w:hAnsi="Times New Roman" w:cs="Times New Roman"/>
          <w:sz w:val="24"/>
          <w:szCs w:val="24"/>
        </w:rPr>
        <w:commentReference w:id="1810"/>
      </w:r>
      <w:ins w:id="1820" w:author="Anderson, Kenneth" w:date="2026-10-09T08:56:00Z" w16du:dateUtc="2026-10-09T12:56:00Z">
        <w:r w:rsidR="00817B62">
          <w:rPr>
            <w:rFonts w:ascii="Times New Roman" w:hAnsi="Times New Roman" w:cs="Times New Roman"/>
            <w:sz w:val="24"/>
            <w:szCs w:val="24"/>
          </w:rPr>
          <w:t xml:space="preserve"> </w:t>
        </w:r>
      </w:ins>
      <w:ins w:id="1821" w:author="Anderson, Kenneth" w:date="2026-10-09T08:57:00Z" w16du:dateUtc="2026-10-09T12:57:00Z">
        <w:r w:rsidR="0077068A">
          <w:rPr>
            <w:rFonts w:ascii="Times New Roman" w:hAnsi="Times New Roman" w:cs="Times New Roman"/>
            <w:sz w:val="24"/>
            <w:szCs w:val="24"/>
          </w:rPr>
          <w:t>Similarly</w:t>
        </w:r>
      </w:ins>
      <w:ins w:id="1822" w:author="Kerns, Janice" w:date="2026-10-09T15:03:00Z" w16du:dateUtc="2026-10-09T19:03:00Z">
        <w:r w:rsidR="00483711">
          <w:rPr>
            <w:rFonts w:ascii="Times New Roman" w:hAnsi="Times New Roman" w:cs="Times New Roman"/>
            <w:sz w:val="24"/>
            <w:szCs w:val="24"/>
          </w:rPr>
          <w:t>,</w:t>
        </w:r>
      </w:ins>
      <w:ins w:id="1823" w:author="Anderson, Kenneth" w:date="2026-10-09T08:57:00Z" w16du:dateUtc="2026-10-09T12:57:00Z">
        <w:r w:rsidR="0077068A">
          <w:rPr>
            <w:rFonts w:ascii="Times New Roman" w:hAnsi="Times New Roman" w:cs="Times New Roman"/>
            <w:sz w:val="24"/>
            <w:szCs w:val="24"/>
          </w:rPr>
          <w:t xml:space="preserve"> vegetation communities </w:t>
        </w:r>
        <w:r w:rsidR="00B256BE">
          <w:rPr>
            <w:rFonts w:ascii="Times New Roman" w:hAnsi="Times New Roman" w:cs="Times New Roman"/>
            <w:sz w:val="24"/>
            <w:szCs w:val="24"/>
          </w:rPr>
          <w:t>change over time, and as vegetation grows and decays</w:t>
        </w:r>
      </w:ins>
      <w:ins w:id="1824" w:author="Kerns, Janice" w:date="2026-10-09T15:03:00Z" w16du:dateUtc="2026-10-09T19:03:00Z">
        <w:r w:rsidR="00483711">
          <w:rPr>
            <w:rFonts w:ascii="Times New Roman" w:hAnsi="Times New Roman" w:cs="Times New Roman"/>
            <w:sz w:val="24"/>
            <w:szCs w:val="24"/>
          </w:rPr>
          <w:t>,</w:t>
        </w:r>
      </w:ins>
      <w:ins w:id="1825" w:author="Anderson, Kenneth" w:date="2026-10-09T08:57:00Z" w16du:dateUtc="2026-10-09T12:57:00Z">
        <w:r w:rsidR="00B256BE">
          <w:rPr>
            <w:rFonts w:ascii="Times New Roman" w:hAnsi="Times New Roman" w:cs="Times New Roman"/>
            <w:sz w:val="24"/>
            <w:szCs w:val="24"/>
          </w:rPr>
          <w:t xml:space="preserve"> soil carbon will also rapidly change</w:t>
        </w:r>
      </w:ins>
      <w:ins w:id="1826" w:author="Kerns, Janice" w:date="2026-10-09T15:03:00Z" w16du:dateUtc="2026-10-09T19:03:00Z">
        <w:r w:rsidR="00483711">
          <w:rPr>
            <w:rFonts w:ascii="Times New Roman" w:hAnsi="Times New Roman" w:cs="Times New Roman"/>
            <w:sz w:val="24"/>
            <w:szCs w:val="24"/>
          </w:rPr>
          <w:t>,</w:t>
        </w:r>
      </w:ins>
      <w:ins w:id="1827" w:author="Anderson, Kenneth" w:date="2026-10-09T08:57:00Z" w16du:dateUtc="2026-10-09T12:57:00Z">
        <w:r w:rsidR="00B256BE">
          <w:rPr>
            <w:rFonts w:ascii="Times New Roman" w:hAnsi="Times New Roman" w:cs="Times New Roman"/>
            <w:sz w:val="24"/>
            <w:szCs w:val="24"/>
          </w:rPr>
          <w:t xml:space="preserve"> which </w:t>
        </w:r>
      </w:ins>
      <w:ins w:id="1828" w:author="Anderson, Kenneth" w:date="2026-10-09T08:58:00Z" w16du:dateUtc="2026-10-09T12:58:00Z">
        <w:r w:rsidR="00F51AB7">
          <w:rPr>
            <w:rFonts w:ascii="Times New Roman" w:hAnsi="Times New Roman" w:cs="Times New Roman"/>
            <w:sz w:val="24"/>
            <w:szCs w:val="24"/>
          </w:rPr>
          <w:t>can structure microbial communities and lead to either uptake or release of phosphorus and nitrogen</w:t>
        </w:r>
      </w:ins>
      <w:ins w:id="1829" w:author="Anderson, Kenneth" w:date="2026-10-09T09:00:00Z" w16du:dateUtc="2026-10-09T13:00:00Z">
        <w:r w:rsidR="008929E8">
          <w:rPr>
            <w:rFonts w:ascii="Times New Roman" w:hAnsi="Times New Roman" w:cs="Times New Roman"/>
            <w:sz w:val="24"/>
            <w:szCs w:val="24"/>
          </w:rPr>
          <w:t xml:space="preserve"> </w:t>
        </w:r>
        <w:commentRangeStart w:id="1830"/>
        <w:r w:rsidR="008929E8" w:rsidRPr="00500440">
          <w:rPr>
            <w:rFonts w:ascii="Times New Roman" w:hAnsi="Times New Roman" w:cs="Times New Roman"/>
            <w:rPrChange w:id="1831" w:author="Kerns, Janice" w:date="2026-10-09T15:02:00Z" w16du:dateUtc="2026-10-09T19:02:00Z">
              <w:rPr/>
            </w:rPrChange>
          </w:rPr>
          <w:fldChar w:fldCharType="begin"/>
        </w:r>
        <w:r w:rsidR="008929E8" w:rsidRPr="00500440">
          <w:rPr>
            <w:rFonts w:ascii="Times New Roman" w:hAnsi="Times New Roman" w:cs="Times New Roman"/>
            <w:rPrChange w:id="1832" w:author="Kerns, Janice" w:date="2026-10-09T15:02:00Z" w16du:dateUtc="2026-10-09T19:02:00Z">
              <w:rPr/>
            </w:rPrChange>
          </w:rPr>
          <w:instrText xml:space="preserve"> ADDIN ZOTERO_ITEM CSL_CITATION {"citationID":"xeef89Tw","properties":{"unsorted":false,"formattedCitation":"(Hossler and Bouchard 2010, Wang et al. 2023)","plainCitation":"(Hossler and Bouchard 2010, Wang et al. 2023)","noteIndex":0},"citationItems":[{"id":6444,"uris":["http://zotero.org/users/5222684/items/X7962577"],"itemData":{"id":6444,"type":"article-journal","abstract":"The current U.S. wetland mitigation policy of “no net loss” requires that a new wetland be created to replace any natural wetland destroyed under development pressures. This policy, however, may be resulting in a net loss of carbon-based wetland functions. We evaluated the ability of created wetlands to accumulate carbon and to mitigate loss of carbon-based functions in natural wetlands with variable hydrology. Potential limiting factors to carbon accumulation within created systems included soil aggregation, texture, and bulk density. Rates of soil development and the time required for created wetlands to accumulate the amount of carbon found in natural wetlands were estimated by an exponential model. Soils collected from five created (ages 3–8 years) and four natural freshwater marshes, located in central Ohio, USA, were analyzed for soil organic carbon (SOC), mineralizable soil carbon (Cmin), water-stable aggregates (WSA), particle-size fractions (PSD), and bulk density. Peak-standing aboveground plant biomass was also quantified. Created wetlands contained significantly less plant biomass, SOC, and Cmin than natural wetlands (α ≤ 0.05; false discovery rate). Soil physical properties also differed significantly between created and natural wetlands, with fewer macroaggregates, more microaggregates, more silt–clay (0–5 cm only), and higher bulk density in created wetlands (α ≤ 0.05; false discovery rate). Carbon content was positively correlated with macroaggregate content and negatively correlated with microaggregate content, silt-clay fraction, and bulk density. Fit of SOC data to the exponential model indicated that a newly created wetland would require 300 years to sequester the amount of SOC contained in a natural wetland. At this rate of carbon accumulation, a mitigation ratio of 2.7:1 (area) would be necessary for successful mitigation over a 50-year time period. However, other trajectories fit the data equally well and suggested area mitigation ratios of 2.2:1 (logistic) to 4.4:1 (linear regression) to 5.1:1 (exponential regression). Whether created wetlands are on a trajectory toward natural wetland carbon function, however, remains uncertain. Until gaps in the data are filled and a trajectory verified, the best mitigation policy will be a conservative one, with a restrictive permitting process and high mitigation ratios (5.1:1 minimum).","container-title":"Ecological Applications","DOI":"10.1890/08-1330.1","ISSN":"1939-5582","issue":"2","language":"en","license":"© 2010 by the Ecological Society of America","page":"539-553","source":"Wiley Online Library","title":"Soil development and establishment of carbon-based properties in created freshwater marshes","volume":"20","author":[{"family":"Hossler","given":"Katie"},{"family":"Bouchard","given":"Virginie"}],"issued":{"date-parts":[["2010"]]}}},{"id":6442,"uris":["http://zotero.org/users/5222684/items/LTFUBM3H"],"itemData":{"id":6442,"type":"article-journal","abstract":"Constructed wetland is an ideal place for studying the effects of plants and microorganisms on the nutrient cycling and carbon–nitrogen coupling in wetland for their clear background. This study examined both bare plots and others with plants (Phragmites australis or Typha angustifolia) in constructed wetlands and vegetation and soil samples were collected to investigate the effects of plants and soil microorganisms on carbon and nitrogen content. Results showed that the soil organic carbon content was high in plots with high plant biomass, and the increase of soil organic carbon driven by plant biomass was mainly from light fraction organic carbon (LFOC). Correlation analysis and redundancy analysis (RDA) suggested that plants play an important role in the cycle of carbon and nitrogen elements in constructed wetland soils, and that plant nitrogen components were key factors influencing wetland soil carbon and nitrogen. In addition, this study found that most of the main microbial taxa were significantly correlated with dissolved organic carbon (DOC), ammonium nitrogen (NH4+), and nitrate and nitrite nitrogen (NOx−) indicating that microorganisms might play an important role in regulating soil element cycles in constructed wetlands by affecting the metabolism of activated carbon and reactive nitrogen. This study has implications for increasing the carbon sink of constructed wetlands to mitigate the effects of global warming.","container-title":"Environmental Science and Pollution Research","DOI":"10.1007/s11356-023-26489-1","ISSN":"1614-7499","issue":"22","journalAbbreviation":"Environ Sci Pollut Res","language":"en","page":"62249-62261","source":"Springer Link","title":"Effects of plants and soil microorganisms on organic carbon and the relationship between carbon and nitrogen in constructed wetlands","volume":"30","author":[{"family":"Wang","given":"Yan"},{"family":"Wu","given":"Fan"},{"family":"Li","given":"Xin"},{"family":"Li","given":"Changchao"},{"family":"Zhao","given":"Yongkang"},{"family":"Gao","given":"Yuxue"},{"family":"Liu","given":"Jian"}],"issued":{"date-parts":[["2023",5,1]]}}}],"schema":"https://github.com/citation-style-language/schema/raw/master/csl-citation.json"} </w:instrText>
        </w:r>
        <w:r w:rsidR="008929E8" w:rsidRPr="00500440">
          <w:rPr>
            <w:rFonts w:ascii="Times New Roman" w:hAnsi="Times New Roman" w:cs="Times New Roman"/>
            <w:rPrChange w:id="1833" w:author="Kerns, Janice" w:date="2026-10-09T15:02:00Z" w16du:dateUtc="2026-10-09T19:02:00Z">
              <w:rPr/>
            </w:rPrChange>
          </w:rPr>
          <w:fldChar w:fldCharType="separate"/>
        </w:r>
        <w:r w:rsidR="008929E8" w:rsidRPr="00500440">
          <w:rPr>
            <w:rFonts w:ascii="Times New Roman" w:hAnsi="Times New Roman" w:cs="Times New Roman"/>
            <w:rPrChange w:id="1834" w:author="Kerns, Janice" w:date="2026-10-09T15:02:00Z" w16du:dateUtc="2026-10-09T19:02:00Z">
              <w:rPr>
                <w:rFonts w:ascii="Aptos" w:hAnsi="Aptos"/>
              </w:rPr>
            </w:rPrChange>
          </w:rPr>
          <w:t>(Hossler and Bouchard 2010, Wang et al. 2023)</w:t>
        </w:r>
        <w:r w:rsidR="008929E8" w:rsidRPr="00500440">
          <w:rPr>
            <w:rFonts w:ascii="Times New Roman" w:hAnsi="Times New Roman" w:cs="Times New Roman"/>
            <w:rPrChange w:id="1835" w:author="Kerns, Janice" w:date="2026-10-09T15:02:00Z" w16du:dateUtc="2026-10-09T19:02:00Z">
              <w:rPr/>
            </w:rPrChange>
          </w:rPr>
          <w:fldChar w:fldCharType="end"/>
        </w:r>
      </w:ins>
      <w:commentRangeEnd w:id="1830"/>
      <w:r w:rsidR="000835C2">
        <w:rPr>
          <w:rStyle w:val="CommentReference"/>
          <w:rFonts w:ascii="Times New Roman" w:hAnsi="Times New Roman" w:cs="Times New Roman"/>
          <w:sz w:val="22"/>
          <w:szCs w:val="22"/>
        </w:rPr>
        <w:commentReference w:id="1830"/>
      </w:r>
      <w:ins w:id="1836" w:author="Kerns, Janice" w:date="2026-10-09T15:02:00Z" w16du:dateUtc="2026-10-09T19:02:00Z">
        <w:r w:rsidR="00500440">
          <w:rPr>
            <w:rFonts w:ascii="Times New Roman" w:hAnsi="Times New Roman" w:cs="Times New Roman"/>
          </w:rPr>
          <w:t>.</w:t>
        </w:r>
      </w:ins>
    </w:p>
    <w:p w14:paraId="5062AD7B" w14:textId="0460C337" w:rsidR="005B49E0" w:rsidRDefault="003814D3" w:rsidP="00A54EF9">
      <w:pPr>
        <w:spacing w:line="480" w:lineRule="auto"/>
        <w:ind w:firstLine="720"/>
        <w:rPr>
          <w:rFonts w:ascii="Times New Roman" w:hAnsi="Times New Roman" w:cs="Times New Roman"/>
          <w:sz w:val="24"/>
          <w:szCs w:val="24"/>
        </w:rPr>
      </w:pPr>
      <w:del w:id="1837" w:author="Anderson, Kenneth" w:date="2026-10-09T09:00:00Z" w16du:dateUtc="2026-10-09T13:00:00Z">
        <w:r w:rsidDel="00CA32C3">
          <w:rPr>
            <w:rFonts w:ascii="Times New Roman" w:hAnsi="Times New Roman" w:cs="Times New Roman"/>
            <w:sz w:val="24"/>
            <w:szCs w:val="24"/>
          </w:rPr>
          <w:fldChar w:fldCharType="begin"/>
        </w:r>
        <w:r w:rsidDel="00CA32C3">
          <w:rPr>
            <w:rFonts w:ascii="Times New Roman" w:hAnsi="Times New Roman" w:cs="Times New Roman"/>
            <w:sz w:val="24"/>
            <w:szCs w:val="24"/>
          </w:rPr>
          <w:delInstrText xml:space="preserve"> ADDIN ZOTERO_TEMP </w:delInstrText>
        </w:r>
        <w:r w:rsidDel="00CA32C3">
          <w:rPr>
            <w:rFonts w:ascii="Times New Roman" w:hAnsi="Times New Roman" w:cs="Times New Roman"/>
            <w:sz w:val="24"/>
            <w:szCs w:val="24"/>
          </w:rPr>
          <w:fldChar w:fldCharType="separate"/>
        </w:r>
        <w:r w:rsidDel="00CA32C3">
          <w:rPr>
            <w:rFonts w:ascii="Times New Roman" w:hAnsi="Times New Roman" w:cs="Times New Roman"/>
            <w:sz w:val="24"/>
            <w:szCs w:val="24"/>
          </w:rPr>
          <w:delText>{Citation}</w:delText>
        </w:r>
        <w:r w:rsidDel="00CA32C3">
          <w:rPr>
            <w:rFonts w:ascii="Times New Roman" w:hAnsi="Times New Roman" w:cs="Times New Roman"/>
            <w:sz w:val="24"/>
            <w:szCs w:val="24"/>
          </w:rPr>
          <w:fldChar w:fldCharType="end"/>
        </w:r>
      </w:del>
      <w:ins w:id="1838" w:author="Anderson, Kenneth" w:date="2026-10-09T08:58:00Z" w16du:dateUtc="2026-10-09T12:58:00Z">
        <w:r w:rsidR="00F51AB7">
          <w:rPr>
            <w:rFonts w:ascii="Times New Roman" w:hAnsi="Times New Roman" w:cs="Times New Roman"/>
            <w:sz w:val="24"/>
            <w:szCs w:val="24"/>
          </w:rPr>
          <w:t>.</w:t>
        </w:r>
      </w:ins>
      <w:ins w:id="1839" w:author="Anderson, Kenneth" w:date="2026-10-09T08:57:00Z" w16du:dateUtc="2026-10-09T12:57:00Z">
        <w:r w:rsidR="00817B62">
          <w:rPr>
            <w:rFonts w:ascii="Times New Roman" w:hAnsi="Times New Roman" w:cs="Times New Roman"/>
            <w:sz w:val="24"/>
            <w:szCs w:val="24"/>
          </w:rPr>
          <w:t xml:space="preserve"> </w:t>
        </w:r>
      </w:ins>
    </w:p>
    <w:p w14:paraId="275B45D7" w14:textId="1D6478E1" w:rsidR="00FD5EE1" w:rsidRPr="00140744" w:rsidRDefault="00FD5EE1" w:rsidP="00FD5EE1">
      <w:pPr>
        <w:spacing w:line="480" w:lineRule="auto"/>
        <w:rPr>
          <w:rFonts w:ascii="Times New Roman" w:hAnsi="Times New Roman" w:cs="Times New Roman"/>
          <w:b/>
          <w:bCs/>
          <w:sz w:val="24"/>
          <w:szCs w:val="24"/>
          <w:u w:val="single"/>
        </w:rPr>
      </w:pPr>
      <w:commentRangeStart w:id="1840"/>
      <w:r w:rsidRPr="3B412585">
        <w:rPr>
          <w:rFonts w:ascii="Times New Roman" w:hAnsi="Times New Roman" w:cs="Times New Roman"/>
          <w:b/>
          <w:bCs/>
          <w:sz w:val="24"/>
          <w:szCs w:val="24"/>
          <w:u w:val="single"/>
        </w:rPr>
        <w:t xml:space="preserve">4.2 </w:t>
      </w:r>
      <w:r w:rsidR="009214EF" w:rsidRPr="3B412585">
        <w:rPr>
          <w:rFonts w:ascii="Times New Roman" w:hAnsi="Times New Roman" w:cs="Times New Roman"/>
          <w:b/>
          <w:bCs/>
          <w:sz w:val="24"/>
          <w:szCs w:val="24"/>
          <w:u w:val="single"/>
        </w:rPr>
        <w:t>Drivers of n</w:t>
      </w:r>
      <w:r w:rsidRPr="3B412585">
        <w:rPr>
          <w:rFonts w:ascii="Times New Roman" w:hAnsi="Times New Roman" w:cs="Times New Roman"/>
          <w:b/>
          <w:bCs/>
          <w:sz w:val="24"/>
          <w:szCs w:val="24"/>
          <w:u w:val="single"/>
        </w:rPr>
        <w:t xml:space="preserve">utrient </w:t>
      </w:r>
      <w:r w:rsidR="009214EF" w:rsidRPr="3B412585">
        <w:rPr>
          <w:rFonts w:ascii="Times New Roman" w:hAnsi="Times New Roman" w:cs="Times New Roman"/>
          <w:b/>
          <w:bCs/>
          <w:sz w:val="24"/>
          <w:szCs w:val="24"/>
          <w:u w:val="single"/>
        </w:rPr>
        <w:t>r</w:t>
      </w:r>
      <w:r w:rsidRPr="3B412585">
        <w:rPr>
          <w:rFonts w:ascii="Times New Roman" w:hAnsi="Times New Roman" w:cs="Times New Roman"/>
          <w:b/>
          <w:bCs/>
          <w:sz w:val="24"/>
          <w:szCs w:val="24"/>
          <w:u w:val="single"/>
        </w:rPr>
        <w:t>elease</w:t>
      </w:r>
      <w:commentRangeEnd w:id="1840"/>
      <w:r w:rsidRPr="00140744">
        <w:rPr>
          <w:rStyle w:val="CommentReference"/>
          <w:rFonts w:ascii="Times New Roman" w:hAnsi="Times New Roman" w:cs="Times New Roman"/>
          <w:b/>
          <w:bCs/>
          <w:sz w:val="24"/>
          <w:szCs w:val="24"/>
          <w:u w:val="single"/>
        </w:rPr>
        <w:commentReference w:id="1840"/>
      </w:r>
    </w:p>
    <w:p w14:paraId="1A917ED7" w14:textId="17B4A430" w:rsidR="00306ED4" w:rsidRPr="00682BBA" w:rsidRDefault="003D52E2" w:rsidP="003A5F9C">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Nutrient</w:t>
      </w:r>
      <w:r w:rsidR="00C04F99" w:rsidRPr="3B412585">
        <w:rPr>
          <w:rFonts w:ascii="Times New Roman" w:hAnsi="Times New Roman" w:cs="Times New Roman"/>
          <w:sz w:val="24"/>
          <w:szCs w:val="24"/>
        </w:rPr>
        <w:t>s in wetlands are stored in water, sediment</w:t>
      </w:r>
      <w:r w:rsidR="003E103F" w:rsidRPr="3B412585">
        <w:rPr>
          <w:rFonts w:ascii="Times New Roman" w:hAnsi="Times New Roman" w:cs="Times New Roman"/>
          <w:sz w:val="24"/>
          <w:szCs w:val="24"/>
        </w:rPr>
        <w:t>,</w:t>
      </w:r>
      <w:r w:rsidR="00C04F99" w:rsidRPr="3B412585">
        <w:rPr>
          <w:rFonts w:ascii="Times New Roman" w:hAnsi="Times New Roman" w:cs="Times New Roman"/>
          <w:sz w:val="24"/>
          <w:szCs w:val="24"/>
        </w:rPr>
        <w:t xml:space="preserve"> or vegetation</w:t>
      </w:r>
      <w:del w:id="1841" w:author="Klukow, Mary Ellen" w:date="2026-09-08T15:45:00Z" w16du:dateUtc="2026-09-08T15:45:02Z">
        <w:r w:rsidRPr="3B412585" w:rsidDel="00C04F99">
          <w:rPr>
            <w:rFonts w:ascii="Times New Roman" w:hAnsi="Times New Roman" w:cs="Times New Roman"/>
            <w:sz w:val="24"/>
            <w:szCs w:val="24"/>
          </w:rPr>
          <w:delText>, so</w:delText>
        </w:r>
        <w:r w:rsidRPr="3B412585" w:rsidDel="003D52E2">
          <w:rPr>
            <w:rFonts w:ascii="Times New Roman" w:hAnsi="Times New Roman" w:cs="Times New Roman"/>
            <w:sz w:val="24"/>
            <w:szCs w:val="24"/>
          </w:rPr>
          <w:delText xml:space="preserve"> </w:delText>
        </w:r>
      </w:del>
      <w:ins w:id="1842" w:author="Klukow, Mary Ellen" w:date="2026-09-08T15:45:00Z" w16du:dateUtc="2026-09-08T15:45:03Z">
        <w:r w:rsidR="58FD0506" w:rsidRPr="3B412585">
          <w:rPr>
            <w:rFonts w:ascii="Times New Roman" w:hAnsi="Times New Roman" w:cs="Times New Roman"/>
            <w:sz w:val="24"/>
            <w:szCs w:val="24"/>
          </w:rPr>
          <w:t xml:space="preserve">; </w:t>
        </w:r>
      </w:ins>
      <w:r w:rsidRPr="3B412585">
        <w:rPr>
          <w:rFonts w:ascii="Times New Roman" w:hAnsi="Times New Roman" w:cs="Times New Roman"/>
          <w:sz w:val="24"/>
          <w:szCs w:val="24"/>
        </w:rPr>
        <w:t>release</w:t>
      </w:r>
      <w:r w:rsidR="00C04F99" w:rsidRPr="3B412585">
        <w:rPr>
          <w:rFonts w:ascii="Times New Roman" w:hAnsi="Times New Roman" w:cs="Times New Roman"/>
          <w:sz w:val="24"/>
          <w:szCs w:val="24"/>
        </w:rPr>
        <w:t xml:space="preserve"> into the water column</w:t>
      </w:r>
      <w:r w:rsidRPr="3B412585">
        <w:rPr>
          <w:rFonts w:ascii="Times New Roman" w:hAnsi="Times New Roman" w:cs="Times New Roman"/>
          <w:sz w:val="24"/>
          <w:szCs w:val="24"/>
        </w:rPr>
        <w:t xml:space="preserve"> </w:t>
      </w:r>
      <w:r w:rsidR="00BC7E67" w:rsidRPr="3B412585">
        <w:rPr>
          <w:rFonts w:ascii="Times New Roman" w:hAnsi="Times New Roman" w:cs="Times New Roman"/>
          <w:sz w:val="24"/>
          <w:szCs w:val="24"/>
        </w:rPr>
        <w:t>from sediments</w:t>
      </w:r>
      <w:r w:rsidRPr="3B412585">
        <w:rPr>
          <w:rFonts w:ascii="Times New Roman" w:hAnsi="Times New Roman" w:cs="Times New Roman"/>
          <w:sz w:val="24"/>
          <w:szCs w:val="24"/>
        </w:rPr>
        <w:t xml:space="preserve"> </w:t>
      </w:r>
      <w:r w:rsidR="0046682E" w:rsidRPr="3B412585">
        <w:rPr>
          <w:rFonts w:ascii="Times New Roman" w:hAnsi="Times New Roman" w:cs="Times New Roman"/>
          <w:sz w:val="24"/>
          <w:szCs w:val="24"/>
        </w:rPr>
        <w:t xml:space="preserve">commonly occurs </w:t>
      </w:r>
      <w:commentRangeStart w:id="1843"/>
      <w:r w:rsidR="00750F13" w:rsidRPr="3B412585">
        <w:rPr>
          <w:rFonts w:ascii="Times New Roman" w:hAnsi="Times New Roman" w:cs="Times New Roman"/>
          <w:sz w:val="24"/>
          <w:szCs w:val="24"/>
        </w:rPr>
        <w:t>due to</w:t>
      </w:r>
      <w:r w:rsidR="0046682E" w:rsidRPr="3B412585">
        <w:rPr>
          <w:rFonts w:ascii="Times New Roman" w:hAnsi="Times New Roman" w:cs="Times New Roman"/>
          <w:sz w:val="24"/>
          <w:szCs w:val="24"/>
        </w:rPr>
        <w:t xml:space="preserve"> </w:t>
      </w:r>
      <w:r w:rsidR="007B0E5C" w:rsidRPr="3B412585">
        <w:rPr>
          <w:rFonts w:ascii="Times New Roman" w:hAnsi="Times New Roman" w:cs="Times New Roman"/>
          <w:sz w:val="24"/>
          <w:szCs w:val="24"/>
        </w:rPr>
        <w:t xml:space="preserve">changing </w:t>
      </w:r>
      <w:r w:rsidR="002C0AB3" w:rsidRPr="3B412585">
        <w:rPr>
          <w:rFonts w:ascii="Times New Roman" w:hAnsi="Times New Roman" w:cs="Times New Roman"/>
          <w:sz w:val="24"/>
          <w:szCs w:val="24"/>
        </w:rPr>
        <w:t xml:space="preserve">microbial or </w:t>
      </w:r>
      <w:r w:rsidR="007B0E5C" w:rsidRPr="3B412585">
        <w:rPr>
          <w:rFonts w:ascii="Times New Roman" w:hAnsi="Times New Roman" w:cs="Times New Roman"/>
          <w:sz w:val="24"/>
          <w:szCs w:val="24"/>
        </w:rPr>
        <w:t>redox dynamics</w:t>
      </w:r>
      <w:r w:rsidR="0046682E" w:rsidRPr="3B412585">
        <w:rPr>
          <w:rFonts w:ascii="Times New Roman" w:hAnsi="Times New Roman" w:cs="Times New Roman"/>
          <w:sz w:val="24"/>
          <w:szCs w:val="24"/>
        </w:rPr>
        <w:t xml:space="preserve"> </w:t>
      </w:r>
      <w:ins w:id="1844" w:author="Anderson, Kenneth" w:date="2026-10-01T12:43:00Z" w16du:dateUtc="2026-10-01T16:43:00Z">
        <w:r w:rsidR="00307329">
          <w:rPr>
            <w:rFonts w:ascii="Times New Roman" w:hAnsi="Times New Roman" w:cs="Times New Roman"/>
            <w:sz w:val="24"/>
            <w:szCs w:val="24"/>
          </w:rPr>
          <w:t>and/</w:t>
        </w:r>
      </w:ins>
      <w:r w:rsidR="0046682E" w:rsidRPr="3B412585">
        <w:rPr>
          <w:rFonts w:ascii="Times New Roman" w:hAnsi="Times New Roman" w:cs="Times New Roman"/>
          <w:sz w:val="24"/>
          <w:szCs w:val="24"/>
        </w:rPr>
        <w:t>or</w:t>
      </w:r>
      <w:r w:rsidR="007B0E5C" w:rsidRPr="3B412585">
        <w:rPr>
          <w:rFonts w:ascii="Times New Roman" w:hAnsi="Times New Roman" w:cs="Times New Roman"/>
          <w:sz w:val="24"/>
          <w:szCs w:val="24"/>
        </w:rPr>
        <w:t xml:space="preserve"> the</w:t>
      </w:r>
      <w:r w:rsidR="00750F13" w:rsidRPr="3B412585">
        <w:rPr>
          <w:rFonts w:ascii="Times New Roman" w:hAnsi="Times New Roman" w:cs="Times New Roman"/>
          <w:sz w:val="24"/>
          <w:szCs w:val="24"/>
        </w:rPr>
        <w:t xml:space="preserve"> decomposition of</w:t>
      </w:r>
      <w:r w:rsidR="007B0E5C" w:rsidRPr="3B412585">
        <w:rPr>
          <w:rFonts w:ascii="Times New Roman" w:hAnsi="Times New Roman" w:cs="Times New Roman"/>
          <w:sz w:val="24"/>
          <w:szCs w:val="24"/>
        </w:rPr>
        <w:t xml:space="preserve"> organic matte</w:t>
      </w:r>
      <w:r w:rsidR="0046682E" w:rsidRPr="3B412585">
        <w:rPr>
          <w:rFonts w:ascii="Times New Roman" w:hAnsi="Times New Roman" w:cs="Times New Roman"/>
          <w:sz w:val="24"/>
          <w:szCs w:val="24"/>
        </w:rPr>
        <w:t>r</w:t>
      </w:r>
      <w:ins w:id="1845" w:author="Kerns, Janice" w:date="2026-10-09T15:19:00Z" w16du:dateUtc="2026-10-09T19:19:00Z">
        <w:r w:rsidR="00182D6D">
          <w:rPr>
            <w:rFonts w:ascii="Times New Roman" w:hAnsi="Times New Roman" w:cs="Times New Roman"/>
            <w:sz w:val="24"/>
            <w:szCs w:val="24"/>
          </w:rPr>
          <w:t xml:space="preserve"> </w:t>
        </w:r>
      </w:ins>
      <w:ins w:id="1846" w:author="Anderson, Kenneth" w:date="2026-10-01T15:37:00Z" w16du:dateUtc="2026-10-01T19:37:00Z">
        <w:r w:rsidR="003A5F9C">
          <w:rPr>
            <w:rFonts w:ascii="Times New Roman" w:hAnsi="Times New Roman" w:cs="Times New Roman"/>
            <w:sz w:val="24"/>
            <w:szCs w:val="24"/>
          </w:rPr>
          <w:fldChar w:fldCharType="begin"/>
        </w:r>
        <w:r w:rsidR="003A5F9C">
          <w:rPr>
            <w:rFonts w:ascii="Times New Roman" w:hAnsi="Times New Roman" w:cs="Times New Roman"/>
            <w:sz w:val="24"/>
            <w:szCs w:val="24"/>
          </w:rPr>
          <w:instrText xml:space="preserve"> ADDIN ZOTERO_ITEM CSL_CITATION {"citationID":"QA4ow8HL","properties":{"unsorted":false,"formattedCitation":"(McLatchey and Reddy 1998, McCarthy et al. 2007, Steinman et al. 2012)","plainCitation":"(McLatchey and Reddy 1998, McCarthy et al. 2007, Steinman et al. 2012)","noteIndex":0},"citationItems":[{"id":6262,"uris":["http://zotero.org/users/5222684/items/NMG3SJ7X"],"itemData":{"id":6262,"type":"article-journal","abstract":"In wetland soils, the supply of O2 to soil is greatly reduced; thus, alternate electron acceptors must be utilized by the microbial populations during decomposition of organic matter. These changes in the supply of electron acceptors affect the size of microbial populations, enzyme production, and decomposition of organic matter. A laboratory study was conducted to determine the role of redox potential (Eh) and availability of electron acceptors on selected microbial processes regulating organic matter decomposition and nutrient release. Soil Eh was maintained approximately at 620, 310, −100, and −220 mV, with the addition of O2, NO−3, SO2−4, and HCO−3, respectively. The soil microbial biomass, as determined by fumigation-extraction methods, gradually decreased as soils became more reduced. Microbial biomass C ranged from 354 to 10 100 mg C kg−1 soil (dw), while microbial biomass N and P ranged from 140 to 439 mg N kg−1 soil (dw), and 64 to 180 mg P kg−1 soil (dw), respectively. Organic C, N, and P mineralization rates decreased as soils became more reduced. Organic C mineralization rates measured by CO2 production ranged from 51 to 400 mg C kg−1 (dw) d−1. Corresponding values of organic N and P mineralization rates ranged from 21 to 150 mg N kg−1 (dw) d−1, and 6 to 107 mg P kg−1 (dw) d−1, respectively. Significant relationships (P &lt; 0.01) were observed among the soil enzyme activities, microbial biomass, and the mineralization rates of C, N, and P.","container-title":"Journal of Environmental Quality","DOI":"10.2134/jeq1998.00472425002700050036x","ISSN":"1537-2537","issue":"5","language":"en","license":"© 1998 American Society of Agronomy, Crop Science Society of America, and Soil Science Society of America","page":"1268-1274","source":"Wiley Online Library","title":"Regulation of Organic Matter Decomposition and Nutrient Release in a Wetland Soil","volume":"27","author":[{"family":"McLatchey","given":"G. P."},{"family":"Reddy","given":"K. R."}],"issued":{"date-parts":[["1998"]]}}},{"id":6435,"uris":["http://zotero.org/users/5222684/items/TWKFC2D3"],"itemData":{"id":6435,"type":"article-journal","abstract":"Sediment-water interface nitrogen (N) transformations and water column ammonium cycling rates were measured along a stream to lake gradient at three sites within Old Woman Creek (OWC) and one near-shore Lake Erie site during two hydrological regimes: one with open flow to the lake after a rain event (July 2003), and another with a sand barrier blocking flow (July 2004). Net N2 effluxes in OWC at all times and at the near-shore Lake Erie site in July 2003 suggest that sediments are a N sink via denitrification. Observed dissimilatory nitrate reduction to ammonium (DNRA) may counteract some of this N removal, particularly when the creek mouth is closed. Upstream, a closed creek mouth led to higher sediment oxygen demand, net N2 flux, potential DNRA, and potential denitrification rates. The lake site exhibited lower rates of these processes with the creek mouth closed except denitrification potential, which was unchanged. Denitrification in OWC appeared to drive N limitation in the lower wetland when the sand barrier was blocking flow to the lake. Higher potential versus in situ denitrification estimates imply that water column NO3− limits and drives denitrification in OWC. Water column to sediment regeneration ratios suggest that sediment recycling may drive primary production in the OWC interior when the creek mouth is closed and new N inputs from runoff are absent, but more data are needed to confirm these apparent trends. Overall, hydrological regime in OWC appeared to have a greater impact on sediment N processes than on water column cycling.","container-title":"Journal of Great Lakes Research","DOI":"10.3394/0380-1330(2007)33[219:EOHFRO]2.0.CO;2","ISSN":"0380-1330","issue":"1","journalAbbreviation":"Journal of Great Lakes Research","page":"219-231","source":"ScienceDirect","title":"Effects of Hydrological Flow Regime on Sediment-water Interface and Water Column Nitrogen Dynamics in a Great Lakes Coastal Wetland (Old Woman Creek, Lake Erie)","volume":"33","author":[{"family":"McCarthy","given":"Mark J."},{"family":"Gardner","given":"Wayne S."},{"family":"Lavrentyev","given":"Peter J."},{"family":"Moats","given":"Kenneth M."},{"family":"Jochem","given":"Frank J."},{"family":"Klarer","given":"David M."}],"issued":{"date-parts":[["2007",1,1]]}}},{"id":6256,"uris":["http://zotero.org/users/5222684/items/LQSFLY6K"],"itemData":{"id":6256,"type":"article-journal","abstract":"The influence of water level fluctuation on sediment–water nutrient exchange in coastal wetlands of Lakes Michigan and Huron was investigated using controlled, laboratory experiments. At each wetland, sediment cores were collected from 5 locations along a transect perpendicular to the shoreline, desiccated for 8weeks, and then re-wetted with original site water for 24h to simulate water level fluctuation. Soluble reactive phosphorus release declined exponentially along transects, with highest release rates from sediments collected at the ordinary high water mark (OHWM), and lowest rates from sediments underlying water &gt;0.25m in depth. Nitrate exchange showed no obvious pattern in the Lake Michigan wetlands but nitrate was lost at all locations in the Lake Huron wetlands, suggesting denitrification. Ammonium was released at all sites, but with no obvious pattern along transects. Sulfate release was low at the OHWM locations and increased in a lakeward direction, plateauing by the 0.25m water depth. Based on phosphorus (P) release rates, we modeled water level scenarios based on climate change projections to estimate the effects of 3 different water level recessions and 1 water level increase on system-level P exchange. The impact of the P release could be ecologically significant in the localized area of release given the high P concentrations measured in the overlying water during sediment incubations (&gt;500μg/L). The long-term ecological significance of sediment nutrient flux under fluctuating water levels deserves further attention.","container-title":"Journal of Great Lakes Research","DOI":"10.1016/j.jglr.2012.09.020","ISSN":"0380-1330","issue":"4","journalAbbreviation":"Journal of Great Lakes Research","page":"766-775","source":"ScienceDirect","title":"Water level fluctuation and sediment–water nutrient exchange in Great Lakes coastal wetlands","volume":"38","author":[{"family":"Steinman","given":"Alan D."},{"family":"Ogdahl","given":"Mary E."},{"family":"Weinert","given":"Maggie"},{"family":"Thompson","given":"Kurt"},{"family":"Cooper","given":"Matthew J."},{"family":"Uzarski","given":"Donald G."}],"issued":{"date-parts":[["2012",12,1]]}}}],"schema":"https://github.com/citation-style-language/schema/raw/master/csl-citation.json"} </w:instrText>
        </w:r>
        <w:r w:rsidR="003A5F9C">
          <w:rPr>
            <w:rFonts w:ascii="Times New Roman" w:hAnsi="Times New Roman" w:cs="Times New Roman"/>
            <w:sz w:val="24"/>
            <w:szCs w:val="24"/>
          </w:rPr>
          <w:fldChar w:fldCharType="separate"/>
        </w:r>
        <w:r w:rsidR="003A5F9C" w:rsidRPr="00282D09">
          <w:rPr>
            <w:rFonts w:ascii="Times New Roman" w:hAnsi="Times New Roman" w:cs="Times New Roman"/>
            <w:sz w:val="24"/>
          </w:rPr>
          <w:t>(McLatchey and Reddy 1998, McCarthy et al. 2007, Steinman et al. 2012)</w:t>
        </w:r>
        <w:r w:rsidR="003A5F9C">
          <w:rPr>
            <w:rFonts w:ascii="Times New Roman" w:hAnsi="Times New Roman" w:cs="Times New Roman"/>
            <w:sz w:val="24"/>
            <w:szCs w:val="24"/>
          </w:rPr>
          <w:fldChar w:fldCharType="end"/>
        </w:r>
      </w:ins>
      <w:del w:id="1847" w:author="Anderson, Kenneth" w:date="2026-10-01T15:37:00Z" w16du:dateUtc="2026-10-01T19:37:00Z">
        <w:r w:rsidR="0046682E" w:rsidRPr="3B412585" w:rsidDel="003A5F9C">
          <w:rPr>
            <w:rFonts w:ascii="Times New Roman" w:hAnsi="Times New Roman" w:cs="Times New Roman"/>
            <w:sz w:val="24"/>
            <w:szCs w:val="24"/>
          </w:rPr>
          <w:delText xml:space="preserve"> </w:delText>
        </w:r>
        <w:commentRangeEnd w:id="1843"/>
        <w:r w:rsidR="00D81184" w:rsidRPr="3B412585" w:rsidDel="003A5F9C">
          <w:rPr>
            <w:rStyle w:val="CommentReference"/>
            <w:rFonts w:ascii="Times New Roman" w:hAnsi="Times New Roman" w:cs="Times New Roman"/>
            <w:sz w:val="24"/>
            <w:szCs w:val="24"/>
          </w:rPr>
          <w:commentReference w:id="1843"/>
        </w:r>
        <w:r w:rsidRPr="3B412585" w:rsidDel="003A5F9C">
          <w:rPr>
            <w:rFonts w:ascii="Times New Roman" w:hAnsi="Times New Roman" w:cs="Times New Roman"/>
            <w:sz w:val="24"/>
            <w:szCs w:val="24"/>
          </w:rPr>
          <w:fldChar w:fldCharType="begin"/>
        </w:r>
        <w:r w:rsidRPr="3B412585" w:rsidDel="003A5F9C">
          <w:rPr>
            <w:rFonts w:ascii="Times New Roman" w:hAnsi="Times New Roman" w:cs="Times New Roman"/>
            <w:sz w:val="24"/>
            <w:szCs w:val="24"/>
          </w:rPr>
          <w:delInstrText xml:space="preserve"> ADDIN ZOTERO_ITEM CSL_CITATION {"citationID":"kZ8wLLFb","properties":{"unsorted":false,"formattedCitation":"(McLatchey and Reddy 1998)","plainCitation":"(McLatchey and Reddy 1998)","noteIndex":0},"citationItems":[{"id":6262,"uris":["http://zotero.org/users/5222684/items/NMG3SJ7X"],"itemData":{"id":6262,"type":"article-journal","abstract":"In wetland soils, the supply of O2 to soil is greatly reduced; thus, alternate electron acceptors must be utilized by the microbial populations during decomposition of organic matter. These changes in the supply of electron acceptors affect the size of microbial populations, enzyme production, and decomposition of organic matter. A laboratory study was conducted to determine the role of redox potential (Eh) and availability of electron acceptors on selected microbial processes regulating organic matter decomposition and nutrient release. Soil Eh was maintained approximately at 620, 310, −100, and −220 mV, with the addition of O2, NO−3, SO2−4, and HCO−3, respectively. The soil microbial biomass, as determined by fumigation-extraction methods, gradually decreased as soils became more reduced. Microbial biomass C ranged from 354 to 10 100 mg C kg−1 soil (dw), while microbial biomass N and P ranged from 140 to 439 mg N kg−1 soil (dw), and 64 to 180 mg P kg−1 soil (dw), respectively. Organic C, N, and P mineralization rates decreased as soils became more reduced. Organic C mineralization rates measured by CO2 production ranged from 51 to 400 mg C kg−1 (dw) d−1. Corresponding values of organic N and P mineralization rates ranged from 21 to 150 mg N kg−1 (dw) d−1, and 6 to 107 mg P kg−1 (dw) d−1, respectively. Significant relationships (P &lt; 0.01) were observed among the soil enzyme activities, microbial biomass, and the mineralization rates of C, N, and P.","container-title":"Journal of Environmental Quality","DOI":"10.2134/jeq1998.00472425002700050036x","ISSN":"1537-2537","issue":"5","language":"en","license":"© 1998 American Society of Agronomy, Crop Science Society of America, and Soil Science Society of America","page":"1268-1274","source":"Wiley Online Library","title":"Regulation of Organic Matter Decomposition and Nutrient Release in a Wetland Soil","volume":"27","author":[{"family":"McLatchey","given":"G. P."},{"family":"Reddy","given":"K. R."}],"issued":{"date-parts":[["1998"]]}}}],"schema":"https://github.com/citation-style-language/schema/raw/master/csl-citation.json"} </w:delInstrText>
        </w:r>
        <w:r w:rsidRPr="3B412585" w:rsidDel="003A5F9C">
          <w:rPr>
            <w:rFonts w:ascii="Times New Roman" w:hAnsi="Times New Roman" w:cs="Times New Roman"/>
            <w:sz w:val="24"/>
            <w:szCs w:val="24"/>
          </w:rPr>
          <w:fldChar w:fldCharType="separate"/>
        </w:r>
        <w:r w:rsidR="00F41DDC" w:rsidRPr="3B412585" w:rsidDel="003A5F9C">
          <w:rPr>
            <w:rFonts w:ascii="Times New Roman" w:hAnsi="Times New Roman" w:cs="Times New Roman"/>
            <w:sz w:val="24"/>
            <w:szCs w:val="24"/>
          </w:rPr>
          <w:delText>(McLatchey and Reddy 1998)</w:delText>
        </w:r>
        <w:r w:rsidRPr="3B412585" w:rsidDel="003A5F9C">
          <w:rPr>
            <w:rFonts w:ascii="Times New Roman" w:hAnsi="Times New Roman" w:cs="Times New Roman"/>
            <w:sz w:val="24"/>
            <w:szCs w:val="24"/>
          </w:rPr>
          <w:fldChar w:fldCharType="end"/>
        </w:r>
      </w:del>
      <w:r w:rsidR="00F41DDC" w:rsidRPr="3B412585">
        <w:rPr>
          <w:rFonts w:ascii="Times New Roman" w:hAnsi="Times New Roman" w:cs="Times New Roman"/>
          <w:sz w:val="24"/>
          <w:szCs w:val="24"/>
        </w:rPr>
        <w:t xml:space="preserve">. </w:t>
      </w:r>
      <w:commentRangeStart w:id="1848"/>
      <w:commentRangeStart w:id="1849"/>
      <w:commentRangeStart w:id="1850"/>
      <w:r w:rsidR="009E7904" w:rsidRPr="2379A484">
        <w:rPr>
          <w:rFonts w:ascii="Times New Roman" w:hAnsi="Times New Roman" w:cs="Times New Roman"/>
          <w:sz w:val="24"/>
          <w:szCs w:val="24"/>
        </w:rPr>
        <w:t>We</w:t>
      </w:r>
      <w:r w:rsidR="00992427" w:rsidRPr="2379A484">
        <w:rPr>
          <w:rFonts w:ascii="Times New Roman" w:hAnsi="Times New Roman" w:cs="Times New Roman"/>
          <w:sz w:val="24"/>
          <w:szCs w:val="24"/>
        </w:rPr>
        <w:t xml:space="preserve"> found no </w:t>
      </w:r>
      <w:ins w:id="1851" w:author="Anderson, Kenneth" w:date="2026-09-15T11:01:00Z" w16du:dateUtc="2026-09-15T15:01:00Z">
        <w:r w:rsidR="00AD6028" w:rsidRPr="2379A484">
          <w:rPr>
            <w:rFonts w:ascii="Times New Roman" w:hAnsi="Times New Roman" w:cs="Times New Roman"/>
            <w:sz w:val="24"/>
            <w:szCs w:val="24"/>
          </w:rPr>
          <w:t>monthly or seasonal</w:t>
        </w:r>
        <w:r w:rsidR="00992427" w:rsidRPr="3B412585">
          <w:rPr>
            <w:rFonts w:ascii="Times New Roman" w:hAnsi="Times New Roman" w:cs="Times New Roman"/>
            <w:sz w:val="24"/>
            <w:szCs w:val="24"/>
          </w:rPr>
          <w:t xml:space="preserve"> </w:t>
        </w:r>
      </w:ins>
      <w:r w:rsidR="00992427" w:rsidRPr="3B412585">
        <w:rPr>
          <w:rFonts w:ascii="Times New Roman" w:hAnsi="Times New Roman" w:cs="Times New Roman"/>
          <w:sz w:val="24"/>
          <w:szCs w:val="24"/>
        </w:rPr>
        <w:t xml:space="preserve">patterns </w:t>
      </w:r>
      <w:del w:id="1852" w:author="Anderson, Kenneth" w:date="2026-09-15T11:01:00Z" w16du:dateUtc="2026-09-15T15:01:00Z">
        <w:r w:rsidR="00992427" w:rsidRPr="3B412585">
          <w:rPr>
            <w:rFonts w:ascii="Times New Roman" w:hAnsi="Times New Roman" w:cs="Times New Roman"/>
            <w:sz w:val="24"/>
            <w:szCs w:val="24"/>
          </w:rPr>
          <w:delText xml:space="preserve">over time </w:delText>
        </w:r>
      </w:del>
      <w:r w:rsidR="00992427" w:rsidRPr="3B412585">
        <w:rPr>
          <w:rFonts w:ascii="Times New Roman" w:hAnsi="Times New Roman" w:cs="Times New Roman"/>
          <w:sz w:val="24"/>
          <w:szCs w:val="24"/>
        </w:rPr>
        <w:t xml:space="preserve">that explained </w:t>
      </w:r>
      <w:r w:rsidR="00413DD4" w:rsidRPr="3B412585">
        <w:rPr>
          <w:rFonts w:ascii="Times New Roman" w:hAnsi="Times New Roman" w:cs="Times New Roman"/>
          <w:sz w:val="24"/>
          <w:szCs w:val="24"/>
        </w:rPr>
        <w:t>why</w:t>
      </w:r>
      <w:r w:rsidR="00992427" w:rsidRPr="3B412585">
        <w:rPr>
          <w:rFonts w:ascii="Times New Roman" w:hAnsi="Times New Roman" w:cs="Times New Roman"/>
          <w:sz w:val="24"/>
          <w:szCs w:val="24"/>
        </w:rPr>
        <w:t xml:space="preserve"> wetlands released nutrients</w:t>
      </w:r>
      <w:r w:rsidR="00413DD4" w:rsidRPr="3B412585">
        <w:rPr>
          <w:rFonts w:ascii="Times New Roman" w:hAnsi="Times New Roman" w:cs="Times New Roman"/>
          <w:sz w:val="24"/>
          <w:szCs w:val="24"/>
        </w:rPr>
        <w:t xml:space="preserve"> when they did</w:t>
      </w:r>
      <w:r w:rsidR="00992427" w:rsidRPr="3B412585">
        <w:rPr>
          <w:rFonts w:ascii="Times New Roman" w:hAnsi="Times New Roman" w:cs="Times New Roman"/>
          <w:sz w:val="24"/>
          <w:szCs w:val="24"/>
        </w:rPr>
        <w:t>,</w:t>
      </w:r>
      <w:commentRangeEnd w:id="1850"/>
      <w:r w:rsidRPr="3B412585">
        <w:rPr>
          <w:rStyle w:val="CommentReference"/>
          <w:rFonts w:ascii="Times New Roman" w:hAnsi="Times New Roman" w:cs="Times New Roman"/>
          <w:sz w:val="24"/>
          <w:szCs w:val="24"/>
        </w:rPr>
        <w:commentReference w:id="1850"/>
      </w:r>
      <w:r w:rsidR="00992427" w:rsidRPr="3B412585">
        <w:rPr>
          <w:rFonts w:ascii="Times New Roman" w:hAnsi="Times New Roman" w:cs="Times New Roman"/>
          <w:sz w:val="24"/>
          <w:szCs w:val="24"/>
        </w:rPr>
        <w:t xml:space="preserve"> but we did find that nutrient release was more likely during </w:t>
      </w:r>
      <w:r w:rsidR="0052395C" w:rsidRPr="3B412585">
        <w:rPr>
          <w:rFonts w:ascii="Times New Roman" w:hAnsi="Times New Roman" w:cs="Times New Roman"/>
          <w:sz w:val="24"/>
          <w:szCs w:val="24"/>
        </w:rPr>
        <w:t>low-</w:t>
      </w:r>
      <w:r w:rsidR="00992427" w:rsidRPr="3B412585">
        <w:rPr>
          <w:rFonts w:ascii="Times New Roman" w:hAnsi="Times New Roman" w:cs="Times New Roman"/>
          <w:sz w:val="24"/>
          <w:szCs w:val="24"/>
        </w:rPr>
        <w:t>nutrient</w:t>
      </w:r>
      <w:r w:rsidR="00413DD4" w:rsidRPr="3B412585">
        <w:rPr>
          <w:rFonts w:ascii="Times New Roman" w:hAnsi="Times New Roman" w:cs="Times New Roman"/>
          <w:sz w:val="24"/>
          <w:szCs w:val="24"/>
        </w:rPr>
        <w:t>-</w:t>
      </w:r>
      <w:r w:rsidR="00992427" w:rsidRPr="3B412585">
        <w:rPr>
          <w:rFonts w:ascii="Times New Roman" w:hAnsi="Times New Roman" w:cs="Times New Roman"/>
          <w:sz w:val="24"/>
          <w:szCs w:val="24"/>
        </w:rPr>
        <w:t xml:space="preserve">concentration inflows. </w:t>
      </w:r>
      <w:commentRangeEnd w:id="1849"/>
      <w:r w:rsidRPr="3B412585">
        <w:rPr>
          <w:rStyle w:val="CommentReference"/>
          <w:rFonts w:ascii="Times New Roman" w:hAnsi="Times New Roman" w:cs="Times New Roman"/>
          <w:sz w:val="24"/>
          <w:szCs w:val="24"/>
        </w:rPr>
        <w:commentReference w:id="1849"/>
      </w:r>
      <w:r w:rsidR="00AE2253" w:rsidRPr="3B412585">
        <w:rPr>
          <w:rFonts w:ascii="Times New Roman" w:hAnsi="Times New Roman" w:cs="Times New Roman"/>
          <w:sz w:val="24"/>
          <w:szCs w:val="24"/>
        </w:rPr>
        <w:t xml:space="preserve">This </w:t>
      </w:r>
      <w:commentRangeEnd w:id="1848"/>
      <w:r w:rsidR="00E23B80" w:rsidRPr="3B412585">
        <w:rPr>
          <w:rStyle w:val="CommentReference"/>
          <w:rFonts w:ascii="Times New Roman" w:hAnsi="Times New Roman" w:cs="Times New Roman"/>
          <w:sz w:val="24"/>
          <w:szCs w:val="24"/>
        </w:rPr>
        <w:commentReference w:id="1848"/>
      </w:r>
      <w:r w:rsidR="00AE2253" w:rsidRPr="3B412585">
        <w:rPr>
          <w:rFonts w:ascii="Times New Roman" w:hAnsi="Times New Roman" w:cs="Times New Roman"/>
          <w:sz w:val="24"/>
          <w:szCs w:val="24"/>
        </w:rPr>
        <w:t xml:space="preserve">supports </w:t>
      </w:r>
      <w:r w:rsidR="00161910" w:rsidRPr="3B412585">
        <w:rPr>
          <w:rFonts w:ascii="Times New Roman" w:hAnsi="Times New Roman" w:cs="Times New Roman"/>
          <w:sz w:val="24"/>
          <w:szCs w:val="24"/>
        </w:rPr>
        <w:t>previous analyses suggesting</w:t>
      </w:r>
      <w:r w:rsidR="00AE2253" w:rsidRPr="3B412585">
        <w:rPr>
          <w:rFonts w:ascii="Times New Roman" w:hAnsi="Times New Roman" w:cs="Times New Roman"/>
          <w:sz w:val="24"/>
          <w:szCs w:val="24"/>
        </w:rPr>
        <w:t xml:space="preserve"> that diffusion gradients</w:t>
      </w:r>
      <w:r w:rsidR="00014677" w:rsidRPr="3B412585">
        <w:rPr>
          <w:rFonts w:ascii="Times New Roman" w:hAnsi="Times New Roman" w:cs="Times New Roman"/>
          <w:sz w:val="24"/>
          <w:szCs w:val="24"/>
        </w:rPr>
        <w:t xml:space="preserve"> between sediments and surface water</w:t>
      </w:r>
      <w:r w:rsidR="00AE2253" w:rsidRPr="3B412585">
        <w:rPr>
          <w:rFonts w:ascii="Times New Roman" w:hAnsi="Times New Roman" w:cs="Times New Roman"/>
          <w:sz w:val="24"/>
          <w:szCs w:val="24"/>
        </w:rPr>
        <w:t xml:space="preserve"> may play an important role in determining when wetlands release nutrients</w:t>
      </w:r>
      <w:r w:rsidR="00161910" w:rsidRPr="3B412585">
        <w:rPr>
          <w:rFonts w:ascii="Times New Roman" w:hAnsi="Times New Roman" w:cs="Times New Roman"/>
          <w:sz w:val="24"/>
          <w:szCs w:val="24"/>
        </w:rPr>
        <w:t xml:space="preserv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{"citationID":"nY0hWrQA","properties":{"unsorted":false,"formattedCitation":"(Steinman et al. 2012, Matisoff et al. 2016, Back et al. 2025)","plainCitation":"(Steinman et al. 2012, Matisoff et al. 2016, Back et al. 2025)","noteIndex":0},"citationItems":[{"id":6256,"uris":["http://zotero.org/users/5222684/items/LQSFLY6K"],"itemData":{"id":6256,"type":"article-journal","abstract":"The influence of water level fluctuation on sediment–water nutrient exchange in coastal wetlands of Lakes Michigan and Huron was investigated using controlled, laboratory experiments. At each wetland, sediment cores were collected from 5 locations along a transect perpendicular to the shoreline, desiccated for 8weeks, and then re-wetted with original site water for 24h to simulate water level fluctuation. Soluble reactive phosphorus release declined exponentially along transects, with highest release rates from sediments collected at the ordinary high water mark (OHWM), and lowest rates from sediments underlying water &gt;0.25m in depth. Nitrate exchange showed no obvious pattern in the Lake Michigan wetlands but nitrate was lost at all locations in the Lake Huron wetlands, suggesting denitrification. Ammonium was released at all sites, but with no obvious pattern along transects. Sulfate release was low at the OHWM locations and increased in a lakeward direction, plateauing by the 0.25m water depth. Based on phosphorus (P) release rates, we modeled water level scenarios based on climate change projections to estimate the effects of 3 different water level recessions and 1 water level increase on system-level P exchange. The impact of the P release could be ecologically significant in the localized area of release given the high P concentrations measured in the overlying water during sediment incubations (&gt;500μg/L). The long-term ecological significance of sediment nutrient flux under fluctuating water levels deserves further attention.","container-title":"Journal of Great Lakes Research","DOI":"10.1016/j.jglr.2012.09.020","ISSN":"0380-1330","issue":"4","journalAbbreviation":"Journal of Great Lakes Research","page":"766-775","source":"ScienceDirect","title":"Water level fluctuation and sediment–water nutrient exchange in Great Lakes coastal wetlands","volume":"38","author":[{"family":"Steinman","given":"Alan D."},{"family":"Ogdahl","given":"Mary E."},{"family":"Weinert","given":"Maggie"},{"family":"Thompson","given":"Kurt"},{"family":"Cooper","given":"Matthew J."},{"family":"Uzarski","given":"Donald G."}],"issued":{"date-parts":[["2012",12,1]]}}},{"id":1713,"uris":["http://zotero.org/users/5222684/items/6REZRFXW"],"itemData":{"id":1713,"type":"article-journal","abstract":"This study applied eight techniques to obtain estimates of the diffusive flux of phosphorus (P) from bottom sediments throughout the western basin of Lake Erie. The flux was quantified from both aerobic and anaerobic incubations of whole cores; by monitoring the water encapsulated in bottom chambers; from pore water concentration profiles measured with a phosphate microelectrode, a diffusive equilibrium in thin films (DET) hydrogel, and expressed pore waters; and from mass balance and biogeochemical diagenetic models. Fluxes under aerobic conditions at summertime temperatures averaged 1.35mg P/m2/day and displayed spatial variability on scales as small as a centimeter. Using two different temperature correction factors, the flux was adjusted to mean annual temperature yielding average annual fluxes of 0.43–0.91mg P/m2/day and a western basin-wide total of 378–808Mg P/year as the diffusive flux from sediments. This is 3–7% of the 11,000Mg P/year International Joint Commission (IJC) target load for phosphorus delivery to Lake Erie from external sources. Using these average aerobic fluxes, the sediment contributes 3.0–6.3μg P/L as a background internal contribution that represents 20–42% of the IJC Target Concentration of 15μg P/L for the western basin. The implication is that this internal diffusive recycling of P is unlikely to trigger cyanobacterial blooms by itself but is sufficiently large to cause blooms when combined with external loads. This background flux may be also responsible for delayed response of the lake to any decrease in the external loading.","container-title":"Journal of Great Lakes Research","DOI":"10.1016/j.jglr.2016.04.004","ISSN":"0380-1330","issue":"4","journalAbbreviation":"Journal of Great Lakes Research","page":"775-788","source":"ScienceDirect","title":"Internal loading of phosphorus in western Lake Erie","volume":"42","author":[{"family":"Matisoff","given":"Gerald"},{"family":"Kaltenberg","given":"Eliza M."},{"family":"Steely","given":"Rebecca L."},{"family":"Hummel","given":"Stephanie K."},{"family":"Seo","given":"Jinyu"},{"family":"Gibbons","given":"Kenneth J."},{"family":"Bridgeman","given":"Thomas B."},{"family":"Seo","given":"Youngwoo"},{"family":"Behbahani","given":"Mohsen"},{"family":"James","given":"William F."},{"family":"Johnson","given":"Laura T."},{"family":"Doan","given":"Phuong"},{"family":"Dittrich","given":"Maria"},{"family":"Evans","given":"Mary Anne"},{"family":"Chaffin","given":"Justin D."}],"issued":{"date-parts":[["2016",8,1]]}}},{"id":6254,"uris":["http://zotero.org/users/5222684/items/SRM38HLJ"],"itemData":{"id":6254,"type":"article-journal","abstract":"Coastal wetlands have the potential to mitigate nutrient pollution to the Great Lakes; however, a deeper understanding of how nutrients cycle between wetland sediment and surface water is still needed to calculate more accurate nutrient budgets. Using in situ and ex situ methods, we measured nutrient exchange at the sediment–water interface across a diked Lake Erie wetland (Turtle Creek Bay, Magee Marsh Wildlife Area, Ohio, USA). The wetland was recently reconnected to the neighboring stream with the goal of nutrient removal as part of the H2Ohio Initiative; however, historical management was aimed at creating waterfowl habitat. Vegetation now grows in distinct monotypic patches throughout the wetland. We characterized the site into five patches dominated by different vegetation groups: Typha spp., hardwoods, emergent, submerged, and floating vegetation. Sediments underlying emergent and submerged vegetation typically had greater rates of dissolved reactive phosphorus retention than those underlying hardwoods, but only when measured ex situ. Sediments in most patches released ammonium when measured ex situ but retained ammonium when measured in situ (using stacked resin bags), suggesting that ex situ intact sediment core incubations may overestimate the magnitude of nutrient exchange rates. Regardless of vegetation patch, nutrient exchange was negatively related to surface water nutrient concentrations and positively related to sediment nutrient concentrations, suggesting that diffusion is an important driver of nutrient retention and release. Our results focus on understanding nutrient exchange at the patch scale which can inform more accurate models for estimating whole system nutrient removal potential in Great Lakes coastal wetlands.","container-title":"Journal of Great Lakes Research","DOI":"10.1016/j.jglr.2025.102658","ISSN":"0380-1330","issue":"5","journalAbbreviation":"Journal of Great Lakes Research","page":"102658","source":"ScienceDirect","title":"Sediment-water nutrient exchange across a diked Lake Erie coastal wetland, Ohio, USA","volume":"51","author":[{"family":"Back","given":"Michael P."},{"family":"Watson","given":"Grace A."},{"family":"Campbell","given":"Emily B."},{"family":"Esber","given":"Hana C."},{"family":"Myers","given":"Justin"},{"family":"Kohart","given":"Corbin"},{"family":"Midden","given":"W. Robert"},{"family":"Newell","given":"Silvia E."},{"family":"Kinsman-Costello","given":"Lauren E."}],"issued":{"date-parts":[["2025",10,1]]}}}],"schema":"https://github.com/citation-style-language/schema/raw/master/csl-citation.json"} </w:instrText>
      </w:r>
      <w:r w:rsidRPr="3B412585">
        <w:rPr>
          <w:rFonts w:ascii="Times New Roman" w:hAnsi="Times New Roman" w:cs="Times New Roman"/>
          <w:sz w:val="24"/>
          <w:szCs w:val="24"/>
        </w:rPr>
        <w:fldChar w:fldCharType="separate"/>
      </w:r>
      <w:r w:rsidR="0031781E" w:rsidRPr="3B412585">
        <w:rPr>
          <w:rFonts w:ascii="Times New Roman" w:hAnsi="Times New Roman" w:cs="Times New Roman"/>
          <w:sz w:val="24"/>
          <w:szCs w:val="24"/>
        </w:rPr>
        <w:t>(Steinman et al. 2012, Matisoff et al. 2016, Back et al. 2025)</w:t>
      </w:r>
      <w:r w:rsidRPr="3B412585">
        <w:rPr>
          <w:rFonts w:ascii="Times New Roman" w:hAnsi="Times New Roman" w:cs="Times New Roman"/>
          <w:sz w:val="24"/>
          <w:szCs w:val="24"/>
        </w:rPr>
        <w:fldChar w:fldCharType="end"/>
      </w:r>
      <w:r w:rsidR="003F27E8" w:rsidRPr="3B412585">
        <w:rPr>
          <w:rFonts w:ascii="Times New Roman" w:hAnsi="Times New Roman" w:cs="Times New Roman"/>
          <w:sz w:val="24"/>
          <w:szCs w:val="24"/>
        </w:rPr>
        <w:t xml:space="preserve">. </w:t>
      </w:r>
      <w:r w:rsidR="00CC2D0B" w:rsidRPr="3B412585">
        <w:rPr>
          <w:rFonts w:ascii="Times New Roman" w:hAnsi="Times New Roman" w:cs="Times New Roman"/>
          <w:sz w:val="24"/>
          <w:szCs w:val="24"/>
        </w:rPr>
        <w:t>It</w:t>
      </w:r>
      <w:r w:rsidR="0005534F" w:rsidRPr="3B412585">
        <w:rPr>
          <w:rFonts w:ascii="Times New Roman" w:hAnsi="Times New Roman" w:cs="Times New Roman"/>
          <w:sz w:val="24"/>
          <w:szCs w:val="24"/>
        </w:rPr>
        <w:t xml:space="preserve"> is also </w:t>
      </w:r>
      <w:r w:rsidR="0005534F" w:rsidRPr="3B412585">
        <w:rPr>
          <w:rFonts w:ascii="Times New Roman" w:hAnsi="Times New Roman" w:cs="Times New Roman"/>
          <w:sz w:val="24"/>
          <w:szCs w:val="24"/>
        </w:rPr>
        <w:lastRenderedPageBreak/>
        <w:t>well documented that drying and rewetting</w:t>
      </w:r>
      <w:r w:rsidR="00320CFC" w:rsidRPr="3B412585">
        <w:rPr>
          <w:rFonts w:ascii="Times New Roman" w:hAnsi="Times New Roman" w:cs="Times New Roman"/>
          <w:sz w:val="24"/>
          <w:szCs w:val="24"/>
        </w:rPr>
        <w:t xml:space="preserve"> of sediment</w:t>
      </w:r>
      <w:r w:rsidR="0005534F" w:rsidRPr="3B412585">
        <w:rPr>
          <w:rFonts w:ascii="Times New Roman" w:hAnsi="Times New Roman" w:cs="Times New Roman"/>
          <w:sz w:val="24"/>
          <w:szCs w:val="24"/>
        </w:rPr>
        <w:t xml:space="preserve"> can lead to nutrient release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{"citationID":"nZshPczU","properties":{"unsorted":false,"formattedCitation":"(Aldous et al. 2005, Kinsman-Costello et al. 2014)","plainCitation":"(Aldous et al. 2005, Kinsman-Costello et al. 2014)","noteIndex":0},"citationItems":[{"id":6242,"uris":["http://zotero.org/users/5222684/items/HAVI2P4S"],"itemData":{"id":6242,"type":"article-journal","abstract":"Many wetland restoration projects occur on former agricultural soils that have a history of disturbance and fertilization, making them prone to phosphorus (P) release upon flooding. To study the relationship between P release and hydrologic regime, we collected soil cores from three restoration wetlands and three undisturbed wetlands around Upper Klamath Lake in southern Oregon, U.S.A. Soil cores were subjected to one of three hydrologic regimes—flooded, moist, and dry—for 7.5 weeks, and P fluxes were measured upon reflooding. Soils from restoration wetlands released P upon reflooding regardless of the hydrologic regime, with the greatest releases coming from soils that had been flooded or dried. Undisturbed wetland soils released P only after drying. Patterns in P release can be explained by a combination of physical and biological processes, including the release of iron-bound P due to anoxia in the flooded treatment and the mineralization of organic P under aerobic conditions in the dry treatment. Higher rates of soil P release from restoration wetland soils, particularly under flooded conditions, were associated with higher total P concentrations compared with undisturbed wetland soils. We conclude that maintaining moist soil is the means to minimize P release from recently flooded wetland soils. Alternatively, prolonged flooding provides a means of liberating excess labile P from former agricultural soils while minimizing continued organic P mineralization and soil subsidence.","container-title":"Restoration Ecology","DOI":"10.1111/j.1526-100X.2005.00043.x","ISSN":"1526-100X","issue":"2","language":"en","page":"341-347","source":"Wiley Online Library","title":"Hydrologic Regime Controls Soil Phosphorus Fluxes in Restoration and Undisturbed Wetlands","volume":"13","author":[{"family":"Aldous","given":"Allison"},{"family":"McCormick","given":"Paul"},{"family":"Ferguson","given":"Chad"},{"family":"Graham","given":"Sean"},{"family":"Craft","given":"Chris"}],"issued":{"date-parts":[["2005"]]}}},{"id":1726,"uris":["http://zotero.org/users/5222684/items/2ACSDNEP"],"itemData":{"id":1726,"type":"article-journal","abstract":"Wetland restoration provides many benefits, but re-flooding historically drained land can have unintended negative consequences, including phosphorus (P) release from sediments. To investigate the effects of re-flooding on P cycling, this study monitored a restoration in Michigan that back-flooded old drainage ditches and re-flooded former wetland soils. Immediately after re-flooding, previously exposed sediments released substantial amounts of P to the water column. Soluble reactive phosphorus (SRP) concentrations in re-flooded areas were as high as 750 μg P l−1. At peak P concentrations, there were about 20 times more SRP and 14 times more total P in the surface water than in the much smaller flooded area that existed before re-flooding. Prolific growth of filamentous algae and duckweed was observed in subsequent summers. Sedimental analyses suggest that most of the P released originated from iron-bound fractions. The highest SRP concentrations occurred during the first year when surface water dissolved oxygen was low (&lt;5.5 mg l−1). Similarly low oxygen in the second year after flooding was not associated with such high P concentrations. After 1 year postflooding, SRP concentrations remained below 50 μg P l−1 (but still high enough to produce eutrophic conditions) until the end of sampling about 15 months after re-flooding. When re-flooding historically drained soils, managers should consider the potential for sediment P release to jeopardize restoration goals and therefore should incorporate longer term monitoring of water quality into restoration plans. Knowledge of sediment P amounts and forms can indicate the potential for P release to overlying water.","container-title":"Ecosystems","DOI":"10.1007/s10021-014-9748-6","ISSN":"1435-0629","issue":"4","journalAbbreviation":"Ecosystems","language":"en","page":"641-656","source":"Springer Link","title":"Re-flooding a Historically Drained Wetland Leads to Rapid Sediment Phosphorus Release","volume":"17","author":[{"family":"Kinsman-Costello","given":"Lauren E."},{"family":"O’Brien","given":"Jonathan"},{"family":"Hamilton","given":"Stephen K."}],"issued":{"date-parts":[["2014",6,1]]}}}],"schema":"https://github.com/citation-style-language/schema/raw/master/csl-citation.json"} </w:instrText>
      </w:r>
      <w:r w:rsidRPr="3B412585">
        <w:rPr>
          <w:rFonts w:ascii="Times New Roman" w:hAnsi="Times New Roman" w:cs="Times New Roman"/>
          <w:sz w:val="24"/>
          <w:szCs w:val="24"/>
        </w:rPr>
        <w:fldChar w:fldCharType="separate"/>
      </w:r>
      <w:r w:rsidR="0005534F" w:rsidRPr="3B412585">
        <w:rPr>
          <w:rFonts w:ascii="Times New Roman" w:hAnsi="Times New Roman" w:cs="Times New Roman"/>
          <w:sz w:val="24"/>
          <w:szCs w:val="24"/>
        </w:rPr>
        <w:t>(Aldous et al. 2005, Kinsman-Costello et al. 2014)</w:t>
      </w:r>
      <w:r w:rsidRPr="3B412585">
        <w:rPr>
          <w:rFonts w:ascii="Times New Roman" w:hAnsi="Times New Roman" w:cs="Times New Roman"/>
          <w:sz w:val="24"/>
          <w:szCs w:val="24"/>
        </w:rPr>
        <w:fldChar w:fldCharType="end"/>
      </w:r>
      <w:r w:rsidR="008D2DC6" w:rsidRPr="3B412585">
        <w:rPr>
          <w:rFonts w:ascii="Times New Roman" w:hAnsi="Times New Roman" w:cs="Times New Roman"/>
          <w:sz w:val="24"/>
          <w:szCs w:val="24"/>
        </w:rPr>
        <w:t xml:space="preserve">, </w:t>
      </w:r>
      <w:r w:rsidR="00ED5589" w:rsidRPr="3B412585">
        <w:rPr>
          <w:rFonts w:ascii="Times New Roman" w:hAnsi="Times New Roman" w:cs="Times New Roman"/>
          <w:sz w:val="24"/>
          <w:szCs w:val="24"/>
        </w:rPr>
        <w:t xml:space="preserve">which could contribute to the pattern of release during low concentration if </w:t>
      </w:r>
      <w:r w:rsidR="0075455A" w:rsidRPr="3B412585">
        <w:rPr>
          <w:rFonts w:ascii="Times New Roman" w:hAnsi="Times New Roman" w:cs="Times New Roman"/>
          <w:sz w:val="24"/>
          <w:szCs w:val="24"/>
        </w:rPr>
        <w:t>rewetting events are associated with low concentration inflows.</w:t>
      </w:r>
      <w:r w:rsidR="00060038" w:rsidRPr="3B412585">
        <w:rPr>
          <w:rFonts w:ascii="Times New Roman" w:hAnsi="Times New Roman" w:cs="Times New Roman"/>
          <w:sz w:val="24"/>
          <w:szCs w:val="24"/>
        </w:rPr>
        <w:t xml:space="preserve"> </w:t>
      </w:r>
      <w:ins w:id="1853" w:author="Anderson, Kenneth" w:date="2026-09-28T10:50:00Z" w16du:dateUtc="2026-09-28T14:50:00Z">
        <w:r w:rsidR="00180878">
          <w:rPr>
            <w:rFonts w:ascii="Times New Roman" w:hAnsi="Times New Roman" w:cs="Times New Roman"/>
            <w:sz w:val="24"/>
            <w:szCs w:val="24"/>
          </w:rPr>
          <w:t xml:space="preserve">Longer residence time during dry periods likely also contributes, but residence time was not directly calculated for all wetlands in this study. </w:t>
        </w:r>
      </w:ins>
      <w:r w:rsidR="0018596E" w:rsidRPr="3B412585">
        <w:rPr>
          <w:rFonts w:ascii="Times New Roman" w:hAnsi="Times New Roman" w:cs="Times New Roman"/>
          <w:sz w:val="24"/>
          <w:szCs w:val="24"/>
        </w:rPr>
        <w:t xml:space="preserve">However, multiple studies have shown that major </w:t>
      </w:r>
      <w:r w:rsidR="00495B08" w:rsidRPr="3B412585">
        <w:rPr>
          <w:rFonts w:ascii="Times New Roman" w:hAnsi="Times New Roman" w:cs="Times New Roman"/>
          <w:sz w:val="24"/>
          <w:szCs w:val="24"/>
        </w:rPr>
        <w:t>storm</w:t>
      </w:r>
      <w:r w:rsidR="0018596E" w:rsidRPr="3B412585">
        <w:rPr>
          <w:rFonts w:ascii="Times New Roman" w:hAnsi="Times New Roman" w:cs="Times New Roman"/>
          <w:sz w:val="24"/>
          <w:szCs w:val="24"/>
        </w:rPr>
        <w:t xml:space="preserve"> events </w:t>
      </w:r>
      <w:r w:rsidR="0018596E" w:rsidRPr="2379A484">
        <w:rPr>
          <w:rFonts w:ascii="Times New Roman" w:hAnsi="Times New Roman" w:cs="Times New Roman"/>
          <w:sz w:val="24"/>
          <w:szCs w:val="24"/>
        </w:rPr>
        <w:t>are</w:t>
      </w:r>
      <w:ins w:id="1854" w:author="Winston, Ryan" w:date="2026-09-15T19:57:00Z" w16du:dateUtc="2026-09-15T19:57:17Z">
        <w:r w:rsidR="31AB626A" w:rsidRPr="2379A484">
          <w:rPr>
            <w:rFonts w:ascii="Times New Roman" w:hAnsi="Times New Roman" w:cs="Times New Roman"/>
            <w:sz w:val="24"/>
            <w:szCs w:val="24"/>
          </w:rPr>
          <w:t xml:space="preserve"> not</w:t>
        </w:r>
      </w:ins>
      <w:del w:id="1855" w:author="Winston, Ryan" w:date="2026-09-15T19:57:00Z" w16du:dateUtc="2026-09-15T19:57:16Z">
        <w:r w:rsidRPr="2379A484" w:rsidDel="0018596E">
          <w:rPr>
            <w:rFonts w:ascii="Times New Roman" w:hAnsi="Times New Roman" w:cs="Times New Roman"/>
            <w:sz w:val="24"/>
            <w:szCs w:val="24"/>
          </w:rPr>
          <w:delText>n’t</w:delText>
        </w:r>
      </w:del>
      <w:r w:rsidR="0018596E" w:rsidRPr="3B412585">
        <w:rPr>
          <w:rFonts w:ascii="Times New Roman" w:hAnsi="Times New Roman" w:cs="Times New Roman"/>
          <w:sz w:val="24"/>
          <w:szCs w:val="24"/>
        </w:rPr>
        <w:t xml:space="preserve"> necessarily associated with nutrient release from wetlands,</w:t>
      </w:r>
      <w:r w:rsidR="00F8456A" w:rsidRPr="3B412585">
        <w:rPr>
          <w:rFonts w:ascii="Times New Roman" w:hAnsi="Times New Roman" w:cs="Times New Roman"/>
          <w:sz w:val="24"/>
          <w:szCs w:val="24"/>
        </w:rPr>
        <w:t xml:space="preserve"> further supporting low incoming concentration as a potential cause of releases </w:t>
      </w:r>
      <w:r w:rsidRPr="3B412585">
        <w:rPr>
          <w:rFonts w:ascii="Times New Roman" w:hAnsi="Times New Roman" w:cs="Times New Roman"/>
          <w:sz w:val="24"/>
          <w:szCs w:val="24"/>
        </w:rPr>
        <w:fldChar w:fldCharType="begin"/>
      </w:r>
      <w:r w:rsidRPr="3B412585">
        <w:rPr>
          <w:rFonts w:ascii="Times New Roman" w:hAnsi="Times New Roman" w:cs="Times New Roman"/>
          <w:sz w:val="24"/>
          <w:szCs w:val="24"/>
        </w:rPr>
        <w:instrText xml:space="preserve"> ADDIN ZOTERO_ITEM CSL_CITATION {"citationID":"67DlZgEE","properties":{"unsorted":false,"formattedCitation":"(Jordan et al. 2003, Tanner and Sukias 2011, Dunne et al. 2015)","plainCitation":"(Jordan et al. 2003, Tanner and Sukias 2011, Dunne et al. 2015)","noteIndex":0},"citationItems":[{"id":4752,"uris":["http://zotero.org/users/5222684/items/QL4RID8Q"],"itemData":{"id":4752,"type":"article-journal","abstract":"Few studies have measured removal of pollutants by restored wetlands that receive highly variable inflows. We used automated flow-proportional sampling to monitor the removal of nutrients and suspended solids by a 1.3-ha restored wetland receiving unregulated inflows from a 14-ha agricultural watershed in Maryland, USA. Water entered the wetland mainly in brief pulses of runoff, which sometimes exceeded the 2500-m3 water holding capacity of the wetland. Half of the total water inflow occurred in only 24 days scattered throughout the two-year study. Measured annual water gains were within 5% of balancing water losses. Annual removal of nutrients differed greatly between the two years of the study. The most removal occurred in the first year, which included a three-month period of decreasing water level in the wetland. In that year, the wetland removed 59% of the total P, 38% of the total N, and 41% of the total organic C it received. However, in the second year, which lacked a drying period, there was no significant (p &gt; 0.05) net removal of total N or P, although 30% of the total organic C input was removed. For the entire two-year period, the wetland removed 25% of the ammonium, 52% of the nitrate, and 34% of the organic C it received, but there was no significant net removal of total suspended solids (TSS) or other forms of N and P. Although the variability of inflow may have decreased the capacity of the wetland to remove materials, the wetland still reduced nonpoint-source pollution.","container-title":"Journal of Environmental Quality","DOI":"10.2134/jeq2003.1534","ISSN":"1537-2537","issue":"4","language":"en","license":"© Published in J. Environ. Qual.32:1534–1547.","note":"_eprint: https://onlinelibrary.wiley.com/doi/pdf/10.2134/jeq2003.1534","page":"1534-1547","source":"Wiley Online Library","title":"Nutrient and Sediment Removal by a Restored Wetland Receiving Agricultural Runoff","volume":"32","author":[{"family":"Jordan","given":"Thomas E."},{"family":"Whigham","given":"Dennis F."},{"family":"Hofmockel","given":"Kirsten H."},{"family":"Pittek","given":"Mary A."}],"issued":{"date-parts":[["2003"]]}}},{"id":4751,"uris":["http://zotero.org/users/5222684/items/XWUQXQMK"],"itemData":{"id":4751,"type":"article-journal","abstract":"Subsurface tile drain flows can be a major source of nutrient loss from agricultural landscapes. This study quantifies flows and nitrogen and phosphorus yields from tile drains at three intensively grazed dairy pasture sites over 3- to 5-yr periods and evaluates the capacity of constructed wetlands occupying 0.66 to 1.6% of the drained catchments to reduce nutrient loads. Continuous flow records are combined with automated flow-proportional sampling of nutrient concentrations to calculate tile drain nutrient yields and wetland mass removal rates. Annual drainage water yields ranged from 193 to 564 mm (16–51% of rainfall) at two rain-fed sites and from 827 to 853 mm (43–51% of rainfall + irrigation) at an irrigated site. Annually, the tile drains exported 14 to 109 kg ha−1 of total N (TN), of which 58 to 90% was nitrate-N. Constructed wetlands intercepting these flows removed 30 to 369 g TN m−2 (7–63%) of influent loadings annually. Seasonal percentage nitrate-N and TN removal were negatively associated with wetland N mass loadings. Wetland P removal was poor in all wetlands, with 12 to 115% more total P exported annually overall than received. Annually, the tile drains exported 0.12 to 1.38 kg ha−1 of total P, of which 15 to 93% was dissolved reactive P. Additional measures are required to reduce these losses or provide supplementary P removal. Wetland N removal performance could be improved by modifying drainage systems to release flows more gradually and improving irrigation practices to reduce drainage losses.","container-title":"Journal of Environmental Quality","DOI":"10.2134/jeq2009.0470","ISSN":"1537-2537","issue":"2","language":"en","license":"© American Society of Agronomy, Crop Science Society of America, and Soil Science Society of America","note":"_eprint: https://onlinelibrary.wiley.com/doi/pdf/10.2134/jeq2009.0470","page":"620-633","source":"Wiley Online Library","title":"Multiyear Nutrient Removal Performance of Three Constructed Wetlands Intercepting Tile Drain Flows from Grazed Pastures","volume":"40","author":[{"family":"Tanner","given":"Chris C."},{"family":"Sukias","given":"James P. S."}],"issued":{"date-parts":[["2011"]]}}},{"id":4753,"uris":["http://zotero.org/users/5222684/items/RL9I3YCN"],"itemData":{"id":4753,"type":"article-journal","abstract":"Eutrophication continues to impact watersheds and their receiving water bodies. One approach to mitigate this problem is to use constructed treatment wetlands. Our objectives were to determine long-term phosphorus (P) removal by a large-scale constructed treatment wetland (the marsh flow-way at Lake Apopka, Florida, USA) that treats lake water and to quantify the monetary costs for performance. The marsh flow-way treated substantial amounts of lake water (30myr−1, which is about 30% of the lake’s volume on an annual basis). Associated with this, P was removed at an average rate of 0.85gm−2yr−1 (2.6 metric tons yr−1). The marsh flow-way removed mostly particulate P, while it released dissolved P fractions (mostly during the first few years of operation; thereafter, release was negligible). The long-term first-order removal rate constant (k) for P averaged 27myr−1. Phosphorus removal performance varied seasonally, with greater removal during cool periods (September–May) and poor removal during warm periods (June–August). Incurred annual operation and maintenance (O&amp;M) costs averaged $455,000 (2012$), which was equivalent to $1,648hayr−1 or $177 per kilogram of P removed. We also calculated costs for a 25-year project life cycle, and compared the incurred and the 25-year costs to other systems that illustrated the marsh flow-way was cost competitive. Both P removal and costs were useful metrics in helping us determine operational and management changes. This resulted in a seasonal management strategy that contributed to increased P removal and a reduction in O&amp;M, thereby increasing cost effectiveness. In addition to costs, treatment wetlands provide benefits that include a range of ecosystem services. We challenge ourselves and other treatment wetland managers to adopt both a cost and benefit approach to assessing system performance.","container-title":"Ecological Engineering","DOI":"10.1016/j.ecoleng.2015.02.003","ISSN":"0925-8574","journalAbbreviation":"Ecological Engineering","page":"132-142","source":"ScienceDirect","title":"Phosphorus removal performance of a large-scale constructed treatment wetland receiving eutrophic lake water","volume":"79","author":[{"family":"Dunne","given":"Ed J."},{"family":"Coveney","given":"Michael F."},{"family":"Hoge","given":"Victoria R."},{"family":"Conrow","given":"Roxanne"},{"family":"Naleway","given":"Robert"},{"family":"Lowe","given":"Edgar F."},{"family":"Battoe","given":"Lawrence E."},{"family":"Wang","given":"Yaping"}],"issued":{"date-parts":[["2015",6,1]]}}}],"schema":"https://github.com/citation-style-language/schema/raw/master/csl-citation.json"} </w:instrText>
      </w:r>
      <w:r w:rsidRPr="3B412585">
        <w:rPr>
          <w:rFonts w:ascii="Times New Roman" w:hAnsi="Times New Roman" w:cs="Times New Roman"/>
          <w:sz w:val="24"/>
          <w:szCs w:val="24"/>
        </w:rPr>
        <w:fldChar w:fldCharType="separate"/>
      </w:r>
      <w:r w:rsidR="00F8456A" w:rsidRPr="3B412585">
        <w:rPr>
          <w:rFonts w:ascii="Times New Roman" w:hAnsi="Times New Roman" w:cs="Times New Roman"/>
          <w:sz w:val="24"/>
          <w:szCs w:val="24"/>
        </w:rPr>
        <w:t>(Jordan et al. 2003, Tanner and Sukias 2011, Dunne et al. 2015)</w:t>
      </w:r>
      <w:r w:rsidRPr="3B412585">
        <w:rPr>
          <w:rFonts w:ascii="Times New Roman" w:hAnsi="Times New Roman" w:cs="Times New Roman"/>
          <w:sz w:val="24"/>
          <w:szCs w:val="24"/>
        </w:rPr>
        <w:fldChar w:fldCharType="end"/>
      </w:r>
      <w:r w:rsidR="0097060A" w:rsidRPr="3B412585">
        <w:rPr>
          <w:rFonts w:ascii="Times New Roman" w:hAnsi="Times New Roman" w:cs="Times New Roman"/>
          <w:sz w:val="24"/>
          <w:szCs w:val="24"/>
        </w:rPr>
        <w:t xml:space="preserve">. </w:t>
      </w:r>
      <w:ins w:id="1856" w:author="Anderson, Kenneth" w:date="2026-10-09T08:38:00Z" w16du:dateUtc="2026-10-09T12:38:00Z">
        <w:r w:rsidR="00CE13C5">
          <w:rPr>
            <w:rFonts w:ascii="Times New Roman" w:hAnsi="Times New Roman" w:cs="Times New Roman"/>
            <w:sz w:val="24"/>
            <w:szCs w:val="24"/>
          </w:rPr>
          <w:t xml:space="preserve">Alternatively, there may be consistent but low levels of release that lead to net releases only when incoming nutrient concentrations are low enough that there is little potential for retention. </w:t>
        </w:r>
      </w:ins>
    </w:p>
    <w:p w14:paraId="0341AE8D" w14:textId="0EFCA058" w:rsidR="00140744" w:rsidRPr="00140744" w:rsidRDefault="00140744" w:rsidP="00140744">
      <w:pPr>
        <w:spacing w:line="480" w:lineRule="auto"/>
        <w:rPr>
          <w:rFonts w:ascii="Times New Roman" w:hAnsi="Times New Roman" w:cs="Times New Roman"/>
          <w:b/>
          <w:bCs/>
          <w:sz w:val="24"/>
          <w:szCs w:val="24"/>
          <w:u w:val="single"/>
        </w:rPr>
      </w:pPr>
      <w:commentRangeStart w:id="1857"/>
      <w:commentRangeStart w:id="1858"/>
      <w:r w:rsidRPr="00140744">
        <w:rPr>
          <w:rFonts w:ascii="Times New Roman" w:hAnsi="Times New Roman" w:cs="Times New Roman"/>
          <w:b/>
          <w:bCs/>
          <w:sz w:val="24"/>
          <w:szCs w:val="24"/>
          <w:u w:val="single"/>
        </w:rPr>
        <w:t xml:space="preserve">4.3 Landscape </w:t>
      </w:r>
      <w:r w:rsidR="009214EF">
        <w:rPr>
          <w:rFonts w:ascii="Times New Roman" w:hAnsi="Times New Roman" w:cs="Times New Roman"/>
          <w:b/>
          <w:bCs/>
          <w:sz w:val="24"/>
          <w:szCs w:val="24"/>
          <w:u w:val="single"/>
        </w:rPr>
        <w:t>s</w:t>
      </w:r>
      <w:r w:rsidRPr="00140744">
        <w:rPr>
          <w:rFonts w:ascii="Times New Roman" w:hAnsi="Times New Roman" w:cs="Times New Roman"/>
          <w:b/>
          <w:bCs/>
          <w:sz w:val="24"/>
          <w:szCs w:val="24"/>
          <w:u w:val="single"/>
        </w:rPr>
        <w:t xml:space="preserve">cale </w:t>
      </w:r>
      <w:r w:rsidR="009214EF">
        <w:rPr>
          <w:rFonts w:ascii="Times New Roman" w:hAnsi="Times New Roman" w:cs="Times New Roman"/>
          <w:b/>
          <w:bCs/>
          <w:sz w:val="24"/>
          <w:szCs w:val="24"/>
          <w:u w:val="single"/>
        </w:rPr>
        <w:t>r</w:t>
      </w:r>
      <w:r w:rsidRPr="00140744">
        <w:rPr>
          <w:rFonts w:ascii="Times New Roman" w:hAnsi="Times New Roman" w:cs="Times New Roman"/>
          <w:b/>
          <w:bCs/>
          <w:sz w:val="24"/>
          <w:szCs w:val="24"/>
          <w:u w:val="single"/>
        </w:rPr>
        <w:t xml:space="preserve">etention </w:t>
      </w:r>
      <w:commentRangeEnd w:id="1857"/>
      <w:r w:rsidR="002D0974" w:rsidRPr="00140744">
        <w:rPr>
          <w:rStyle w:val="CommentReference"/>
          <w:rFonts w:ascii="Times New Roman" w:hAnsi="Times New Roman" w:cs="Times New Roman"/>
          <w:b/>
          <w:bCs/>
          <w:sz w:val="24"/>
          <w:szCs w:val="24"/>
          <w:u w:val="single"/>
        </w:rPr>
        <w:commentReference w:id="1857"/>
      </w:r>
      <w:commentRangeEnd w:id="1858"/>
      <w:r w:rsidRPr="00140744">
        <w:rPr>
          <w:rStyle w:val="CommentReference"/>
          <w:rFonts w:ascii="Times New Roman" w:hAnsi="Times New Roman" w:cs="Times New Roman"/>
          <w:b/>
          <w:bCs/>
          <w:sz w:val="24"/>
          <w:szCs w:val="24"/>
          <w:u w:val="single"/>
        </w:rPr>
        <w:commentReference w:id="1858"/>
      </w:r>
    </w:p>
    <w:p w14:paraId="089C6353" w14:textId="34A9F2CE" w:rsidR="00A471A4" w:rsidRDefault="008F1299" w:rsidP="3B412585">
      <w:pPr>
        <w:spacing w:line="480" w:lineRule="auto"/>
        <w:ind w:firstLine="720"/>
        <w:rPr>
          <w:ins w:id="1859" w:author="Anderson, Kenneth" w:date="2026-10-09T08:32:00Z" w16du:dateUtc="2026-10-09T12:32:00Z"/>
          <w:rFonts w:ascii="Times New Roman" w:hAnsi="Times New Roman" w:cs="Times New Roman"/>
          <w:sz w:val="24"/>
          <w:szCs w:val="24"/>
        </w:rPr>
      </w:pPr>
      <w:ins w:id="1860" w:author="Anderson, Kenneth" w:date="2026-09-15T10:55:00Z" w16du:dateUtc="2026-09-15T10:55:00Z">
        <w:r w:rsidRPr="2379A484">
          <w:rPr>
            <w:rFonts w:ascii="Times New Roman" w:hAnsi="Times New Roman" w:cs="Times New Roman"/>
            <w:sz w:val="24"/>
            <w:szCs w:val="24"/>
          </w:rPr>
          <w:t>Our analysis</w:t>
        </w:r>
      </w:ins>
      <w:ins w:id="1861" w:author="Kerns, Janice" w:date="2026-10-09T15:08:00Z" w16du:dateUtc="2026-10-09T19:08:00Z">
        <w:r w:rsidR="00D80C6D">
          <w:rPr>
            <w:rFonts w:ascii="Times New Roman" w:hAnsi="Times New Roman" w:cs="Times New Roman"/>
            <w:sz w:val="24"/>
            <w:szCs w:val="24"/>
          </w:rPr>
          <w:t>, which</w:t>
        </w:r>
        <w:r w:rsidR="0014195D">
          <w:rPr>
            <w:rFonts w:ascii="Times New Roman" w:hAnsi="Times New Roman" w:cs="Times New Roman"/>
            <w:sz w:val="24"/>
            <w:szCs w:val="24"/>
          </w:rPr>
          <w:t xml:space="preserve"> </w:t>
        </w:r>
      </w:ins>
      <w:ins w:id="1862" w:author="Anderson, Kenneth" w:date="2026-09-15T10:55:00Z" w16du:dateUtc="2026-09-15T10:55:00Z">
        <w:del w:id="1863" w:author="Kerns, Janice" w:date="2026-10-09T15:08:00Z" w16du:dateUtc="2026-10-09T19:08:00Z">
          <w:r w:rsidRPr="2379A484">
            <w:rPr>
              <w:rFonts w:ascii="Times New Roman" w:hAnsi="Times New Roman" w:cs="Times New Roman"/>
              <w:sz w:val="24"/>
              <w:szCs w:val="24"/>
            </w:rPr>
            <w:delText xml:space="preserve"> to </w:delText>
          </w:r>
        </w:del>
        <w:r w:rsidRPr="2379A484">
          <w:rPr>
            <w:rFonts w:ascii="Times New Roman" w:hAnsi="Times New Roman" w:cs="Times New Roman"/>
            <w:sz w:val="24"/>
            <w:szCs w:val="24"/>
          </w:rPr>
          <w:t>contextualize</w:t>
        </w:r>
      </w:ins>
      <w:ins w:id="1864" w:author="Kerns, Janice" w:date="2026-10-09T15:08:00Z" w16du:dateUtc="2026-10-09T19:08:00Z">
        <w:r w:rsidR="0014195D">
          <w:rPr>
            <w:rFonts w:ascii="Times New Roman" w:hAnsi="Times New Roman" w:cs="Times New Roman"/>
            <w:sz w:val="24"/>
            <w:szCs w:val="24"/>
          </w:rPr>
          <w:t>s</w:t>
        </w:r>
      </w:ins>
      <w:ins w:id="1865" w:author="Anderson, Kenneth" w:date="2026-09-15T10:55:00Z" w16du:dateUtc="2026-09-15T10:55:00Z">
        <w:r w:rsidRPr="2379A484">
          <w:rPr>
            <w:rFonts w:ascii="Times New Roman" w:hAnsi="Times New Roman" w:cs="Times New Roman"/>
            <w:sz w:val="24"/>
            <w:szCs w:val="24"/>
          </w:rPr>
          <w:t xml:space="preserve"> regional </w:t>
        </w:r>
        <w:commentRangeStart w:id="1866"/>
        <w:r w:rsidRPr="2379A484">
          <w:rPr>
            <w:rFonts w:ascii="Times New Roman" w:hAnsi="Times New Roman" w:cs="Times New Roman"/>
            <w:sz w:val="24"/>
            <w:szCs w:val="24"/>
          </w:rPr>
          <w:t xml:space="preserve">phosphorus </w:t>
        </w:r>
      </w:ins>
      <w:ins w:id="1867" w:author="Anderson, Kenneth" w:date="2026-10-01T12:44:00Z" w16du:dateUtc="2026-10-01T16:44:00Z">
        <w:r w:rsidR="003061B8">
          <w:rPr>
            <w:rFonts w:ascii="Times New Roman" w:hAnsi="Times New Roman" w:cs="Times New Roman"/>
            <w:sz w:val="24"/>
            <w:szCs w:val="24"/>
          </w:rPr>
          <w:t xml:space="preserve">and nitrogen </w:t>
        </w:r>
      </w:ins>
      <w:ins w:id="1868" w:author="Anderson, Kenneth" w:date="2026-09-15T10:55:00Z" w16du:dateUtc="2026-09-15T10:55:00Z">
        <w:r w:rsidRPr="2379A484">
          <w:rPr>
            <w:rFonts w:ascii="Times New Roman" w:hAnsi="Times New Roman" w:cs="Times New Roman"/>
            <w:sz w:val="24"/>
            <w:szCs w:val="24"/>
          </w:rPr>
          <w:t>r</w:t>
        </w:r>
      </w:ins>
      <w:commentRangeEnd w:id="1866"/>
      <w:r w:rsidR="009D0EF7" w:rsidRPr="2379A484">
        <w:rPr>
          <w:rStyle w:val="CommentReference"/>
          <w:rFonts w:ascii="Times New Roman" w:hAnsi="Times New Roman" w:cs="Times New Roman"/>
          <w:sz w:val="24"/>
          <w:szCs w:val="24"/>
        </w:rPr>
        <w:commentReference w:id="1866"/>
      </w:r>
      <w:ins w:id="1869" w:author="Anderson, Kenneth" w:date="2026-09-15T10:55:00Z" w16du:dateUtc="2026-09-15T10:55:00Z">
        <w:r w:rsidRPr="2379A484">
          <w:rPr>
            <w:rFonts w:ascii="Times New Roman" w:hAnsi="Times New Roman" w:cs="Times New Roman"/>
            <w:sz w:val="24"/>
            <w:szCs w:val="24"/>
          </w:rPr>
          <w:t xml:space="preserve">eduction goals via three wetland scenarios (i.e., typical wetlands, connected wetlands, and best </w:t>
        </w:r>
      </w:ins>
      <w:ins w:id="1870" w:author="Anderson, Kenneth" w:date="2026-10-01T12:27:00Z" w16du:dateUtc="2026-10-01T16:27:00Z">
        <w:r w:rsidR="008A4FBF">
          <w:rPr>
            <w:rFonts w:ascii="Times New Roman" w:hAnsi="Times New Roman" w:cs="Times New Roman"/>
            <w:sz w:val="24"/>
            <w:szCs w:val="24"/>
          </w:rPr>
          <w:t>performing</w:t>
        </w:r>
      </w:ins>
      <w:ins w:id="1871" w:author="Anderson, Kenneth" w:date="2026-09-15T10:55:00Z" w16du:dateUtc="2026-09-15T10:55:00Z">
        <w:r w:rsidRPr="2379A484">
          <w:rPr>
            <w:rFonts w:ascii="Times New Roman" w:hAnsi="Times New Roman" w:cs="Times New Roman"/>
            <w:sz w:val="24"/>
            <w:szCs w:val="24"/>
          </w:rPr>
          <w:t xml:space="preserve"> wetlands)</w:t>
        </w:r>
      </w:ins>
      <w:ins w:id="1872" w:author="Kerns, Janice" w:date="2026-10-09T15:08:00Z" w16du:dateUtc="2026-10-09T19:08:00Z">
        <w:r w:rsidR="0014195D">
          <w:rPr>
            <w:rFonts w:ascii="Times New Roman" w:hAnsi="Times New Roman" w:cs="Times New Roman"/>
            <w:sz w:val="24"/>
            <w:szCs w:val="24"/>
          </w:rPr>
          <w:t>,</w:t>
        </w:r>
      </w:ins>
      <w:ins w:id="1873" w:author="Anderson, Kenneth" w:date="2026-09-15T10:55:00Z" w16du:dateUtc="2026-09-15T10:55:00Z">
        <w:r w:rsidRPr="2379A484">
          <w:rPr>
            <w:rFonts w:ascii="Times New Roman" w:hAnsi="Times New Roman" w:cs="Times New Roman"/>
            <w:sz w:val="24"/>
            <w:szCs w:val="24"/>
          </w:rPr>
          <w:t xml:space="preserve"> highlights the importance </w:t>
        </w:r>
      </w:ins>
      <w:commentRangeStart w:id="1874"/>
      <w:commentRangeStart w:id="1875"/>
      <w:commentRangeStart w:id="1876"/>
      <w:commentRangeStart w:id="1877"/>
      <w:del w:id="1878" w:author="Anderson, Kenneth" w:date="2026-09-15T10:55:00Z" w16du:dateUtc="2026-09-15T14:55:00Z">
        <w:r w:rsidR="00510103" w:rsidRPr="3B412585">
          <w:rPr>
            <w:rFonts w:ascii="Times New Roman" w:hAnsi="Times New Roman" w:cs="Times New Roman"/>
            <w:sz w:val="24"/>
            <w:szCs w:val="24"/>
          </w:rPr>
          <w:delText xml:space="preserve">Our efforts to scale up </w:delText>
        </w:r>
        <w:r w:rsidR="00D872C4" w:rsidRPr="3B412585">
          <w:rPr>
            <w:rFonts w:ascii="Times New Roman" w:hAnsi="Times New Roman" w:cs="Times New Roman"/>
            <w:sz w:val="24"/>
            <w:szCs w:val="24"/>
          </w:rPr>
          <w:delText xml:space="preserve">our measured wetland potential for nutrient retention to meet regional phosphorus retention goals highlight the importance </w:delText>
        </w:r>
      </w:del>
      <w:r w:rsidR="00D872C4" w:rsidRPr="3B412585">
        <w:rPr>
          <w:rFonts w:ascii="Times New Roman" w:hAnsi="Times New Roman" w:cs="Times New Roman"/>
          <w:sz w:val="24"/>
          <w:szCs w:val="24"/>
        </w:rPr>
        <w:t xml:space="preserve">of </w:t>
      </w:r>
      <w:r w:rsidR="009634CB" w:rsidRPr="3B412585">
        <w:rPr>
          <w:rFonts w:ascii="Times New Roman" w:hAnsi="Times New Roman" w:cs="Times New Roman"/>
          <w:sz w:val="24"/>
          <w:szCs w:val="24"/>
        </w:rPr>
        <w:t xml:space="preserve">further study of </w:t>
      </w:r>
      <w:del w:id="1879" w:author="Kerns, Janice" w:date="2026-10-09T15:08:00Z" w16du:dateUtc="2026-10-09T19:08:00Z">
        <w:r w:rsidR="009634CB" w:rsidRPr="3B412585">
          <w:rPr>
            <w:rFonts w:ascii="Times New Roman" w:hAnsi="Times New Roman" w:cs="Times New Roman"/>
            <w:sz w:val="24"/>
            <w:szCs w:val="24"/>
          </w:rPr>
          <w:delText xml:space="preserve">the </w:delText>
        </w:r>
      </w:del>
      <w:r w:rsidR="009634CB" w:rsidRPr="3B412585">
        <w:rPr>
          <w:rFonts w:ascii="Times New Roman" w:hAnsi="Times New Roman" w:cs="Times New Roman"/>
          <w:sz w:val="24"/>
          <w:szCs w:val="24"/>
        </w:rPr>
        <w:t xml:space="preserve">features that can </w:t>
      </w:r>
      <w:r w:rsidR="00A36B45" w:rsidRPr="3B412585">
        <w:rPr>
          <w:rFonts w:ascii="Times New Roman" w:hAnsi="Times New Roman" w:cs="Times New Roman"/>
          <w:sz w:val="24"/>
          <w:szCs w:val="24"/>
        </w:rPr>
        <w:t>optimize</w:t>
      </w:r>
      <w:r w:rsidR="009634CB" w:rsidRPr="3B412585">
        <w:rPr>
          <w:rFonts w:ascii="Times New Roman" w:hAnsi="Times New Roman" w:cs="Times New Roman"/>
          <w:sz w:val="24"/>
          <w:szCs w:val="24"/>
        </w:rPr>
        <w:t xml:space="preserve"> nutrient retention</w:t>
      </w:r>
      <w:r w:rsidR="00A36B45" w:rsidRPr="3B412585">
        <w:rPr>
          <w:rFonts w:ascii="Times New Roman" w:hAnsi="Times New Roman" w:cs="Times New Roman"/>
          <w:sz w:val="24"/>
          <w:szCs w:val="24"/>
        </w:rPr>
        <w:t xml:space="preserve"> in both new and existing wetlands.</w:t>
      </w:r>
      <w:commentRangeEnd w:id="1874"/>
      <w:r w:rsidR="00510103" w:rsidRPr="3B412585">
        <w:rPr>
          <w:rStyle w:val="CommentReference"/>
          <w:rFonts w:ascii="Times New Roman" w:hAnsi="Times New Roman" w:cs="Times New Roman"/>
          <w:sz w:val="24"/>
          <w:szCs w:val="24"/>
        </w:rPr>
        <w:commentReference w:id="1874"/>
      </w:r>
      <w:commentRangeEnd w:id="1875"/>
      <w:r w:rsidRPr="3B412585">
        <w:rPr>
          <w:rStyle w:val="CommentReference"/>
          <w:rFonts w:ascii="Times New Roman" w:hAnsi="Times New Roman" w:cs="Times New Roman"/>
          <w:sz w:val="24"/>
          <w:szCs w:val="24"/>
        </w:rPr>
        <w:commentReference w:id="1875"/>
      </w:r>
      <w:commentRangeEnd w:id="1876"/>
      <w:r w:rsidRPr="3B412585">
        <w:rPr>
          <w:rStyle w:val="CommentReference"/>
          <w:rFonts w:ascii="Times New Roman" w:hAnsi="Times New Roman" w:cs="Times New Roman"/>
          <w:sz w:val="24"/>
          <w:szCs w:val="24"/>
        </w:rPr>
        <w:commentReference w:id="1876"/>
      </w:r>
      <w:commentRangeEnd w:id="1877"/>
      <w:r w:rsidRPr="3B412585">
        <w:rPr>
          <w:rStyle w:val="CommentReference"/>
          <w:rFonts w:ascii="Times New Roman" w:hAnsi="Times New Roman" w:cs="Times New Roman"/>
          <w:sz w:val="24"/>
          <w:szCs w:val="24"/>
        </w:rPr>
        <w:commentReference w:id="1877"/>
      </w:r>
      <w:r w:rsidR="00A36B45" w:rsidRPr="3B412585">
        <w:rPr>
          <w:rFonts w:ascii="Times New Roman" w:hAnsi="Times New Roman" w:cs="Times New Roman"/>
          <w:sz w:val="24"/>
          <w:szCs w:val="24"/>
        </w:rPr>
        <w:t xml:space="preserve"> </w:t>
      </w:r>
      <w:commentRangeStart w:id="1881"/>
      <w:r w:rsidR="07BFEE9B" w:rsidRPr="2379A484">
        <w:rPr>
          <w:rFonts w:ascii="Times New Roman" w:hAnsi="Times New Roman" w:cs="Times New Roman"/>
          <w:sz w:val="24"/>
          <w:szCs w:val="24"/>
        </w:rPr>
        <w:t>T</w:t>
      </w:r>
      <w:r w:rsidR="000E78CA" w:rsidRPr="2379A484">
        <w:rPr>
          <w:rFonts w:ascii="Times New Roman" w:hAnsi="Times New Roman" w:cs="Times New Roman"/>
          <w:sz w:val="24"/>
          <w:szCs w:val="24"/>
        </w:rPr>
        <w:t>he</w:t>
      </w:r>
      <w:r w:rsidR="000E78CA" w:rsidRPr="3B412585">
        <w:rPr>
          <w:rFonts w:ascii="Times New Roman" w:hAnsi="Times New Roman" w:cs="Times New Roman"/>
          <w:sz w:val="24"/>
          <w:szCs w:val="24"/>
        </w:rPr>
        <w:t xml:space="preserve"> H2Ohio program has </w:t>
      </w:r>
      <w:del w:id="1882" w:author="Kerns, Janice" w:date="2026-10-09T15:09:00Z" w16du:dateUtc="2026-10-09T19:09:00Z">
        <w:r w:rsidR="000E78CA" w:rsidRPr="3B412585">
          <w:rPr>
            <w:rFonts w:ascii="Times New Roman" w:hAnsi="Times New Roman" w:cs="Times New Roman"/>
            <w:sz w:val="24"/>
            <w:szCs w:val="24"/>
          </w:rPr>
          <w:delText>built</w:delText>
        </w:r>
        <w:r w:rsidR="000E78CA" w:rsidRPr="3B412585" w:rsidDel="00BD10E1">
          <w:rPr>
            <w:rFonts w:ascii="Times New Roman" w:hAnsi="Times New Roman" w:cs="Times New Roman"/>
            <w:sz w:val="24"/>
            <w:szCs w:val="24"/>
          </w:rPr>
          <w:delText xml:space="preserve"> </w:delText>
        </w:r>
      </w:del>
      <w:ins w:id="1883" w:author="Kerns, Janice" w:date="2026-10-09T15:09:00Z" w16du:dateUtc="2026-10-09T19:09:00Z">
        <w:r w:rsidR="00BD10E1">
          <w:rPr>
            <w:rFonts w:ascii="Times New Roman" w:hAnsi="Times New Roman" w:cs="Times New Roman"/>
            <w:sz w:val="24"/>
            <w:szCs w:val="24"/>
          </w:rPr>
          <w:t>created, restored, or enhanced</w:t>
        </w:r>
        <w:r w:rsidR="007E4C10">
          <w:rPr>
            <w:rFonts w:ascii="Times New Roman" w:hAnsi="Times New Roman" w:cs="Times New Roman"/>
            <w:sz w:val="24"/>
            <w:szCs w:val="24"/>
          </w:rPr>
          <w:t xml:space="preserve"> over</w:t>
        </w:r>
        <w:r w:rsidR="000E78CA" w:rsidRPr="3B412585">
          <w:rPr>
            <w:rFonts w:ascii="Times New Roman" w:hAnsi="Times New Roman" w:cs="Times New Roman"/>
            <w:sz w:val="24"/>
            <w:szCs w:val="24"/>
          </w:rPr>
          <w:t xml:space="preserve"> </w:t>
        </w:r>
      </w:ins>
      <w:r w:rsidR="000E78CA" w:rsidRPr="3B412585">
        <w:rPr>
          <w:rFonts w:ascii="Times New Roman" w:hAnsi="Times New Roman" w:cs="Times New Roman"/>
          <w:sz w:val="24"/>
          <w:szCs w:val="24"/>
        </w:rPr>
        <w:t xml:space="preserve">20,000 acres of </w:t>
      </w:r>
      <w:r w:rsidR="000E78CA" w:rsidRPr="2379A484">
        <w:rPr>
          <w:rFonts w:ascii="Times New Roman" w:hAnsi="Times New Roman" w:cs="Times New Roman"/>
          <w:sz w:val="24"/>
          <w:szCs w:val="24"/>
        </w:rPr>
        <w:t>wetland</w:t>
      </w:r>
      <w:ins w:id="1884" w:author="Winston, Ryan" w:date="2026-09-15T19:58:00Z" w16du:dateUtc="2026-09-15T19:58:15Z">
        <w:r w:rsidR="35F4CE47" w:rsidRPr="2379A484">
          <w:rPr>
            <w:rFonts w:ascii="Times New Roman" w:hAnsi="Times New Roman" w:cs="Times New Roman"/>
            <w:sz w:val="24"/>
            <w:szCs w:val="24"/>
          </w:rPr>
          <w:t>s</w:t>
        </w:r>
      </w:ins>
      <w:r w:rsidR="000E78CA" w:rsidRPr="3B412585">
        <w:rPr>
          <w:rFonts w:ascii="Times New Roman" w:hAnsi="Times New Roman" w:cs="Times New Roman"/>
          <w:sz w:val="24"/>
          <w:szCs w:val="24"/>
        </w:rPr>
        <w:t xml:space="preserve"> </w:t>
      </w:r>
      <w:r w:rsidR="004C5C1A" w:rsidRPr="3B412585">
        <w:rPr>
          <w:rFonts w:ascii="Times New Roman" w:hAnsi="Times New Roman" w:cs="Times New Roman"/>
          <w:sz w:val="24"/>
          <w:szCs w:val="24"/>
        </w:rPr>
        <w:t>and associated habitat</w:t>
      </w:r>
      <w:r w:rsidR="00510103" w:rsidRPr="3B412585" w:rsidDel="00196B55">
        <w:rPr>
          <w:rFonts w:ascii="Times New Roman" w:hAnsi="Times New Roman" w:cs="Times New Roman"/>
          <w:sz w:val="24"/>
          <w:szCs w:val="24"/>
        </w:rPr>
        <w:t xml:space="preserve"> </w:t>
      </w:r>
      <w:r w:rsidR="00196B55" w:rsidRPr="3B412585">
        <w:rPr>
          <w:rFonts w:ascii="Times New Roman" w:hAnsi="Times New Roman" w:cs="Times New Roman"/>
          <w:sz w:val="24"/>
          <w:szCs w:val="24"/>
        </w:rPr>
        <w:t xml:space="preserve">across </w:t>
      </w:r>
      <w:del w:id="1885" w:author="Kerns, Janice" w:date="2026-10-09T15:09:00Z" w16du:dateUtc="2026-10-09T19:09:00Z">
        <w:r w:rsidR="00196B55" w:rsidRPr="3B412585">
          <w:rPr>
            <w:rFonts w:ascii="Times New Roman" w:hAnsi="Times New Roman" w:cs="Times New Roman"/>
            <w:sz w:val="24"/>
            <w:szCs w:val="24"/>
          </w:rPr>
          <w:delText xml:space="preserve">the state of </w:delText>
        </w:r>
      </w:del>
      <w:r w:rsidR="00196B55" w:rsidRPr="3B412585">
        <w:rPr>
          <w:rFonts w:ascii="Times New Roman" w:hAnsi="Times New Roman" w:cs="Times New Roman"/>
          <w:sz w:val="24"/>
          <w:szCs w:val="24"/>
        </w:rPr>
        <w:t>Ohio</w:t>
      </w:r>
      <w:commentRangeEnd w:id="1881"/>
      <w:r w:rsidRPr="3B412585">
        <w:rPr>
          <w:rStyle w:val="CommentReference"/>
          <w:rFonts w:ascii="Times New Roman" w:hAnsi="Times New Roman" w:cs="Times New Roman"/>
          <w:sz w:val="24"/>
          <w:szCs w:val="24"/>
        </w:rPr>
        <w:commentReference w:id="1881"/>
      </w:r>
      <w:r w:rsidR="004C5C1A" w:rsidRPr="3B412585">
        <w:rPr>
          <w:rFonts w:ascii="Times New Roman" w:hAnsi="Times New Roman" w:cs="Times New Roman"/>
          <w:sz w:val="24"/>
          <w:szCs w:val="24"/>
        </w:rPr>
        <w:t xml:space="preserve"> </w:t>
      </w:r>
      <w:del w:id="1886" w:author="Winston, Ryan" w:date="2026-09-15T19:59:00Z" w16du:dateUtc="2026-09-15T19:59:44Z">
        <w:r w:rsidR="00196B55" w:rsidRPr="3B412585">
          <w:rPr>
            <w:rFonts w:ascii="Times New Roman" w:hAnsi="Times New Roman" w:cs="Times New Roman"/>
            <w:sz w:val="24"/>
            <w:szCs w:val="24"/>
          </w:rPr>
          <w:delText xml:space="preserve">, reaching around half of what would be necessary to meet TMDL goals </w:delText>
        </w:r>
        <w:r w:rsidRPr="2379A484" w:rsidDel="002F12BA">
          <w:rPr>
            <w:rFonts w:ascii="Times New Roman" w:hAnsi="Times New Roman" w:cs="Times New Roman"/>
            <w:sz w:val="24"/>
            <w:szCs w:val="24"/>
          </w:rPr>
          <w:delText>for wetlands</w:delText>
        </w:r>
        <w:r w:rsidRPr="2379A484" w:rsidDel="00196B55">
          <w:rPr>
            <w:rFonts w:ascii="Times New Roman" w:hAnsi="Times New Roman" w:cs="Times New Roman"/>
            <w:sz w:val="24"/>
            <w:szCs w:val="24"/>
          </w:rPr>
          <w:delText xml:space="preserve"> </w:delText>
        </w:r>
        <w:r w:rsidR="00196B55" w:rsidRPr="3B412585">
          <w:rPr>
            <w:rFonts w:ascii="Times New Roman" w:hAnsi="Times New Roman" w:cs="Times New Roman"/>
            <w:sz w:val="24"/>
            <w:szCs w:val="24"/>
          </w:rPr>
          <w:delText>with</w:delText>
        </w:r>
        <w:r w:rsidR="00903765" w:rsidRPr="3B412585">
          <w:rPr>
            <w:rFonts w:ascii="Times New Roman" w:hAnsi="Times New Roman" w:cs="Times New Roman"/>
            <w:sz w:val="24"/>
            <w:szCs w:val="24"/>
          </w:rPr>
          <w:delText xml:space="preserve">in the Maumee River watershed </w:delText>
        </w:r>
        <w:r w:rsidRPr="2379A484" w:rsidDel="00F14EC2">
          <w:rPr>
            <w:rFonts w:ascii="Times New Roman" w:hAnsi="Times New Roman" w:cs="Times New Roman"/>
            <w:sz w:val="24"/>
            <w:szCs w:val="24"/>
          </w:rPr>
          <w:delText>,</w:delText>
        </w:r>
        <w:r w:rsidRPr="2379A484" w:rsidDel="00976B92">
          <w:rPr>
            <w:rFonts w:ascii="Times New Roman" w:hAnsi="Times New Roman" w:cs="Times New Roman"/>
            <w:sz w:val="24"/>
            <w:szCs w:val="24"/>
          </w:rPr>
          <w:delText xml:space="preserve"> and reaching proposed nitrogen reduction goals</w:delText>
        </w:r>
        <w:r w:rsidRPr="2379A484" w:rsidDel="00903765">
          <w:rPr>
            <w:rFonts w:ascii="Times New Roman" w:hAnsi="Times New Roman" w:cs="Times New Roman"/>
            <w:sz w:val="24"/>
            <w:szCs w:val="24"/>
          </w:rPr>
          <w:delText xml:space="preserve"> </w:delText>
        </w:r>
      </w:del>
      <w:r w:rsidRPr="2379A484">
        <w:rPr>
          <w:rFonts w:ascii="Times New Roman" w:hAnsi="Times New Roman" w:cs="Times New Roman"/>
          <w:sz w:val="24"/>
          <w:szCs w:val="24"/>
        </w:rPr>
        <w:fldChar w:fldCharType="begin"/>
      </w:r>
      <w:r w:rsidR="00E2047D">
        <w:rPr>
          <w:rFonts w:ascii="Times New Roman" w:hAnsi="Times New Roman" w:cs="Times New Roman"/>
          <w:sz w:val="24"/>
          <w:szCs w:val="24"/>
        </w:rPr>
        <w:instrText xml:space="preserve"> ADDIN ZOTERO_ITEM CSL_CITATION {"citationID":"gigYBkM4","properties":{"unsorted":false,"formattedCitation":"(Paerl et al. 2024)","plainCitation":"(Paerl et al. 2024)","dontUpdate":true,"noteIndex":0},"citationItems":[{"id":6271,"uris":["http://zotero.org/users/5222684/items/AEASSEHL"],"itemData":{"id":6271,"type":"article-journal","abstract":"Lake Erie, USA–Canada, plays an important ecological and socioeconomic role but has suffered from chronic eutrophication. In particular, western Lake Erie (WLE) is the site of harmful algal blooms (HABs) which are suspected of being driven by excessive nutrient (phosphorus (P) and nitrogen (N)) inputs. During 2022 and 2023, in situ nutrient dilution and addition bioassays were conducted at a WLE bloom-impacted location to investigate whether a nutrient reduction regime would be effective in limiting phytoplankton growth during the June diatom-dominated spring blooms and August cyanobacteria-dominated summer blooms. The primary objectives of this experiment were to (1) Determine if a proposed 40% P-alone reduction would effectively reduce phytoplankton growth and mitigate blooms and (2) assess whether reductions in both P and N are more effective in controlling phytoplankton biomass than exclusive reductions in either N or P. Samples were analyzed for nutrient concentrations and growth rate responses for specific algal groups, utilizing diagnostic (for major algal groups) photopigments. Results indicated that although both 20% and 40% dilutions led to lower phytoplankton biomass and growth rates, 40% reductions were more effective. Our results support the USA–Canada Great Lakes Water Quality Agreement recommendation of a 40% P reduction, but also indicate that a parallel reduction of N input by 40% would be most effective in controlling bloom magnitudes. Overall, our findings underscore the recommendation that a year-round dual N and P 40% reduction is needed for long-term control of eutrophication and algal blooms, including cyanobacteria and diatoms, in Lake Erie.","container-title":"Limnology and Oceanography","DOI":"10.1002/lno.12719","ISSN":"1939-5590","issue":"12","language":"en","license":"© 2024 Association for the Sciences of Limnology and Oceanography.","page":"2913-2928","source":"Wiley Online Library","title":"Dual phosphorus and nitrogen nutrient reduction will be more effective than a phosphorus-only reduction in mitigating diatom and cyanobacterial blooms in Lake Erie, USA–Canada","volume":"69","author":[{"family":"Paerl","given":"Hans W."},{"family":"Chaffin","given":"Justin D."},{"family":"Cheshire","given":"Jack H."},{"family":"Plaas","given":"Haley E."},{"family":"Barnard","given":"Malcolm A."},{"family":"Goerlitz","given":"Lillian B."},{"family":"Braddy","given":"Jeremy S."},{"family":"Sabo","given":"Alexandrea"},{"family":"Nelson","given":"Leah M."},{"family":"Yue","given":"Lindsay"}],"issued":{"date-parts":[["2024"]]}}},{"id":6269,"uris":["http://zotero.org/users/5222684/items/4MX2RRW6"],"itemData":{"id":6269,"type":"webpage","title":"H2Ohio","URL":"https://ohiodnr.gov/discover-and-learn/safety-conservation/about-ODNR/water-resources/h2ohio","author":[{"family":"Ohio Department of Natural Resources","given":""}],"accessed":{"date-parts":[["2026",9,1]]},"issued":{"date-parts":[["2026"]]}}},{"id":6241,"uris":["http://zotero.org/users/5222684/items/F7GMS7CP"],"itemData":{"id":6241,"type":"report","publisher":"Division of Surface Water, Assessment and Modeling Section","publisher-place":"Columbus, OH, USA","title":"Maumee Watershed Nutrient Total Maximum Daily Load","URL":"https://dam.assets.ohio.gov/image/upload/epa.ohio.gov/Portals/35/tmdl/MaumeeNutrient/Maumee-Watershed-Nutrient-TMDL-Final.pdf","author":[{"family":"Ohio Environmental Protection Agency (EPA)","given":""}],"issued":{"date-parts":[["2023",6]]}}}],"schema":"https://github.com/citation-style-language/schema/raw/master/csl-citation.json"} </w:instrText>
      </w:r>
      <w:r w:rsidRPr="2379A484">
        <w:rPr>
          <w:rFonts w:ascii="Times New Roman" w:hAnsi="Times New Roman" w:cs="Times New Roman"/>
          <w:sz w:val="24"/>
          <w:szCs w:val="24"/>
        </w:rPr>
        <w:fldChar w:fldCharType="separate"/>
      </w:r>
      <w:del w:id="1887" w:author="Winston, Ryan" w:date="2026-09-15T19:59:00Z" w16du:dateUtc="2026-09-15T19:59:44Z">
        <w:r w:rsidRPr="2379A484" w:rsidDel="00F14EC2">
          <w:rPr>
            <w:rFonts w:ascii="Times New Roman" w:hAnsi="Times New Roman" w:cs="Times New Roman"/>
            <w:sz w:val="24"/>
            <w:szCs w:val="24"/>
          </w:rPr>
          <w:delText>(Paerl et al. 2024)</w:delText>
        </w:r>
      </w:del>
      <w:r w:rsidRPr="2379A484">
        <w:rPr>
          <w:rFonts w:ascii="Times New Roman" w:hAnsi="Times New Roman" w:cs="Times New Roman"/>
          <w:sz w:val="24"/>
          <w:szCs w:val="24"/>
        </w:rPr>
        <w:fldChar w:fldCharType="end"/>
      </w:r>
      <w:r w:rsidR="00903765" w:rsidRPr="2379A484">
        <w:rPr>
          <w:rFonts w:ascii="Times New Roman" w:hAnsi="Times New Roman" w:cs="Times New Roman"/>
          <w:sz w:val="24"/>
          <w:szCs w:val="24"/>
        </w:rPr>
        <w:t>.</w:t>
      </w:r>
      <w:r w:rsidR="00991BD4" w:rsidRPr="3B412585">
        <w:rPr>
          <w:rFonts w:ascii="Times New Roman" w:hAnsi="Times New Roman" w:cs="Times New Roman"/>
          <w:sz w:val="24"/>
          <w:szCs w:val="24"/>
        </w:rPr>
        <w:t xml:space="preserve"> Depending on optimization of wetlands’ ability to retain nutrients</w:t>
      </w:r>
      <w:r w:rsidR="009D69E9" w:rsidRPr="3B412585">
        <w:rPr>
          <w:rFonts w:ascii="Times New Roman" w:hAnsi="Times New Roman" w:cs="Times New Roman"/>
          <w:sz w:val="24"/>
          <w:szCs w:val="24"/>
        </w:rPr>
        <w:t>,</w:t>
      </w:r>
      <w:r w:rsidR="00991BD4" w:rsidRPr="3B412585">
        <w:rPr>
          <w:rFonts w:ascii="Times New Roman" w:hAnsi="Times New Roman" w:cs="Times New Roman"/>
          <w:sz w:val="24"/>
          <w:szCs w:val="24"/>
        </w:rPr>
        <w:t xml:space="preserve"> </w:t>
      </w:r>
      <w:commentRangeStart w:id="1888"/>
      <w:r w:rsidR="00991BD4" w:rsidRPr="3B412585">
        <w:rPr>
          <w:rFonts w:ascii="Times New Roman" w:hAnsi="Times New Roman" w:cs="Times New Roman"/>
          <w:sz w:val="24"/>
          <w:szCs w:val="24"/>
        </w:rPr>
        <w:t xml:space="preserve">20,000 </w:t>
      </w:r>
      <w:commentRangeStart w:id="1889"/>
      <w:r w:rsidR="00991BD4" w:rsidRPr="3B412585">
        <w:rPr>
          <w:rFonts w:ascii="Times New Roman" w:hAnsi="Times New Roman" w:cs="Times New Roman"/>
          <w:sz w:val="24"/>
          <w:szCs w:val="24"/>
        </w:rPr>
        <w:t>acres</w:t>
      </w:r>
      <w:commentRangeEnd w:id="1889"/>
      <w:r w:rsidRPr="3B412585">
        <w:rPr>
          <w:rStyle w:val="CommentReference"/>
          <w:rFonts w:ascii="Times New Roman" w:hAnsi="Times New Roman" w:cs="Times New Roman"/>
          <w:sz w:val="24"/>
          <w:szCs w:val="24"/>
        </w:rPr>
        <w:commentReference w:id="1889"/>
      </w:r>
      <w:r w:rsidR="00991BD4" w:rsidRPr="3B412585">
        <w:rPr>
          <w:rFonts w:ascii="Times New Roman" w:hAnsi="Times New Roman" w:cs="Times New Roman"/>
          <w:sz w:val="24"/>
          <w:szCs w:val="24"/>
        </w:rPr>
        <w:t xml:space="preserve"> could represent </w:t>
      </w:r>
      <w:r w:rsidR="00576C29" w:rsidRPr="3B412585">
        <w:rPr>
          <w:rFonts w:ascii="Times New Roman" w:hAnsi="Times New Roman" w:cs="Times New Roman"/>
          <w:sz w:val="24"/>
          <w:szCs w:val="24"/>
        </w:rPr>
        <w:t xml:space="preserve">either half of the 40,000 acres of connected wetlands needed to meet TMDL </w:t>
      </w:r>
      <w:r w:rsidR="00DE6D6E" w:rsidRPr="2379A484">
        <w:rPr>
          <w:rFonts w:ascii="Times New Roman" w:hAnsi="Times New Roman" w:cs="Times New Roman"/>
          <w:sz w:val="24"/>
          <w:szCs w:val="24"/>
        </w:rPr>
        <w:t xml:space="preserve">phosphorus </w:t>
      </w:r>
      <w:r w:rsidR="00576C29" w:rsidRPr="3B412585">
        <w:rPr>
          <w:rFonts w:ascii="Times New Roman" w:hAnsi="Times New Roman" w:cs="Times New Roman"/>
          <w:sz w:val="24"/>
          <w:szCs w:val="24"/>
        </w:rPr>
        <w:t xml:space="preserve">goals or only a fifth of the 120,000 acres of </w:t>
      </w:r>
      <w:r w:rsidR="00A10BC3" w:rsidRPr="3B412585">
        <w:rPr>
          <w:rFonts w:ascii="Times New Roman" w:hAnsi="Times New Roman" w:cs="Times New Roman"/>
          <w:sz w:val="24"/>
          <w:szCs w:val="24"/>
        </w:rPr>
        <w:t>typical wetlands</w:t>
      </w:r>
      <w:r w:rsidR="00761501" w:rsidRPr="3B412585">
        <w:rPr>
          <w:rFonts w:ascii="Times New Roman" w:hAnsi="Times New Roman" w:cs="Times New Roman"/>
          <w:sz w:val="24"/>
          <w:szCs w:val="24"/>
        </w:rPr>
        <w:t xml:space="preserve"> needed</w:t>
      </w:r>
      <w:ins w:id="1890" w:author="Winston, Ryan" w:date="2026-09-15T19:59:00Z" w16du:dateUtc="2026-09-15T19:59:59Z">
        <w:r w:rsidR="45D9FFE7" w:rsidRPr="2379A484">
          <w:rPr>
            <w:rFonts w:ascii="Times New Roman" w:hAnsi="Times New Roman" w:cs="Times New Roman"/>
            <w:sz w:val="24"/>
            <w:szCs w:val="24"/>
          </w:rPr>
          <w:t>;</w:t>
        </w:r>
      </w:ins>
      <w:del w:id="1891" w:author="Winston, Ryan" w:date="2026-09-15T19:59:00Z" w16du:dateUtc="2026-09-15T19:59:59Z">
        <w:r w:rsidRPr="2379A484" w:rsidDel="002B5A77">
          <w:rPr>
            <w:rFonts w:ascii="Times New Roman" w:hAnsi="Times New Roman" w:cs="Times New Roman"/>
            <w:sz w:val="24"/>
            <w:szCs w:val="24"/>
          </w:rPr>
          <w:delText>,</w:delText>
        </w:r>
      </w:del>
      <w:r w:rsidR="002B5A77" w:rsidRPr="2379A484">
        <w:rPr>
          <w:rFonts w:ascii="Times New Roman" w:hAnsi="Times New Roman" w:cs="Times New Roman"/>
          <w:sz w:val="24"/>
          <w:szCs w:val="24"/>
        </w:rPr>
        <w:t xml:space="preserve"> however</w:t>
      </w:r>
      <w:ins w:id="1892" w:author="Winston, Ryan" w:date="2026-09-15T20:00:00Z" w16du:dateUtc="2026-09-15T20:00:02Z">
        <w:r w:rsidR="2B2F4E1D" w:rsidRPr="2379A484">
          <w:rPr>
            <w:rFonts w:ascii="Times New Roman" w:hAnsi="Times New Roman" w:cs="Times New Roman"/>
            <w:sz w:val="24"/>
            <w:szCs w:val="24"/>
          </w:rPr>
          <w:t>,</w:t>
        </w:r>
      </w:ins>
      <w:r w:rsidR="002B5A77" w:rsidRPr="2379A484">
        <w:rPr>
          <w:rFonts w:ascii="Times New Roman" w:hAnsi="Times New Roman" w:cs="Times New Roman"/>
          <w:sz w:val="24"/>
          <w:szCs w:val="24"/>
        </w:rPr>
        <w:t xml:space="preserve"> it is import</w:t>
      </w:r>
      <w:r w:rsidR="00B670BE" w:rsidRPr="2379A484">
        <w:rPr>
          <w:rFonts w:ascii="Times New Roman" w:hAnsi="Times New Roman" w:cs="Times New Roman"/>
          <w:sz w:val="24"/>
          <w:szCs w:val="24"/>
        </w:rPr>
        <w:t xml:space="preserve">ant to note that </w:t>
      </w:r>
      <w:ins w:id="1893" w:author="Costello, David" w:date="2026-09-29T15:37:00Z" w16du:dateUtc="2026-09-29T19:37:00Z">
        <w:r w:rsidR="001A286F">
          <w:rPr>
            <w:rFonts w:ascii="Times New Roman" w:hAnsi="Times New Roman" w:cs="Times New Roman"/>
            <w:sz w:val="24"/>
            <w:szCs w:val="24"/>
          </w:rPr>
          <w:t xml:space="preserve">not </w:t>
        </w:r>
      </w:ins>
      <w:r w:rsidR="00B670BE" w:rsidRPr="2379A484">
        <w:rPr>
          <w:rFonts w:ascii="Times New Roman" w:hAnsi="Times New Roman" w:cs="Times New Roman"/>
          <w:sz w:val="24"/>
          <w:szCs w:val="24"/>
        </w:rPr>
        <w:t xml:space="preserve">all 20,000 acres </w:t>
      </w:r>
      <w:ins w:id="1894" w:author="Winston, Ryan" w:date="2026-09-15T20:00:00Z" w16du:dateUtc="2026-09-15T20:00:11Z">
        <w:r w:rsidR="5F7EABA6" w:rsidRPr="2379A484">
          <w:rPr>
            <w:rFonts w:ascii="Times New Roman" w:hAnsi="Times New Roman" w:cs="Times New Roman"/>
            <w:sz w:val="24"/>
            <w:szCs w:val="24"/>
          </w:rPr>
          <w:t xml:space="preserve">of constructed wetlands </w:t>
        </w:r>
      </w:ins>
      <w:r w:rsidR="00B670BE" w:rsidRPr="2379A484">
        <w:rPr>
          <w:rFonts w:ascii="Times New Roman" w:hAnsi="Times New Roman" w:cs="Times New Roman"/>
          <w:sz w:val="24"/>
          <w:szCs w:val="24"/>
        </w:rPr>
        <w:t xml:space="preserve">are </w:t>
      </w:r>
      <w:del w:id="1895" w:author="Costello, David" w:date="2026-09-29T15:37:00Z" w16du:dateUtc="2026-09-29T19:37:00Z">
        <w:r w:rsidR="00B670BE" w:rsidRPr="2379A484" w:rsidDel="001A286F">
          <w:rPr>
            <w:rFonts w:ascii="Times New Roman" w:hAnsi="Times New Roman" w:cs="Times New Roman"/>
            <w:sz w:val="24"/>
            <w:szCs w:val="24"/>
          </w:rPr>
          <w:delText xml:space="preserve">not </w:delText>
        </w:r>
      </w:del>
      <w:r w:rsidR="00B670BE" w:rsidRPr="2379A484">
        <w:rPr>
          <w:rFonts w:ascii="Times New Roman" w:hAnsi="Times New Roman" w:cs="Times New Roman"/>
          <w:sz w:val="24"/>
          <w:szCs w:val="24"/>
        </w:rPr>
        <w:t>within the Maumee watershed</w:t>
      </w:r>
      <w:r w:rsidR="00761501" w:rsidRPr="2379A484">
        <w:rPr>
          <w:rFonts w:ascii="Times New Roman" w:hAnsi="Times New Roman" w:cs="Times New Roman"/>
          <w:sz w:val="24"/>
          <w:szCs w:val="24"/>
        </w:rPr>
        <w:t xml:space="preserve">. </w:t>
      </w:r>
      <w:r w:rsidR="0086495A" w:rsidRPr="2379A484">
        <w:rPr>
          <w:rFonts w:ascii="Times New Roman" w:hAnsi="Times New Roman" w:cs="Times New Roman"/>
          <w:sz w:val="24"/>
          <w:szCs w:val="24"/>
        </w:rPr>
        <w:t xml:space="preserve">Both typical and hydrologically connected wetlands are </w:t>
      </w:r>
      <w:r w:rsidR="00B251FD" w:rsidRPr="2379A484">
        <w:rPr>
          <w:rFonts w:ascii="Times New Roman" w:hAnsi="Times New Roman" w:cs="Times New Roman"/>
          <w:sz w:val="24"/>
          <w:szCs w:val="24"/>
        </w:rPr>
        <w:t xml:space="preserve">more effective at meeting </w:t>
      </w:r>
      <w:commentRangeStart w:id="1896"/>
      <w:r w:rsidR="00B251FD" w:rsidRPr="2379A484">
        <w:rPr>
          <w:rFonts w:ascii="Times New Roman" w:hAnsi="Times New Roman" w:cs="Times New Roman"/>
          <w:sz w:val="24"/>
          <w:szCs w:val="24"/>
        </w:rPr>
        <w:t xml:space="preserve">nitrogen goals than phosphorus </w:t>
      </w:r>
      <w:commentRangeEnd w:id="1896"/>
      <w:r w:rsidR="006E2DCD" w:rsidRPr="2379A484">
        <w:rPr>
          <w:rStyle w:val="CommentReference"/>
          <w:rFonts w:ascii="Times New Roman" w:hAnsi="Times New Roman" w:cs="Times New Roman"/>
          <w:sz w:val="24"/>
          <w:szCs w:val="24"/>
        </w:rPr>
        <w:commentReference w:id="1896"/>
      </w:r>
      <w:r w:rsidR="00B251FD" w:rsidRPr="2379A484">
        <w:rPr>
          <w:rFonts w:ascii="Times New Roman" w:hAnsi="Times New Roman" w:cs="Times New Roman"/>
          <w:sz w:val="24"/>
          <w:szCs w:val="24"/>
        </w:rPr>
        <w:t xml:space="preserve">goals, with </w:t>
      </w:r>
      <w:r w:rsidR="00E13A9F" w:rsidRPr="2379A484">
        <w:rPr>
          <w:rFonts w:ascii="Times New Roman" w:hAnsi="Times New Roman" w:cs="Times New Roman"/>
          <w:sz w:val="24"/>
          <w:szCs w:val="24"/>
        </w:rPr>
        <w:t xml:space="preserve">30% less acreage </w:t>
      </w:r>
      <w:r w:rsidR="007576FB" w:rsidRPr="2379A484">
        <w:rPr>
          <w:rFonts w:ascii="Times New Roman" w:hAnsi="Times New Roman" w:cs="Times New Roman"/>
          <w:sz w:val="24"/>
          <w:szCs w:val="24"/>
        </w:rPr>
        <w:t>of typical wetlands</w:t>
      </w:r>
      <w:del w:id="1897" w:author="Kerns, Janice" w:date="2026-10-09T15:05:00Z" w16du:dateUtc="2026-10-09T19:05:00Z">
        <w:r w:rsidR="007576FB" w:rsidRPr="2379A484">
          <w:rPr>
            <w:rFonts w:ascii="Times New Roman" w:hAnsi="Times New Roman" w:cs="Times New Roman"/>
            <w:sz w:val="24"/>
            <w:szCs w:val="24"/>
          </w:rPr>
          <w:delText>,</w:delText>
        </w:r>
      </w:del>
      <w:r w:rsidR="007576FB" w:rsidRPr="2379A484">
        <w:rPr>
          <w:rFonts w:ascii="Times New Roman" w:hAnsi="Times New Roman" w:cs="Times New Roman"/>
          <w:sz w:val="24"/>
          <w:szCs w:val="24"/>
        </w:rPr>
        <w:t xml:space="preserve"> and 50% less acreage of connected wetlands needed to meet</w:t>
      </w:r>
      <w:ins w:id="1898" w:author="Kevin E McCluney" w:date="2026-09-30T20:35:00Z" w16du:dateUtc="2026-09-30T20:35:48Z">
        <w:r w:rsidR="007576FB" w:rsidRPr="2379A484">
          <w:rPr>
            <w:rFonts w:ascii="Times New Roman" w:hAnsi="Times New Roman" w:cs="Times New Roman"/>
            <w:sz w:val="24"/>
            <w:szCs w:val="24"/>
          </w:rPr>
          <w:t xml:space="preserve"> </w:t>
        </w:r>
      </w:ins>
      <w:ins w:id="1899" w:author="Anderson, Kenneth" w:date="2026-10-13T10:09:00Z" w16du:dateUtc="2026-10-13T14:09:00Z">
        <w:r w:rsidR="00740E1F">
          <w:rPr>
            <w:rFonts w:ascii="Times New Roman" w:hAnsi="Times New Roman" w:cs="Times New Roman"/>
            <w:sz w:val="24"/>
            <w:szCs w:val="24"/>
          </w:rPr>
          <w:t>nitrogen</w:t>
        </w:r>
      </w:ins>
      <w:ins w:id="1900" w:author="Kevin E McCluney" w:date="2026-09-30T20:35:00Z" w16du:dateUtc="2026-09-30T20:35:48Z">
        <w:del w:id="1901" w:author="Anderson, Kenneth" w:date="2026-10-13T10:09:00Z" w16du:dateUtc="2026-10-13T14:09:00Z">
          <w:r w:rsidR="7031A34D" w:rsidRPr="40D51930" w:rsidDel="00740E1F">
            <w:rPr>
              <w:rFonts w:ascii="Times New Roman" w:hAnsi="Times New Roman" w:cs="Times New Roman"/>
              <w:sz w:val="24"/>
              <w:szCs w:val="24"/>
            </w:rPr>
            <w:delText>N</w:delText>
          </w:r>
        </w:del>
      </w:ins>
      <w:r w:rsidR="007576FB" w:rsidRPr="40D51930">
        <w:rPr>
          <w:rFonts w:ascii="Times New Roman" w:hAnsi="Times New Roman" w:cs="Times New Roman"/>
          <w:sz w:val="24"/>
          <w:szCs w:val="24"/>
        </w:rPr>
        <w:t xml:space="preserve"> </w:t>
      </w:r>
      <w:r w:rsidR="00981CA5" w:rsidRPr="2379A484">
        <w:rPr>
          <w:rFonts w:ascii="Times New Roman" w:hAnsi="Times New Roman" w:cs="Times New Roman"/>
          <w:sz w:val="24"/>
          <w:szCs w:val="24"/>
        </w:rPr>
        <w:t xml:space="preserve">water quality goals. </w:t>
      </w:r>
      <w:del w:id="1902" w:author="Anderson, Kenneth" w:date="2026-10-09T08:34:00Z" w16du:dateUtc="2026-10-09T12:34:00Z">
        <w:r w:rsidR="00981CA5" w:rsidRPr="2379A484" w:rsidDel="00B368FE">
          <w:rPr>
            <w:rFonts w:ascii="Times New Roman" w:hAnsi="Times New Roman" w:cs="Times New Roman"/>
            <w:sz w:val="24"/>
            <w:szCs w:val="24"/>
          </w:rPr>
          <w:delText>However,</w:delText>
        </w:r>
      </w:del>
      <w:ins w:id="1903" w:author="Anderson, Kenneth" w:date="2026-10-09T08:34:00Z" w16du:dateUtc="2026-10-09T12:34:00Z">
        <w:r w:rsidR="00B368FE">
          <w:rPr>
            <w:rFonts w:ascii="Times New Roman" w:hAnsi="Times New Roman" w:cs="Times New Roman"/>
            <w:sz w:val="24"/>
            <w:szCs w:val="24"/>
          </w:rPr>
          <w:t xml:space="preserve">The amount of wetland acreage needed to meet </w:t>
        </w:r>
        <w:r w:rsidR="00B368FE">
          <w:rPr>
            <w:rFonts w:ascii="Times New Roman" w:hAnsi="Times New Roman" w:cs="Times New Roman"/>
            <w:sz w:val="24"/>
            <w:szCs w:val="24"/>
          </w:rPr>
          <w:lastRenderedPageBreak/>
          <w:t xml:space="preserve">restoration goals is similar for </w:t>
        </w:r>
        <w:r w:rsidR="00705803">
          <w:rPr>
            <w:rFonts w:ascii="Times New Roman" w:hAnsi="Times New Roman" w:cs="Times New Roman"/>
            <w:sz w:val="24"/>
            <w:szCs w:val="24"/>
          </w:rPr>
          <w:t>both nitrogen and phosphorus</w:t>
        </w:r>
      </w:ins>
      <w:ins w:id="1904" w:author="Kerns, Janice" w:date="2026-10-09T15:06:00Z" w16du:dateUtc="2026-10-09T19:06:00Z">
        <w:r w:rsidR="0027369F">
          <w:rPr>
            <w:rFonts w:ascii="Times New Roman" w:hAnsi="Times New Roman" w:cs="Times New Roman"/>
            <w:sz w:val="24"/>
            <w:szCs w:val="24"/>
          </w:rPr>
          <w:t xml:space="preserve"> in</w:t>
        </w:r>
      </w:ins>
      <w:ins w:id="1905" w:author="Anderson, Kenneth" w:date="2026-10-09T08:34:00Z" w16du:dateUtc="2026-10-09T12:34:00Z">
        <w:del w:id="1906" w:author="Kerns, Janice" w:date="2026-10-09T15:06:00Z" w16du:dateUtc="2026-10-09T19:06:00Z">
          <w:r w:rsidR="00705803" w:rsidDel="008E1086">
            <w:rPr>
              <w:rFonts w:ascii="Times New Roman" w:hAnsi="Times New Roman" w:cs="Times New Roman"/>
              <w:sz w:val="24"/>
              <w:szCs w:val="24"/>
            </w:rPr>
            <w:delText xml:space="preserve"> wh</w:delText>
          </w:r>
        </w:del>
      </w:ins>
      <w:ins w:id="1907" w:author="Anderson, Kenneth" w:date="2026-10-09T08:35:00Z" w16du:dateUtc="2026-10-09T12:35:00Z">
        <w:del w:id="1908" w:author="Kerns, Janice" w:date="2026-10-09T15:06:00Z" w16du:dateUtc="2026-10-09T19:06:00Z">
          <w:r w:rsidR="00705803" w:rsidDel="008E1086">
            <w:rPr>
              <w:rFonts w:ascii="Times New Roman" w:hAnsi="Times New Roman" w:cs="Times New Roman"/>
              <w:sz w:val="24"/>
              <w:szCs w:val="24"/>
            </w:rPr>
            <w:delText>en it comes to</w:delText>
          </w:r>
        </w:del>
        <w:r w:rsidR="00705803">
          <w:rPr>
            <w:rFonts w:ascii="Times New Roman" w:hAnsi="Times New Roman" w:cs="Times New Roman"/>
            <w:sz w:val="24"/>
            <w:szCs w:val="24"/>
          </w:rPr>
          <w:t xml:space="preserve"> typical and hydrologically connected wetlands, but</w:t>
        </w:r>
      </w:ins>
      <w:r w:rsidR="00981CA5" w:rsidRPr="2379A484">
        <w:rPr>
          <w:rFonts w:ascii="Times New Roman" w:hAnsi="Times New Roman" w:cs="Times New Roman"/>
          <w:sz w:val="24"/>
          <w:szCs w:val="24"/>
        </w:rPr>
        <w:t xml:space="preserve"> </w:t>
      </w:r>
      <w:ins w:id="1909" w:author="Anderson, Kenneth" w:date="2026-10-09T08:33:00Z" w16du:dateUtc="2026-10-09T12:33:00Z">
        <w:r w:rsidR="001E624E">
          <w:rPr>
            <w:rFonts w:ascii="Times New Roman" w:hAnsi="Times New Roman" w:cs="Times New Roman"/>
            <w:sz w:val="24"/>
            <w:szCs w:val="24"/>
          </w:rPr>
          <w:t xml:space="preserve">our most effective wetlands for phosphorus retention </w:t>
        </w:r>
        <w:del w:id="1910" w:author="Kerns, Janice" w:date="2026-10-09T15:06:00Z" w16du:dateUtc="2026-10-09T19:06:00Z">
          <w:r w:rsidR="001E624E" w:rsidDel="0027369F">
            <w:rPr>
              <w:rFonts w:ascii="Times New Roman" w:hAnsi="Times New Roman" w:cs="Times New Roman"/>
              <w:sz w:val="24"/>
              <w:szCs w:val="24"/>
            </w:rPr>
            <w:delText>indicate that there’s more</w:delText>
          </w:r>
        </w:del>
      </w:ins>
      <w:ins w:id="1911" w:author="Kerns, Janice" w:date="2026-10-09T15:06:00Z" w16du:dateUtc="2026-10-09T19:06:00Z">
        <w:r w:rsidR="0027369F">
          <w:rPr>
            <w:rFonts w:ascii="Times New Roman" w:hAnsi="Times New Roman" w:cs="Times New Roman"/>
            <w:sz w:val="24"/>
            <w:szCs w:val="24"/>
          </w:rPr>
          <w:t>suggest greater</w:t>
        </w:r>
      </w:ins>
      <w:ins w:id="1912" w:author="Anderson, Kenneth" w:date="2026-10-09T08:33:00Z" w16du:dateUtc="2026-10-09T12:33:00Z">
        <w:r w:rsidR="001E624E">
          <w:rPr>
            <w:rFonts w:ascii="Times New Roman" w:hAnsi="Times New Roman" w:cs="Times New Roman"/>
            <w:sz w:val="24"/>
            <w:szCs w:val="24"/>
          </w:rPr>
          <w:t xml:space="preserve"> potential to optimize phosphorus retention than there is nitroge</w:t>
        </w:r>
        <w:r w:rsidR="008625CA">
          <w:rPr>
            <w:rFonts w:ascii="Times New Roman" w:hAnsi="Times New Roman" w:cs="Times New Roman"/>
            <w:sz w:val="24"/>
            <w:szCs w:val="24"/>
          </w:rPr>
          <w:t>n retention</w:t>
        </w:r>
      </w:ins>
      <w:ins w:id="1913" w:author="Anderson, Kenneth" w:date="2026-10-09T08:35:00Z" w16du:dateUtc="2026-10-09T12:35:00Z">
        <w:r w:rsidR="00705803">
          <w:rPr>
            <w:rFonts w:ascii="Times New Roman" w:hAnsi="Times New Roman" w:cs="Times New Roman"/>
            <w:sz w:val="24"/>
            <w:szCs w:val="24"/>
          </w:rPr>
          <w:t>.</w:t>
        </w:r>
      </w:ins>
      <w:ins w:id="1914" w:author="Anderson, Kenneth" w:date="2026-10-09T08:33:00Z" w16du:dateUtc="2026-10-09T12:33:00Z">
        <w:r w:rsidR="008625CA">
          <w:rPr>
            <w:rFonts w:ascii="Times New Roman" w:hAnsi="Times New Roman" w:cs="Times New Roman"/>
            <w:sz w:val="24"/>
            <w:szCs w:val="24"/>
          </w:rPr>
          <w:t xml:space="preserve"> </w:t>
        </w:r>
      </w:ins>
      <w:ins w:id="1915" w:author="Anderson, Kenneth" w:date="2026-10-09T08:35:00Z" w16du:dateUtc="2026-10-09T12:35:00Z">
        <w:r w:rsidR="00705803">
          <w:rPr>
            <w:rFonts w:ascii="Times New Roman" w:hAnsi="Times New Roman" w:cs="Times New Roman"/>
            <w:sz w:val="24"/>
            <w:szCs w:val="24"/>
          </w:rPr>
          <w:t>I</w:t>
        </w:r>
      </w:ins>
      <w:ins w:id="1916" w:author="Anderson, Kenneth" w:date="2026-10-09T08:33:00Z" w16du:dateUtc="2026-10-09T12:33:00Z">
        <w:r w:rsidR="008625CA">
          <w:rPr>
            <w:rFonts w:ascii="Times New Roman" w:hAnsi="Times New Roman" w:cs="Times New Roman"/>
            <w:sz w:val="24"/>
            <w:szCs w:val="24"/>
          </w:rPr>
          <w:t xml:space="preserve">f </w:t>
        </w:r>
      </w:ins>
      <w:ins w:id="1917" w:author="Anderson, Kenneth" w:date="2026-10-09T08:34:00Z" w16du:dateUtc="2026-10-09T12:34:00Z">
        <w:r w:rsidR="008625CA">
          <w:rPr>
            <w:rFonts w:ascii="Times New Roman" w:hAnsi="Times New Roman" w:cs="Times New Roman"/>
            <w:sz w:val="24"/>
            <w:szCs w:val="24"/>
          </w:rPr>
          <w:t>we had only our most effective wetlands for phosphorus retention</w:t>
        </w:r>
      </w:ins>
      <w:ins w:id="1918" w:author="Kerns, Janice" w:date="2026-10-09T15:07:00Z" w16du:dateUtc="2026-10-09T19:07:00Z">
        <w:r w:rsidR="00C93AA2">
          <w:rPr>
            <w:rFonts w:ascii="Times New Roman" w:hAnsi="Times New Roman" w:cs="Times New Roman"/>
            <w:sz w:val="24"/>
            <w:szCs w:val="24"/>
          </w:rPr>
          <w:t>,</w:t>
        </w:r>
      </w:ins>
      <w:ins w:id="1919" w:author="Anderson, Kenneth" w:date="2026-10-09T08:34:00Z" w16du:dateUtc="2026-10-09T12:34:00Z">
        <w:r w:rsidR="008625CA">
          <w:rPr>
            <w:rFonts w:ascii="Times New Roman" w:hAnsi="Times New Roman" w:cs="Times New Roman"/>
            <w:sz w:val="24"/>
            <w:szCs w:val="24"/>
          </w:rPr>
          <w:t xml:space="preserve"> we would </w:t>
        </w:r>
      </w:ins>
      <w:ins w:id="1920" w:author="Anderson, Kenneth" w:date="2026-10-09T08:35:00Z" w16du:dateUtc="2026-10-09T12:35:00Z">
        <w:r w:rsidR="00705803">
          <w:rPr>
            <w:rFonts w:ascii="Times New Roman" w:hAnsi="Times New Roman" w:cs="Times New Roman"/>
            <w:sz w:val="24"/>
            <w:szCs w:val="24"/>
          </w:rPr>
          <w:t>need only 2,000 acres of wetland compared to 6,000 acres of the most effective wetlands at retaining nitrogen.</w:t>
        </w:r>
        <w:r w:rsidR="00981CA5" w:rsidRPr="2379A484">
          <w:rPr>
            <w:rFonts w:ascii="Times New Roman" w:hAnsi="Times New Roman" w:cs="Times New Roman"/>
            <w:sz w:val="24"/>
            <w:szCs w:val="24"/>
          </w:rPr>
          <w:t xml:space="preserve"> </w:t>
        </w:r>
      </w:ins>
      <w:del w:id="1921" w:author="Anderson, Kenneth" w:date="2026-10-09T08:33:00Z" w16du:dateUtc="2026-10-09T12:33:00Z">
        <w:r w:rsidR="00D2572C" w:rsidRPr="2379A484">
          <w:rPr>
            <w:rFonts w:ascii="Times New Roman" w:hAnsi="Times New Roman" w:cs="Times New Roman"/>
            <w:sz w:val="24"/>
            <w:szCs w:val="24"/>
          </w:rPr>
          <w:delText xml:space="preserve">we found that </w:delText>
        </w:r>
      </w:del>
      <w:del w:id="1922" w:author="Anderson, Kenneth" w:date="2026-10-09T08:32:00Z" w16du:dateUtc="2026-10-09T12:32:00Z">
        <w:r w:rsidR="00D2572C" w:rsidRPr="2379A484">
          <w:rPr>
            <w:rFonts w:ascii="Times New Roman" w:hAnsi="Times New Roman" w:cs="Times New Roman"/>
            <w:sz w:val="24"/>
            <w:szCs w:val="24"/>
          </w:rPr>
          <w:delText xml:space="preserve">our </w:delText>
        </w:r>
      </w:del>
    </w:p>
    <w:p w14:paraId="01A3B148" w14:textId="2CECECA6" w:rsidR="007107DB" w:rsidRDefault="00D2572C" w:rsidP="3B412585">
      <w:pPr>
        <w:spacing w:line="480" w:lineRule="auto"/>
        <w:ind w:firstLine="720"/>
        <w:rPr>
          <w:del w:id="1923" w:author="Anderson, Kenneth" w:date="2026-10-09T08:35:00Z" w16du:dateUtc="2026-10-09T12:35:00Z"/>
          <w:rFonts w:ascii="Times New Roman" w:hAnsi="Times New Roman" w:cs="Times New Roman"/>
          <w:sz w:val="24"/>
          <w:szCs w:val="24"/>
        </w:rPr>
      </w:pPr>
      <w:del w:id="1924" w:author="Anderson, Kenneth" w:date="2026-10-09T08:35:00Z" w16du:dateUtc="2026-10-09T12:35:00Z">
        <w:r w:rsidRPr="2379A484">
          <w:rPr>
            <w:rFonts w:ascii="Times New Roman" w:hAnsi="Times New Roman" w:cs="Times New Roman"/>
            <w:sz w:val="24"/>
            <w:szCs w:val="24"/>
          </w:rPr>
          <w:delText xml:space="preserve">wetlands have a </w:delText>
        </w:r>
        <w:commentRangeStart w:id="1925"/>
        <w:commentRangeStart w:id="1926"/>
        <w:commentRangeStart w:id="1927"/>
        <w:r w:rsidRPr="2379A484">
          <w:rPr>
            <w:rFonts w:ascii="Times New Roman" w:hAnsi="Times New Roman" w:cs="Times New Roman"/>
            <w:sz w:val="24"/>
            <w:szCs w:val="24"/>
          </w:rPr>
          <w:delText>higher max on phosphorus retention t</w:delText>
        </w:r>
      </w:del>
      <w:commentRangeEnd w:id="1925"/>
      <w:r w:rsidR="008F1299" w:rsidRPr="2379A484">
        <w:rPr>
          <w:rStyle w:val="CommentReference"/>
          <w:rFonts w:ascii="Times New Roman" w:hAnsi="Times New Roman" w:cs="Times New Roman"/>
          <w:sz w:val="24"/>
          <w:szCs w:val="24"/>
        </w:rPr>
        <w:commentReference w:id="1925"/>
      </w:r>
      <w:commentRangeEnd w:id="1926"/>
      <w:r w:rsidR="008F1299" w:rsidRPr="2379A484">
        <w:rPr>
          <w:rStyle w:val="CommentReference"/>
          <w:rFonts w:ascii="Times New Roman" w:hAnsi="Times New Roman" w:cs="Times New Roman"/>
          <w:sz w:val="24"/>
          <w:szCs w:val="24"/>
        </w:rPr>
        <w:commentReference w:id="1926"/>
      </w:r>
      <w:commentRangeEnd w:id="1927"/>
      <w:r w:rsidR="008F1299" w:rsidRPr="2379A484">
        <w:rPr>
          <w:rStyle w:val="CommentReference"/>
          <w:rFonts w:ascii="Times New Roman" w:hAnsi="Times New Roman" w:cs="Times New Roman"/>
          <w:sz w:val="24"/>
          <w:szCs w:val="24"/>
        </w:rPr>
        <w:commentReference w:id="1927"/>
      </w:r>
      <w:del w:id="1928" w:author="Anderson, Kenneth" w:date="2026-10-09T08:35:00Z" w16du:dateUtc="2026-10-09T12:35:00Z">
        <w:r w:rsidRPr="2379A484">
          <w:rPr>
            <w:rFonts w:ascii="Times New Roman" w:hAnsi="Times New Roman" w:cs="Times New Roman"/>
            <w:sz w:val="24"/>
            <w:szCs w:val="24"/>
          </w:rPr>
          <w:delText xml:space="preserve">han nitrogen leading to </w:delText>
        </w:r>
        <w:r w:rsidR="00B84ADE" w:rsidRPr="2379A484">
          <w:rPr>
            <w:rFonts w:ascii="Times New Roman" w:hAnsi="Times New Roman" w:cs="Times New Roman"/>
            <w:sz w:val="24"/>
            <w:szCs w:val="24"/>
          </w:rPr>
          <w:delText xml:space="preserve">less acreage of the best </w:delText>
        </w:r>
      </w:del>
      <w:del w:id="1929" w:author="Anderson, Kenneth" w:date="2026-10-01T12:27:00Z" w16du:dateUtc="2026-10-01T16:27:00Z">
        <w:r w:rsidR="00B84ADE" w:rsidRPr="2379A484" w:rsidDel="008A4FBF">
          <w:rPr>
            <w:rFonts w:ascii="Times New Roman" w:hAnsi="Times New Roman" w:cs="Times New Roman"/>
            <w:sz w:val="24"/>
            <w:szCs w:val="24"/>
          </w:rPr>
          <w:delText xml:space="preserve">possible </w:delText>
        </w:r>
      </w:del>
      <w:del w:id="1930" w:author="Anderson, Kenneth" w:date="2026-10-09T08:35:00Z" w16du:dateUtc="2026-10-09T12:35:00Z">
        <w:r w:rsidR="00B84ADE" w:rsidRPr="2379A484">
          <w:rPr>
            <w:rFonts w:ascii="Times New Roman" w:hAnsi="Times New Roman" w:cs="Times New Roman"/>
            <w:sz w:val="24"/>
            <w:szCs w:val="24"/>
          </w:rPr>
          <w:delText>wetlands needed to treat phosphorus than nitrogen.</w:delText>
        </w:r>
      </w:del>
      <w:commentRangeEnd w:id="1888"/>
      <w:r w:rsidR="00510103">
        <w:rPr>
          <w:rStyle w:val="CommentReference"/>
          <w:rFonts w:ascii="Times New Roman" w:hAnsi="Times New Roman" w:cs="Times New Roman"/>
          <w:sz w:val="24"/>
          <w:szCs w:val="24"/>
        </w:rPr>
        <w:commentReference w:id="1888"/>
      </w:r>
    </w:p>
    <w:p w14:paraId="28B24296" w14:textId="6636ABE8" w:rsidR="00235DAD" w:rsidRPr="00682BBA" w:rsidRDefault="004D0033" w:rsidP="3B412585">
      <w:pPr>
        <w:spacing w:line="480" w:lineRule="auto"/>
        <w:ind w:firstLine="720"/>
        <w:rPr>
          <w:rFonts w:ascii="Times New Roman" w:hAnsi="Times New Roman" w:cs="Times New Roman"/>
          <w:sz w:val="24"/>
          <w:szCs w:val="24"/>
        </w:rPr>
      </w:pPr>
      <w:r w:rsidRPr="3B412585">
        <w:rPr>
          <w:rFonts w:ascii="Times New Roman" w:hAnsi="Times New Roman" w:cs="Times New Roman"/>
          <w:sz w:val="24"/>
          <w:szCs w:val="24"/>
        </w:rPr>
        <w:t>Our data supports past efforts that have shown that optimizing wetlands</w:t>
      </w:r>
      <w:r w:rsidR="00D0121A" w:rsidRPr="3B412585">
        <w:rPr>
          <w:rFonts w:ascii="Times New Roman" w:hAnsi="Times New Roman" w:cs="Times New Roman"/>
          <w:sz w:val="24"/>
          <w:szCs w:val="24"/>
        </w:rPr>
        <w:t xml:space="preserve"> (either by modifying existing wetlands or constructing new wetlands)</w:t>
      </w:r>
      <w:r w:rsidRPr="3B412585">
        <w:rPr>
          <w:rFonts w:ascii="Times New Roman" w:hAnsi="Times New Roman" w:cs="Times New Roman"/>
          <w:sz w:val="24"/>
          <w:szCs w:val="24"/>
        </w:rPr>
        <w:t xml:space="preserve"> </w:t>
      </w:r>
      <w:ins w:id="1931" w:author="Anderson, Kenneth" w:date="2026-09-15T10:56:00Z">
        <w:r w:rsidR="00CD6EA8" w:rsidRPr="00CD6EA8">
          <w:rPr>
            <w:rFonts w:ascii="Times New Roman" w:hAnsi="Times New Roman" w:cs="Times New Roman"/>
            <w:sz w:val="24"/>
            <w:szCs w:val="24"/>
          </w:rPr>
          <w:t>through ensuring high connectivity to source water</w:t>
        </w:r>
        <w:r w:rsidRPr="3B412585">
          <w:rPr>
            <w:rFonts w:ascii="Times New Roman" w:hAnsi="Times New Roman" w:cs="Times New Roman"/>
            <w:sz w:val="24"/>
            <w:szCs w:val="24"/>
          </w:rPr>
          <w:t xml:space="preserve"> </w:t>
        </w:r>
      </w:ins>
      <w:commentRangeStart w:id="1932"/>
      <w:commentRangeStart w:id="1933"/>
      <w:commentRangeStart w:id="1934"/>
      <w:commentRangeStart w:id="1935"/>
      <w:del w:id="1936" w:author="Anderson, Kenneth" w:date="2026-09-15T10:56:00Z" w16du:dateUtc="2026-09-15T14:56:00Z">
        <w:r w:rsidRPr="3B412585">
          <w:rPr>
            <w:rFonts w:ascii="Times New Roman" w:hAnsi="Times New Roman" w:cs="Times New Roman"/>
            <w:sz w:val="24"/>
            <w:szCs w:val="24"/>
          </w:rPr>
          <w:delText>through adaptive monitoring</w:delText>
        </w:r>
      </w:del>
      <w:commentRangeEnd w:id="1933"/>
      <w:r w:rsidR="00510103" w:rsidRPr="3B412585">
        <w:rPr>
          <w:rStyle w:val="CommentReference"/>
          <w:rFonts w:ascii="Times New Roman" w:hAnsi="Times New Roman" w:cs="Times New Roman"/>
          <w:sz w:val="24"/>
          <w:szCs w:val="24"/>
        </w:rPr>
        <w:commentReference w:id="1933"/>
      </w:r>
      <w:commentRangeEnd w:id="1934"/>
      <w:r w:rsidRPr="3B412585">
        <w:rPr>
          <w:rStyle w:val="CommentReference"/>
          <w:rFonts w:ascii="Times New Roman" w:hAnsi="Times New Roman" w:cs="Times New Roman"/>
          <w:sz w:val="24"/>
          <w:szCs w:val="24"/>
        </w:rPr>
        <w:commentReference w:id="1934"/>
      </w:r>
      <w:commentRangeEnd w:id="1935"/>
      <w:r w:rsidRPr="3B412585">
        <w:rPr>
          <w:rStyle w:val="CommentReference"/>
          <w:rFonts w:ascii="Times New Roman" w:hAnsi="Times New Roman" w:cs="Times New Roman"/>
          <w:sz w:val="24"/>
          <w:szCs w:val="24"/>
        </w:rPr>
        <w:commentReference w:id="1935"/>
      </w:r>
      <w:del w:id="1938" w:author="Anderson, Kenneth" w:date="2026-09-15T10:56:00Z" w16du:dateUtc="2026-09-15T14:56:00Z">
        <w:r w:rsidRPr="3B412585">
          <w:rPr>
            <w:rFonts w:ascii="Times New Roman" w:hAnsi="Times New Roman" w:cs="Times New Roman"/>
            <w:sz w:val="24"/>
            <w:szCs w:val="24"/>
          </w:rPr>
          <w:delText xml:space="preserve"> </w:delText>
        </w:r>
      </w:del>
      <w:r w:rsidRPr="3B412585">
        <w:rPr>
          <w:rFonts w:ascii="Times New Roman" w:hAnsi="Times New Roman" w:cs="Times New Roman"/>
          <w:sz w:val="24"/>
          <w:szCs w:val="24"/>
        </w:rPr>
        <w:t xml:space="preserve">can </w:t>
      </w:r>
      <w:del w:id="1939" w:author="Anderson, Kenneth" w:date="2026-10-01T12:44:00Z" w16du:dateUtc="2026-10-01T16:44:00Z">
        <w:r w:rsidRPr="3B412585" w:rsidDel="0050129D">
          <w:rPr>
            <w:rFonts w:ascii="Times New Roman" w:hAnsi="Times New Roman" w:cs="Times New Roman"/>
            <w:sz w:val="24"/>
            <w:szCs w:val="24"/>
          </w:rPr>
          <w:delText xml:space="preserve">play a major role in </w:delText>
        </w:r>
        <w:commentRangeEnd w:id="1932"/>
        <w:r w:rsidR="00B61DF7" w:rsidRPr="3B412585" w:rsidDel="0050129D">
          <w:rPr>
            <w:rStyle w:val="CommentReference"/>
            <w:rFonts w:ascii="Times New Roman" w:hAnsi="Times New Roman" w:cs="Times New Roman"/>
            <w:sz w:val="24"/>
            <w:szCs w:val="24"/>
          </w:rPr>
          <w:commentReference w:id="1932"/>
        </w:r>
        <w:r w:rsidRPr="3B412585" w:rsidDel="0050129D">
          <w:rPr>
            <w:rFonts w:ascii="Times New Roman" w:hAnsi="Times New Roman" w:cs="Times New Roman"/>
            <w:sz w:val="24"/>
            <w:szCs w:val="24"/>
          </w:rPr>
          <w:delText>determining</w:delText>
        </w:r>
      </w:del>
      <w:ins w:id="1940" w:author="Anderson, Kenneth" w:date="2026-10-01T12:44:00Z" w16du:dateUtc="2026-10-01T16:44:00Z">
        <w:r w:rsidR="0050129D">
          <w:rPr>
            <w:rFonts w:ascii="Times New Roman" w:hAnsi="Times New Roman" w:cs="Times New Roman"/>
            <w:sz w:val="24"/>
            <w:szCs w:val="24"/>
          </w:rPr>
          <w:t>determine</w:t>
        </w:r>
      </w:ins>
      <w:r w:rsidRPr="3B412585">
        <w:rPr>
          <w:rFonts w:ascii="Times New Roman" w:hAnsi="Times New Roman" w:cs="Times New Roman"/>
          <w:sz w:val="24"/>
          <w:szCs w:val="24"/>
        </w:rPr>
        <w:t xml:space="preserve"> the effect of wetlands on landscape</w:t>
      </w:r>
      <w:r w:rsidR="0035675B" w:rsidRPr="3B412585">
        <w:rPr>
          <w:rFonts w:ascii="Times New Roman" w:hAnsi="Times New Roman" w:cs="Times New Roman"/>
          <w:sz w:val="24"/>
          <w:szCs w:val="24"/>
        </w:rPr>
        <w:t>-</w:t>
      </w:r>
      <w:r w:rsidRPr="3B412585">
        <w:rPr>
          <w:rFonts w:ascii="Times New Roman" w:hAnsi="Times New Roman" w:cs="Times New Roman"/>
          <w:sz w:val="24"/>
          <w:szCs w:val="24"/>
        </w:rPr>
        <w:t xml:space="preserve">scale nutrient removal </w:t>
      </w:r>
      <w:r w:rsidR="00510103" w:rsidRPr="3B412585">
        <w:rPr>
          <w:rFonts w:ascii="Times New Roman" w:hAnsi="Times New Roman" w:cs="Times New Roman"/>
          <w:sz w:val="24"/>
          <w:szCs w:val="24"/>
        </w:rPr>
        <w:fldChar w:fldCharType="begin"/>
      </w:r>
      <w:r w:rsidR="00510103" w:rsidRPr="3B412585">
        <w:rPr>
          <w:rFonts w:ascii="Times New Roman" w:hAnsi="Times New Roman" w:cs="Times New Roman"/>
          <w:sz w:val="24"/>
          <w:szCs w:val="24"/>
        </w:rPr>
        <w:instrText xml:space="preserve"> ADDIN ZOTERO_ITEM CSL_CITATION {"citationID":"qrpT8l9g","properties":{"unsorted":false,"formattedCitation":"(Weisner et al. 2016b)","plainCitation":"(Weisner et al. 2016b)","noteIndex":0},"citationItems":[{"id":6265,"uris":["http://zotero.org/users/5222684/items/6BVYFN8F"],"itemData":{"id":6265,"type":"article-journal","abstract":"During 2007–2013, the Swedish Board of Agriculture granted support within a national program to about 1000 wetlands, corresponding to a 5300-hectare wetland area, with the dual goal to remove nutrients from water and to improve biodiversity in agricultural landscapes. The aim of the present study was to compare the effects on nutrient transports that are realized within the national program to what could be obtained with the same area of wetlands if location and design of wetlands were optimized. In single, highly nutrient-loaded wetlands, a removal of around 1000 kg nitrogen and 100 kg phosphorus per hectare wetland area and year was estimated from monitoring data. Statistical models were developed to estimate the overall nutrient removal effects of wetlands created within the national program. Depending on model, the effect of the national program as a whole was estimated to between 27 and 38 kg nitrogen and between 2.7 and 4.5 kg phosphorus per hectare created wetland area and year. Comparison of what is achieved in individual wetlands to what was achieved in the national program indicates that nutrient removal effects could be increased substantially in future wetland programs by emphasising location and design of wetlands.","container-title":"Water","DOI":"10.3390/w8110544","ISSN":"2073-4441","issue":"11","language":"en","license":"http://creativecommons.org/licenses/by/3.0/","page":"544","publisher":"Multidisciplinary Digital Publishing Institute","source":"www.mdpi.com","title":"National Large-Scale Wetland Creation in Agricultural Areas—Potential versus Realized Effects on Nutrient Transports","volume":"8","author":[{"family":"Weisner","given":"Stefan E. B."},{"family":"Johannesson","given":"Karin"},{"family":"Thiere","given":"Geraldine"},{"family":"Svengren","given":"Henrik"},{"family":"Ehde","given":"Per Magnus"},{"family":"Tonderski","given":"Karin S."}],"issued":{"date-parts":[["2016",11]]}}}],"schema":"https://github.com/citation-style-language/schema/raw/master/csl-citation.json"} </w:instrText>
      </w:r>
      <w:r w:rsidR="00510103" w:rsidRPr="3B412585">
        <w:rPr>
          <w:rFonts w:ascii="Times New Roman" w:hAnsi="Times New Roman" w:cs="Times New Roman"/>
          <w:sz w:val="24"/>
          <w:szCs w:val="24"/>
        </w:rPr>
        <w:fldChar w:fldCharType="separate"/>
      </w:r>
      <w:r w:rsidRPr="3B412585">
        <w:rPr>
          <w:rFonts w:ascii="Times New Roman" w:hAnsi="Times New Roman" w:cs="Times New Roman"/>
          <w:sz w:val="24"/>
          <w:szCs w:val="24"/>
        </w:rPr>
        <w:t>(Weisner et al. 2016b)</w:t>
      </w:r>
      <w:r w:rsidR="00510103" w:rsidRPr="3B412585">
        <w:rPr>
          <w:rFonts w:ascii="Times New Roman" w:hAnsi="Times New Roman" w:cs="Times New Roman"/>
          <w:sz w:val="24"/>
          <w:szCs w:val="24"/>
        </w:rPr>
        <w:fldChar w:fldCharType="end"/>
      </w:r>
      <w:r w:rsidRPr="3B412585">
        <w:rPr>
          <w:rFonts w:ascii="Times New Roman" w:hAnsi="Times New Roman" w:cs="Times New Roman"/>
          <w:sz w:val="24"/>
          <w:szCs w:val="24"/>
        </w:rPr>
        <w:t>.</w:t>
      </w:r>
      <w:r w:rsidR="003B397A" w:rsidRPr="3B412585">
        <w:rPr>
          <w:rFonts w:ascii="Times New Roman" w:hAnsi="Times New Roman" w:cs="Times New Roman"/>
          <w:sz w:val="24"/>
          <w:szCs w:val="24"/>
        </w:rPr>
        <w:t xml:space="preserve"> </w:t>
      </w:r>
      <w:r w:rsidR="00687CF9" w:rsidRPr="3B412585">
        <w:rPr>
          <w:rFonts w:ascii="Times New Roman" w:hAnsi="Times New Roman" w:cs="Times New Roman"/>
          <w:sz w:val="24"/>
          <w:szCs w:val="24"/>
        </w:rPr>
        <w:t xml:space="preserve">Wetlands can be highly effective tools for nutrient retention across agricultural landscapes, but their </w:t>
      </w:r>
      <w:r w:rsidR="003707A9" w:rsidRPr="3B412585">
        <w:rPr>
          <w:rFonts w:ascii="Times New Roman" w:hAnsi="Times New Roman" w:cs="Times New Roman"/>
          <w:sz w:val="24"/>
          <w:szCs w:val="24"/>
        </w:rPr>
        <w:t xml:space="preserve">effectiveness depends on an understanding of the hydrologic and biogeochemical drivers of nutrient retention at individual wetlands </w:t>
      </w:r>
      <w:r w:rsidR="00510103" w:rsidRPr="3B412585">
        <w:rPr>
          <w:rFonts w:ascii="Times New Roman" w:hAnsi="Times New Roman" w:cs="Times New Roman"/>
          <w:sz w:val="24"/>
          <w:szCs w:val="24"/>
        </w:rPr>
        <w:fldChar w:fldCharType="begin"/>
      </w:r>
      <w:r w:rsidR="00510103" w:rsidRPr="3B412585">
        <w:rPr>
          <w:rFonts w:ascii="Times New Roman" w:hAnsi="Times New Roman" w:cs="Times New Roman"/>
          <w:sz w:val="24"/>
          <w:szCs w:val="24"/>
        </w:rPr>
        <w:instrText xml:space="preserve"> ADDIN ZOTERO_ITEM CSL_CITATION {"citationID":"41SrXZ7h","properties":{"unsorted":false,"formattedCitation":"(Cheng and Basu 2017, Jacquemin et al. 2025)","plainCitation":"(Cheng and Basu 2017, Jacquemin et al. 2025)","noteIndex":0},"citationItems":[{"id":64,"uris":["http://zotero.org/users/5222684/items/4N5GLFJS"],"itemData":{"id":64,"type":"article-journal","abstract":"Increased loading of nitrogen (N) and phosphorus (P) from agricultural and urban intensification has led to severe degradation of inland and coastal waters. Lakes, reservoirs, and wetlands (lentic systems) retain these nutrients, thus regulating their delivery to downstream waters. While the processes controlling N and P retention are relatively well-known, there is a lack of quantitative understanding of how these processes manifest across spatial scales. We synthesized data from 600 lentic systems around the world to gain insight into the relationship between hydrologic and biogeochemical controls on nutrient retention. Our results indicate that the first-order reaction rate constant, k [T−1], is inversely proportional to the hydraulic residence time, τ [T], across 6 orders of magnitude in residence time for total N, total P, nitrate, and phosphate. We hypothesized that the consistency of the relationship points to a strong hydrologic control on biogeochemical processing, and validated our hypothesis using a sediment-water model that links major nutrient removal processes with system size. Finally, the k-τ relationships were upscaled to the landscape scale using a wetland size-frequency distribution. Results suggest that small wetlands play a disproportionately large role in landscape-scale nutrient processing—50% of nitrogen removal occurs in wetlands smaller than 102.5 m2 in our example. Thus, given the same loss in wetland area, the nutrient retention potential lost is greater when smaller wetlands are preferentially lost from the landscape. Our study highlights the need for a stronger focus on small lentic systems as major nutrient sinks in the landscape.","container-title":"Water Resources Research","DOI":"10.1002/2016WR020102","ISSN":"1944-7973","issue":"6","language":"en","note":"_eprint: https://onlinelibrary.wiley.com/doi/pdf/10.1002/2016WR020102","page":"5038-5056","source":"Wiley Online Library","title":"Biogeochemical hotspots: Role of small water bodies in landscape nutrient processing","title-short":"Biogeochemical hotspots","volume":"53","author":[{"family":"Cheng","given":"Frederick Y."},{"family":"Basu","given":"Nandita B."}],"issued":{"date-parts":[["2017"]]}}},{"id":6250,"uris":["http://zotero.org/users/5222684/items/B67RST4G"],"itemData":{"id":6250,"type":"article-journal","abstract":"Abstract\n            \n              Wetlands are becoming increasingly utilized to mitigate runoff as water quality issues from excess nitrogen, phosphorus, and sediment continue to exacerbate eutrophication. This study focuses on long term nutrient and hydrologic data from the Grand Lake St. Marys (Ohio) Watershed where harmful algal blooms have proliferated for decades as a result of a combination of natural habitat loss and nonpoint source agricultural runoff. The objective of this study was to monitor long-term nutrient reductions associated with the restored and managed Coldwater Creek Wetland in order to guide future restoration efforts in the watershed and inform restoration efforts elsewhere. From 2017 to 2023, water samples were collected year-round from the wetland inflow and outflow and analyzed for nutrients (SRP, TP, and NO\n              3\n              -N) and total suspended solids (TSS) in addition to flow measurements to develop a complete hydrologic budget for the wetland source (Coldwater Creek), inflow, and outflow. Over the monitoring period, Coldwater Creek Wetland was able to intercept approximately 10.5 million m\n              3\n              of water equating to ~ 10% of the total flow entering Grand Lake St. Marys from this subwatershed while showing average load reductions of at least 63% for SRP (1.85 g/m\n              2\n              /yr), TP (5.2 g/m\n              2\n              /yr), NO\n              3\n              -N (48 g/m\n              2\n              /yr), and TSS (657 g/m\n              2\n              /yr). The need for long-term monitoring of wetlands is essential as documentation of ecosystem function over longer periods of time (as opposed to one or two years of monitoring) is paramount in improving our understanding of these restored ecosystems may help improve water quality.","container-title":"Wetlands","DOI":"10.1007/s13157-025-01917-9","ISSN":"0277-5212, 1943-6246","issue":"4","journalAbbreviation":"Wetlands","language":"en","page":"37","source":"DOI.org (Crossref)","title":"Wetland Conservation in the Grand Lake St. Marys Watershed: Long Term Monitoring Data from Coldwater Creek Restored Wetland","title-short":"Wetland Conservation in the Grand Lake St. Marys Watershed","volume":"45","author":[{"family":"Jacquemin","given":"Stephen J."},{"family":"Grunden","given":"Morgan C."},{"family":"Dirksen","given":"Theresa A."}],"issued":{"date-parts":[["2025",4]]}}}],"schema":"https://github.com/citation-style-language/schema/raw/master/csl-citation.json"} </w:instrText>
      </w:r>
      <w:r w:rsidR="00510103" w:rsidRPr="3B412585">
        <w:rPr>
          <w:rFonts w:ascii="Times New Roman" w:hAnsi="Times New Roman" w:cs="Times New Roman"/>
          <w:sz w:val="24"/>
          <w:szCs w:val="24"/>
        </w:rPr>
        <w:fldChar w:fldCharType="separate"/>
      </w:r>
      <w:r w:rsidR="003707A9" w:rsidRPr="3B412585">
        <w:rPr>
          <w:rFonts w:ascii="Times New Roman" w:hAnsi="Times New Roman" w:cs="Times New Roman"/>
          <w:sz w:val="24"/>
          <w:szCs w:val="24"/>
        </w:rPr>
        <w:t>(Cheng and Basu 2017, Jacquemin et al. 2025)</w:t>
      </w:r>
      <w:r w:rsidR="00510103" w:rsidRPr="3B412585">
        <w:rPr>
          <w:rFonts w:ascii="Times New Roman" w:hAnsi="Times New Roman" w:cs="Times New Roman"/>
          <w:sz w:val="24"/>
          <w:szCs w:val="24"/>
        </w:rPr>
        <w:fldChar w:fldCharType="end"/>
      </w:r>
      <w:r w:rsidR="006C0D0A" w:rsidRPr="3B412585">
        <w:rPr>
          <w:rFonts w:ascii="Times New Roman" w:hAnsi="Times New Roman" w:cs="Times New Roman"/>
          <w:sz w:val="24"/>
          <w:szCs w:val="24"/>
        </w:rPr>
        <w:t>.</w:t>
      </w:r>
      <w:r w:rsidR="00D8251A">
        <w:rPr>
          <w:rFonts w:ascii="Times New Roman" w:hAnsi="Times New Roman" w:cs="Times New Roman"/>
          <w:sz w:val="24"/>
          <w:szCs w:val="24"/>
        </w:rPr>
        <w:t xml:space="preserve"> </w:t>
      </w:r>
      <w:ins w:id="1941" w:author="Kinsman-Costello, Lauren" w:date="2026-10-08T15:27:00Z" w16du:dateUtc="2026-10-08T19:27:00Z">
        <w:r w:rsidR="005F3E2C" w:rsidRPr="007B6093">
          <w:rPr>
            <w:rFonts w:ascii="Times New Roman" w:hAnsi="Times New Roman" w:cs="Times New Roman"/>
            <w:sz w:val="24"/>
            <w:szCs w:val="24"/>
            <w:highlight w:val="yellow"/>
            <w:rPrChange w:id="1942" w:author="Anderson, Kenneth" w:date="2026-10-09T08:29:00Z" w16du:dateUtc="2026-10-09T12:29:00Z">
              <w:rPr>
                <w:rFonts w:ascii="Times New Roman" w:hAnsi="Times New Roman" w:cs="Times New Roman"/>
                <w:sz w:val="24"/>
                <w:szCs w:val="24"/>
              </w:rPr>
            </w:rPrChange>
          </w:rPr>
          <w:t>*starting to just dump ideas here, please don’t read to edit yet *</w:t>
        </w:r>
        <w:r w:rsidR="005F3E2C">
          <w:rPr>
            <w:rFonts w:ascii="Times New Roman" w:hAnsi="Times New Roman" w:cs="Times New Roman"/>
            <w:sz w:val="24"/>
            <w:szCs w:val="24"/>
          </w:rPr>
          <w:t xml:space="preserve"> The Maumee TMDL </w:t>
        </w:r>
        <w:r w:rsidR="002063A0">
          <w:rPr>
            <w:rFonts w:ascii="Times New Roman" w:hAnsi="Times New Roman" w:cs="Times New Roman"/>
            <w:sz w:val="24"/>
            <w:szCs w:val="24"/>
          </w:rPr>
          <w:t>includes stream and wetland restorat</w:t>
        </w:r>
      </w:ins>
      <w:ins w:id="1943" w:author="Kinsman-Costello, Lauren" w:date="2026-10-08T15:28:00Z" w16du:dateUtc="2026-10-08T19:28:00Z">
        <w:r w:rsidR="002063A0">
          <w:rPr>
            <w:rFonts w:ascii="Times New Roman" w:hAnsi="Times New Roman" w:cs="Times New Roman"/>
            <w:sz w:val="24"/>
            <w:szCs w:val="24"/>
          </w:rPr>
          <w:t xml:space="preserve">ion and floodplain reconnection projects to be practices that enhance nonpoint source sinks for </w:t>
        </w:r>
        <w:r w:rsidR="00AB4A30">
          <w:rPr>
            <w:rFonts w:ascii="Times New Roman" w:hAnsi="Times New Roman" w:cs="Times New Roman"/>
            <w:sz w:val="24"/>
            <w:szCs w:val="24"/>
          </w:rPr>
          <w:t xml:space="preserve">P on the landscape (citation). </w:t>
        </w:r>
      </w:ins>
      <w:ins w:id="1944" w:author="Kinsman-Costello, Lauren" w:date="2026-10-08T15:29:00Z" w16du:dateUtc="2026-10-08T19:29:00Z">
        <w:r w:rsidR="00AB4A30">
          <w:rPr>
            <w:rFonts w:ascii="Times New Roman" w:hAnsi="Times New Roman" w:cs="Times New Roman"/>
            <w:sz w:val="24"/>
            <w:szCs w:val="24"/>
          </w:rPr>
          <w:t>Although broadly labeled “wetland restoration,” p</w:t>
        </w:r>
      </w:ins>
      <w:ins w:id="1945" w:author="Kinsman-Costello, Lauren" w:date="2026-10-08T15:28:00Z" w16du:dateUtc="2026-10-08T19:28:00Z">
        <w:r w:rsidR="00AB4A30">
          <w:rPr>
            <w:rFonts w:ascii="Times New Roman" w:hAnsi="Times New Roman" w:cs="Times New Roman"/>
            <w:sz w:val="24"/>
            <w:szCs w:val="24"/>
          </w:rPr>
          <w:t xml:space="preserve">rojects supported through H2Ohio program include </w:t>
        </w:r>
      </w:ins>
      <w:ins w:id="1946" w:author="Kinsman-Costello, Lauren" w:date="2026-10-08T15:29:00Z" w16du:dateUtc="2026-10-08T19:29:00Z">
        <w:r w:rsidR="00AB4A30">
          <w:rPr>
            <w:rFonts w:ascii="Times New Roman" w:hAnsi="Times New Roman" w:cs="Times New Roman"/>
            <w:sz w:val="24"/>
            <w:szCs w:val="24"/>
          </w:rPr>
          <w:t>restoration of streams, floodplain reconnections, and construction and restoration of wet</w:t>
        </w:r>
      </w:ins>
      <w:ins w:id="1947" w:author="Kinsman-Costello, Lauren" w:date="2026-10-08T15:30:00Z" w16du:dateUtc="2026-10-08T19:30:00Z">
        <w:r w:rsidR="00AB4A30">
          <w:rPr>
            <w:rFonts w:ascii="Times New Roman" w:hAnsi="Times New Roman" w:cs="Times New Roman"/>
            <w:sz w:val="24"/>
            <w:szCs w:val="24"/>
          </w:rPr>
          <w:t xml:space="preserve">lands. In practice, many </w:t>
        </w:r>
        <w:r w:rsidR="00796A50">
          <w:rPr>
            <w:rFonts w:ascii="Times New Roman" w:hAnsi="Times New Roman" w:cs="Times New Roman"/>
            <w:sz w:val="24"/>
            <w:szCs w:val="24"/>
          </w:rPr>
          <w:t>H2Ohio Projects integrate a combination of stream, wetland and floodplain connection features.</w:t>
        </w:r>
      </w:ins>
      <w:ins w:id="1948" w:author="Kinsman-Costello, Lauren" w:date="2026-10-08T15:29:00Z" w16du:dateUtc="2026-10-08T19:29:00Z">
        <w:r w:rsidR="00AB4A30">
          <w:rPr>
            <w:rFonts w:ascii="Times New Roman" w:hAnsi="Times New Roman" w:cs="Times New Roman"/>
            <w:sz w:val="24"/>
            <w:szCs w:val="24"/>
          </w:rPr>
          <w:t xml:space="preserve"> </w:t>
        </w:r>
      </w:ins>
      <w:ins w:id="1949" w:author="Kinsman-Costello, Lauren" w:date="2026-10-08T15:32:00Z" w16du:dateUtc="2026-10-08T19:32:00Z">
        <w:r w:rsidR="00D97312">
          <w:rPr>
            <w:rFonts w:ascii="Times New Roman" w:hAnsi="Times New Roman" w:cs="Times New Roman"/>
            <w:sz w:val="24"/>
            <w:szCs w:val="24"/>
          </w:rPr>
          <w:t>While th</w:t>
        </w:r>
        <w:r w:rsidR="00FF26BA">
          <w:rPr>
            <w:rFonts w:ascii="Times New Roman" w:hAnsi="Times New Roman" w:cs="Times New Roman"/>
            <w:sz w:val="24"/>
            <w:szCs w:val="24"/>
          </w:rPr>
          <w:t>e scenarios presented here affirm that</w:t>
        </w:r>
        <w:r w:rsidR="008F7B5C">
          <w:rPr>
            <w:rFonts w:ascii="Times New Roman" w:hAnsi="Times New Roman" w:cs="Times New Roman"/>
            <w:sz w:val="24"/>
            <w:szCs w:val="24"/>
          </w:rPr>
          <w:t>, generally,</w:t>
        </w:r>
        <w:r w:rsidR="00FF26BA">
          <w:rPr>
            <w:rFonts w:ascii="Times New Roman" w:hAnsi="Times New Roman" w:cs="Times New Roman"/>
            <w:sz w:val="24"/>
            <w:szCs w:val="24"/>
          </w:rPr>
          <w:t xml:space="preserve"> </w:t>
        </w:r>
        <w:r w:rsidR="008F7B5C">
          <w:rPr>
            <w:rFonts w:ascii="Times New Roman" w:hAnsi="Times New Roman" w:cs="Times New Roman"/>
            <w:sz w:val="24"/>
            <w:szCs w:val="24"/>
          </w:rPr>
          <w:t xml:space="preserve">the restoration and construction effort </w:t>
        </w:r>
      </w:ins>
      <w:ins w:id="1950" w:author="Kinsman-Costello, Lauren" w:date="2026-10-08T15:33:00Z" w16du:dateUtc="2026-10-08T19:33:00Z">
        <w:r w:rsidR="002C2B77">
          <w:rPr>
            <w:rFonts w:ascii="Times New Roman" w:hAnsi="Times New Roman" w:cs="Times New Roman"/>
            <w:sz w:val="24"/>
            <w:szCs w:val="24"/>
          </w:rPr>
          <w:t xml:space="preserve">necessary in terms of area converted is realistic, they do not </w:t>
        </w:r>
        <w:r w:rsidR="0019212E">
          <w:rPr>
            <w:rFonts w:ascii="Times New Roman" w:hAnsi="Times New Roman" w:cs="Times New Roman"/>
            <w:sz w:val="24"/>
            <w:szCs w:val="24"/>
          </w:rPr>
          <w:t xml:space="preserve">account for </w:t>
        </w:r>
        <w:r w:rsidR="00D43717">
          <w:rPr>
            <w:rFonts w:ascii="Times New Roman" w:hAnsi="Times New Roman" w:cs="Times New Roman"/>
            <w:sz w:val="24"/>
            <w:szCs w:val="24"/>
          </w:rPr>
          <w:t xml:space="preserve">the important factors of how and where </w:t>
        </w:r>
        <w:r w:rsidR="00F56CFD">
          <w:rPr>
            <w:rFonts w:ascii="Times New Roman" w:hAnsi="Times New Roman" w:cs="Times New Roman"/>
            <w:sz w:val="24"/>
            <w:szCs w:val="24"/>
          </w:rPr>
          <w:t xml:space="preserve">wetland infrastructure is implemented throughout the watershed </w:t>
        </w:r>
        <w:r w:rsidR="00935D34">
          <w:rPr>
            <w:rFonts w:ascii="Times New Roman" w:hAnsi="Times New Roman" w:cs="Times New Roman"/>
            <w:sz w:val="24"/>
            <w:szCs w:val="24"/>
          </w:rPr>
          <w:t>will a</w:t>
        </w:r>
      </w:ins>
      <w:ins w:id="1951" w:author="Kinsman-Costello, Lauren" w:date="2026-10-08T15:34:00Z" w16du:dateUtc="2026-10-08T19:34:00Z">
        <w:r w:rsidR="00935D34">
          <w:rPr>
            <w:rFonts w:ascii="Times New Roman" w:hAnsi="Times New Roman" w:cs="Times New Roman"/>
            <w:sz w:val="24"/>
            <w:szCs w:val="24"/>
          </w:rPr>
          <w:t xml:space="preserve">ffect nutrient loads, nor how the aging of newly constructed and restored systems and year-to-year variability will alter nutrient retention rates over time. </w:t>
        </w:r>
        <w:r w:rsidR="00407242">
          <w:rPr>
            <w:rFonts w:ascii="Times New Roman" w:hAnsi="Times New Roman" w:cs="Times New Roman"/>
            <w:sz w:val="24"/>
            <w:szCs w:val="24"/>
          </w:rPr>
          <w:t xml:space="preserve">Our data unequivocally demonstrate that wetland restoration </w:t>
        </w:r>
      </w:ins>
      <w:ins w:id="1952" w:author="Kinsman-Costello, Lauren" w:date="2026-10-08T15:35:00Z" w16du:dateUtc="2026-10-08T19:35:00Z">
        <w:r w:rsidR="00374A90">
          <w:rPr>
            <w:rFonts w:ascii="Times New Roman" w:hAnsi="Times New Roman" w:cs="Times New Roman"/>
            <w:sz w:val="24"/>
            <w:szCs w:val="24"/>
          </w:rPr>
          <w:t xml:space="preserve">is a meaningful, realistic, cost-effective, and </w:t>
        </w:r>
        <w:r w:rsidR="00374A90">
          <w:rPr>
            <w:rFonts w:ascii="Times New Roman" w:hAnsi="Times New Roman" w:cs="Times New Roman"/>
            <w:sz w:val="24"/>
            <w:szCs w:val="24"/>
          </w:rPr>
          <w:lastRenderedPageBreak/>
          <w:t>necessary component of watershed-scale efforts to mitigate HAB-fueling nutrient loads</w:t>
        </w:r>
        <w:r w:rsidR="00F667A6">
          <w:rPr>
            <w:rFonts w:ascii="Times New Roman" w:hAnsi="Times New Roman" w:cs="Times New Roman"/>
            <w:sz w:val="24"/>
            <w:szCs w:val="24"/>
          </w:rPr>
          <w:t xml:space="preserve">, and that ongoing improvements to wetland restoration, construction, and management </w:t>
        </w:r>
      </w:ins>
      <w:ins w:id="1953" w:author="Kinsman-Costello, Lauren" w:date="2026-10-08T15:36:00Z" w16du:dateUtc="2026-10-08T19:36:00Z">
        <w:r w:rsidR="00E24081">
          <w:rPr>
            <w:rFonts w:ascii="Times New Roman" w:hAnsi="Times New Roman" w:cs="Times New Roman"/>
            <w:sz w:val="24"/>
            <w:szCs w:val="24"/>
          </w:rPr>
          <w:t xml:space="preserve">are a worthwhile investment </w:t>
        </w:r>
        <w:r w:rsidR="00E24081" w:rsidRPr="007B6093">
          <w:rPr>
            <w:rFonts w:ascii="Times New Roman" w:hAnsi="Times New Roman" w:cs="Times New Roman"/>
            <w:sz w:val="24"/>
            <w:szCs w:val="24"/>
            <w:highlight w:val="yellow"/>
            <w:rPrChange w:id="1954" w:author="Anderson, Kenneth" w:date="2026-10-09T08:29:00Z" w16du:dateUtc="2026-10-09T12:29:00Z">
              <w:rPr>
                <w:rFonts w:ascii="Times New Roman" w:hAnsi="Times New Roman" w:cs="Times New Roman"/>
                <w:sz w:val="24"/>
                <w:szCs w:val="24"/>
              </w:rPr>
            </w:rPrChange>
          </w:rPr>
          <w:t xml:space="preserve">[this might be too on the nose and advocacy-y for a paper, I will think of less value-laden </w:t>
        </w:r>
        <w:r w:rsidR="00D1574D" w:rsidRPr="007B6093">
          <w:rPr>
            <w:rFonts w:ascii="Times New Roman" w:hAnsi="Times New Roman" w:cs="Times New Roman"/>
            <w:sz w:val="24"/>
            <w:szCs w:val="24"/>
            <w:highlight w:val="yellow"/>
            <w:rPrChange w:id="1955" w:author="Anderson, Kenneth" w:date="2026-10-09T08:29:00Z" w16du:dateUtc="2026-10-09T12:29:00Z">
              <w:rPr>
                <w:rFonts w:ascii="Times New Roman" w:hAnsi="Times New Roman" w:cs="Times New Roman"/>
                <w:sz w:val="24"/>
                <w:szCs w:val="24"/>
              </w:rPr>
            </w:rPrChange>
          </w:rPr>
          <w:t xml:space="preserve">words, especially without an </w:t>
        </w:r>
      </w:ins>
      <w:ins w:id="1956" w:author="Kinsman-Costello, Lauren" w:date="2026-10-08T15:37:00Z" w16du:dateUtc="2026-10-08T19:37:00Z">
        <w:r w:rsidR="00D1574D" w:rsidRPr="007B6093">
          <w:rPr>
            <w:rFonts w:ascii="Times New Roman" w:hAnsi="Times New Roman" w:cs="Times New Roman"/>
            <w:sz w:val="24"/>
            <w:szCs w:val="24"/>
            <w:highlight w:val="yellow"/>
            <w:rPrChange w:id="1957" w:author="Anderson, Kenneth" w:date="2026-10-09T08:29:00Z" w16du:dateUtc="2026-10-09T12:29:00Z">
              <w:rPr>
                <w:rFonts w:ascii="Times New Roman" w:hAnsi="Times New Roman" w:cs="Times New Roman"/>
                <w:sz w:val="24"/>
                <w:szCs w:val="24"/>
              </w:rPr>
            </w:rPrChange>
          </w:rPr>
          <w:t>economic analysis included.</w:t>
        </w:r>
      </w:ins>
      <w:ins w:id="1958" w:author="Kinsman-Costello, Lauren" w:date="2026-10-08T15:36:00Z" w16du:dateUtc="2026-10-08T19:36:00Z">
        <w:r w:rsidR="00E24081" w:rsidRPr="007B6093">
          <w:rPr>
            <w:rFonts w:ascii="Times New Roman" w:hAnsi="Times New Roman" w:cs="Times New Roman"/>
            <w:sz w:val="24"/>
            <w:szCs w:val="24"/>
            <w:highlight w:val="yellow"/>
            <w:rPrChange w:id="1959" w:author="Anderson, Kenneth" w:date="2026-10-09T08:29:00Z" w16du:dateUtc="2026-10-09T12:29:00Z">
              <w:rPr>
                <w:rFonts w:ascii="Times New Roman" w:hAnsi="Times New Roman" w:cs="Times New Roman"/>
                <w:sz w:val="24"/>
                <w:szCs w:val="24"/>
              </w:rPr>
            </w:rPrChange>
          </w:rPr>
          <w:t>]</w:t>
        </w:r>
        <w:r w:rsidR="00E24081">
          <w:rPr>
            <w:rFonts w:ascii="Times New Roman" w:hAnsi="Times New Roman" w:cs="Times New Roman"/>
            <w:sz w:val="24"/>
            <w:szCs w:val="24"/>
          </w:rPr>
          <w:t xml:space="preserve"> to achi</w:t>
        </w:r>
      </w:ins>
      <w:ins w:id="1960" w:author="Kinsman-Costello, Lauren" w:date="2026-10-08T15:37:00Z" w16du:dateUtc="2026-10-08T19:37:00Z">
        <w:r w:rsidR="0033690C">
          <w:rPr>
            <w:rFonts w:ascii="Times New Roman" w:hAnsi="Times New Roman" w:cs="Times New Roman"/>
            <w:sz w:val="24"/>
            <w:szCs w:val="24"/>
          </w:rPr>
          <w:t>e</w:t>
        </w:r>
      </w:ins>
      <w:ins w:id="1961" w:author="Kinsman-Costello, Lauren" w:date="2026-10-08T15:36:00Z" w16du:dateUtc="2026-10-08T19:36:00Z">
        <w:r w:rsidR="00E24081">
          <w:rPr>
            <w:rFonts w:ascii="Times New Roman" w:hAnsi="Times New Roman" w:cs="Times New Roman"/>
            <w:sz w:val="24"/>
            <w:szCs w:val="24"/>
          </w:rPr>
          <w:t>ve basin wide goals.</w:t>
        </w:r>
      </w:ins>
    </w:p>
    <w:p w14:paraId="79F3A41E" w14:textId="684E7F33" w:rsidR="0097733F" w:rsidRPr="00682BBA" w:rsidRDefault="0097733F" w:rsidP="00682BBA">
      <w:pPr>
        <w:spacing w:line="480" w:lineRule="auto"/>
        <w:rPr>
          <w:rFonts w:ascii="Times New Roman" w:hAnsi="Times New Roman" w:cs="Times New Roman"/>
          <w:b/>
          <w:bCs/>
          <w:sz w:val="24"/>
          <w:szCs w:val="24"/>
        </w:rPr>
      </w:pPr>
      <w:commentRangeStart w:id="1962"/>
      <w:r w:rsidRPr="3B412585">
        <w:rPr>
          <w:rFonts w:ascii="Times New Roman" w:hAnsi="Times New Roman" w:cs="Times New Roman"/>
          <w:b/>
          <w:bCs/>
          <w:sz w:val="24"/>
          <w:szCs w:val="24"/>
        </w:rPr>
        <w:t>5. Conclusion</w:t>
      </w:r>
      <w:commentRangeEnd w:id="1962"/>
      <w:r w:rsidRPr="00682BBA">
        <w:rPr>
          <w:rStyle w:val="CommentReference"/>
          <w:rFonts w:ascii="Times New Roman" w:hAnsi="Times New Roman" w:cs="Times New Roman"/>
          <w:b/>
          <w:bCs/>
          <w:sz w:val="24"/>
          <w:szCs w:val="24"/>
        </w:rPr>
        <w:commentReference w:id="1962"/>
      </w:r>
    </w:p>
    <w:p w14:paraId="45E4A5C2" w14:textId="0B567E53" w:rsidR="008B51F3" w:rsidRDefault="008B51F3" w:rsidP="004A4E7E">
      <w:pPr>
        <w:spacing w:line="480" w:lineRule="auto"/>
        <w:ind w:firstLine="720"/>
        <w:rPr>
          <w:ins w:id="1963" w:author="Anderson, Kenneth" w:date="2026-10-09T14:07:00Z" w16du:dateUtc="2026-10-09T18:07:00Z"/>
          <w:rFonts w:ascii="Times New Roman" w:hAnsi="Times New Roman" w:cs="Times New Roman"/>
          <w:sz w:val="24"/>
          <w:szCs w:val="24"/>
        </w:rPr>
      </w:pPr>
      <w:ins w:id="1964" w:author="Anderson, Kenneth" w:date="2026-10-09T14:07:00Z" w16du:dateUtc="2026-10-09T18:07:00Z">
        <w:r>
          <w:rPr>
            <w:rFonts w:ascii="Times New Roman" w:hAnsi="Times New Roman" w:cs="Times New Roman"/>
            <w:sz w:val="24"/>
            <w:szCs w:val="24"/>
          </w:rPr>
          <w:t xml:space="preserve">We </w:t>
        </w:r>
      </w:ins>
      <w:ins w:id="1965" w:author="Anderson, Kenneth" w:date="2026-10-09T14:08:00Z" w16du:dateUtc="2026-10-09T18:08:00Z">
        <w:r>
          <w:rPr>
            <w:rFonts w:ascii="Times New Roman" w:hAnsi="Times New Roman" w:cs="Times New Roman"/>
            <w:sz w:val="24"/>
            <w:szCs w:val="24"/>
          </w:rPr>
          <w:t xml:space="preserve">used data from the H2Ohio Wetland Monitoring Program to create mass loading nutrient budgets for 24 constructed wetlands across </w:t>
        </w:r>
        <w:del w:id="1966" w:author="Kerns, Janice" w:date="2026-10-09T15:15:00Z" w16du:dateUtc="2026-10-09T19:15:00Z">
          <w:r w:rsidDel="00570D07">
            <w:rPr>
              <w:rFonts w:ascii="Times New Roman" w:hAnsi="Times New Roman" w:cs="Times New Roman"/>
              <w:sz w:val="24"/>
              <w:szCs w:val="24"/>
            </w:rPr>
            <w:delText xml:space="preserve">the state of </w:delText>
          </w:r>
        </w:del>
        <w:r>
          <w:rPr>
            <w:rFonts w:ascii="Times New Roman" w:hAnsi="Times New Roman" w:cs="Times New Roman"/>
            <w:sz w:val="24"/>
            <w:szCs w:val="24"/>
          </w:rPr>
          <w:t xml:space="preserve">Ohio. </w:t>
        </w:r>
        <w:r w:rsidR="000A76ED">
          <w:rPr>
            <w:rFonts w:ascii="Times New Roman" w:hAnsi="Times New Roman" w:cs="Times New Roman"/>
            <w:sz w:val="24"/>
            <w:szCs w:val="24"/>
          </w:rPr>
          <w:t xml:space="preserve">Our analysis shows that </w:t>
        </w:r>
        <w:r w:rsidR="0010771C">
          <w:rPr>
            <w:rFonts w:ascii="Times New Roman" w:hAnsi="Times New Roman" w:cs="Times New Roman"/>
            <w:sz w:val="24"/>
            <w:szCs w:val="24"/>
          </w:rPr>
          <w:t>w</w:t>
        </w:r>
      </w:ins>
      <w:ins w:id="1967" w:author="Anderson, Kenneth" w:date="2026-10-09T14:09:00Z" w16du:dateUtc="2026-10-09T18:09:00Z">
        <w:r w:rsidR="00FC6A39">
          <w:rPr>
            <w:rFonts w:ascii="Times New Roman" w:hAnsi="Times New Roman" w:cs="Times New Roman"/>
            <w:sz w:val="24"/>
            <w:szCs w:val="24"/>
          </w:rPr>
          <w:t>etlands retain nutrients and that while intermittent releases were not uncommon</w:t>
        </w:r>
      </w:ins>
      <w:ins w:id="1968" w:author="Kerns, Janice" w:date="2026-10-09T15:15:00Z" w16du:dateUtc="2026-10-09T19:15:00Z">
        <w:r w:rsidR="00BB695A">
          <w:rPr>
            <w:rFonts w:ascii="Times New Roman" w:hAnsi="Times New Roman" w:cs="Times New Roman"/>
            <w:sz w:val="24"/>
            <w:szCs w:val="24"/>
          </w:rPr>
          <w:t>,</w:t>
        </w:r>
      </w:ins>
      <w:ins w:id="1969" w:author="Anderson, Kenneth" w:date="2026-10-09T14:09:00Z" w16du:dateUtc="2026-10-09T18:09:00Z">
        <w:r w:rsidR="00FC6A39">
          <w:rPr>
            <w:rFonts w:ascii="Times New Roman" w:hAnsi="Times New Roman" w:cs="Times New Roman"/>
            <w:sz w:val="24"/>
            <w:szCs w:val="24"/>
          </w:rPr>
          <w:t xml:space="preserve"> their magnitude was far smaller than the retention by each wetland on an annual scale. </w:t>
        </w:r>
      </w:ins>
      <w:ins w:id="1970" w:author="Anderson, Kenneth" w:date="2026-10-09T14:10:00Z" w16du:dateUtc="2026-10-09T18:10:00Z">
        <w:r w:rsidR="00CE0C35">
          <w:rPr>
            <w:rFonts w:ascii="Times New Roman" w:hAnsi="Times New Roman" w:cs="Times New Roman"/>
            <w:sz w:val="24"/>
            <w:szCs w:val="24"/>
          </w:rPr>
          <w:t xml:space="preserve">Comparing our monitoring results to regional goals for capturing non-point source pollution </w:t>
        </w:r>
      </w:ins>
      <w:ins w:id="1971" w:author="Anderson, Kenneth" w:date="2026-10-09T14:11:00Z" w16du:dateUtc="2026-10-09T18:11:00Z">
        <w:r w:rsidR="00B7023C">
          <w:rPr>
            <w:rFonts w:ascii="Times New Roman" w:hAnsi="Times New Roman" w:cs="Times New Roman"/>
            <w:sz w:val="24"/>
            <w:szCs w:val="24"/>
          </w:rPr>
          <w:t>shows</w:t>
        </w:r>
      </w:ins>
      <w:ins w:id="1972" w:author="Anderson, Kenneth" w:date="2026-10-09T14:10:00Z" w16du:dateUtc="2026-10-09T18:10:00Z">
        <w:r w:rsidR="00D81B3F">
          <w:rPr>
            <w:rFonts w:ascii="Times New Roman" w:hAnsi="Times New Roman" w:cs="Times New Roman"/>
            <w:sz w:val="24"/>
            <w:szCs w:val="24"/>
          </w:rPr>
          <w:t xml:space="preserve"> that </w:t>
        </w:r>
        <w:r w:rsidR="007D127D">
          <w:rPr>
            <w:rFonts w:ascii="Times New Roman" w:hAnsi="Times New Roman" w:cs="Times New Roman"/>
            <w:sz w:val="24"/>
            <w:szCs w:val="24"/>
          </w:rPr>
          <w:t xml:space="preserve">building hydrologically connected </w:t>
        </w:r>
        <w:r w:rsidR="005E5D62">
          <w:rPr>
            <w:rFonts w:ascii="Times New Roman" w:hAnsi="Times New Roman" w:cs="Times New Roman"/>
            <w:sz w:val="24"/>
            <w:szCs w:val="24"/>
          </w:rPr>
          <w:t xml:space="preserve">wetlands </w:t>
        </w:r>
      </w:ins>
      <w:ins w:id="1973" w:author="Anderson, Kenneth" w:date="2026-10-09T14:11:00Z" w16du:dateUtc="2026-10-09T18:11:00Z">
        <w:r w:rsidR="005E5D62">
          <w:rPr>
            <w:rFonts w:ascii="Times New Roman" w:hAnsi="Times New Roman" w:cs="Times New Roman"/>
            <w:sz w:val="24"/>
            <w:szCs w:val="24"/>
          </w:rPr>
          <w:t>can contribute to landscape scale nutrient retention</w:t>
        </w:r>
        <w:r w:rsidR="00926E06">
          <w:rPr>
            <w:rFonts w:ascii="Times New Roman" w:hAnsi="Times New Roman" w:cs="Times New Roman"/>
            <w:sz w:val="24"/>
            <w:szCs w:val="24"/>
          </w:rPr>
          <w:t>.</w:t>
        </w:r>
        <w:r w:rsidR="005E5D62">
          <w:rPr>
            <w:rFonts w:ascii="Times New Roman" w:hAnsi="Times New Roman" w:cs="Times New Roman"/>
            <w:sz w:val="24"/>
            <w:szCs w:val="24"/>
          </w:rPr>
          <w:t xml:space="preserve"> </w:t>
        </w:r>
        <w:r w:rsidR="008828A4">
          <w:rPr>
            <w:rFonts w:ascii="Times New Roman" w:hAnsi="Times New Roman" w:cs="Times New Roman"/>
            <w:sz w:val="24"/>
            <w:szCs w:val="24"/>
          </w:rPr>
          <w:t>The variation in nutrient retention highlights the importance of monitoring newly constructed wetlands for adaptive management</w:t>
        </w:r>
      </w:ins>
      <w:ins w:id="1974" w:author="Anderson, Kenneth" w:date="2026-10-09T14:12:00Z" w16du:dateUtc="2026-10-09T18:12:00Z">
        <w:r w:rsidR="005502C4">
          <w:rPr>
            <w:rFonts w:ascii="Times New Roman" w:hAnsi="Times New Roman" w:cs="Times New Roman"/>
            <w:sz w:val="24"/>
            <w:szCs w:val="24"/>
          </w:rPr>
          <w:t>. The high range in ef</w:t>
        </w:r>
      </w:ins>
      <w:ins w:id="1975" w:author="Anderson, Kenneth" w:date="2026-10-09T14:13:00Z" w16du:dateUtc="2026-10-09T18:13:00Z">
        <w:r w:rsidR="005502C4">
          <w:rPr>
            <w:rFonts w:ascii="Times New Roman" w:hAnsi="Times New Roman" w:cs="Times New Roman"/>
            <w:sz w:val="24"/>
            <w:szCs w:val="24"/>
          </w:rPr>
          <w:t xml:space="preserve">fectiveness in wetlands highlights that increasing connectivity and optimizing wetland nutrient retention has the potential to significantly improve the ability of wetland to contribute to landscape scale nutrient retention. </w:t>
        </w:r>
        <w:r w:rsidR="00C36379">
          <w:rPr>
            <w:rFonts w:ascii="Times New Roman" w:hAnsi="Times New Roman" w:cs="Times New Roman"/>
            <w:sz w:val="24"/>
            <w:szCs w:val="24"/>
          </w:rPr>
          <w:t xml:space="preserve">This study highlights the importance of </w:t>
        </w:r>
      </w:ins>
      <w:ins w:id="1976" w:author="Anderson, Kenneth" w:date="2026-10-09T14:14:00Z" w16du:dateUtc="2026-10-09T18:14:00Z">
        <w:r w:rsidR="00A34917">
          <w:rPr>
            <w:rFonts w:ascii="Times New Roman" w:hAnsi="Times New Roman" w:cs="Times New Roman"/>
            <w:sz w:val="24"/>
            <w:szCs w:val="24"/>
          </w:rPr>
          <w:t>wetlands receiving water</w:t>
        </w:r>
      </w:ins>
      <w:ins w:id="1977" w:author="Anderson, Kenneth" w:date="2026-10-09T14:15:00Z" w16du:dateUtc="2026-10-09T18:15:00Z">
        <w:r w:rsidR="0009519F">
          <w:rPr>
            <w:rFonts w:ascii="Times New Roman" w:hAnsi="Times New Roman" w:cs="Times New Roman"/>
            <w:sz w:val="24"/>
            <w:szCs w:val="24"/>
          </w:rPr>
          <w:t xml:space="preserve"> when comparing across the entire range of wetlands</w:t>
        </w:r>
      </w:ins>
      <w:ins w:id="1978" w:author="Anderson, Kenneth" w:date="2026-10-09T14:14:00Z" w16du:dateUtc="2026-10-09T18:14:00Z">
        <w:r w:rsidR="00FC1522">
          <w:rPr>
            <w:rFonts w:ascii="Times New Roman" w:hAnsi="Times New Roman" w:cs="Times New Roman"/>
            <w:sz w:val="24"/>
            <w:szCs w:val="24"/>
          </w:rPr>
          <w:t xml:space="preserve"> </w:t>
        </w:r>
      </w:ins>
      <w:ins w:id="1979" w:author="Anderson, Kenneth" w:date="2026-10-09T14:15:00Z" w16du:dateUtc="2026-10-09T18:15:00Z">
        <w:r w:rsidR="00D25615">
          <w:rPr>
            <w:rFonts w:ascii="Times New Roman" w:hAnsi="Times New Roman" w:cs="Times New Roman"/>
            <w:sz w:val="24"/>
            <w:szCs w:val="24"/>
          </w:rPr>
          <w:t xml:space="preserve">but also </w:t>
        </w:r>
        <w:r w:rsidR="0009519F">
          <w:rPr>
            <w:rFonts w:ascii="Times New Roman" w:hAnsi="Times New Roman" w:cs="Times New Roman"/>
            <w:sz w:val="24"/>
            <w:szCs w:val="24"/>
          </w:rPr>
          <w:t>highlights how</w:t>
        </w:r>
        <w:r w:rsidR="00D25615">
          <w:rPr>
            <w:rFonts w:ascii="Times New Roman" w:hAnsi="Times New Roman" w:cs="Times New Roman"/>
            <w:sz w:val="24"/>
            <w:szCs w:val="24"/>
          </w:rPr>
          <w:t xml:space="preserve"> inflowing volume </w:t>
        </w:r>
        <w:r w:rsidR="0009519F">
          <w:rPr>
            <w:rFonts w:ascii="Times New Roman" w:hAnsi="Times New Roman" w:cs="Times New Roman"/>
            <w:sz w:val="24"/>
            <w:szCs w:val="24"/>
          </w:rPr>
          <w:t xml:space="preserve">doesn’t always </w:t>
        </w:r>
        <w:r w:rsidR="007A1488">
          <w:rPr>
            <w:rFonts w:ascii="Times New Roman" w:hAnsi="Times New Roman" w:cs="Times New Roman"/>
            <w:sz w:val="24"/>
            <w:szCs w:val="24"/>
          </w:rPr>
          <w:t>increase the effectiveness of individual wetlands. Futu</w:t>
        </w:r>
      </w:ins>
      <w:ins w:id="1980" w:author="Anderson, Kenneth" w:date="2026-10-09T14:16:00Z" w16du:dateUtc="2026-10-09T18:16:00Z">
        <w:r w:rsidR="007A1488">
          <w:rPr>
            <w:rFonts w:ascii="Times New Roman" w:hAnsi="Times New Roman" w:cs="Times New Roman"/>
            <w:sz w:val="24"/>
            <w:szCs w:val="24"/>
          </w:rPr>
          <w:t xml:space="preserve">re studies should further </w:t>
        </w:r>
        <w:r w:rsidR="004C00A3">
          <w:rPr>
            <w:rFonts w:ascii="Times New Roman" w:hAnsi="Times New Roman" w:cs="Times New Roman"/>
            <w:sz w:val="24"/>
            <w:szCs w:val="24"/>
          </w:rPr>
          <w:t>investigate the features that lead individual wetlands to better retain nutrients.</w:t>
        </w:r>
      </w:ins>
    </w:p>
    <w:p w14:paraId="091AF7AC" w14:textId="51ECC27D" w:rsidR="006C0D0A" w:rsidRPr="00682BBA" w:rsidRDefault="00DE57CC" w:rsidP="004A4E7E">
      <w:pPr>
        <w:spacing w:line="480" w:lineRule="auto"/>
        <w:ind w:firstLine="720"/>
        <w:rPr>
          <w:del w:id="1981" w:author="Anderson, Kenneth" w:date="2026-10-09T14:14:00Z" w16du:dateUtc="2026-10-09T18:14:00Z"/>
          <w:rFonts w:ascii="Times New Roman" w:hAnsi="Times New Roman" w:cs="Times New Roman"/>
          <w:sz w:val="24"/>
          <w:szCs w:val="24"/>
        </w:rPr>
      </w:pPr>
      <w:del w:id="1982" w:author="Anderson, Kenneth" w:date="2026-10-09T14:14:00Z" w16du:dateUtc="2026-10-09T18:14:00Z">
        <w:r w:rsidRPr="3B412585">
          <w:rPr>
            <w:rFonts w:ascii="Times New Roman" w:hAnsi="Times New Roman" w:cs="Times New Roman"/>
            <w:sz w:val="24"/>
            <w:szCs w:val="24"/>
          </w:rPr>
          <w:delText xml:space="preserve">Our </w:delText>
        </w:r>
      </w:del>
      <w:ins w:id="1983" w:author="Lauren N Brown" w:date="2026-09-29T15:29:00Z" w16du:dateUtc="2026-09-29T19:29:00Z">
        <w:del w:id="1984" w:author="Anderson, Kenneth" w:date="2026-10-09T14:14:00Z" w16du:dateUtc="2026-10-09T18:14:00Z">
          <w:r w:rsidR="00AE5C52">
            <w:rPr>
              <w:rFonts w:ascii="Times New Roman" w:hAnsi="Times New Roman" w:cs="Times New Roman"/>
              <w:sz w:val="24"/>
              <w:szCs w:val="24"/>
            </w:rPr>
            <w:delText>analysis of</w:delText>
          </w:r>
          <w:r w:rsidRPr="3B412585">
            <w:rPr>
              <w:rFonts w:ascii="Times New Roman" w:hAnsi="Times New Roman" w:cs="Times New Roman"/>
              <w:sz w:val="24"/>
              <w:szCs w:val="24"/>
            </w:rPr>
            <w:delText xml:space="preserve"> </w:delText>
          </w:r>
        </w:del>
      </w:ins>
      <w:del w:id="1985" w:author="Anderson, Kenneth" w:date="2026-10-09T14:07:00Z" w16du:dateUtc="2026-10-09T18:07:00Z">
        <w:r w:rsidRPr="3B412585">
          <w:rPr>
            <w:rFonts w:ascii="Times New Roman" w:hAnsi="Times New Roman" w:cs="Times New Roman"/>
            <w:sz w:val="24"/>
            <w:szCs w:val="24"/>
          </w:rPr>
          <w:delText>data</w:delText>
        </w:r>
      </w:del>
      <w:ins w:id="1986" w:author="Klukow, Mary Ellen" w:date="2026-09-08T15:52:00Z" w16du:dateUtc="2026-09-08T15:52:43Z">
        <w:del w:id="1987" w:author="Anderson, Kenneth" w:date="2026-10-09T14:07:00Z" w16du:dateUtc="2026-10-09T18:07:00Z">
          <w:r w:rsidR="3D6A8D60" w:rsidRPr="3B412585">
            <w:rPr>
              <w:rFonts w:ascii="Times New Roman" w:hAnsi="Times New Roman" w:cs="Times New Roman"/>
              <w:sz w:val="24"/>
              <w:szCs w:val="24"/>
            </w:rPr>
            <w:delText>,</w:delText>
          </w:r>
        </w:del>
      </w:ins>
      <w:del w:id="1988" w:author="Anderson, Kenneth" w:date="2026-10-09T14:14:00Z" w16du:dateUtc="2026-10-09T18:14:00Z">
        <w:r w:rsidRPr="3B412585">
          <w:rPr>
            <w:rFonts w:ascii="Times New Roman" w:hAnsi="Times New Roman" w:cs="Times New Roman"/>
            <w:sz w:val="24"/>
            <w:szCs w:val="24"/>
          </w:rPr>
          <w:delText xml:space="preserve"> collected </w:delText>
        </w:r>
        <w:r w:rsidR="00133586" w:rsidRPr="3B412585">
          <w:rPr>
            <w:rFonts w:ascii="Times New Roman" w:hAnsi="Times New Roman" w:cs="Times New Roman"/>
            <w:sz w:val="24"/>
            <w:szCs w:val="24"/>
          </w:rPr>
          <w:delText xml:space="preserve">as part of </w:delText>
        </w:r>
        <w:commentRangeStart w:id="1989"/>
        <w:r w:rsidR="00133586" w:rsidRPr="3B412585">
          <w:rPr>
            <w:rFonts w:ascii="Times New Roman" w:hAnsi="Times New Roman" w:cs="Times New Roman"/>
            <w:sz w:val="24"/>
            <w:szCs w:val="24"/>
          </w:rPr>
          <w:delText>the</w:delText>
        </w:r>
      </w:del>
      <w:commentRangeEnd w:id="1989"/>
      <w:r w:rsidRPr="3B412585">
        <w:rPr>
          <w:rStyle w:val="CommentReference"/>
          <w:rFonts w:ascii="Times New Roman" w:hAnsi="Times New Roman" w:cs="Times New Roman"/>
          <w:sz w:val="24"/>
          <w:szCs w:val="24"/>
        </w:rPr>
        <w:commentReference w:id="1989"/>
      </w:r>
      <w:del w:id="1990" w:author="Anderson, Kenneth" w:date="2026-10-09T14:14:00Z" w16du:dateUtc="2026-10-09T18:14:00Z">
        <w:r w:rsidR="00133586" w:rsidRPr="3B412585">
          <w:rPr>
            <w:rFonts w:ascii="Times New Roman" w:hAnsi="Times New Roman" w:cs="Times New Roman"/>
            <w:sz w:val="24"/>
            <w:szCs w:val="24"/>
          </w:rPr>
          <w:delText xml:space="preserve"> H2Ohio Wetland Monitoring Program</w:delText>
        </w:r>
      </w:del>
      <w:ins w:id="1991" w:author="Klukow, Mary Ellen" w:date="2026-09-08T15:52:00Z" w16du:dateUtc="2026-09-08T15:52:47Z">
        <w:del w:id="1992" w:author="Anderson, Kenneth" w:date="2026-10-09T14:14:00Z" w16du:dateUtc="2026-10-09T18:14:00Z">
          <w:r w:rsidR="7CDFEEC5" w:rsidRPr="3B412585">
            <w:rPr>
              <w:rFonts w:ascii="Times New Roman" w:hAnsi="Times New Roman" w:cs="Times New Roman"/>
              <w:sz w:val="24"/>
              <w:szCs w:val="24"/>
            </w:rPr>
            <w:delText>,</w:delText>
          </w:r>
        </w:del>
      </w:ins>
      <w:del w:id="1993" w:author="Anderson, Kenneth" w:date="2026-10-09T14:14:00Z" w16du:dateUtc="2026-10-09T18:14:00Z">
        <w:r w:rsidR="00133586" w:rsidRPr="3B412585">
          <w:rPr>
            <w:rFonts w:ascii="Times New Roman" w:hAnsi="Times New Roman" w:cs="Times New Roman"/>
            <w:sz w:val="24"/>
            <w:szCs w:val="24"/>
          </w:rPr>
          <w:delText xml:space="preserve"> shows</w:delText>
        </w:r>
        <w:r w:rsidR="0014675C" w:rsidRPr="3B412585">
          <w:rPr>
            <w:rFonts w:ascii="Times New Roman" w:hAnsi="Times New Roman" w:cs="Times New Roman"/>
            <w:sz w:val="24"/>
            <w:szCs w:val="24"/>
          </w:rPr>
          <w:delText xml:space="preserve"> that H2Ohio</w:delText>
        </w:r>
        <w:r w:rsidR="004371AA" w:rsidRPr="3B412585">
          <w:rPr>
            <w:rFonts w:ascii="Times New Roman" w:hAnsi="Times New Roman" w:cs="Times New Roman"/>
            <w:sz w:val="24"/>
            <w:szCs w:val="24"/>
          </w:rPr>
          <w:delText>-</w:delText>
        </w:r>
        <w:r w:rsidR="00133586" w:rsidRPr="3B412585">
          <w:rPr>
            <w:rFonts w:ascii="Times New Roman" w:hAnsi="Times New Roman" w:cs="Times New Roman"/>
            <w:sz w:val="24"/>
            <w:szCs w:val="24"/>
          </w:rPr>
          <w:delText xml:space="preserve">constructed </w:delText>
        </w:r>
        <w:r w:rsidR="0014675C" w:rsidRPr="3B412585">
          <w:rPr>
            <w:rFonts w:ascii="Times New Roman" w:hAnsi="Times New Roman" w:cs="Times New Roman"/>
            <w:sz w:val="24"/>
            <w:szCs w:val="24"/>
          </w:rPr>
          <w:delText xml:space="preserve">wetlands </w:delText>
        </w:r>
        <w:r w:rsidR="00494327" w:rsidRPr="3B412585">
          <w:rPr>
            <w:rFonts w:ascii="Times New Roman" w:hAnsi="Times New Roman" w:cs="Times New Roman"/>
            <w:sz w:val="24"/>
            <w:szCs w:val="24"/>
          </w:rPr>
          <w:delText>retain nutrients</w:delText>
        </w:r>
        <w:r w:rsidR="00CB1851" w:rsidRPr="3B412585">
          <w:rPr>
            <w:rFonts w:ascii="Times New Roman" w:hAnsi="Times New Roman" w:cs="Times New Roman"/>
            <w:sz w:val="24"/>
            <w:szCs w:val="24"/>
          </w:rPr>
          <w:delText>,</w:delText>
        </w:r>
        <w:r w:rsidR="00494327" w:rsidRPr="3B412585">
          <w:rPr>
            <w:rFonts w:ascii="Times New Roman" w:hAnsi="Times New Roman" w:cs="Times New Roman"/>
            <w:sz w:val="24"/>
            <w:szCs w:val="24"/>
          </w:rPr>
          <w:delText xml:space="preserve"> and net annual retention is </w:delText>
        </w:r>
        <w:r w:rsidR="005826FD" w:rsidRPr="3B412585">
          <w:rPr>
            <w:rFonts w:ascii="Times New Roman" w:hAnsi="Times New Roman" w:cs="Times New Roman"/>
            <w:sz w:val="24"/>
            <w:szCs w:val="24"/>
          </w:rPr>
          <w:delText xml:space="preserve">far higher than intermittent nutrient releases. </w:delText>
        </w:r>
        <w:r w:rsidR="00EC08BA" w:rsidRPr="3B412585">
          <w:rPr>
            <w:rFonts w:ascii="Times New Roman" w:hAnsi="Times New Roman" w:cs="Times New Roman"/>
            <w:sz w:val="24"/>
            <w:szCs w:val="24"/>
          </w:rPr>
          <w:delText xml:space="preserve">We additionally highlight how inflowing water volume sets the scale for nutrient retention as a strong predictor of both </w:delText>
        </w:r>
        <w:r w:rsidR="00545058" w:rsidRPr="3B412585">
          <w:rPr>
            <w:rFonts w:ascii="Times New Roman" w:hAnsi="Times New Roman" w:cs="Times New Roman"/>
            <w:sz w:val="24"/>
            <w:szCs w:val="24"/>
          </w:rPr>
          <w:delText>nutrient retention and release</w:delText>
        </w:r>
        <w:r w:rsidR="00E40C9A" w:rsidRPr="3B412585">
          <w:rPr>
            <w:rFonts w:ascii="Times New Roman" w:hAnsi="Times New Roman" w:cs="Times New Roman"/>
            <w:sz w:val="24"/>
            <w:szCs w:val="24"/>
          </w:rPr>
          <w:delText xml:space="preserve">, but that inflowing concentrations are important predictors of nutrient retention within individual wetlands. </w:delText>
        </w:r>
        <w:r w:rsidR="006A6A5E" w:rsidRPr="3B412585">
          <w:rPr>
            <w:rFonts w:ascii="Times New Roman" w:hAnsi="Times New Roman" w:cs="Times New Roman"/>
            <w:sz w:val="24"/>
            <w:szCs w:val="24"/>
          </w:rPr>
          <w:delText xml:space="preserve">Our database shows that </w:delText>
        </w:r>
        <w:r w:rsidRPr="2379A484" w:rsidDel="006A6A5E">
          <w:rPr>
            <w:rFonts w:ascii="Times New Roman" w:hAnsi="Times New Roman" w:cs="Times New Roman"/>
            <w:sz w:val="24"/>
            <w:szCs w:val="24"/>
          </w:rPr>
          <w:delText>w</w:delText>
        </w:r>
      </w:del>
      <w:ins w:id="1994" w:author="Winston, Ryan" w:date="2026-09-15T20:02:00Z" w16du:dateUtc="2026-09-15T20:02:21Z">
        <w:del w:id="1995" w:author="Anderson, Kenneth" w:date="2026-10-09T14:14:00Z" w16du:dateUtc="2026-10-09T18:14:00Z">
          <w:r w:rsidR="24CE8735" w:rsidRPr="2379A484">
            <w:rPr>
              <w:rFonts w:ascii="Times New Roman" w:hAnsi="Times New Roman" w:cs="Times New Roman"/>
              <w:sz w:val="24"/>
              <w:szCs w:val="24"/>
            </w:rPr>
            <w:delText>W</w:delText>
          </w:r>
        </w:del>
      </w:ins>
      <w:del w:id="1996" w:author="Anderson, Kenneth" w:date="2026-10-09T14:14:00Z" w16du:dateUtc="2026-10-09T18:14:00Z">
        <w:r w:rsidR="006A6A5E" w:rsidRPr="2379A484">
          <w:rPr>
            <w:rFonts w:ascii="Times New Roman" w:hAnsi="Times New Roman" w:cs="Times New Roman"/>
            <w:sz w:val="24"/>
            <w:szCs w:val="24"/>
          </w:rPr>
          <w:delText>etlands</w:delText>
        </w:r>
        <w:r w:rsidR="006A6A5E" w:rsidRPr="3B412585">
          <w:rPr>
            <w:rFonts w:ascii="Times New Roman" w:hAnsi="Times New Roman" w:cs="Times New Roman"/>
            <w:sz w:val="24"/>
            <w:szCs w:val="24"/>
          </w:rPr>
          <w:delText xml:space="preserve"> can be an effective </w:delText>
        </w:r>
        <w:commentRangeStart w:id="1997"/>
        <w:r w:rsidR="006A6A5E" w:rsidRPr="3B412585">
          <w:rPr>
            <w:rFonts w:ascii="Times New Roman" w:hAnsi="Times New Roman" w:cs="Times New Roman"/>
            <w:sz w:val="24"/>
            <w:szCs w:val="24"/>
          </w:rPr>
          <w:delText xml:space="preserve">method </w:delText>
        </w:r>
      </w:del>
      <w:commentRangeEnd w:id="1997"/>
      <w:r w:rsidRPr="3B412585">
        <w:rPr>
          <w:rStyle w:val="CommentReference"/>
          <w:rFonts w:ascii="Times New Roman" w:hAnsi="Times New Roman" w:cs="Times New Roman"/>
          <w:sz w:val="24"/>
          <w:szCs w:val="24"/>
        </w:rPr>
        <w:commentReference w:id="1997"/>
      </w:r>
      <w:del w:id="1998" w:author="Anderson, Kenneth" w:date="2026-10-09T14:14:00Z" w16du:dateUtc="2026-10-09T18:14:00Z">
        <w:r w:rsidR="006A6A5E" w:rsidRPr="3B412585">
          <w:rPr>
            <w:rFonts w:ascii="Times New Roman" w:hAnsi="Times New Roman" w:cs="Times New Roman"/>
            <w:sz w:val="24"/>
            <w:szCs w:val="24"/>
          </w:rPr>
          <w:delText>of</w:delText>
        </w:r>
        <w:r w:rsidR="00A72B65" w:rsidRPr="3B412585">
          <w:rPr>
            <w:rFonts w:ascii="Times New Roman" w:hAnsi="Times New Roman" w:cs="Times New Roman"/>
            <w:sz w:val="24"/>
            <w:szCs w:val="24"/>
          </w:rPr>
          <w:delText xml:space="preserve"> nutrient retention with</w:delText>
        </w:r>
        <w:r w:rsidR="005A78D5" w:rsidRPr="3B412585">
          <w:rPr>
            <w:rFonts w:ascii="Times New Roman" w:hAnsi="Times New Roman" w:cs="Times New Roman"/>
            <w:sz w:val="24"/>
            <w:szCs w:val="24"/>
          </w:rPr>
          <w:delText>in the scale of</w:delText>
        </w:r>
        <w:r w:rsidR="00A72B65" w:rsidRPr="3B412585">
          <w:rPr>
            <w:rFonts w:ascii="Times New Roman" w:hAnsi="Times New Roman" w:cs="Times New Roman"/>
            <w:sz w:val="24"/>
            <w:szCs w:val="24"/>
          </w:rPr>
          <w:delText xml:space="preserve"> current restoration efforts to meet regional water quality goals</w:delText>
        </w:r>
        <w:r w:rsidR="007A7A18" w:rsidRPr="3B412585">
          <w:rPr>
            <w:rFonts w:ascii="Times New Roman" w:hAnsi="Times New Roman" w:cs="Times New Roman"/>
            <w:sz w:val="24"/>
            <w:szCs w:val="24"/>
          </w:rPr>
          <w:delText>, however that ability is reliant</w:delText>
        </w:r>
      </w:del>
      <w:ins w:id="1999" w:author="Lauren N Brown" w:date="2026-09-29T15:29:00Z" w16du:dateUtc="2026-09-29T19:29:00Z">
        <w:del w:id="2000" w:author="Anderson, Kenneth" w:date="2026-10-09T14:14:00Z" w16du:dateUtc="2026-10-09T18:14:00Z">
          <w:r w:rsidR="00372832">
            <w:rPr>
              <w:rFonts w:ascii="Times New Roman" w:hAnsi="Times New Roman" w:cs="Times New Roman"/>
              <w:sz w:val="24"/>
              <w:szCs w:val="24"/>
            </w:rPr>
            <w:delText>relies</w:delText>
          </w:r>
        </w:del>
      </w:ins>
      <w:del w:id="2001" w:author="Anderson, Kenneth" w:date="2026-10-09T14:14:00Z" w16du:dateUtc="2026-10-09T18:14:00Z">
        <w:r w:rsidR="007A7A18" w:rsidRPr="3B412585">
          <w:rPr>
            <w:rFonts w:ascii="Times New Roman" w:hAnsi="Times New Roman" w:cs="Times New Roman"/>
            <w:sz w:val="24"/>
            <w:szCs w:val="24"/>
          </w:rPr>
          <w:delText xml:space="preserve"> on optimizing wetland nutrient </w:delText>
        </w:r>
        <w:r w:rsidR="00F5084D" w:rsidRPr="3B412585">
          <w:rPr>
            <w:rFonts w:ascii="Times New Roman" w:hAnsi="Times New Roman" w:cs="Times New Roman"/>
            <w:sz w:val="24"/>
            <w:szCs w:val="24"/>
          </w:rPr>
          <w:delText>retention and</w:delText>
        </w:r>
        <w:r w:rsidR="007A7A18" w:rsidRPr="3B412585">
          <w:rPr>
            <w:rFonts w:ascii="Times New Roman" w:hAnsi="Times New Roman" w:cs="Times New Roman"/>
            <w:sz w:val="24"/>
            <w:szCs w:val="24"/>
          </w:rPr>
          <w:delText xml:space="preserve"> building wetlands that are connected to sources of both water and </w:delText>
        </w:r>
        <w:commentRangeStart w:id="2002"/>
        <w:r w:rsidR="007A7A18" w:rsidRPr="3B412585">
          <w:rPr>
            <w:rFonts w:ascii="Times New Roman" w:hAnsi="Times New Roman" w:cs="Times New Roman"/>
            <w:sz w:val="24"/>
            <w:szCs w:val="24"/>
          </w:rPr>
          <w:delText>nutrients</w:delText>
        </w:r>
      </w:del>
      <w:commentRangeEnd w:id="2002"/>
      <w:r w:rsidR="00F172E5" w:rsidRPr="3B412585">
        <w:rPr>
          <w:rStyle w:val="CommentReference"/>
          <w:rFonts w:ascii="Times New Roman" w:hAnsi="Times New Roman" w:cs="Times New Roman"/>
          <w:sz w:val="24"/>
          <w:szCs w:val="24"/>
        </w:rPr>
        <w:commentReference w:id="2002"/>
      </w:r>
      <w:del w:id="2003" w:author="Anderson, Kenneth" w:date="2026-10-09T14:14:00Z" w16du:dateUtc="2026-10-09T18:14:00Z">
        <w:r w:rsidR="007A7A18" w:rsidRPr="3B412585">
          <w:rPr>
            <w:rFonts w:ascii="Times New Roman" w:hAnsi="Times New Roman" w:cs="Times New Roman"/>
            <w:sz w:val="24"/>
            <w:szCs w:val="24"/>
          </w:rPr>
          <w:delText xml:space="preserve">. </w:delText>
        </w:r>
      </w:del>
    </w:p>
    <w:p w14:paraId="605679C0" w14:textId="70899496" w:rsidR="004C676B" w:rsidRPr="007E5245" w:rsidRDefault="004C676B">
      <w:pPr>
        <w:rPr>
          <w:rFonts w:ascii="Times New Roman" w:hAnsi="Times New Roman" w:cs="Times New Roman"/>
        </w:rPr>
      </w:pPr>
      <w:r w:rsidRPr="007E5245">
        <w:rPr>
          <w:rFonts w:ascii="Times New Roman" w:hAnsi="Times New Roman" w:cs="Times New Roman"/>
        </w:rPr>
        <w:br w:type="page"/>
      </w:r>
    </w:p>
    <w:p w14:paraId="4BAE27F6" w14:textId="50F2DF7F" w:rsidR="00DE3A39" w:rsidRPr="007E5245" w:rsidRDefault="000D050D" w:rsidP="009B7E4F">
      <w:pPr>
        <w:rPr>
          <w:rFonts w:ascii="Times New Roman" w:hAnsi="Times New Roman" w:cs="Times New Roman"/>
          <w:b/>
          <w:bCs/>
          <w:u w:val="single"/>
        </w:rPr>
      </w:pPr>
      <w:r w:rsidRPr="007E5245">
        <w:rPr>
          <w:rFonts w:ascii="Times New Roman" w:hAnsi="Times New Roman" w:cs="Times New Roman"/>
          <w:noProof/>
        </w:rPr>
        <w:lastRenderedPageBreak/>
        <w:drawing>
          <wp:anchor distT="0" distB="0" distL="114300" distR="114300" simplePos="0" relativeHeight="251658240" behindDoc="1" locked="0" layoutInCell="1" allowOverlap="1" wp14:anchorId="3F08B5C6" wp14:editId="76881821">
            <wp:simplePos x="0" y="0"/>
            <wp:positionH relativeFrom="margin">
              <wp:posOffset>-74930</wp:posOffset>
            </wp:positionH>
            <wp:positionV relativeFrom="paragraph">
              <wp:posOffset>307975</wp:posOffset>
            </wp:positionV>
            <wp:extent cx="3476625" cy="3013710"/>
            <wp:effectExtent l="0" t="0" r="9525" b="0"/>
            <wp:wrapTopAndBottom/>
            <wp:docPr id="952668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25175" r="27109"/>
                    <a:stretch>
                      <a:fillRect/>
                    </a:stretch>
                  </pic:blipFill>
                  <pic:spPr bwMode="auto">
                    <a:xfrm>
                      <a:off x="0" y="0"/>
                      <a:ext cx="3476625" cy="3013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676B" w:rsidRPr="007E5245">
        <w:rPr>
          <w:rFonts w:ascii="Times New Roman" w:hAnsi="Times New Roman" w:cs="Times New Roman"/>
          <w:b/>
          <w:bCs/>
          <w:u w:val="single"/>
        </w:rPr>
        <w:t xml:space="preserve">Figures: </w:t>
      </w:r>
      <w:bookmarkStart w:id="2004" w:name="_Ref237347007"/>
    </w:p>
    <w:p w14:paraId="2EC9EADA" w14:textId="0C410F60" w:rsidR="000D050D" w:rsidRPr="007E5245" w:rsidRDefault="00EF02F5" w:rsidP="000D050D">
      <w:pPr>
        <w:pStyle w:val="Caption"/>
        <w:rPr>
          <w:rFonts w:ascii="Times New Roman" w:hAnsi="Times New Roman" w:cs="Times New Roman"/>
          <w:i w:val="0"/>
          <w:iCs w:val="0"/>
          <w:color w:val="auto"/>
          <w:sz w:val="22"/>
          <w:szCs w:val="22"/>
        </w:rPr>
      </w:pPr>
      <w:bookmarkStart w:id="2005" w:name="_Ref237351546"/>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1</w:t>
      </w:r>
      <w:r w:rsidRPr="007E5245">
        <w:rPr>
          <w:rFonts w:ascii="Times New Roman" w:hAnsi="Times New Roman" w:cs="Times New Roman"/>
          <w:i w:val="0"/>
          <w:iCs w:val="0"/>
          <w:color w:val="auto"/>
          <w:sz w:val="22"/>
          <w:szCs w:val="22"/>
        </w:rPr>
        <w:fldChar w:fldCharType="end"/>
      </w:r>
      <w:bookmarkEnd w:id="2005"/>
      <w:r w:rsidRPr="007E5245">
        <w:rPr>
          <w:rFonts w:ascii="Times New Roman" w:hAnsi="Times New Roman" w:cs="Times New Roman"/>
          <w:i w:val="0"/>
          <w:iCs w:val="0"/>
          <w:color w:val="auto"/>
          <w:sz w:val="22"/>
          <w:szCs w:val="22"/>
        </w:rPr>
        <w:t xml:space="preserve">. </w:t>
      </w:r>
      <w:r w:rsidR="00DE3A39" w:rsidRPr="007E5245">
        <w:rPr>
          <w:rFonts w:ascii="Times New Roman" w:hAnsi="Times New Roman" w:cs="Times New Roman"/>
          <w:i w:val="0"/>
          <w:iCs w:val="0"/>
          <w:color w:val="auto"/>
          <w:sz w:val="22"/>
          <w:szCs w:val="22"/>
        </w:rPr>
        <w:fldChar w:fldCharType="begin"/>
      </w:r>
      <w:r w:rsidR="00DE3A39" w:rsidRPr="007E5245">
        <w:rPr>
          <w:rFonts w:ascii="Times New Roman" w:hAnsi="Times New Roman" w:cs="Times New Roman"/>
          <w:i w:val="0"/>
          <w:iCs w:val="0"/>
          <w:color w:val="auto"/>
          <w:sz w:val="22"/>
          <w:szCs w:val="22"/>
        </w:rPr>
        <w:instrText xml:space="preserve"> TOC \h \z \c "Figure" </w:instrText>
      </w:r>
      <w:r w:rsidR="00DE3A39" w:rsidRPr="007E5245">
        <w:rPr>
          <w:rFonts w:ascii="Times New Roman" w:hAnsi="Times New Roman" w:cs="Times New Roman"/>
          <w:i w:val="0"/>
          <w:iCs w:val="0"/>
          <w:color w:val="auto"/>
          <w:sz w:val="22"/>
          <w:szCs w:val="22"/>
        </w:rPr>
        <w:fldChar w:fldCharType="separate"/>
      </w:r>
      <w:r w:rsidR="00DE3A39" w:rsidRPr="007E5245">
        <w:rPr>
          <w:rFonts w:ascii="Times New Roman" w:hAnsi="Times New Roman" w:cs="Times New Roman"/>
          <w:i w:val="0"/>
          <w:iCs w:val="0"/>
          <w:color w:val="auto"/>
          <w:sz w:val="22"/>
          <w:szCs w:val="22"/>
        </w:rPr>
        <w:fldChar w:fldCharType="end"/>
      </w:r>
      <w:r w:rsidR="000D050D" w:rsidRPr="007E5245">
        <w:rPr>
          <w:rFonts w:ascii="Times New Roman" w:hAnsi="Times New Roman" w:cs="Times New Roman"/>
          <w:i w:val="0"/>
          <w:iCs w:val="0"/>
          <w:color w:val="auto"/>
          <w:sz w:val="22"/>
          <w:szCs w:val="22"/>
        </w:rPr>
        <w:t>Map of 24 wetland restoration</w:t>
      </w:r>
      <w:ins w:id="2006" w:author="Anderson, Kenneth" w:date="2026-09-15T09:50:00Z" w16du:dateUtc="2026-09-15T13:50:00Z">
        <w:r w:rsidR="00BF24FB">
          <w:rPr>
            <w:rFonts w:ascii="Times New Roman" w:hAnsi="Times New Roman" w:cs="Times New Roman"/>
            <w:i w:val="0"/>
            <w:iCs w:val="0"/>
            <w:color w:val="auto"/>
            <w:sz w:val="22"/>
            <w:szCs w:val="22"/>
          </w:rPr>
          <w:t>s</w:t>
        </w:r>
      </w:ins>
      <w:r w:rsidR="000D050D" w:rsidRPr="007E5245">
        <w:rPr>
          <w:rFonts w:ascii="Times New Roman" w:hAnsi="Times New Roman" w:cs="Times New Roman"/>
          <w:i w:val="0"/>
          <w:iCs w:val="0"/>
          <w:color w:val="auto"/>
          <w:sz w:val="22"/>
          <w:szCs w:val="22"/>
        </w:rPr>
        <w:t xml:space="preserve"> </w:t>
      </w:r>
      <w:del w:id="2007" w:author="Anderson, Kenneth" w:date="2026-09-15T09:50:00Z" w16du:dateUtc="2026-09-15T13:50:00Z">
        <w:r w:rsidR="000D050D" w:rsidRPr="007E5245">
          <w:rPr>
            <w:rFonts w:ascii="Times New Roman" w:hAnsi="Times New Roman" w:cs="Times New Roman"/>
            <w:i w:val="0"/>
            <w:iCs w:val="0"/>
            <w:color w:val="auto"/>
            <w:sz w:val="22"/>
            <w:szCs w:val="22"/>
          </w:rPr>
          <w:delText xml:space="preserve">projects </w:delText>
        </w:r>
      </w:del>
      <w:r w:rsidR="000D050D" w:rsidRPr="007E5245">
        <w:rPr>
          <w:rFonts w:ascii="Times New Roman" w:hAnsi="Times New Roman" w:cs="Times New Roman"/>
          <w:i w:val="0"/>
          <w:iCs w:val="0"/>
          <w:color w:val="auto"/>
          <w:sz w:val="22"/>
          <w:szCs w:val="22"/>
        </w:rPr>
        <w:t>where inflowing and outflowing volumes and nutrient concentrations were monitored to build nutrient budgets</w:t>
      </w:r>
      <w:bookmarkEnd w:id="2004"/>
    </w:p>
    <w:p w14:paraId="1569F224" w14:textId="7D9F46B4" w:rsidR="000B59F1" w:rsidRPr="007E5245" w:rsidRDefault="00946159" w:rsidP="000B59F1">
      <w:pPr>
        <w:keepNext/>
        <w:rPr>
          <w:rFonts w:ascii="Times New Roman" w:hAnsi="Times New Roman" w:cs="Times New Roman"/>
        </w:rPr>
      </w:pPr>
      <w:r>
        <w:rPr>
          <w:rFonts w:ascii="Times New Roman" w:hAnsi="Times New Roman" w:cs="Times New Roman"/>
          <w:noProof/>
        </w:rPr>
        <w:lastRenderedPageBreak/>
        <w:drawing>
          <wp:inline distT="0" distB="0" distL="0" distR="0" wp14:anchorId="70175C36" wp14:editId="3936482A">
            <wp:extent cx="5226579" cy="5534025"/>
            <wp:effectExtent l="0" t="0" r="0" b="0"/>
            <wp:docPr id="172143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2273" cy="5540053"/>
                    </a:xfrm>
                    <a:prstGeom prst="rect">
                      <a:avLst/>
                    </a:prstGeom>
                    <a:noFill/>
                  </pic:spPr>
                </pic:pic>
              </a:graphicData>
            </a:graphic>
          </wp:inline>
        </w:drawing>
      </w:r>
    </w:p>
    <w:p w14:paraId="7D3D11C7" w14:textId="205324EA" w:rsidR="000D050D" w:rsidRPr="007E5245" w:rsidRDefault="000B59F1" w:rsidP="009C42D7">
      <w:pPr>
        <w:pStyle w:val="Caption"/>
        <w:rPr>
          <w:rFonts w:ascii="Times New Roman" w:hAnsi="Times New Roman" w:cs="Times New Roman"/>
          <w:b/>
          <w:bCs/>
          <w:i w:val="0"/>
          <w:iCs w:val="0"/>
          <w:color w:val="auto"/>
          <w:sz w:val="22"/>
          <w:szCs w:val="22"/>
          <w:u w:val="single"/>
        </w:rPr>
      </w:pPr>
      <w:bookmarkStart w:id="2008" w:name="_Toc237348176"/>
      <w:bookmarkStart w:id="2009" w:name="_Ref237351592"/>
      <w:commentRangeStart w:id="2010"/>
      <w:commentRangeStart w:id="2011"/>
      <w:r w:rsidRPr="007E5245">
        <w:rPr>
          <w:rFonts w:ascii="Times New Roman" w:hAnsi="Times New Roman" w:cs="Times New Roman"/>
          <w:i w:val="0"/>
          <w:iCs w:val="0"/>
          <w:color w:val="auto"/>
          <w:sz w:val="22"/>
          <w:szCs w:val="22"/>
        </w:rPr>
        <w:t xml:space="preserve">Figure </w:t>
      </w:r>
      <w:r w:rsidR="00EF02F5" w:rsidRPr="007E5245">
        <w:rPr>
          <w:rFonts w:ascii="Times New Roman" w:hAnsi="Times New Roman" w:cs="Times New Roman"/>
          <w:i w:val="0"/>
          <w:iCs w:val="0"/>
          <w:color w:val="auto"/>
          <w:sz w:val="22"/>
          <w:szCs w:val="22"/>
        </w:rPr>
        <w:fldChar w:fldCharType="begin"/>
      </w:r>
      <w:r w:rsidR="00EF02F5" w:rsidRPr="007E5245">
        <w:rPr>
          <w:rFonts w:ascii="Times New Roman" w:hAnsi="Times New Roman" w:cs="Times New Roman"/>
          <w:i w:val="0"/>
          <w:iCs w:val="0"/>
          <w:color w:val="auto"/>
          <w:sz w:val="22"/>
          <w:szCs w:val="22"/>
        </w:rPr>
        <w:instrText xml:space="preserve"> SEQ Figure \* ARABIC </w:instrText>
      </w:r>
      <w:r w:rsidR="00EF02F5"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2</w:t>
      </w:r>
      <w:r w:rsidR="00EF02F5" w:rsidRPr="007E5245">
        <w:rPr>
          <w:rFonts w:ascii="Times New Roman" w:hAnsi="Times New Roman" w:cs="Times New Roman"/>
          <w:i w:val="0"/>
          <w:iCs w:val="0"/>
          <w:color w:val="auto"/>
          <w:sz w:val="22"/>
          <w:szCs w:val="22"/>
        </w:rPr>
        <w:fldChar w:fldCharType="end"/>
      </w:r>
      <w:bookmarkEnd w:id="2008"/>
      <w:bookmarkEnd w:id="2009"/>
      <w:commentRangeEnd w:id="2010"/>
      <w:r w:rsidR="00A94DA1" w:rsidRPr="007E5245">
        <w:rPr>
          <w:rStyle w:val="CommentReference"/>
          <w:rFonts w:ascii="Times New Roman" w:hAnsi="Times New Roman" w:cs="Times New Roman"/>
          <w:i w:val="0"/>
          <w:iCs w:val="0"/>
          <w:color w:val="auto"/>
          <w:sz w:val="22"/>
          <w:szCs w:val="22"/>
        </w:rPr>
        <w:commentReference w:id="2010"/>
      </w:r>
      <w:commentRangeEnd w:id="2011"/>
      <w:r w:rsidRPr="007E5245">
        <w:rPr>
          <w:rStyle w:val="CommentReference"/>
          <w:rFonts w:ascii="Times New Roman" w:hAnsi="Times New Roman" w:cs="Times New Roman"/>
          <w:i w:val="0"/>
          <w:iCs w:val="0"/>
          <w:color w:val="auto"/>
          <w:sz w:val="22"/>
          <w:szCs w:val="22"/>
        </w:rPr>
        <w:commentReference w:id="2011"/>
      </w:r>
      <w:r w:rsidR="00EF02F5" w:rsidRPr="007E5245">
        <w:rPr>
          <w:rFonts w:ascii="Times New Roman" w:hAnsi="Times New Roman" w:cs="Times New Roman"/>
          <w:i w:val="0"/>
          <w:iCs w:val="0"/>
          <w:color w:val="auto"/>
          <w:sz w:val="22"/>
          <w:szCs w:val="22"/>
        </w:rPr>
        <w:t>.</w:t>
      </w:r>
      <w:r w:rsidR="00776D06" w:rsidRPr="007E5245">
        <w:rPr>
          <w:rFonts w:ascii="Times New Roman" w:hAnsi="Times New Roman" w:cs="Times New Roman"/>
          <w:i w:val="0"/>
          <w:iCs w:val="0"/>
          <w:color w:val="auto"/>
          <w:sz w:val="22"/>
          <w:szCs w:val="22"/>
        </w:rPr>
        <w:t xml:space="preserve"> </w:t>
      </w:r>
      <w:commentRangeStart w:id="2012"/>
      <w:r w:rsidR="009C42D7" w:rsidRPr="007E5245">
        <w:rPr>
          <w:rFonts w:ascii="Times New Roman" w:hAnsi="Times New Roman" w:cs="Times New Roman"/>
          <w:i w:val="0"/>
          <w:iCs w:val="0"/>
          <w:color w:val="auto"/>
          <w:sz w:val="22"/>
          <w:szCs w:val="22"/>
        </w:rPr>
        <w:t xml:space="preserve">Proportion of total phosphorus </w:t>
      </w:r>
      <w:r w:rsidR="00776D06" w:rsidRPr="007E5245">
        <w:rPr>
          <w:rFonts w:ascii="Times New Roman" w:hAnsi="Times New Roman" w:cs="Times New Roman"/>
          <w:i w:val="0"/>
          <w:iCs w:val="0"/>
          <w:color w:val="auto"/>
          <w:sz w:val="22"/>
          <w:szCs w:val="22"/>
        </w:rPr>
        <w:t>and total nitrogen retention</w:t>
      </w:r>
      <w:r w:rsidR="009C42D7" w:rsidRPr="007E5245">
        <w:rPr>
          <w:rFonts w:ascii="Times New Roman" w:hAnsi="Times New Roman" w:cs="Times New Roman"/>
          <w:i w:val="0"/>
          <w:iCs w:val="0"/>
          <w:color w:val="auto"/>
          <w:sz w:val="22"/>
          <w:szCs w:val="22"/>
        </w:rPr>
        <w:t xml:space="preserve"> and release across seasons</w:t>
      </w:r>
      <w:r w:rsidR="00235BDF" w:rsidRPr="007E5245">
        <w:rPr>
          <w:rFonts w:ascii="Times New Roman" w:hAnsi="Times New Roman" w:cs="Times New Roman"/>
          <w:i w:val="0"/>
          <w:iCs w:val="0"/>
          <w:color w:val="auto"/>
          <w:sz w:val="22"/>
          <w:szCs w:val="22"/>
        </w:rPr>
        <w:t>.</w:t>
      </w:r>
      <w:r w:rsidR="009C42D7" w:rsidRPr="007E5245">
        <w:rPr>
          <w:rFonts w:ascii="Times New Roman" w:hAnsi="Times New Roman" w:cs="Times New Roman"/>
          <w:i w:val="0"/>
          <w:iCs w:val="0"/>
          <w:color w:val="auto"/>
          <w:sz w:val="22"/>
          <w:szCs w:val="22"/>
        </w:rPr>
        <w:t xml:space="preserve"> Note this </w:t>
      </w:r>
      <w:r w:rsidR="007B7B4C">
        <w:rPr>
          <w:rFonts w:ascii="Times New Roman" w:hAnsi="Times New Roman" w:cs="Times New Roman"/>
          <w:i w:val="0"/>
          <w:iCs w:val="0"/>
          <w:color w:val="auto"/>
          <w:sz w:val="22"/>
          <w:szCs w:val="22"/>
        </w:rPr>
        <w:t>figure</w:t>
      </w:r>
      <w:r w:rsidR="009C42D7" w:rsidRPr="007E5245">
        <w:rPr>
          <w:rFonts w:ascii="Times New Roman" w:hAnsi="Times New Roman" w:cs="Times New Roman"/>
          <w:i w:val="0"/>
          <w:iCs w:val="0"/>
          <w:color w:val="auto"/>
          <w:sz w:val="22"/>
          <w:szCs w:val="22"/>
        </w:rPr>
        <w:t xml:space="preserve"> only shows the </w:t>
      </w:r>
      <w:r w:rsidR="00A62636">
        <w:rPr>
          <w:rFonts w:ascii="Times New Roman" w:hAnsi="Times New Roman" w:cs="Times New Roman"/>
          <w:i w:val="0"/>
          <w:iCs w:val="0"/>
          <w:color w:val="auto"/>
          <w:sz w:val="22"/>
          <w:szCs w:val="22"/>
        </w:rPr>
        <w:t>relative proportion</w:t>
      </w:r>
      <w:r w:rsidR="009C42D7" w:rsidRPr="007E5245">
        <w:rPr>
          <w:rFonts w:ascii="Times New Roman" w:hAnsi="Times New Roman" w:cs="Times New Roman"/>
          <w:i w:val="0"/>
          <w:iCs w:val="0"/>
          <w:color w:val="auto"/>
          <w:sz w:val="22"/>
          <w:szCs w:val="22"/>
        </w:rPr>
        <w:t xml:space="preserve"> of </w:t>
      </w:r>
      <w:r w:rsidR="00E46DC6">
        <w:rPr>
          <w:rFonts w:ascii="Times New Roman" w:hAnsi="Times New Roman" w:cs="Times New Roman"/>
          <w:i w:val="0"/>
          <w:iCs w:val="0"/>
          <w:color w:val="auto"/>
          <w:sz w:val="22"/>
          <w:szCs w:val="22"/>
        </w:rPr>
        <w:t xml:space="preserve">the total annual retention </w:t>
      </w:r>
      <w:r w:rsidR="00A62636">
        <w:rPr>
          <w:rFonts w:ascii="Times New Roman" w:hAnsi="Times New Roman" w:cs="Times New Roman"/>
          <w:i w:val="0"/>
          <w:iCs w:val="0"/>
          <w:color w:val="auto"/>
          <w:sz w:val="22"/>
          <w:szCs w:val="22"/>
        </w:rPr>
        <w:t>or</w:t>
      </w:r>
      <w:r w:rsidR="009C42D7" w:rsidRPr="007E5245">
        <w:rPr>
          <w:rFonts w:ascii="Times New Roman" w:hAnsi="Times New Roman" w:cs="Times New Roman"/>
          <w:i w:val="0"/>
          <w:iCs w:val="0"/>
          <w:color w:val="auto"/>
          <w:sz w:val="22"/>
          <w:szCs w:val="22"/>
        </w:rPr>
        <w:t xml:space="preserve"> release</w:t>
      </w:r>
      <w:commentRangeEnd w:id="2012"/>
      <w:r w:rsidR="0018388C">
        <w:rPr>
          <w:rStyle w:val="CommentReference"/>
          <w:rFonts w:ascii="Times New Roman" w:hAnsi="Times New Roman" w:cs="Times New Roman"/>
          <w:i w:val="0"/>
          <w:iCs w:val="0"/>
          <w:color w:val="auto"/>
          <w:sz w:val="22"/>
          <w:szCs w:val="22"/>
        </w:rPr>
        <w:commentReference w:id="2012"/>
      </w:r>
      <w:r w:rsidR="00A62636">
        <w:rPr>
          <w:rFonts w:ascii="Times New Roman" w:hAnsi="Times New Roman" w:cs="Times New Roman"/>
          <w:i w:val="0"/>
          <w:iCs w:val="0"/>
          <w:color w:val="auto"/>
          <w:sz w:val="22"/>
          <w:szCs w:val="22"/>
        </w:rPr>
        <w:t xml:space="preserve"> that occurred across each season</w:t>
      </w:r>
      <w:r w:rsidR="009C42D7" w:rsidRPr="007E5245">
        <w:rPr>
          <w:rFonts w:ascii="Times New Roman" w:hAnsi="Times New Roman" w:cs="Times New Roman"/>
          <w:i w:val="0"/>
          <w:iCs w:val="0"/>
          <w:color w:val="auto"/>
          <w:sz w:val="22"/>
          <w:szCs w:val="22"/>
        </w:rPr>
        <w:t xml:space="preserve">, not the </w:t>
      </w:r>
      <w:r w:rsidR="00235BDF" w:rsidRPr="007E5245">
        <w:rPr>
          <w:rFonts w:ascii="Times New Roman" w:hAnsi="Times New Roman" w:cs="Times New Roman"/>
          <w:i w:val="0"/>
          <w:iCs w:val="0"/>
          <w:color w:val="auto"/>
          <w:sz w:val="22"/>
          <w:szCs w:val="22"/>
        </w:rPr>
        <w:t>magnitude</w:t>
      </w:r>
      <w:r w:rsidR="009C42D7" w:rsidRPr="007E5245">
        <w:rPr>
          <w:rFonts w:ascii="Times New Roman" w:hAnsi="Times New Roman" w:cs="Times New Roman"/>
          <w:i w:val="0"/>
          <w:iCs w:val="0"/>
          <w:color w:val="auto"/>
          <w:sz w:val="22"/>
          <w:szCs w:val="22"/>
        </w:rPr>
        <w:t xml:space="preserve">. Data are grouped seasonally: fall (September 1–November 30), winter (December 1–February 28), spring (March 1–May 30), summer (June 1–August 31). </w:t>
      </w:r>
      <w:r w:rsidR="00BE7317" w:rsidRPr="007E5245">
        <w:rPr>
          <w:rFonts w:ascii="Times New Roman" w:hAnsi="Times New Roman" w:cs="Times New Roman"/>
          <w:i w:val="0"/>
          <w:iCs w:val="0"/>
          <w:color w:val="auto"/>
          <w:sz w:val="22"/>
          <w:szCs w:val="22"/>
        </w:rPr>
        <w:t xml:space="preserve">For full </w:t>
      </w:r>
      <w:del w:id="2013" w:author="Anderson, Kenneth" w:date="2026-09-15T09:50:00Z" w16du:dateUtc="2026-09-15T13:50:00Z">
        <w:r w:rsidR="00BE7317" w:rsidRPr="007E5245" w:rsidDel="00BF24FB">
          <w:rPr>
            <w:rFonts w:ascii="Times New Roman" w:hAnsi="Times New Roman" w:cs="Times New Roman"/>
            <w:i w:val="0"/>
            <w:iCs w:val="0"/>
            <w:color w:val="auto"/>
            <w:sz w:val="22"/>
            <w:szCs w:val="22"/>
          </w:rPr>
          <w:delText xml:space="preserve">project </w:delText>
        </w:r>
      </w:del>
      <w:ins w:id="2014" w:author="Anderson, Kenneth" w:date="2026-09-15T09:50:00Z" w16du:dateUtc="2026-09-15T13:50:00Z">
        <w:r w:rsidR="00BF24FB">
          <w:rPr>
            <w:rFonts w:ascii="Times New Roman" w:hAnsi="Times New Roman" w:cs="Times New Roman"/>
            <w:i w:val="0"/>
            <w:iCs w:val="0"/>
            <w:color w:val="auto"/>
            <w:sz w:val="22"/>
            <w:szCs w:val="22"/>
          </w:rPr>
          <w:t>wetland</w:t>
        </w:r>
        <w:r w:rsidR="00BF24FB" w:rsidRPr="007E5245">
          <w:rPr>
            <w:rFonts w:ascii="Times New Roman" w:hAnsi="Times New Roman" w:cs="Times New Roman"/>
            <w:i w:val="0"/>
            <w:iCs w:val="0"/>
            <w:color w:val="auto"/>
            <w:sz w:val="22"/>
            <w:szCs w:val="22"/>
          </w:rPr>
          <w:t xml:space="preserve"> </w:t>
        </w:r>
      </w:ins>
      <w:r w:rsidR="00BE7317" w:rsidRPr="007E5245">
        <w:rPr>
          <w:rFonts w:ascii="Times New Roman" w:hAnsi="Times New Roman" w:cs="Times New Roman"/>
          <w:i w:val="0"/>
          <w:iCs w:val="0"/>
          <w:color w:val="auto"/>
          <w:sz w:val="22"/>
          <w:szCs w:val="22"/>
        </w:rPr>
        <w:t xml:space="preserve">names see </w:t>
      </w:r>
      <w:r w:rsidR="00CA358D">
        <w:rPr>
          <w:rFonts w:ascii="Times New Roman" w:hAnsi="Times New Roman" w:cs="Times New Roman"/>
          <w:i w:val="0"/>
          <w:iCs w:val="0"/>
          <w:color w:val="auto"/>
          <w:sz w:val="22"/>
          <w:szCs w:val="22"/>
        </w:rPr>
        <w:fldChar w:fldCharType="begin"/>
      </w:r>
      <w:r w:rsidR="005E11EA">
        <w:rPr>
          <w:rFonts w:ascii="Times New Roman" w:hAnsi="Times New Roman" w:cs="Times New Roman"/>
          <w:i w:val="0"/>
          <w:iCs w:val="0"/>
          <w:color w:val="auto"/>
          <w:sz w:val="22"/>
          <w:szCs w:val="22"/>
        </w:rPr>
        <w:instrText xml:space="preserve"> ADDIN ZOTERO_ITEM CSL_CITATION {"citationID":"HfnlTYHR","properties":{"unsorted":false,"formattedCitation":"(Lake Erie and Aquatic Research Network (LEARN): Wetlands and Water Quality Group (H2Ohio Wetland Monitoring Program) 2026)","plainCitation":"(Lake Erie and Aquatic Research Network (LEARN): Wetlands and Water Quality Group (H2Ohio Wetland Monitoring Program) 2026)","noteIndex":0},"citationItems":[{"id":6234,"uris":["http://zotero.org/users/5222684/items/WWM6Z38A"],"itemData":{"id":6234,"type":"article-journal","DOI":"https://doi.org/10.5281/zenodo.21874981","title":"H2Ohio Wetland Monitoring Program 2025 Annual Report","author":[{"family":"Lake Erie and Aquatic Research Network (LEARN): Wetlands and Water Quality Group (H2Ohio Wetland Monitoring Program)","given":""}],"issued":{"date-parts":[["2026"]]}}}],"schema":"https://github.com/citation-style-language/schema/raw/master/csl-citation.json"} </w:instrText>
      </w:r>
      <w:r w:rsidR="00CA358D">
        <w:rPr>
          <w:rFonts w:ascii="Times New Roman" w:hAnsi="Times New Roman" w:cs="Times New Roman"/>
          <w:i w:val="0"/>
          <w:iCs w:val="0"/>
          <w:color w:val="auto"/>
          <w:sz w:val="22"/>
          <w:szCs w:val="22"/>
        </w:rPr>
        <w:fldChar w:fldCharType="separate"/>
      </w:r>
      <w:r w:rsidR="005E11EA" w:rsidRPr="005E11EA">
        <w:rPr>
          <w:rFonts w:ascii="Times New Roman" w:hAnsi="Times New Roman" w:cs="Times New Roman"/>
          <w:sz w:val="22"/>
        </w:rPr>
        <w:t>(Lake Erie and Aquatic Research Network (LEARN): Wetlands and Water Quality Group (H2Ohio Wetland Monitoring Program) 2026)</w:t>
      </w:r>
      <w:r w:rsidR="00CA358D">
        <w:rPr>
          <w:rFonts w:ascii="Times New Roman" w:hAnsi="Times New Roman" w:cs="Times New Roman"/>
          <w:i w:val="0"/>
          <w:iCs w:val="0"/>
          <w:color w:val="auto"/>
          <w:sz w:val="22"/>
          <w:szCs w:val="22"/>
        </w:rPr>
        <w:fldChar w:fldCharType="end"/>
      </w:r>
      <w:ins w:id="2015" w:author="Anderson, Kenneth" w:date="2026-09-15T09:47:00Z" w16du:dateUtc="2026-09-15T13:47:00Z">
        <w:r w:rsidR="00815A72">
          <w:rPr>
            <w:rFonts w:ascii="Times New Roman" w:hAnsi="Times New Roman" w:cs="Times New Roman"/>
            <w:i w:val="0"/>
            <w:iCs w:val="0"/>
            <w:color w:val="auto"/>
            <w:sz w:val="22"/>
            <w:szCs w:val="22"/>
          </w:rPr>
          <w:t>.</w:t>
        </w:r>
      </w:ins>
    </w:p>
    <w:p w14:paraId="02A80E7E" w14:textId="6CAF6BA6" w:rsidR="004C676B" w:rsidRPr="007E5245" w:rsidRDefault="00A51D23" w:rsidP="004C676B">
      <w:pPr>
        <w:rPr>
          <w:rFonts w:ascii="Times New Roman" w:hAnsi="Times New Roman" w:cs="Times New Roman"/>
          <w:b/>
          <w:bCs/>
          <w:u w:val="single"/>
        </w:rPr>
      </w:pPr>
      <w:r>
        <w:rPr>
          <w:rFonts w:ascii="Times New Roman" w:hAnsi="Times New Roman" w:cs="Times New Roman"/>
          <w:noProof/>
        </w:rPr>
        <w:lastRenderedPageBreak/>
        <w:drawing>
          <wp:inline distT="0" distB="0" distL="0" distR="0" wp14:anchorId="6AEE9B30" wp14:editId="478DE981">
            <wp:extent cx="5915025" cy="3913921"/>
            <wp:effectExtent l="0" t="0" r="0" b="0"/>
            <wp:docPr id="774039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r="3365" b="4086"/>
                    <a:stretch>
                      <a:fillRect/>
                    </a:stretch>
                  </pic:blipFill>
                  <pic:spPr bwMode="auto">
                    <a:xfrm>
                      <a:off x="0" y="0"/>
                      <a:ext cx="5921727" cy="3918355"/>
                    </a:xfrm>
                    <a:prstGeom prst="rect">
                      <a:avLst/>
                    </a:prstGeom>
                    <a:noFill/>
                    <a:ln>
                      <a:noFill/>
                    </a:ln>
                    <a:extLst>
                      <a:ext uri="{53640926-AAD7-44D8-BBD7-CCE9431645EC}">
                        <a14:shadowObscured xmlns:a14="http://schemas.microsoft.com/office/drawing/2010/main"/>
                      </a:ext>
                    </a:extLst>
                  </pic:spPr>
                </pic:pic>
              </a:graphicData>
            </a:graphic>
          </wp:inline>
        </w:drawing>
      </w:r>
    </w:p>
    <w:p w14:paraId="3B5FF0F4" w14:textId="5BD2B0A5" w:rsidR="00B86936" w:rsidRDefault="004C6AE0" w:rsidP="002F4674">
      <w:pPr>
        <w:pStyle w:val="Caption"/>
        <w:rPr>
          <w:rFonts w:ascii="Times New Roman" w:hAnsi="Times New Roman" w:cs="Times New Roman"/>
          <w:i w:val="0"/>
          <w:color w:val="auto"/>
          <w:sz w:val="22"/>
          <w:szCs w:val="22"/>
        </w:rPr>
      </w:pPr>
      <w:bookmarkStart w:id="2016" w:name="_Ref237351576"/>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3</w:t>
      </w:r>
      <w:r w:rsidRPr="007E5245">
        <w:rPr>
          <w:rFonts w:ascii="Times New Roman" w:hAnsi="Times New Roman" w:cs="Times New Roman"/>
          <w:i w:val="0"/>
          <w:iCs w:val="0"/>
          <w:color w:val="auto"/>
          <w:sz w:val="22"/>
          <w:szCs w:val="22"/>
        </w:rPr>
        <w:fldChar w:fldCharType="end"/>
      </w:r>
      <w:bookmarkEnd w:id="2016"/>
      <w:r w:rsidRPr="007E5245">
        <w:rPr>
          <w:rFonts w:ascii="Times New Roman" w:hAnsi="Times New Roman" w:cs="Times New Roman"/>
          <w:i w:val="0"/>
          <w:iCs w:val="0"/>
          <w:color w:val="auto"/>
          <w:sz w:val="22"/>
          <w:szCs w:val="22"/>
        </w:rPr>
        <w:t xml:space="preserve">. </w:t>
      </w:r>
      <w:commentRangeStart w:id="2017"/>
      <w:commentRangeStart w:id="2018"/>
      <w:commentRangeStart w:id="2019"/>
      <w:commentRangeStart w:id="2020"/>
      <w:commentRangeStart w:id="2021"/>
      <w:commentRangeStart w:id="2022"/>
      <w:del w:id="2023" w:author="Anderson, Kenneth" w:date="2026-10-05T13:01:00Z" w16du:dateUtc="2026-10-05T17:01:00Z">
        <w:r w:rsidR="00813B4A" w:rsidRPr="007E5245" w:rsidDel="00094826">
          <w:rPr>
            <w:rFonts w:ascii="Times New Roman" w:hAnsi="Times New Roman" w:cs="Times New Roman"/>
            <w:i w:val="0"/>
            <w:iCs w:val="0"/>
            <w:color w:val="auto"/>
            <w:sz w:val="22"/>
            <w:szCs w:val="22"/>
          </w:rPr>
          <w:delText>Linear</w:delText>
        </w:r>
      </w:del>
      <w:commentRangeEnd w:id="2022"/>
      <w:r w:rsidR="008242B2" w:rsidRPr="007E5245">
        <w:rPr>
          <w:rStyle w:val="CommentReference"/>
          <w:rFonts w:ascii="Times New Roman" w:hAnsi="Times New Roman" w:cs="Times New Roman"/>
          <w:i w:val="0"/>
          <w:iCs w:val="0"/>
          <w:color w:val="auto"/>
          <w:sz w:val="22"/>
          <w:szCs w:val="22"/>
        </w:rPr>
        <w:commentReference w:id="2022"/>
      </w:r>
      <w:del w:id="2024" w:author="Anderson, Kenneth" w:date="2026-10-05T13:01:00Z" w16du:dateUtc="2026-10-05T17:01:00Z">
        <w:r w:rsidR="00813B4A" w:rsidRPr="007E5245" w:rsidDel="00094826">
          <w:rPr>
            <w:rFonts w:ascii="Times New Roman" w:hAnsi="Times New Roman" w:cs="Times New Roman"/>
            <w:i w:val="0"/>
            <w:iCs w:val="0"/>
            <w:color w:val="auto"/>
            <w:sz w:val="22"/>
            <w:szCs w:val="22"/>
          </w:rPr>
          <w:delText xml:space="preserve"> </w:delText>
        </w:r>
      </w:del>
      <w:ins w:id="2025" w:author="Anderson, Kenneth" w:date="2026-10-05T13:01:00Z" w16du:dateUtc="2026-10-05T17:01:00Z">
        <w:r w:rsidR="00094826">
          <w:rPr>
            <w:rFonts w:ascii="Times New Roman" w:hAnsi="Times New Roman" w:cs="Times New Roman"/>
            <w:i w:val="0"/>
            <w:iCs w:val="0"/>
            <w:color w:val="auto"/>
            <w:sz w:val="22"/>
            <w:szCs w:val="22"/>
          </w:rPr>
          <w:t>R</w:t>
        </w:r>
      </w:ins>
      <w:del w:id="2026" w:author="Anderson, Kenneth" w:date="2026-10-05T13:01:00Z" w16du:dateUtc="2026-10-05T17:01:00Z">
        <w:r w:rsidR="00813B4A" w:rsidRPr="007E5245" w:rsidDel="00094826">
          <w:rPr>
            <w:rFonts w:ascii="Times New Roman" w:hAnsi="Times New Roman" w:cs="Times New Roman"/>
            <w:i w:val="0"/>
            <w:iCs w:val="0"/>
            <w:color w:val="auto"/>
            <w:sz w:val="22"/>
            <w:szCs w:val="22"/>
          </w:rPr>
          <w:delText>r</w:delText>
        </w:r>
      </w:del>
      <w:r w:rsidR="00813B4A" w:rsidRPr="007E5245">
        <w:rPr>
          <w:rFonts w:ascii="Times New Roman" w:hAnsi="Times New Roman" w:cs="Times New Roman"/>
          <w:i w:val="0"/>
          <w:iCs w:val="0"/>
          <w:color w:val="auto"/>
          <w:sz w:val="22"/>
          <w:szCs w:val="22"/>
        </w:rPr>
        <w:t xml:space="preserve">elationships </w:t>
      </w:r>
      <w:commentRangeEnd w:id="2017"/>
      <w:r w:rsidR="00F40B6A" w:rsidRPr="007E5245">
        <w:rPr>
          <w:rStyle w:val="CommentReference"/>
          <w:rFonts w:ascii="Times New Roman" w:hAnsi="Times New Roman" w:cs="Times New Roman"/>
          <w:i w:val="0"/>
          <w:iCs w:val="0"/>
          <w:color w:val="auto"/>
          <w:sz w:val="22"/>
          <w:szCs w:val="22"/>
        </w:rPr>
        <w:commentReference w:id="2017"/>
      </w:r>
      <w:commentRangeEnd w:id="2018"/>
      <w:r w:rsidR="008242B2" w:rsidRPr="007E5245">
        <w:rPr>
          <w:rStyle w:val="CommentReference"/>
          <w:rFonts w:ascii="Times New Roman" w:hAnsi="Times New Roman" w:cs="Times New Roman"/>
          <w:i w:val="0"/>
          <w:iCs w:val="0"/>
          <w:color w:val="auto"/>
          <w:sz w:val="22"/>
          <w:szCs w:val="22"/>
        </w:rPr>
        <w:commentReference w:id="2018"/>
      </w:r>
      <w:commentRangeEnd w:id="2019"/>
      <w:r w:rsidR="008242B2" w:rsidRPr="007E5245">
        <w:rPr>
          <w:rStyle w:val="CommentReference"/>
          <w:rFonts w:ascii="Times New Roman" w:hAnsi="Times New Roman" w:cs="Times New Roman"/>
          <w:i w:val="0"/>
          <w:iCs w:val="0"/>
          <w:color w:val="auto"/>
          <w:sz w:val="22"/>
          <w:szCs w:val="22"/>
        </w:rPr>
        <w:commentReference w:id="2019"/>
      </w:r>
      <w:commentRangeEnd w:id="2020"/>
      <w:r w:rsidR="008242B2" w:rsidRPr="007E5245">
        <w:rPr>
          <w:rStyle w:val="CommentReference"/>
          <w:rFonts w:ascii="Times New Roman" w:hAnsi="Times New Roman" w:cs="Times New Roman"/>
          <w:i w:val="0"/>
          <w:iCs w:val="0"/>
          <w:color w:val="auto"/>
          <w:sz w:val="22"/>
          <w:szCs w:val="22"/>
        </w:rPr>
        <w:commentReference w:id="2020"/>
      </w:r>
      <w:commentRangeEnd w:id="2021"/>
      <w:r w:rsidR="008242B2" w:rsidRPr="007E5245">
        <w:rPr>
          <w:rStyle w:val="CommentReference"/>
          <w:rFonts w:ascii="Times New Roman" w:hAnsi="Times New Roman" w:cs="Times New Roman"/>
          <w:i w:val="0"/>
          <w:iCs w:val="0"/>
          <w:color w:val="auto"/>
          <w:sz w:val="22"/>
          <w:szCs w:val="22"/>
        </w:rPr>
        <w:commentReference w:id="2021"/>
      </w:r>
      <w:r w:rsidR="00813B4A" w:rsidRPr="007E5245">
        <w:rPr>
          <w:rFonts w:ascii="Times New Roman" w:hAnsi="Times New Roman" w:cs="Times New Roman"/>
          <w:i w:val="0"/>
          <w:iCs w:val="0"/>
          <w:color w:val="auto"/>
          <w:sz w:val="22"/>
          <w:szCs w:val="22"/>
        </w:rPr>
        <w:t>between</w:t>
      </w:r>
      <w:r w:rsidR="006B5603" w:rsidRPr="007E5245">
        <w:rPr>
          <w:rFonts w:ascii="Times New Roman" w:hAnsi="Times New Roman" w:cs="Times New Roman"/>
          <w:i w:val="0"/>
          <w:iCs w:val="0"/>
          <w:color w:val="auto"/>
          <w:sz w:val="22"/>
          <w:szCs w:val="22"/>
        </w:rPr>
        <w:t xml:space="preserve"> </w:t>
      </w:r>
      <w:ins w:id="2027" w:author="Anderson, Kenneth" w:date="2026-10-05T13:00:00Z" w16du:dateUtc="2026-10-05T17:00:00Z">
        <w:r w:rsidR="00771BC4">
          <w:rPr>
            <w:rFonts w:ascii="Times New Roman" w:hAnsi="Times New Roman" w:cs="Times New Roman"/>
            <w:i w:val="0"/>
            <w:iCs w:val="0"/>
            <w:color w:val="auto"/>
            <w:sz w:val="22"/>
            <w:szCs w:val="22"/>
          </w:rPr>
          <w:t xml:space="preserve">monthly </w:t>
        </w:r>
      </w:ins>
      <w:commentRangeStart w:id="2028"/>
      <w:r w:rsidR="006B5603" w:rsidRPr="007E5245">
        <w:rPr>
          <w:rFonts w:ascii="Times New Roman" w:hAnsi="Times New Roman" w:cs="Times New Roman"/>
          <w:i w:val="0"/>
          <w:iCs w:val="0"/>
          <w:color w:val="auto"/>
          <w:sz w:val="22"/>
          <w:szCs w:val="22"/>
        </w:rPr>
        <w:t xml:space="preserve">inflow volume in meters </w:t>
      </w:r>
      <w:commentRangeEnd w:id="2028"/>
      <w:r w:rsidR="00FF072F" w:rsidRPr="007E5245">
        <w:rPr>
          <w:rStyle w:val="CommentReference"/>
          <w:rFonts w:ascii="Times New Roman" w:hAnsi="Times New Roman" w:cs="Times New Roman"/>
          <w:i w:val="0"/>
          <w:iCs w:val="0"/>
          <w:color w:val="auto"/>
          <w:sz w:val="22"/>
          <w:szCs w:val="22"/>
        </w:rPr>
        <w:commentReference w:id="2028"/>
      </w:r>
      <w:r w:rsidR="006B5603" w:rsidRPr="007E5245">
        <w:rPr>
          <w:rFonts w:ascii="Times New Roman" w:hAnsi="Times New Roman" w:cs="Times New Roman"/>
          <w:i w:val="0"/>
          <w:iCs w:val="0"/>
          <w:color w:val="auto"/>
          <w:sz w:val="22"/>
          <w:szCs w:val="22"/>
        </w:rPr>
        <w:t>cubed, and</w:t>
      </w:r>
      <w:r w:rsidR="00813B4A" w:rsidRPr="007E5245">
        <w:rPr>
          <w:rFonts w:ascii="Times New Roman" w:hAnsi="Times New Roman" w:cs="Times New Roman"/>
          <w:i w:val="0"/>
          <w:iCs w:val="0"/>
          <w:color w:val="auto"/>
          <w:sz w:val="22"/>
          <w:szCs w:val="22"/>
        </w:rPr>
        <w:t xml:space="preserve"> m</w:t>
      </w:r>
      <w:r w:rsidR="00417CCF" w:rsidRPr="007E5245">
        <w:rPr>
          <w:rFonts w:ascii="Times New Roman" w:hAnsi="Times New Roman" w:cs="Times New Roman"/>
          <w:i w:val="0"/>
          <w:iCs w:val="0"/>
          <w:color w:val="auto"/>
          <w:sz w:val="22"/>
          <w:szCs w:val="22"/>
        </w:rPr>
        <w:t xml:space="preserve">onthly </w:t>
      </w:r>
      <w:r w:rsidR="00703A46" w:rsidRPr="007E5245">
        <w:rPr>
          <w:rFonts w:ascii="Times New Roman" w:hAnsi="Times New Roman" w:cs="Times New Roman"/>
          <w:i w:val="0"/>
          <w:iCs w:val="0"/>
          <w:color w:val="auto"/>
          <w:sz w:val="22"/>
          <w:szCs w:val="22"/>
        </w:rPr>
        <w:t>retention</w:t>
      </w:r>
      <w:r w:rsidR="00C049F4" w:rsidRPr="007E5245">
        <w:rPr>
          <w:rFonts w:ascii="Times New Roman" w:hAnsi="Times New Roman" w:cs="Times New Roman"/>
          <w:i w:val="0"/>
          <w:iCs w:val="0"/>
          <w:color w:val="auto"/>
          <w:sz w:val="22"/>
          <w:szCs w:val="22"/>
        </w:rPr>
        <w:t xml:space="preserve"> and release </w:t>
      </w:r>
      <w:r w:rsidR="00703A46" w:rsidRPr="007E5245">
        <w:rPr>
          <w:rFonts w:ascii="Times New Roman" w:hAnsi="Times New Roman" w:cs="Times New Roman"/>
          <w:i w:val="0"/>
          <w:iCs w:val="0"/>
          <w:color w:val="auto"/>
          <w:sz w:val="22"/>
          <w:szCs w:val="22"/>
        </w:rPr>
        <w:t xml:space="preserve">for both total phosphorus </w:t>
      </w:r>
      <w:r w:rsidR="006226DB">
        <w:rPr>
          <w:rFonts w:ascii="Times New Roman" w:hAnsi="Times New Roman" w:cs="Times New Roman"/>
          <w:i w:val="0"/>
          <w:iCs w:val="0"/>
          <w:color w:val="auto"/>
          <w:sz w:val="22"/>
          <w:szCs w:val="22"/>
        </w:rPr>
        <w:t>(A-C)</w:t>
      </w:r>
      <w:r w:rsidR="00703A46" w:rsidRPr="007E5245">
        <w:rPr>
          <w:rFonts w:ascii="Times New Roman" w:hAnsi="Times New Roman" w:cs="Times New Roman"/>
          <w:i w:val="0"/>
          <w:iCs w:val="0"/>
          <w:color w:val="auto"/>
          <w:sz w:val="22"/>
          <w:szCs w:val="22"/>
        </w:rPr>
        <w:t xml:space="preserve"> and total nitrogen</w:t>
      </w:r>
      <w:r w:rsidR="006226DB">
        <w:rPr>
          <w:rFonts w:ascii="Times New Roman" w:hAnsi="Times New Roman" w:cs="Times New Roman"/>
          <w:i w:val="0"/>
          <w:iCs w:val="0"/>
          <w:color w:val="auto"/>
          <w:sz w:val="22"/>
          <w:szCs w:val="22"/>
        </w:rPr>
        <w:t xml:space="preserve"> (D-F)</w:t>
      </w:r>
      <w:r w:rsidR="00870D1F" w:rsidRPr="007E5245">
        <w:rPr>
          <w:rFonts w:ascii="Times New Roman" w:hAnsi="Times New Roman" w:cs="Times New Roman"/>
          <w:i w:val="0"/>
          <w:iCs w:val="0"/>
          <w:color w:val="auto"/>
          <w:sz w:val="22"/>
          <w:szCs w:val="22"/>
        </w:rPr>
        <w:t xml:space="preserve">, as well as </w:t>
      </w:r>
      <w:del w:id="2029" w:author="Anderson, Kenneth" w:date="2026-10-05T13:01:00Z" w16du:dateUtc="2026-10-05T17:01:00Z">
        <w:r w:rsidR="00870D1F" w:rsidRPr="007E5245" w:rsidDel="00094826">
          <w:rPr>
            <w:rFonts w:ascii="Times New Roman" w:hAnsi="Times New Roman" w:cs="Times New Roman"/>
            <w:i w:val="0"/>
            <w:iCs w:val="0"/>
            <w:color w:val="auto"/>
            <w:sz w:val="22"/>
            <w:szCs w:val="22"/>
          </w:rPr>
          <w:delText xml:space="preserve">linear </w:delText>
        </w:r>
      </w:del>
      <w:r w:rsidR="00870D1F" w:rsidRPr="007E5245">
        <w:rPr>
          <w:rFonts w:ascii="Times New Roman" w:hAnsi="Times New Roman" w:cs="Times New Roman"/>
          <w:i w:val="0"/>
          <w:iCs w:val="0"/>
          <w:color w:val="auto"/>
          <w:sz w:val="22"/>
          <w:szCs w:val="22"/>
        </w:rPr>
        <w:t xml:space="preserve">relationships between retention </w:t>
      </w:r>
      <w:r w:rsidR="00C615ED" w:rsidRPr="007E5245">
        <w:rPr>
          <w:rFonts w:ascii="Times New Roman" w:hAnsi="Times New Roman" w:cs="Times New Roman"/>
          <w:i w:val="0"/>
          <w:iCs w:val="0"/>
          <w:color w:val="auto"/>
          <w:sz w:val="22"/>
          <w:szCs w:val="22"/>
        </w:rPr>
        <w:t>and monthly inflowing concentration for total phosphorus and total nitrogen.</w:t>
      </w:r>
      <w:r w:rsidR="00703A46" w:rsidRPr="007E5245">
        <w:rPr>
          <w:rFonts w:ascii="Times New Roman" w:hAnsi="Times New Roman" w:cs="Times New Roman"/>
          <w:i w:val="0"/>
          <w:iCs w:val="0"/>
          <w:color w:val="auto"/>
          <w:sz w:val="22"/>
          <w:szCs w:val="22"/>
        </w:rPr>
        <w:t xml:space="preserve"> </w:t>
      </w:r>
      <w:r w:rsidR="009D159D">
        <w:rPr>
          <w:rFonts w:ascii="Times New Roman" w:hAnsi="Times New Roman" w:cs="Times New Roman"/>
          <w:i w:val="0"/>
          <w:iCs w:val="0"/>
          <w:color w:val="auto"/>
          <w:sz w:val="22"/>
          <w:szCs w:val="22"/>
        </w:rPr>
        <w:t xml:space="preserve">Relationships are presented as linear mixed effects models with wetland as a random factor. </w:t>
      </w:r>
      <w:r w:rsidR="00417CCF" w:rsidRPr="007E5245">
        <w:rPr>
          <w:rFonts w:ascii="Times New Roman" w:hAnsi="Times New Roman" w:cs="Times New Roman"/>
          <w:i w:val="0"/>
          <w:iCs w:val="0"/>
          <w:color w:val="auto"/>
          <w:sz w:val="22"/>
          <w:szCs w:val="22"/>
        </w:rPr>
        <w:t xml:space="preserve">Data on inflow volume and </w:t>
      </w:r>
      <w:r w:rsidR="00703A46" w:rsidRPr="007E5245">
        <w:rPr>
          <w:rFonts w:ascii="Times New Roman" w:hAnsi="Times New Roman" w:cs="Times New Roman"/>
          <w:i w:val="0"/>
          <w:iCs w:val="0"/>
          <w:color w:val="auto"/>
          <w:sz w:val="22"/>
          <w:szCs w:val="22"/>
        </w:rPr>
        <w:t>nutrient retention</w:t>
      </w:r>
      <w:r w:rsidR="00417CCF" w:rsidRPr="007E5245">
        <w:rPr>
          <w:rFonts w:ascii="Times New Roman" w:hAnsi="Times New Roman" w:cs="Times New Roman"/>
          <w:i w:val="0"/>
          <w:iCs w:val="0"/>
          <w:color w:val="auto"/>
          <w:sz w:val="22"/>
          <w:szCs w:val="22"/>
        </w:rPr>
        <w:t xml:space="preserve"> are presented on a log scale;</w:t>
      </w:r>
      <w:r w:rsidR="00703A46" w:rsidRPr="007E5245">
        <w:rPr>
          <w:rFonts w:ascii="Times New Roman" w:hAnsi="Times New Roman" w:cs="Times New Roman"/>
          <w:i w:val="0"/>
          <w:iCs w:val="0"/>
          <w:color w:val="auto"/>
          <w:sz w:val="22"/>
          <w:szCs w:val="22"/>
        </w:rPr>
        <w:t xml:space="preserve"> </w:t>
      </w:r>
      <w:r w:rsidR="00417CCF" w:rsidRPr="007E5245">
        <w:rPr>
          <w:rFonts w:ascii="Times New Roman" w:hAnsi="Times New Roman" w:cs="Times New Roman"/>
          <w:i w:val="0"/>
          <w:iCs w:val="0"/>
          <w:color w:val="auto"/>
          <w:sz w:val="22"/>
          <w:szCs w:val="22"/>
        </w:rPr>
        <w:t>minor axis ticks show the log progression on each axis.</w:t>
      </w:r>
    </w:p>
    <w:p w14:paraId="08F251E3" w14:textId="77777777" w:rsidR="00A93771" w:rsidRDefault="00A93771" w:rsidP="00A93771"/>
    <w:p w14:paraId="4868A4EB" w14:textId="77777777" w:rsidR="00A93771" w:rsidRPr="00A93771" w:rsidRDefault="00A93771" w:rsidP="00A93771"/>
    <w:p w14:paraId="2856DDB2" w14:textId="30701E62" w:rsidR="007C3FE8" w:rsidRDefault="00BF683C" w:rsidP="00647CBC">
      <w:pPr>
        <w:pStyle w:val="Caption"/>
        <w:rPr>
          <w:rFonts w:ascii="Times New Roman" w:hAnsi="Times New Roman" w:cs="Times New Roman"/>
          <w:i w:val="0"/>
          <w:iCs w:val="0"/>
          <w:color w:val="auto"/>
          <w:sz w:val="22"/>
          <w:szCs w:val="22"/>
        </w:rPr>
      </w:pPr>
      <w:bookmarkStart w:id="2030" w:name="_Ref237355469"/>
      <w:r>
        <w:rPr>
          <w:rFonts w:ascii="Times New Roman" w:hAnsi="Times New Roman" w:cs="Times New Roman"/>
          <w:i w:val="0"/>
          <w:iCs w:val="0"/>
          <w:noProof/>
          <w:color w:val="auto"/>
          <w:sz w:val="22"/>
          <w:szCs w:val="22"/>
        </w:rPr>
        <w:drawing>
          <wp:inline distT="0" distB="0" distL="0" distR="0" wp14:anchorId="1399561F" wp14:editId="3291C6AD">
            <wp:extent cx="6191250" cy="2168272"/>
            <wp:effectExtent l="0" t="0" r="0" b="3810"/>
            <wp:docPr id="1530316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8961" cy="2170972"/>
                    </a:xfrm>
                    <a:prstGeom prst="rect">
                      <a:avLst/>
                    </a:prstGeom>
                    <a:noFill/>
                  </pic:spPr>
                </pic:pic>
              </a:graphicData>
            </a:graphic>
          </wp:inline>
        </w:drawing>
      </w:r>
    </w:p>
    <w:p w14:paraId="64144279" w14:textId="69ACFA10" w:rsidR="001A53D5" w:rsidRPr="007E5245" w:rsidRDefault="00647CBC" w:rsidP="00647CBC">
      <w:pPr>
        <w:pStyle w:val="Caption"/>
        <w:rPr>
          <w:rFonts w:ascii="Times New Roman" w:hAnsi="Times New Roman" w:cs="Times New Roman"/>
          <w:b/>
          <w:bCs/>
          <w:i w:val="0"/>
          <w:iCs w:val="0"/>
          <w:color w:val="auto"/>
          <w:sz w:val="22"/>
          <w:szCs w:val="22"/>
        </w:rPr>
      </w:pPr>
      <w:commentRangeStart w:id="2031"/>
      <w:commentRangeStart w:id="2032"/>
      <w:commentRangeStart w:id="2033"/>
      <w:commentRangeStart w:id="2034"/>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4</w:t>
      </w:r>
      <w:r w:rsidRPr="007E5245">
        <w:rPr>
          <w:rFonts w:ascii="Times New Roman" w:hAnsi="Times New Roman" w:cs="Times New Roman"/>
          <w:i w:val="0"/>
          <w:iCs w:val="0"/>
          <w:color w:val="auto"/>
          <w:sz w:val="22"/>
          <w:szCs w:val="22"/>
        </w:rPr>
        <w:fldChar w:fldCharType="end"/>
      </w:r>
      <w:bookmarkEnd w:id="2030"/>
      <w:commentRangeEnd w:id="2031"/>
      <w:r w:rsidR="00B155A2" w:rsidRPr="007E5245">
        <w:rPr>
          <w:rStyle w:val="CommentReference"/>
          <w:rFonts w:ascii="Times New Roman" w:hAnsi="Times New Roman" w:cs="Times New Roman"/>
          <w:i w:val="0"/>
          <w:iCs w:val="0"/>
          <w:color w:val="auto"/>
          <w:sz w:val="22"/>
          <w:szCs w:val="22"/>
        </w:rPr>
        <w:commentReference w:id="2031"/>
      </w:r>
      <w:commentRangeEnd w:id="2032"/>
      <w:r w:rsidR="00152DA4" w:rsidRPr="007E5245">
        <w:rPr>
          <w:rStyle w:val="CommentReference"/>
          <w:rFonts w:ascii="Times New Roman" w:hAnsi="Times New Roman" w:cs="Times New Roman"/>
          <w:i w:val="0"/>
          <w:iCs w:val="0"/>
          <w:color w:val="auto"/>
          <w:sz w:val="22"/>
          <w:szCs w:val="22"/>
        </w:rPr>
        <w:commentReference w:id="2032"/>
      </w:r>
      <w:commentRangeEnd w:id="2033"/>
      <w:r w:rsidR="00F11D81" w:rsidRPr="007E5245">
        <w:rPr>
          <w:rStyle w:val="CommentReference"/>
          <w:rFonts w:ascii="Times New Roman" w:hAnsi="Times New Roman" w:cs="Times New Roman"/>
          <w:i w:val="0"/>
          <w:iCs w:val="0"/>
          <w:color w:val="auto"/>
          <w:sz w:val="22"/>
          <w:szCs w:val="22"/>
        </w:rPr>
        <w:commentReference w:id="2033"/>
      </w:r>
      <w:commentRangeEnd w:id="2034"/>
      <w:r w:rsidR="00E60A8B" w:rsidRPr="007E5245">
        <w:rPr>
          <w:rStyle w:val="CommentReference"/>
          <w:rFonts w:ascii="Times New Roman" w:hAnsi="Times New Roman" w:cs="Times New Roman"/>
          <w:i w:val="0"/>
          <w:iCs w:val="0"/>
          <w:color w:val="auto"/>
          <w:sz w:val="22"/>
          <w:szCs w:val="22"/>
        </w:rPr>
        <w:commentReference w:id="2034"/>
      </w:r>
      <w:r w:rsidRPr="007E5245">
        <w:rPr>
          <w:rFonts w:ascii="Times New Roman" w:hAnsi="Times New Roman" w:cs="Times New Roman"/>
          <w:i w:val="0"/>
          <w:iCs w:val="0"/>
          <w:color w:val="auto"/>
          <w:sz w:val="22"/>
          <w:szCs w:val="22"/>
        </w:rPr>
        <w:t xml:space="preserve">. </w:t>
      </w:r>
      <w:r w:rsidR="004060CB">
        <w:rPr>
          <w:rFonts w:ascii="Times New Roman" w:hAnsi="Times New Roman" w:cs="Times New Roman"/>
          <w:i w:val="0"/>
          <w:iCs w:val="0"/>
          <w:color w:val="auto"/>
          <w:sz w:val="22"/>
          <w:szCs w:val="22"/>
        </w:rPr>
        <w:t>ANCOVA slope estimates for</w:t>
      </w:r>
      <w:r w:rsidR="00B37961">
        <w:rPr>
          <w:rFonts w:ascii="Times New Roman" w:hAnsi="Times New Roman" w:cs="Times New Roman"/>
          <w:i w:val="0"/>
          <w:iCs w:val="0"/>
          <w:color w:val="auto"/>
          <w:sz w:val="22"/>
          <w:szCs w:val="22"/>
        </w:rPr>
        <w:t xml:space="preserve"> both log(inflow volume) and log(nutrient concentration</w:t>
      </w:r>
      <w:r w:rsidR="00BF683C">
        <w:rPr>
          <w:rFonts w:ascii="Times New Roman" w:hAnsi="Times New Roman" w:cs="Times New Roman"/>
          <w:i w:val="0"/>
          <w:iCs w:val="0"/>
          <w:color w:val="auto"/>
          <w:sz w:val="22"/>
          <w:szCs w:val="22"/>
        </w:rPr>
        <w:t>s</w:t>
      </w:r>
      <w:r w:rsidR="00B37961">
        <w:rPr>
          <w:rFonts w:ascii="Times New Roman" w:hAnsi="Times New Roman" w:cs="Times New Roman"/>
          <w:i w:val="0"/>
          <w:iCs w:val="0"/>
          <w:color w:val="auto"/>
          <w:sz w:val="22"/>
          <w:szCs w:val="22"/>
        </w:rPr>
        <w:t xml:space="preserve"> mg/L) at</w:t>
      </w:r>
      <w:r w:rsidR="004060CB">
        <w:rPr>
          <w:rFonts w:ascii="Times New Roman" w:hAnsi="Times New Roman" w:cs="Times New Roman"/>
          <w:i w:val="0"/>
          <w:iCs w:val="0"/>
          <w:color w:val="auto"/>
          <w:sz w:val="22"/>
          <w:szCs w:val="22"/>
        </w:rPr>
        <w:t xml:space="preserve"> each wetland</w:t>
      </w:r>
      <w:r w:rsidR="00B37961">
        <w:rPr>
          <w:rFonts w:ascii="Times New Roman" w:hAnsi="Times New Roman" w:cs="Times New Roman"/>
          <w:i w:val="0"/>
          <w:iCs w:val="0"/>
          <w:color w:val="auto"/>
          <w:sz w:val="22"/>
          <w:szCs w:val="22"/>
        </w:rPr>
        <w:t>.</w:t>
      </w:r>
      <w:r w:rsidR="00A17C84">
        <w:rPr>
          <w:rFonts w:ascii="Times New Roman" w:hAnsi="Times New Roman" w:cs="Times New Roman"/>
          <w:i w:val="0"/>
          <w:iCs w:val="0"/>
          <w:color w:val="auto"/>
          <w:sz w:val="22"/>
          <w:szCs w:val="22"/>
        </w:rPr>
        <w:t xml:space="preserve"> The models for both TP and TN were constructed</w:t>
      </w:r>
      <w:r w:rsidR="0044344C">
        <w:rPr>
          <w:rFonts w:ascii="Times New Roman" w:hAnsi="Times New Roman" w:cs="Times New Roman"/>
          <w:i w:val="0"/>
          <w:iCs w:val="0"/>
          <w:color w:val="auto"/>
          <w:sz w:val="22"/>
          <w:szCs w:val="22"/>
        </w:rPr>
        <w:t xml:space="preserve"> with additive effects of volume and </w:t>
      </w:r>
      <w:r w:rsidR="0044344C">
        <w:rPr>
          <w:rFonts w:ascii="Times New Roman" w:hAnsi="Times New Roman" w:cs="Times New Roman"/>
          <w:i w:val="0"/>
          <w:iCs w:val="0"/>
          <w:color w:val="auto"/>
          <w:sz w:val="22"/>
          <w:szCs w:val="22"/>
        </w:rPr>
        <w:lastRenderedPageBreak/>
        <w:t>concentration and an interactive effect with wetland identity:</w:t>
      </w:r>
      <w:r w:rsidR="00A17C84">
        <w:rPr>
          <w:rFonts w:ascii="Times New Roman" w:hAnsi="Times New Roman" w:cs="Times New Roman"/>
          <w:i w:val="0"/>
          <w:iCs w:val="0"/>
          <w:color w:val="auto"/>
          <w:sz w:val="22"/>
          <w:szCs w:val="22"/>
        </w:rPr>
        <w:t xml:space="preserve"> log(nutrient retention)</w:t>
      </w:r>
      <w:r w:rsidR="00016B21">
        <w:rPr>
          <w:rFonts w:ascii="Times New Roman" w:hAnsi="Times New Roman" w:cs="Times New Roman"/>
          <w:i w:val="0"/>
          <w:iCs w:val="0"/>
          <w:color w:val="auto"/>
          <w:sz w:val="22"/>
          <w:szCs w:val="22"/>
        </w:rPr>
        <w:t xml:space="preserve"> ~ log(nutrient concentration) + log(inflow volume) * Wetland. </w:t>
      </w:r>
    </w:p>
    <w:p w14:paraId="7503AD3B" w14:textId="77777777" w:rsidR="00B86936" w:rsidRPr="00497F5C" w:rsidRDefault="00B86936" w:rsidP="004C676B">
      <w:pPr>
        <w:rPr>
          <w:rFonts w:ascii="Times New Roman" w:hAnsi="Times New Roman" w:cs="Times New Roman"/>
        </w:rPr>
      </w:pPr>
    </w:p>
    <w:p w14:paraId="1B01FBA1" w14:textId="74054440" w:rsidR="00B86936" w:rsidRPr="00497F5C" w:rsidRDefault="00AA49F8" w:rsidP="004C676B">
      <w:pPr>
        <w:rPr>
          <w:rFonts w:ascii="Times New Roman" w:hAnsi="Times New Roman" w:cs="Times New Roman"/>
        </w:rPr>
      </w:pPr>
      <w:r w:rsidRPr="00497F5C">
        <w:rPr>
          <w:rFonts w:ascii="Times New Roman" w:hAnsi="Times New Roman" w:cs="Times New Roman"/>
          <w:noProof/>
        </w:rPr>
        <w:drawing>
          <wp:inline distT="0" distB="0" distL="0" distR="0" wp14:anchorId="7CA53E87" wp14:editId="3824D778">
            <wp:extent cx="4235442" cy="2619375"/>
            <wp:effectExtent l="0" t="0" r="0" b="0"/>
            <wp:docPr id="7483241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8160" cy="2621056"/>
                    </a:xfrm>
                    <a:prstGeom prst="rect">
                      <a:avLst/>
                    </a:prstGeom>
                    <a:noFill/>
                  </pic:spPr>
                </pic:pic>
              </a:graphicData>
            </a:graphic>
          </wp:inline>
        </w:drawing>
      </w:r>
    </w:p>
    <w:p w14:paraId="5329FA6C" w14:textId="65AA80F2" w:rsidR="006B500D" w:rsidRPr="007E5245" w:rsidRDefault="00785842" w:rsidP="006B500D">
      <w:pPr>
        <w:pStyle w:val="Caption"/>
        <w:rPr>
          <w:rFonts w:ascii="Times New Roman" w:hAnsi="Times New Roman" w:cs="Times New Roman"/>
          <w:b/>
          <w:bCs/>
          <w:i w:val="0"/>
          <w:iCs w:val="0"/>
          <w:color w:val="auto"/>
          <w:sz w:val="22"/>
          <w:szCs w:val="22"/>
          <w:u w:val="single"/>
        </w:rPr>
      </w:pPr>
      <w:bookmarkStart w:id="2035" w:name="_Ref237355488"/>
      <w:commentRangeStart w:id="2036"/>
      <w:commentRangeStart w:id="2037"/>
      <w:commentRangeStart w:id="2038"/>
      <w:r w:rsidRPr="007E5245">
        <w:rPr>
          <w:rFonts w:ascii="Times New Roman" w:hAnsi="Times New Roman" w:cs="Times New Roman"/>
          <w:i w:val="0"/>
          <w:iCs w:val="0"/>
          <w:color w:val="auto"/>
          <w:sz w:val="22"/>
          <w:szCs w:val="22"/>
        </w:rPr>
        <w:t xml:space="preserve">Figure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 \* ARABIC </w:instrText>
      </w:r>
      <w:r w:rsidRPr="007E5245">
        <w:rPr>
          <w:rFonts w:ascii="Times New Roman" w:hAnsi="Times New Roman" w:cs="Times New Roman"/>
          <w:i w:val="0"/>
          <w:iCs w:val="0"/>
          <w:color w:val="auto"/>
          <w:sz w:val="22"/>
          <w:szCs w:val="22"/>
        </w:rPr>
        <w:fldChar w:fldCharType="separate"/>
      </w:r>
      <w:r w:rsidR="00E9545F" w:rsidRPr="007E5245">
        <w:rPr>
          <w:rFonts w:ascii="Times New Roman" w:hAnsi="Times New Roman" w:cs="Times New Roman"/>
          <w:i w:val="0"/>
          <w:iCs w:val="0"/>
          <w:noProof/>
          <w:color w:val="auto"/>
          <w:sz w:val="22"/>
          <w:szCs w:val="22"/>
        </w:rPr>
        <w:t>5</w:t>
      </w:r>
      <w:r w:rsidRPr="007E5245">
        <w:rPr>
          <w:rFonts w:ascii="Times New Roman" w:hAnsi="Times New Roman" w:cs="Times New Roman"/>
          <w:i w:val="0"/>
          <w:iCs w:val="0"/>
          <w:color w:val="auto"/>
          <w:sz w:val="22"/>
          <w:szCs w:val="22"/>
        </w:rPr>
        <w:fldChar w:fldCharType="end"/>
      </w:r>
      <w:bookmarkEnd w:id="2035"/>
      <w:r w:rsidRPr="007E5245">
        <w:rPr>
          <w:rFonts w:ascii="Times New Roman" w:hAnsi="Times New Roman" w:cs="Times New Roman"/>
          <w:i w:val="0"/>
          <w:iCs w:val="0"/>
          <w:color w:val="auto"/>
          <w:sz w:val="22"/>
          <w:szCs w:val="22"/>
        </w:rPr>
        <w:t xml:space="preserve">. </w:t>
      </w:r>
      <w:commentRangeEnd w:id="2036"/>
      <w:r w:rsidR="007E13A9" w:rsidRPr="007E5245">
        <w:rPr>
          <w:rStyle w:val="CommentReference"/>
          <w:rFonts w:ascii="Times New Roman" w:hAnsi="Times New Roman" w:cs="Times New Roman"/>
          <w:i w:val="0"/>
          <w:iCs w:val="0"/>
          <w:color w:val="auto"/>
          <w:sz w:val="22"/>
          <w:szCs w:val="22"/>
        </w:rPr>
        <w:commentReference w:id="2036"/>
      </w:r>
      <w:commentRangeEnd w:id="2037"/>
      <w:r w:rsidRPr="007E5245">
        <w:rPr>
          <w:rStyle w:val="CommentReference"/>
          <w:rFonts w:ascii="Times New Roman" w:hAnsi="Times New Roman" w:cs="Times New Roman"/>
          <w:i w:val="0"/>
          <w:iCs w:val="0"/>
          <w:color w:val="auto"/>
          <w:sz w:val="22"/>
          <w:szCs w:val="22"/>
        </w:rPr>
        <w:commentReference w:id="2037"/>
      </w:r>
      <w:commentRangeEnd w:id="2038"/>
      <w:r w:rsidRPr="007E5245">
        <w:rPr>
          <w:rStyle w:val="CommentReference"/>
          <w:rFonts w:ascii="Times New Roman" w:hAnsi="Times New Roman" w:cs="Times New Roman"/>
          <w:i w:val="0"/>
          <w:iCs w:val="0"/>
          <w:color w:val="auto"/>
          <w:sz w:val="22"/>
          <w:szCs w:val="22"/>
        </w:rPr>
        <w:commentReference w:id="2038"/>
      </w:r>
      <w:r w:rsidR="006B500D" w:rsidRPr="007E5245">
        <w:rPr>
          <w:rFonts w:ascii="Times New Roman" w:hAnsi="Times New Roman" w:cs="Times New Roman"/>
          <w:i w:val="0"/>
          <w:iCs w:val="0"/>
          <w:color w:val="auto"/>
          <w:sz w:val="22"/>
          <w:szCs w:val="22"/>
        </w:rPr>
        <w:t>Probability of nutrient release based on in</w:t>
      </w:r>
      <w:ins w:id="2039" w:author="Costello, David" w:date="2026-09-29T15:20:00Z" w16du:dateUtc="2026-09-29T19:20:00Z">
        <w:r w:rsidR="007E13A9">
          <w:rPr>
            <w:rFonts w:ascii="Times New Roman" w:hAnsi="Times New Roman" w:cs="Times New Roman"/>
            <w:i w:val="0"/>
            <w:iCs w:val="0"/>
            <w:color w:val="auto"/>
            <w:sz w:val="22"/>
            <w:szCs w:val="22"/>
          </w:rPr>
          <w:t>flow</w:t>
        </w:r>
      </w:ins>
      <w:del w:id="2040" w:author="Costello, David" w:date="2026-09-29T15:20:00Z" w16du:dateUtc="2026-09-29T19:20:00Z">
        <w:r w:rsidR="006B500D" w:rsidRPr="007E5245" w:rsidDel="007E13A9">
          <w:rPr>
            <w:rFonts w:ascii="Times New Roman" w:hAnsi="Times New Roman" w:cs="Times New Roman"/>
            <w:i w:val="0"/>
            <w:iCs w:val="0"/>
            <w:color w:val="auto"/>
            <w:sz w:val="22"/>
            <w:szCs w:val="22"/>
          </w:rPr>
          <w:delText>coming</w:delText>
        </w:r>
      </w:del>
      <w:r w:rsidR="006B500D" w:rsidRPr="007E5245">
        <w:rPr>
          <w:rFonts w:ascii="Times New Roman" w:hAnsi="Times New Roman" w:cs="Times New Roman"/>
          <w:i w:val="0"/>
          <w:iCs w:val="0"/>
          <w:color w:val="auto"/>
          <w:sz w:val="22"/>
          <w:szCs w:val="22"/>
        </w:rPr>
        <w:t xml:space="preserve"> </w:t>
      </w:r>
      <w:commentRangeStart w:id="2041"/>
      <w:r w:rsidR="006B500D" w:rsidRPr="007E5245">
        <w:rPr>
          <w:rFonts w:ascii="Times New Roman" w:hAnsi="Times New Roman" w:cs="Times New Roman"/>
          <w:i w:val="0"/>
          <w:iCs w:val="0"/>
          <w:color w:val="auto"/>
          <w:sz w:val="22"/>
          <w:szCs w:val="22"/>
        </w:rPr>
        <w:t>concentrations</w:t>
      </w:r>
      <w:commentRangeEnd w:id="2041"/>
      <w:r w:rsidRPr="007E5245">
        <w:rPr>
          <w:rStyle w:val="CommentReference"/>
          <w:rFonts w:ascii="Times New Roman" w:hAnsi="Times New Roman" w:cs="Times New Roman"/>
          <w:i w:val="0"/>
          <w:iCs w:val="0"/>
          <w:color w:val="auto"/>
          <w:sz w:val="22"/>
          <w:szCs w:val="22"/>
        </w:rPr>
        <w:commentReference w:id="2041"/>
      </w:r>
      <w:r w:rsidR="006B500D" w:rsidRPr="007E5245">
        <w:rPr>
          <w:rFonts w:ascii="Times New Roman" w:hAnsi="Times New Roman" w:cs="Times New Roman"/>
          <w:i w:val="0"/>
          <w:iCs w:val="0"/>
          <w:color w:val="auto"/>
          <w:sz w:val="22"/>
          <w:szCs w:val="22"/>
        </w:rPr>
        <w:t xml:space="preserve"> of total phosphorus and total nitrogen from logistic regressions. For both total phosphorus and total nitrogen</w:t>
      </w:r>
      <w:ins w:id="2042" w:author="Costello, David" w:date="2026-09-29T15:20:00Z" w16du:dateUtc="2026-09-29T19:20:00Z">
        <w:r w:rsidR="007E13A9">
          <w:rPr>
            <w:rFonts w:ascii="Times New Roman" w:hAnsi="Times New Roman" w:cs="Times New Roman"/>
            <w:i w:val="0"/>
            <w:iCs w:val="0"/>
            <w:color w:val="auto"/>
            <w:sz w:val="22"/>
            <w:szCs w:val="22"/>
          </w:rPr>
          <w:t>,</w:t>
        </w:r>
      </w:ins>
      <w:r w:rsidR="006B500D" w:rsidRPr="007E5245">
        <w:rPr>
          <w:rFonts w:ascii="Times New Roman" w:hAnsi="Times New Roman" w:cs="Times New Roman"/>
          <w:i w:val="0"/>
          <w:iCs w:val="0"/>
          <w:color w:val="auto"/>
          <w:sz w:val="22"/>
          <w:szCs w:val="22"/>
        </w:rPr>
        <w:t xml:space="preserve"> concentration was a significant predictor of release, whereas inflowing volume</w:t>
      </w:r>
      <w:del w:id="2043" w:author="Kerns, Janice" w:date="2026-10-09T15:17:00Z" w16du:dateUtc="2026-10-09T19:17:00Z">
        <w:r w:rsidR="006B500D" w:rsidRPr="007E5245">
          <w:rPr>
            <w:rFonts w:ascii="Times New Roman" w:hAnsi="Times New Roman" w:cs="Times New Roman"/>
            <w:i w:val="0"/>
            <w:iCs w:val="0"/>
            <w:color w:val="auto"/>
            <w:sz w:val="22"/>
            <w:szCs w:val="22"/>
          </w:rPr>
          <w:delText>,</w:delText>
        </w:r>
      </w:del>
      <w:r w:rsidR="006B500D" w:rsidRPr="007E5245">
        <w:rPr>
          <w:rFonts w:ascii="Times New Roman" w:hAnsi="Times New Roman" w:cs="Times New Roman"/>
          <w:i w:val="0"/>
          <w:iCs w:val="0"/>
          <w:color w:val="auto"/>
          <w:sz w:val="22"/>
          <w:szCs w:val="22"/>
        </w:rPr>
        <w:t xml:space="preserve"> and month were not. </w:t>
      </w:r>
    </w:p>
    <w:p w14:paraId="3A953430" w14:textId="0712D541" w:rsidR="00B86936" w:rsidRPr="007E5245" w:rsidRDefault="00B86936" w:rsidP="00785842">
      <w:pPr>
        <w:pStyle w:val="Caption"/>
        <w:rPr>
          <w:rFonts w:ascii="Times New Roman" w:hAnsi="Times New Roman" w:cs="Times New Roman"/>
          <w:b/>
          <w:bCs/>
          <w:i w:val="0"/>
          <w:iCs w:val="0"/>
          <w:color w:val="auto"/>
          <w:sz w:val="22"/>
          <w:szCs w:val="22"/>
          <w:u w:val="single"/>
        </w:rPr>
      </w:pPr>
    </w:p>
    <w:p w14:paraId="5F6D05F2" w14:textId="6A4DFE70" w:rsidR="00480A80" w:rsidRPr="007E5245" w:rsidRDefault="00816CCC" w:rsidP="000D5B3E">
      <w:pPr>
        <w:rPr>
          <w:rFonts w:ascii="Times New Roman" w:hAnsi="Times New Roman" w:cs="Times New Roman"/>
          <w:b/>
          <w:bCs/>
          <w:u w:val="single"/>
        </w:rPr>
      </w:pPr>
      <w:r w:rsidRPr="007E5245">
        <w:rPr>
          <w:rFonts w:ascii="Times New Roman" w:hAnsi="Times New Roman" w:cs="Times New Roman"/>
          <w:b/>
          <w:bCs/>
          <w:u w:val="single"/>
        </w:rPr>
        <w:t xml:space="preserve">Tables: </w:t>
      </w:r>
    </w:p>
    <w:p w14:paraId="6A20644A" w14:textId="71F5222C" w:rsidR="000D5B3E" w:rsidRPr="007E5245" w:rsidRDefault="0061728A" w:rsidP="0061728A">
      <w:pPr>
        <w:pStyle w:val="Caption"/>
        <w:rPr>
          <w:rFonts w:ascii="Times New Roman" w:hAnsi="Times New Roman" w:cs="Times New Roman"/>
          <w:b/>
          <w:bCs/>
          <w:i w:val="0"/>
          <w:iCs w:val="0"/>
          <w:color w:val="auto"/>
          <w:sz w:val="22"/>
          <w:szCs w:val="22"/>
          <w:u w:val="single"/>
        </w:rPr>
      </w:pPr>
      <w:bookmarkStart w:id="2044" w:name="_Ref238469583"/>
      <w:bookmarkStart w:id="2045" w:name="_Ref238469568"/>
      <w:r w:rsidRPr="007E5245">
        <w:rPr>
          <w:rFonts w:ascii="Times New Roman" w:hAnsi="Times New Roman" w:cs="Times New Roman"/>
          <w:i w:val="0"/>
          <w:iCs w:val="0"/>
          <w:color w:val="auto"/>
          <w:sz w:val="22"/>
          <w:szCs w:val="22"/>
        </w:rPr>
        <w:t>Table</w:t>
      </w:r>
      <w:r w:rsidR="00EC2022" w:rsidRPr="007E5245">
        <w:rPr>
          <w:rFonts w:ascii="Times New Roman" w:hAnsi="Times New Roman" w:cs="Times New Roman"/>
          <w:i w:val="0"/>
          <w:iCs w:val="0"/>
          <w:color w:val="auto"/>
          <w:sz w:val="22"/>
          <w:szCs w:val="22"/>
        </w:rPr>
        <w:t xml:space="preserve"> </w:t>
      </w:r>
      <w:r w:rsidR="00E16290" w:rsidRPr="007E5245">
        <w:rPr>
          <w:rFonts w:ascii="Times New Roman" w:hAnsi="Times New Roman" w:cs="Times New Roman"/>
          <w:i w:val="0"/>
          <w:iCs w:val="0"/>
          <w:color w:val="auto"/>
          <w:sz w:val="22"/>
          <w:szCs w:val="22"/>
        </w:rPr>
        <w:fldChar w:fldCharType="begin"/>
      </w:r>
      <w:r w:rsidR="00E16290" w:rsidRPr="007E5245">
        <w:rPr>
          <w:rFonts w:ascii="Times New Roman" w:hAnsi="Times New Roman" w:cs="Times New Roman"/>
          <w:i w:val="0"/>
          <w:iCs w:val="0"/>
          <w:color w:val="auto"/>
          <w:sz w:val="22"/>
          <w:szCs w:val="22"/>
        </w:rPr>
        <w:instrText xml:space="preserve"> SEQ Table \* ARABIC \s 0 </w:instrText>
      </w:r>
      <w:r w:rsidR="00E16290" w:rsidRPr="007E5245">
        <w:rPr>
          <w:rFonts w:ascii="Times New Roman" w:hAnsi="Times New Roman" w:cs="Times New Roman"/>
          <w:i w:val="0"/>
          <w:iCs w:val="0"/>
          <w:color w:val="auto"/>
          <w:sz w:val="22"/>
          <w:szCs w:val="22"/>
        </w:rPr>
        <w:fldChar w:fldCharType="separate"/>
      </w:r>
      <w:r w:rsidR="00E16290" w:rsidRPr="007E5245">
        <w:rPr>
          <w:rFonts w:ascii="Times New Roman" w:hAnsi="Times New Roman" w:cs="Times New Roman"/>
          <w:i w:val="0"/>
          <w:iCs w:val="0"/>
          <w:noProof/>
          <w:color w:val="auto"/>
          <w:sz w:val="22"/>
          <w:szCs w:val="22"/>
        </w:rPr>
        <w:t>1</w:t>
      </w:r>
      <w:r w:rsidR="00E16290" w:rsidRPr="007E5245">
        <w:rPr>
          <w:rFonts w:ascii="Times New Roman" w:hAnsi="Times New Roman" w:cs="Times New Roman"/>
          <w:i w:val="0"/>
          <w:iCs w:val="0"/>
          <w:color w:val="auto"/>
          <w:sz w:val="22"/>
          <w:szCs w:val="22"/>
        </w:rPr>
        <w:fldChar w:fldCharType="end"/>
      </w:r>
      <w:bookmarkEnd w:id="2044"/>
      <w:r w:rsidR="00EC2022" w:rsidRPr="007E5245">
        <w:rPr>
          <w:rFonts w:ascii="Times New Roman" w:hAnsi="Times New Roman" w:cs="Times New Roman"/>
          <w:i w:val="0"/>
          <w:iCs w:val="0"/>
          <w:color w:val="auto"/>
          <w:sz w:val="22"/>
          <w:szCs w:val="22"/>
        </w:rPr>
        <w:t>.</w:t>
      </w:r>
      <w:bookmarkEnd w:id="2045"/>
      <w:r w:rsidR="00EC2022" w:rsidRPr="007E5245">
        <w:rPr>
          <w:rFonts w:ascii="Times New Roman" w:hAnsi="Times New Roman" w:cs="Times New Roman"/>
          <w:i w:val="0"/>
          <w:iCs w:val="0"/>
          <w:color w:val="auto"/>
          <w:sz w:val="22"/>
          <w:szCs w:val="22"/>
        </w:rPr>
        <w:t xml:space="preserve"> </w:t>
      </w:r>
      <w:commentRangeStart w:id="2046"/>
      <w:commentRangeStart w:id="2047"/>
      <w:r w:rsidR="00003879" w:rsidRPr="007E5245">
        <w:rPr>
          <w:rFonts w:ascii="Times New Roman" w:hAnsi="Times New Roman" w:cs="Times New Roman"/>
          <w:i w:val="0"/>
          <w:iCs w:val="0"/>
          <w:color w:val="auto"/>
          <w:sz w:val="22"/>
          <w:szCs w:val="22"/>
        </w:rPr>
        <w:t xml:space="preserve">Nutrient </w:t>
      </w:r>
      <w:del w:id="2048" w:author="Anderson, Kenneth" w:date="2026-09-28T10:20:00Z" w16du:dateUtc="2026-09-28T14:20:00Z">
        <w:r w:rsidR="00003879" w:rsidRPr="007E5245">
          <w:rPr>
            <w:rFonts w:ascii="Times New Roman" w:hAnsi="Times New Roman" w:cs="Times New Roman"/>
            <w:i w:val="0"/>
            <w:iCs w:val="0"/>
            <w:color w:val="auto"/>
            <w:sz w:val="22"/>
            <w:szCs w:val="22"/>
          </w:rPr>
          <w:delText>filtration</w:delText>
        </w:r>
      </w:del>
      <w:ins w:id="2049" w:author="Anderson, Kenneth" w:date="2026-09-28T10:20:00Z" w16du:dateUtc="2026-09-28T14:20:00Z">
        <w:r w:rsidR="00406541">
          <w:rPr>
            <w:rFonts w:ascii="Times New Roman" w:hAnsi="Times New Roman" w:cs="Times New Roman"/>
            <w:i w:val="0"/>
            <w:iCs w:val="0"/>
            <w:color w:val="auto"/>
            <w:sz w:val="22"/>
            <w:szCs w:val="22"/>
          </w:rPr>
          <w:t>retention</w:t>
        </w:r>
      </w:ins>
      <w:r w:rsidR="00003879" w:rsidRPr="007E5245">
        <w:rPr>
          <w:rFonts w:ascii="Times New Roman" w:hAnsi="Times New Roman" w:cs="Times New Roman"/>
          <w:i w:val="0"/>
          <w:iCs w:val="0"/>
          <w:color w:val="auto"/>
          <w:sz w:val="22"/>
          <w:szCs w:val="22"/>
        </w:rPr>
        <w:t xml:space="preserve"> </w:t>
      </w:r>
      <w:commentRangeEnd w:id="2046"/>
      <w:r w:rsidR="008B17BE" w:rsidRPr="007E5245">
        <w:rPr>
          <w:rStyle w:val="CommentReference"/>
          <w:rFonts w:ascii="Times New Roman" w:hAnsi="Times New Roman" w:cs="Times New Roman"/>
          <w:i w:val="0"/>
          <w:iCs w:val="0"/>
          <w:color w:val="auto"/>
          <w:sz w:val="22"/>
          <w:szCs w:val="22"/>
        </w:rPr>
        <w:commentReference w:id="2046"/>
      </w:r>
      <w:commentRangeEnd w:id="2047"/>
      <w:r w:rsidRPr="007E5245">
        <w:rPr>
          <w:rStyle w:val="CommentReference"/>
          <w:rFonts w:ascii="Times New Roman" w:hAnsi="Times New Roman" w:cs="Times New Roman"/>
          <w:i w:val="0"/>
          <w:iCs w:val="0"/>
          <w:color w:val="auto"/>
          <w:sz w:val="22"/>
          <w:szCs w:val="22"/>
        </w:rPr>
        <w:commentReference w:id="2047"/>
      </w:r>
      <w:r w:rsidR="00003879" w:rsidRPr="007E5245">
        <w:rPr>
          <w:rFonts w:ascii="Times New Roman" w:hAnsi="Times New Roman" w:cs="Times New Roman"/>
          <w:i w:val="0"/>
          <w:iCs w:val="0"/>
          <w:color w:val="auto"/>
          <w:sz w:val="22"/>
          <w:szCs w:val="22"/>
        </w:rPr>
        <w:t xml:space="preserve">across all monitoring years for H2Ohio wetlands. </w:t>
      </w:r>
      <w:del w:id="2050" w:author="Anderson, Kenneth" w:date="2026-09-28T10:20:00Z" w16du:dateUtc="2026-09-28T14:20:00Z">
        <w:r w:rsidR="00003879" w:rsidRPr="007E5245">
          <w:rPr>
            <w:rFonts w:ascii="Times New Roman" w:hAnsi="Times New Roman" w:cs="Times New Roman"/>
            <w:i w:val="0"/>
            <w:iCs w:val="0"/>
            <w:color w:val="auto"/>
            <w:sz w:val="22"/>
            <w:szCs w:val="22"/>
          </w:rPr>
          <w:delText>Filtration</w:delText>
        </w:r>
        <w:r w:rsidR="00003879" w:rsidRPr="007E5245" w:rsidDel="00A9740A">
          <w:rPr>
            <w:rFonts w:ascii="Times New Roman" w:hAnsi="Times New Roman" w:cs="Times New Roman"/>
            <w:i w:val="0"/>
            <w:iCs w:val="0"/>
            <w:color w:val="auto"/>
            <w:sz w:val="22"/>
            <w:szCs w:val="22"/>
          </w:rPr>
          <w:delText xml:space="preserve"> </w:delText>
        </w:r>
      </w:del>
      <w:ins w:id="2051" w:author="Anderson, Kenneth" w:date="2026-09-28T10:20:00Z" w16du:dateUtc="2026-09-28T14:20:00Z">
        <w:r w:rsidR="00A9740A">
          <w:rPr>
            <w:rFonts w:ascii="Times New Roman" w:hAnsi="Times New Roman" w:cs="Times New Roman"/>
            <w:i w:val="0"/>
            <w:iCs w:val="0"/>
            <w:color w:val="auto"/>
            <w:sz w:val="22"/>
            <w:szCs w:val="22"/>
          </w:rPr>
          <w:t>Retention</w:t>
        </w:r>
        <w:r w:rsidR="00003879" w:rsidRPr="007E5245">
          <w:rPr>
            <w:rFonts w:ascii="Times New Roman" w:hAnsi="Times New Roman" w:cs="Times New Roman"/>
            <w:i w:val="0"/>
            <w:iCs w:val="0"/>
            <w:color w:val="auto"/>
            <w:sz w:val="22"/>
            <w:szCs w:val="22"/>
          </w:rPr>
          <w:t xml:space="preserve"> </w:t>
        </w:r>
      </w:ins>
      <w:r w:rsidR="00003879" w:rsidRPr="007E5245">
        <w:rPr>
          <w:rFonts w:ascii="Times New Roman" w:hAnsi="Times New Roman" w:cs="Times New Roman"/>
          <w:i w:val="0"/>
          <w:iCs w:val="0"/>
          <w:color w:val="auto"/>
          <w:sz w:val="22"/>
          <w:szCs w:val="22"/>
        </w:rPr>
        <w:t>was calculated by measuring inflowing and outflowing nutrients to 24 different wetlands for between one and four years. Nutrient budgets were calculated for total phosphorus (TP), total nitrogen (TN), dissolved reactive phosphorus (DRP), nitrite+nitrate (NO</w:t>
      </w:r>
      <w:r w:rsidR="00003879" w:rsidRPr="007E5245">
        <w:rPr>
          <w:rFonts w:ascii="Times New Roman" w:hAnsi="Times New Roman" w:cs="Times New Roman"/>
          <w:i w:val="0"/>
          <w:iCs w:val="0"/>
          <w:color w:val="auto"/>
          <w:sz w:val="22"/>
          <w:szCs w:val="22"/>
          <w:vertAlign w:val="subscript"/>
        </w:rPr>
        <w:t>x</w:t>
      </w:r>
      <w:r w:rsidR="00003879" w:rsidRPr="007E5245">
        <w:rPr>
          <w:rFonts w:ascii="Times New Roman" w:hAnsi="Times New Roman" w:cs="Times New Roman"/>
          <w:i w:val="0"/>
          <w:iCs w:val="0"/>
          <w:color w:val="auto"/>
          <w:sz w:val="22"/>
          <w:szCs w:val="22"/>
        </w:rPr>
        <w:t>), and total ammonium nitrogen (NH</w:t>
      </w:r>
      <w:r w:rsidR="00003879" w:rsidRPr="007E5245">
        <w:rPr>
          <w:rFonts w:ascii="Times New Roman" w:hAnsi="Times New Roman" w:cs="Times New Roman"/>
          <w:i w:val="0"/>
          <w:iCs w:val="0"/>
          <w:color w:val="auto"/>
          <w:sz w:val="22"/>
          <w:szCs w:val="22"/>
          <w:vertAlign w:val="subscript"/>
        </w:rPr>
        <w:t>4</w:t>
      </w:r>
      <w:r w:rsidR="00003879" w:rsidRPr="007E5245">
        <w:rPr>
          <w:rFonts w:ascii="Times New Roman" w:hAnsi="Times New Roman" w:cs="Times New Roman"/>
          <w:i w:val="0"/>
          <w:iCs w:val="0"/>
          <w:color w:val="auto"/>
          <w:sz w:val="22"/>
          <w:szCs w:val="22"/>
        </w:rPr>
        <w:t>).</w:t>
      </w:r>
      <w:r w:rsidR="00764247" w:rsidRPr="007E5245">
        <w:rPr>
          <w:rFonts w:ascii="Times New Roman" w:hAnsi="Times New Roman" w:cs="Times New Roman"/>
          <w:i w:val="0"/>
          <w:iCs w:val="0"/>
          <w:color w:val="auto"/>
          <w:sz w:val="22"/>
          <w:szCs w:val="22"/>
        </w:rPr>
        <w:t xml:space="preserve"> Mean, median, and range are presented in both total lbs retained, and in lbs/acre of restored wetland.</w:t>
      </w:r>
    </w:p>
    <w:tbl>
      <w:tblPr>
        <w:tblStyle w:val="ListTable6Colorful"/>
        <w:tblW w:w="9630" w:type="dxa"/>
        <w:tblLook w:val="06A0" w:firstRow="1" w:lastRow="0" w:firstColumn="1" w:lastColumn="0" w:noHBand="1" w:noVBand="1"/>
      </w:tblPr>
      <w:tblGrid>
        <w:gridCol w:w="1375"/>
        <w:gridCol w:w="1376"/>
        <w:gridCol w:w="1376"/>
        <w:gridCol w:w="1543"/>
        <w:gridCol w:w="1208"/>
        <w:gridCol w:w="1376"/>
        <w:gridCol w:w="1376"/>
      </w:tblGrid>
      <w:tr w:rsidR="00EB2C32" w:rsidRPr="007E5245" w14:paraId="6EE50648" w14:textId="77777777" w:rsidTr="000C5ECB">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375" w:type="dxa"/>
            <w:tcBorders>
              <w:top w:val="single" w:sz="4" w:space="0" w:color="auto"/>
              <w:bottom w:val="single" w:sz="4" w:space="0" w:color="auto"/>
            </w:tcBorders>
            <w:shd w:val="clear" w:color="auto" w:fill="ADADAD" w:themeFill="background2" w:themeFillShade="BF"/>
            <w:vAlign w:val="center"/>
          </w:tcPr>
          <w:p w14:paraId="39E05FE8" w14:textId="2E3CCA66"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b w:val="0"/>
                <w:bCs w:val="0"/>
                <w:color w:val="000000"/>
                <w:sz w:val="20"/>
                <w:szCs w:val="20"/>
              </w:rPr>
              <w:t> </w:t>
            </w:r>
          </w:p>
        </w:tc>
        <w:tc>
          <w:tcPr>
            <w:tcW w:w="1376" w:type="dxa"/>
            <w:tcBorders>
              <w:top w:val="single" w:sz="4" w:space="0" w:color="auto"/>
              <w:bottom w:val="single" w:sz="4" w:space="0" w:color="auto"/>
            </w:tcBorders>
            <w:shd w:val="clear" w:color="auto" w:fill="ADADAD" w:themeFill="background2" w:themeFillShade="BF"/>
            <w:vAlign w:val="center"/>
          </w:tcPr>
          <w:p w14:paraId="6FCC1F52" w14:textId="04D1C811"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Mean Nutrient Retention (lbs)</w:t>
            </w:r>
          </w:p>
        </w:tc>
        <w:tc>
          <w:tcPr>
            <w:tcW w:w="1376" w:type="dxa"/>
            <w:tcBorders>
              <w:top w:val="single" w:sz="4" w:space="0" w:color="auto"/>
              <w:bottom w:val="single" w:sz="4" w:space="0" w:color="auto"/>
            </w:tcBorders>
            <w:shd w:val="clear" w:color="auto" w:fill="ADADAD" w:themeFill="background2" w:themeFillShade="BF"/>
            <w:vAlign w:val="center"/>
          </w:tcPr>
          <w:p w14:paraId="04DA770B" w14:textId="15FFF0FA"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Median Nutrient Retention (lbs)</w:t>
            </w:r>
          </w:p>
        </w:tc>
        <w:tc>
          <w:tcPr>
            <w:tcW w:w="1543" w:type="dxa"/>
            <w:tcBorders>
              <w:top w:val="single" w:sz="4" w:space="0" w:color="auto"/>
              <w:bottom w:val="single" w:sz="4" w:space="0" w:color="auto"/>
            </w:tcBorders>
            <w:shd w:val="clear" w:color="auto" w:fill="ADADAD" w:themeFill="background2" w:themeFillShade="BF"/>
            <w:vAlign w:val="center"/>
          </w:tcPr>
          <w:p w14:paraId="4C1583FD" w14:textId="3CE9B6A8"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Range of Nutrient Retention (lbs)</w:t>
            </w:r>
          </w:p>
        </w:tc>
        <w:tc>
          <w:tcPr>
            <w:tcW w:w="1208" w:type="dxa"/>
            <w:tcBorders>
              <w:top w:val="single" w:sz="4" w:space="0" w:color="auto"/>
              <w:bottom w:val="single" w:sz="4" w:space="0" w:color="auto"/>
            </w:tcBorders>
            <w:shd w:val="clear" w:color="auto" w:fill="ADADAD" w:themeFill="background2" w:themeFillShade="BF"/>
            <w:vAlign w:val="center"/>
          </w:tcPr>
          <w:p w14:paraId="70755414" w14:textId="43702B53"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Mean Nutrient Retention (lbs/acre)</w:t>
            </w:r>
          </w:p>
        </w:tc>
        <w:tc>
          <w:tcPr>
            <w:tcW w:w="1376" w:type="dxa"/>
            <w:tcBorders>
              <w:top w:val="single" w:sz="4" w:space="0" w:color="auto"/>
              <w:bottom w:val="single" w:sz="4" w:space="0" w:color="auto"/>
            </w:tcBorders>
            <w:shd w:val="clear" w:color="auto" w:fill="ADADAD" w:themeFill="background2" w:themeFillShade="BF"/>
            <w:vAlign w:val="center"/>
          </w:tcPr>
          <w:p w14:paraId="602774EE" w14:textId="0CB5A230"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Median Nutrient Retention (lbs/acre)</w:t>
            </w:r>
          </w:p>
        </w:tc>
        <w:tc>
          <w:tcPr>
            <w:tcW w:w="1376" w:type="dxa"/>
            <w:tcBorders>
              <w:top w:val="single" w:sz="4" w:space="0" w:color="auto"/>
              <w:bottom w:val="single" w:sz="4" w:space="0" w:color="auto"/>
            </w:tcBorders>
            <w:shd w:val="clear" w:color="auto" w:fill="ADADAD" w:themeFill="background2" w:themeFillShade="BF"/>
            <w:vAlign w:val="center"/>
          </w:tcPr>
          <w:p w14:paraId="64BDBD6E" w14:textId="599704BA" w:rsidR="00EB2C32" w:rsidRPr="007E5245" w:rsidRDefault="00EB2C32" w:rsidP="00EB2C32">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Range of Nutrient Retention (lbs/acre)</w:t>
            </w:r>
          </w:p>
        </w:tc>
      </w:tr>
      <w:tr w:rsidR="00EB2C32" w:rsidRPr="007E5245" w14:paraId="72A3BC33"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single" w:sz="4" w:space="0" w:color="auto"/>
              <w:bottom w:val="nil"/>
            </w:tcBorders>
            <w:vAlign w:val="center"/>
          </w:tcPr>
          <w:p w14:paraId="632EEE9E" w14:textId="569BDE8A" w:rsidR="00EB2C32" w:rsidRPr="007E5245" w:rsidRDefault="00EB2C32" w:rsidP="00EB2C32">
            <w:pPr>
              <w:pStyle w:val="TableNormal1"/>
              <w:rPr>
                <w:rFonts w:ascii="Times New Roman" w:hAnsi="Times New Roman" w:cs="Times New Roman"/>
                <w:color w:val="000000"/>
              </w:rPr>
            </w:pPr>
            <w:r w:rsidRPr="007E5245">
              <w:rPr>
                <w:rFonts w:ascii="Times New Roman" w:hAnsi="Times New Roman" w:cs="Times New Roman"/>
                <w:color w:val="000000"/>
                <w:sz w:val="20"/>
                <w:szCs w:val="20"/>
              </w:rPr>
              <w:t>Total P</w:t>
            </w:r>
          </w:p>
        </w:tc>
        <w:tc>
          <w:tcPr>
            <w:tcW w:w="1376" w:type="dxa"/>
            <w:tcBorders>
              <w:top w:val="single" w:sz="4" w:space="0" w:color="auto"/>
              <w:bottom w:val="nil"/>
            </w:tcBorders>
            <w:vAlign w:val="center"/>
          </w:tcPr>
          <w:p w14:paraId="1A8511C5" w14:textId="265833A1"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113</w:t>
            </w:r>
          </w:p>
        </w:tc>
        <w:tc>
          <w:tcPr>
            <w:tcW w:w="1376" w:type="dxa"/>
            <w:tcBorders>
              <w:top w:val="single" w:sz="4" w:space="0" w:color="auto"/>
              <w:bottom w:val="nil"/>
            </w:tcBorders>
            <w:vAlign w:val="center"/>
          </w:tcPr>
          <w:p w14:paraId="7E077B65" w14:textId="3926D53A"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25</w:t>
            </w:r>
          </w:p>
        </w:tc>
        <w:tc>
          <w:tcPr>
            <w:tcW w:w="1543" w:type="dxa"/>
            <w:tcBorders>
              <w:top w:val="single" w:sz="4" w:space="0" w:color="auto"/>
              <w:bottom w:val="nil"/>
            </w:tcBorders>
            <w:vAlign w:val="center"/>
          </w:tcPr>
          <w:p w14:paraId="0015C0D0" w14:textId="1643891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-11 to 1733</w:t>
            </w:r>
          </w:p>
        </w:tc>
        <w:tc>
          <w:tcPr>
            <w:tcW w:w="1208" w:type="dxa"/>
            <w:tcBorders>
              <w:top w:val="single" w:sz="4" w:space="0" w:color="auto"/>
              <w:bottom w:val="nil"/>
            </w:tcBorders>
            <w:vAlign w:val="center"/>
          </w:tcPr>
          <w:p w14:paraId="5D92AD6C" w14:textId="7509F75E"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19</w:t>
            </w:r>
          </w:p>
        </w:tc>
        <w:tc>
          <w:tcPr>
            <w:tcW w:w="1376" w:type="dxa"/>
            <w:tcBorders>
              <w:top w:val="single" w:sz="4" w:space="0" w:color="auto"/>
              <w:bottom w:val="nil"/>
            </w:tcBorders>
            <w:vAlign w:val="center"/>
          </w:tcPr>
          <w:p w14:paraId="5F13FB79" w14:textId="0320F2E9"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w:t>
            </w:r>
          </w:p>
        </w:tc>
        <w:tc>
          <w:tcPr>
            <w:tcW w:w="1376" w:type="dxa"/>
            <w:tcBorders>
              <w:top w:val="single" w:sz="4" w:space="0" w:color="auto"/>
              <w:bottom w:val="nil"/>
            </w:tcBorders>
            <w:vAlign w:val="center"/>
          </w:tcPr>
          <w:p w14:paraId="1CA3465F" w14:textId="62CFB9A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sz w:val="20"/>
                <w:szCs w:val="20"/>
              </w:rPr>
              <w:t>-1 to 495</w:t>
            </w:r>
          </w:p>
        </w:tc>
      </w:tr>
      <w:tr w:rsidR="00EB2C32" w:rsidRPr="007E5245" w14:paraId="4C8FED6F"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0E77EB0A" w14:textId="731F6CD0"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Total N</w:t>
            </w:r>
          </w:p>
        </w:tc>
        <w:tc>
          <w:tcPr>
            <w:tcW w:w="1376" w:type="dxa"/>
            <w:tcBorders>
              <w:top w:val="nil"/>
              <w:bottom w:val="nil"/>
            </w:tcBorders>
            <w:vAlign w:val="center"/>
          </w:tcPr>
          <w:p w14:paraId="29809183" w14:textId="325EA331"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1417</w:t>
            </w:r>
          </w:p>
        </w:tc>
        <w:tc>
          <w:tcPr>
            <w:tcW w:w="1376" w:type="dxa"/>
            <w:tcBorders>
              <w:top w:val="nil"/>
              <w:bottom w:val="nil"/>
            </w:tcBorders>
            <w:vAlign w:val="center"/>
          </w:tcPr>
          <w:p w14:paraId="445B0EE1" w14:textId="797740F6"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712</w:t>
            </w:r>
          </w:p>
        </w:tc>
        <w:tc>
          <w:tcPr>
            <w:tcW w:w="1543" w:type="dxa"/>
            <w:tcBorders>
              <w:top w:val="nil"/>
              <w:bottom w:val="nil"/>
            </w:tcBorders>
            <w:vAlign w:val="center"/>
          </w:tcPr>
          <w:p w14:paraId="7456A1BB" w14:textId="0AB30A04"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-549 to 7345</w:t>
            </w:r>
          </w:p>
        </w:tc>
        <w:tc>
          <w:tcPr>
            <w:tcW w:w="1208" w:type="dxa"/>
            <w:tcBorders>
              <w:top w:val="nil"/>
              <w:bottom w:val="nil"/>
            </w:tcBorders>
            <w:vAlign w:val="center"/>
          </w:tcPr>
          <w:p w14:paraId="3A877487" w14:textId="7330B2E8"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127</w:t>
            </w:r>
          </w:p>
        </w:tc>
        <w:tc>
          <w:tcPr>
            <w:tcW w:w="1376" w:type="dxa"/>
            <w:tcBorders>
              <w:top w:val="nil"/>
              <w:bottom w:val="nil"/>
            </w:tcBorders>
            <w:vAlign w:val="center"/>
          </w:tcPr>
          <w:p w14:paraId="798E209A" w14:textId="431AF51B"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25</w:t>
            </w:r>
          </w:p>
        </w:tc>
        <w:tc>
          <w:tcPr>
            <w:tcW w:w="1376" w:type="dxa"/>
            <w:tcBorders>
              <w:top w:val="nil"/>
              <w:bottom w:val="nil"/>
            </w:tcBorders>
            <w:vAlign w:val="center"/>
          </w:tcPr>
          <w:p w14:paraId="5C85B1AC" w14:textId="566BC7CB"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-32 to 968</w:t>
            </w:r>
          </w:p>
        </w:tc>
      </w:tr>
      <w:tr w:rsidR="00EB2C32" w:rsidRPr="007E5245" w14:paraId="2496E8B2"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489488F3" w14:textId="4B13E2A1"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DRP</w:t>
            </w:r>
          </w:p>
        </w:tc>
        <w:tc>
          <w:tcPr>
            <w:tcW w:w="1376" w:type="dxa"/>
            <w:tcBorders>
              <w:top w:val="nil"/>
              <w:bottom w:val="nil"/>
            </w:tcBorders>
            <w:vAlign w:val="center"/>
          </w:tcPr>
          <w:p w14:paraId="0556B304" w14:textId="352B9464"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36</w:t>
            </w:r>
          </w:p>
        </w:tc>
        <w:tc>
          <w:tcPr>
            <w:tcW w:w="1376" w:type="dxa"/>
            <w:tcBorders>
              <w:top w:val="nil"/>
              <w:bottom w:val="nil"/>
            </w:tcBorders>
            <w:vAlign w:val="center"/>
          </w:tcPr>
          <w:p w14:paraId="6A1E40AC" w14:textId="6EB6E68C"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15</w:t>
            </w:r>
          </w:p>
        </w:tc>
        <w:tc>
          <w:tcPr>
            <w:tcW w:w="1543" w:type="dxa"/>
            <w:tcBorders>
              <w:top w:val="nil"/>
              <w:bottom w:val="nil"/>
            </w:tcBorders>
            <w:vAlign w:val="center"/>
          </w:tcPr>
          <w:p w14:paraId="25A3E45F" w14:textId="0F968DA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-10 to 295</w:t>
            </w:r>
          </w:p>
        </w:tc>
        <w:tc>
          <w:tcPr>
            <w:tcW w:w="1208" w:type="dxa"/>
            <w:tcBorders>
              <w:top w:val="nil"/>
              <w:bottom w:val="nil"/>
            </w:tcBorders>
            <w:vAlign w:val="center"/>
          </w:tcPr>
          <w:p w14:paraId="1B7CDAD8" w14:textId="0CF757E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w:t>
            </w:r>
          </w:p>
        </w:tc>
        <w:tc>
          <w:tcPr>
            <w:tcW w:w="1376" w:type="dxa"/>
            <w:tcBorders>
              <w:top w:val="nil"/>
              <w:bottom w:val="nil"/>
            </w:tcBorders>
            <w:vAlign w:val="center"/>
          </w:tcPr>
          <w:p w14:paraId="1FE44B24" w14:textId="430040BD"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w:t>
            </w:r>
          </w:p>
        </w:tc>
        <w:tc>
          <w:tcPr>
            <w:tcW w:w="1376" w:type="dxa"/>
            <w:tcBorders>
              <w:top w:val="nil"/>
              <w:bottom w:val="nil"/>
            </w:tcBorders>
            <w:vAlign w:val="center"/>
          </w:tcPr>
          <w:p w14:paraId="1423602C" w14:textId="20B034EF"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 to 35</w:t>
            </w:r>
          </w:p>
        </w:tc>
      </w:tr>
      <w:tr w:rsidR="00EB2C32" w:rsidRPr="007E5245" w14:paraId="0BDF4513"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nil"/>
            </w:tcBorders>
            <w:vAlign w:val="center"/>
          </w:tcPr>
          <w:p w14:paraId="4C69AB10" w14:textId="22EB6767"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Nox</w:t>
            </w:r>
          </w:p>
        </w:tc>
        <w:tc>
          <w:tcPr>
            <w:tcW w:w="1376" w:type="dxa"/>
            <w:tcBorders>
              <w:top w:val="nil"/>
              <w:bottom w:val="nil"/>
            </w:tcBorders>
            <w:vAlign w:val="center"/>
          </w:tcPr>
          <w:p w14:paraId="0CD459B6" w14:textId="3BEAA53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1170</w:t>
            </w:r>
          </w:p>
        </w:tc>
        <w:tc>
          <w:tcPr>
            <w:tcW w:w="1376" w:type="dxa"/>
            <w:tcBorders>
              <w:top w:val="nil"/>
              <w:bottom w:val="nil"/>
            </w:tcBorders>
            <w:vAlign w:val="center"/>
          </w:tcPr>
          <w:p w14:paraId="498246E0" w14:textId="5A25AAAB"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329</w:t>
            </w:r>
          </w:p>
        </w:tc>
        <w:tc>
          <w:tcPr>
            <w:tcW w:w="1543" w:type="dxa"/>
            <w:tcBorders>
              <w:top w:val="nil"/>
              <w:bottom w:val="nil"/>
            </w:tcBorders>
            <w:vAlign w:val="center"/>
          </w:tcPr>
          <w:p w14:paraId="25E5DC37" w14:textId="1E6EED6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 to 6904</w:t>
            </w:r>
          </w:p>
        </w:tc>
        <w:tc>
          <w:tcPr>
            <w:tcW w:w="1208" w:type="dxa"/>
            <w:tcBorders>
              <w:top w:val="nil"/>
              <w:bottom w:val="nil"/>
            </w:tcBorders>
            <w:vAlign w:val="center"/>
          </w:tcPr>
          <w:p w14:paraId="7E3DDF7A" w14:textId="53392363"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91</w:t>
            </w:r>
          </w:p>
        </w:tc>
        <w:tc>
          <w:tcPr>
            <w:tcW w:w="1376" w:type="dxa"/>
            <w:tcBorders>
              <w:top w:val="nil"/>
              <w:bottom w:val="nil"/>
            </w:tcBorders>
            <w:vAlign w:val="center"/>
          </w:tcPr>
          <w:p w14:paraId="26B33FB0" w14:textId="335804FA"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18</w:t>
            </w:r>
          </w:p>
        </w:tc>
        <w:tc>
          <w:tcPr>
            <w:tcW w:w="1376" w:type="dxa"/>
            <w:tcBorders>
              <w:top w:val="nil"/>
              <w:bottom w:val="nil"/>
            </w:tcBorders>
            <w:vAlign w:val="center"/>
          </w:tcPr>
          <w:p w14:paraId="459EF9DC" w14:textId="37AD837C"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0 to 756</w:t>
            </w:r>
          </w:p>
        </w:tc>
      </w:tr>
      <w:tr w:rsidR="00EB2C32" w:rsidRPr="007E5245" w14:paraId="168F7C41" w14:textId="77777777" w:rsidTr="00784B4C">
        <w:trPr>
          <w:trHeight w:val="216"/>
        </w:trPr>
        <w:tc>
          <w:tcPr>
            <w:cnfStyle w:val="001000000000" w:firstRow="0" w:lastRow="0" w:firstColumn="1" w:lastColumn="0" w:oddVBand="0" w:evenVBand="0" w:oddHBand="0" w:evenHBand="0" w:firstRowFirstColumn="0" w:firstRowLastColumn="0" w:lastRowFirstColumn="0" w:lastRowLastColumn="0"/>
            <w:tcW w:w="1375" w:type="dxa"/>
            <w:tcBorders>
              <w:top w:val="nil"/>
              <w:bottom w:val="single" w:sz="4" w:space="0" w:color="auto"/>
            </w:tcBorders>
            <w:vAlign w:val="center"/>
          </w:tcPr>
          <w:p w14:paraId="0F69B416" w14:textId="739DA237" w:rsidR="00EB2C32" w:rsidRPr="007E5245" w:rsidRDefault="00EB2C32" w:rsidP="00EB2C32">
            <w:pPr>
              <w:pStyle w:val="TableNormal1"/>
              <w:rPr>
                <w:rFonts w:ascii="Times New Roman" w:hAnsi="Times New Roman" w:cs="Times New Roman"/>
              </w:rPr>
            </w:pPr>
            <w:r w:rsidRPr="007E5245">
              <w:rPr>
                <w:rFonts w:ascii="Times New Roman" w:hAnsi="Times New Roman" w:cs="Times New Roman"/>
                <w:color w:val="000000"/>
                <w:sz w:val="20"/>
                <w:szCs w:val="20"/>
              </w:rPr>
              <w:t>NH</w:t>
            </w:r>
            <w:r w:rsidR="00345B19" w:rsidRPr="007E5245">
              <w:rPr>
                <w:rFonts w:ascii="Times New Roman" w:hAnsi="Times New Roman" w:cs="Times New Roman"/>
                <w:color w:val="000000"/>
                <w:sz w:val="20"/>
                <w:szCs w:val="20"/>
              </w:rPr>
              <w:t>4</w:t>
            </w:r>
          </w:p>
        </w:tc>
        <w:tc>
          <w:tcPr>
            <w:tcW w:w="1376" w:type="dxa"/>
            <w:tcBorders>
              <w:top w:val="nil"/>
              <w:bottom w:val="single" w:sz="4" w:space="0" w:color="auto"/>
            </w:tcBorders>
            <w:vAlign w:val="center"/>
          </w:tcPr>
          <w:p w14:paraId="652E5CB9" w14:textId="11DD6827"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42</w:t>
            </w:r>
          </w:p>
        </w:tc>
        <w:tc>
          <w:tcPr>
            <w:tcW w:w="1376" w:type="dxa"/>
            <w:tcBorders>
              <w:top w:val="nil"/>
              <w:bottom w:val="single" w:sz="4" w:space="0" w:color="auto"/>
            </w:tcBorders>
            <w:vAlign w:val="center"/>
          </w:tcPr>
          <w:p w14:paraId="3EA80FE8" w14:textId="4719E77E" w:rsidR="00EB2C32" w:rsidRPr="007E5245" w:rsidRDefault="00EB2C32" w:rsidP="00EB2C32">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4</w:t>
            </w:r>
          </w:p>
        </w:tc>
        <w:tc>
          <w:tcPr>
            <w:tcW w:w="1543" w:type="dxa"/>
            <w:tcBorders>
              <w:top w:val="nil"/>
              <w:bottom w:val="single" w:sz="4" w:space="0" w:color="auto"/>
            </w:tcBorders>
            <w:vAlign w:val="center"/>
          </w:tcPr>
          <w:p w14:paraId="507703EF" w14:textId="75DEB742"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-75 to 421</w:t>
            </w:r>
          </w:p>
        </w:tc>
        <w:tc>
          <w:tcPr>
            <w:tcW w:w="1208" w:type="dxa"/>
            <w:tcBorders>
              <w:top w:val="nil"/>
              <w:bottom w:val="single" w:sz="4" w:space="0" w:color="auto"/>
            </w:tcBorders>
            <w:vAlign w:val="center"/>
          </w:tcPr>
          <w:p w14:paraId="00DEBAB3" w14:textId="58B40AC9"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3</w:t>
            </w:r>
          </w:p>
        </w:tc>
        <w:tc>
          <w:tcPr>
            <w:tcW w:w="1376" w:type="dxa"/>
            <w:tcBorders>
              <w:top w:val="nil"/>
              <w:bottom w:val="single" w:sz="4" w:space="0" w:color="auto"/>
            </w:tcBorders>
            <w:vAlign w:val="center"/>
          </w:tcPr>
          <w:p w14:paraId="7BAD1474" w14:textId="64995616"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0</w:t>
            </w:r>
          </w:p>
        </w:tc>
        <w:tc>
          <w:tcPr>
            <w:tcW w:w="1376" w:type="dxa"/>
            <w:tcBorders>
              <w:top w:val="nil"/>
              <w:bottom w:val="single" w:sz="4" w:space="0" w:color="auto"/>
            </w:tcBorders>
            <w:vAlign w:val="center"/>
          </w:tcPr>
          <w:p w14:paraId="39F6A585" w14:textId="3538FCB3" w:rsidR="00EB2C32" w:rsidRPr="007E5245" w:rsidRDefault="00EB2C32" w:rsidP="00EB2C32">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sz w:val="20"/>
                <w:szCs w:val="20"/>
              </w:rPr>
              <w:t>-21 to 36</w:t>
            </w:r>
          </w:p>
        </w:tc>
      </w:tr>
    </w:tbl>
    <w:p w14:paraId="0DEC096E" w14:textId="77777777" w:rsidR="00816CCC" w:rsidRPr="007E5245" w:rsidRDefault="00816CCC" w:rsidP="004C676B">
      <w:pPr>
        <w:rPr>
          <w:rFonts w:ascii="Times New Roman" w:hAnsi="Times New Roman" w:cs="Times New Roman"/>
        </w:rPr>
      </w:pPr>
    </w:p>
    <w:p w14:paraId="3D2A519A" w14:textId="72487B69" w:rsidR="004A1351" w:rsidRPr="007E5245" w:rsidRDefault="00E16290" w:rsidP="004A1351">
      <w:pPr>
        <w:pStyle w:val="Caption"/>
        <w:rPr>
          <w:rFonts w:ascii="Times New Roman" w:hAnsi="Times New Roman" w:cs="Times New Roman"/>
          <w:i w:val="0"/>
          <w:iCs w:val="0"/>
          <w:color w:val="auto"/>
          <w:sz w:val="22"/>
          <w:szCs w:val="22"/>
        </w:rPr>
      </w:pPr>
      <w:bookmarkStart w:id="2052" w:name="_Ref238473448"/>
      <w:r w:rsidRPr="007E5245">
        <w:rPr>
          <w:rFonts w:ascii="Times New Roman" w:hAnsi="Times New Roman" w:cs="Times New Roman"/>
          <w:i w:val="0"/>
          <w:iCs w:val="0"/>
          <w:color w:val="auto"/>
          <w:sz w:val="22"/>
          <w:szCs w:val="22"/>
        </w:rPr>
        <w:t xml:space="preserve">Table </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Table \* ARABIC \s 0 </w:instrText>
      </w:r>
      <w:r w:rsidRPr="007E5245">
        <w:rPr>
          <w:rFonts w:ascii="Times New Roman" w:hAnsi="Times New Roman" w:cs="Times New Roman"/>
          <w:i w:val="0"/>
          <w:iCs w:val="0"/>
          <w:color w:val="auto"/>
          <w:sz w:val="22"/>
          <w:szCs w:val="22"/>
        </w:rPr>
        <w:fldChar w:fldCharType="separate"/>
      </w:r>
      <w:r w:rsidRPr="007E5245">
        <w:rPr>
          <w:rFonts w:ascii="Times New Roman" w:hAnsi="Times New Roman" w:cs="Times New Roman"/>
          <w:i w:val="0"/>
          <w:iCs w:val="0"/>
          <w:noProof/>
          <w:color w:val="auto"/>
          <w:sz w:val="22"/>
          <w:szCs w:val="22"/>
        </w:rPr>
        <w:t>2</w:t>
      </w:r>
      <w:r w:rsidRPr="007E5245">
        <w:rPr>
          <w:rFonts w:ascii="Times New Roman" w:hAnsi="Times New Roman" w:cs="Times New Roman"/>
          <w:i w:val="0"/>
          <w:iCs w:val="0"/>
          <w:color w:val="auto"/>
          <w:sz w:val="22"/>
          <w:szCs w:val="22"/>
        </w:rPr>
        <w:fldChar w:fldCharType="end"/>
      </w:r>
      <w:bookmarkEnd w:id="2052"/>
      <w:r w:rsidRPr="007E5245">
        <w:rPr>
          <w:rFonts w:ascii="Times New Roman" w:hAnsi="Times New Roman" w:cs="Times New Roman"/>
          <w:i w:val="0"/>
          <w:iCs w:val="0"/>
          <w:color w:val="auto"/>
          <w:sz w:val="22"/>
          <w:szCs w:val="22"/>
        </w:rPr>
        <w:t xml:space="preserve">. </w:t>
      </w:r>
      <w:r w:rsidR="004A1351" w:rsidRPr="007E5245">
        <w:rPr>
          <w:rFonts w:ascii="Times New Roman" w:hAnsi="Times New Roman" w:cs="Times New Roman"/>
          <w:i w:val="0"/>
          <w:iCs w:val="0"/>
          <w:color w:val="auto"/>
          <w:sz w:val="22"/>
          <w:szCs w:val="22"/>
        </w:rPr>
        <w:t xml:space="preserve">Wetland acres needed to meet the TMDL “enhance nonpoint source sinks” </w:t>
      </w:r>
      <w:r w:rsidR="000D4E7E">
        <w:rPr>
          <w:rFonts w:ascii="Times New Roman" w:hAnsi="Times New Roman" w:cs="Times New Roman"/>
          <w:i w:val="0"/>
          <w:iCs w:val="0"/>
          <w:color w:val="auto"/>
          <w:sz w:val="22"/>
          <w:szCs w:val="22"/>
        </w:rPr>
        <w:t xml:space="preserve">phosphorus reduction </w:t>
      </w:r>
      <w:r w:rsidR="004A1351" w:rsidRPr="007E5245">
        <w:rPr>
          <w:rFonts w:ascii="Times New Roman" w:hAnsi="Times New Roman" w:cs="Times New Roman"/>
          <w:i w:val="0"/>
          <w:iCs w:val="0"/>
          <w:color w:val="auto"/>
          <w:sz w:val="22"/>
          <w:szCs w:val="22"/>
        </w:rPr>
        <w:t xml:space="preserve">goal </w:t>
      </w:r>
      <w:r w:rsidR="000D4E7E">
        <w:rPr>
          <w:rFonts w:ascii="Times New Roman" w:hAnsi="Times New Roman" w:cs="Times New Roman"/>
          <w:i w:val="0"/>
          <w:iCs w:val="0"/>
          <w:color w:val="auto"/>
          <w:sz w:val="22"/>
          <w:szCs w:val="22"/>
        </w:rPr>
        <w:t>and proposed co-reduction goals for nitrogen</w:t>
      </w:r>
      <w:r w:rsidR="004A1351" w:rsidRPr="007E5245">
        <w:rPr>
          <w:rFonts w:ascii="Times New Roman" w:hAnsi="Times New Roman" w:cs="Times New Roman"/>
          <w:i w:val="0"/>
          <w:iCs w:val="0"/>
          <w:color w:val="auto"/>
          <w:sz w:val="22"/>
          <w:szCs w:val="22"/>
        </w:rPr>
        <w:t xml:space="preserve"> for three different scenarios: Typical wetlands (using 50</w:t>
      </w:r>
      <w:r w:rsidR="004A1351" w:rsidRPr="007E5245">
        <w:rPr>
          <w:rFonts w:ascii="Times New Roman" w:hAnsi="Times New Roman" w:cs="Times New Roman"/>
          <w:i w:val="0"/>
          <w:iCs w:val="0"/>
          <w:color w:val="auto"/>
          <w:sz w:val="22"/>
          <w:szCs w:val="22"/>
          <w:vertAlign w:val="superscript"/>
        </w:rPr>
        <w:t>th</w:t>
      </w:r>
      <w:r w:rsidR="004A1351" w:rsidRPr="007E5245">
        <w:rPr>
          <w:rFonts w:ascii="Times New Roman" w:hAnsi="Times New Roman" w:cs="Times New Roman"/>
          <w:i w:val="0"/>
          <w:iCs w:val="0"/>
          <w:color w:val="auto"/>
          <w:sz w:val="22"/>
          <w:szCs w:val="22"/>
        </w:rPr>
        <w:t xml:space="preserve"> percentile nutrient retention values), Connected wetlands (using 75</w:t>
      </w:r>
      <w:r w:rsidR="004A1351" w:rsidRPr="007E5245">
        <w:rPr>
          <w:rFonts w:ascii="Times New Roman" w:hAnsi="Times New Roman" w:cs="Times New Roman"/>
          <w:i w:val="0"/>
          <w:iCs w:val="0"/>
          <w:color w:val="auto"/>
          <w:sz w:val="22"/>
          <w:szCs w:val="22"/>
          <w:vertAlign w:val="superscript"/>
        </w:rPr>
        <w:t>th</w:t>
      </w:r>
      <w:r w:rsidR="004A1351" w:rsidRPr="007E5245">
        <w:rPr>
          <w:rFonts w:ascii="Times New Roman" w:hAnsi="Times New Roman" w:cs="Times New Roman"/>
          <w:i w:val="0"/>
          <w:iCs w:val="0"/>
          <w:color w:val="auto"/>
          <w:sz w:val="22"/>
          <w:szCs w:val="22"/>
        </w:rPr>
        <w:t xml:space="preserve"> percentile nutrient retention values), and the best </w:t>
      </w:r>
      <w:del w:id="2053" w:author="Anderson, Kenneth" w:date="2026-10-01T12:27:00Z" w16du:dateUtc="2026-10-01T16:27:00Z">
        <w:r w:rsidR="004A1351" w:rsidRPr="007E5245" w:rsidDel="008A4FBF">
          <w:rPr>
            <w:rFonts w:ascii="Times New Roman" w:hAnsi="Times New Roman" w:cs="Times New Roman"/>
            <w:i w:val="0"/>
            <w:iCs w:val="0"/>
            <w:color w:val="auto"/>
            <w:sz w:val="22"/>
            <w:szCs w:val="22"/>
          </w:rPr>
          <w:delText xml:space="preserve">possible </w:delText>
        </w:r>
      </w:del>
      <w:ins w:id="2054" w:author="Anderson, Kenneth" w:date="2026-10-01T12:27:00Z" w16du:dateUtc="2026-10-01T16:27:00Z">
        <w:r w:rsidR="008A4FBF">
          <w:rPr>
            <w:rFonts w:ascii="Times New Roman" w:hAnsi="Times New Roman" w:cs="Times New Roman"/>
            <w:i w:val="0"/>
            <w:iCs w:val="0"/>
            <w:color w:val="auto"/>
            <w:sz w:val="22"/>
            <w:szCs w:val="22"/>
          </w:rPr>
          <w:t>performing</w:t>
        </w:r>
        <w:r w:rsidR="008A4FBF" w:rsidRPr="007E5245">
          <w:rPr>
            <w:rFonts w:ascii="Times New Roman" w:hAnsi="Times New Roman" w:cs="Times New Roman"/>
            <w:i w:val="0"/>
            <w:iCs w:val="0"/>
            <w:color w:val="auto"/>
            <w:sz w:val="22"/>
            <w:szCs w:val="22"/>
          </w:rPr>
          <w:t xml:space="preserve"> </w:t>
        </w:r>
      </w:ins>
      <w:r w:rsidR="004A1351" w:rsidRPr="007E5245">
        <w:rPr>
          <w:rFonts w:ascii="Times New Roman" w:hAnsi="Times New Roman" w:cs="Times New Roman"/>
          <w:i w:val="0"/>
          <w:iCs w:val="0"/>
          <w:color w:val="auto"/>
          <w:sz w:val="22"/>
          <w:szCs w:val="22"/>
        </w:rPr>
        <w:t xml:space="preserve">wetlands (using the maximum nutrient retention values). </w:t>
      </w:r>
      <w:r w:rsidR="00F92781" w:rsidRPr="007E5245">
        <w:rPr>
          <w:rFonts w:ascii="Times New Roman" w:hAnsi="Times New Roman" w:cs="Times New Roman"/>
          <w:i w:val="0"/>
          <w:iCs w:val="0"/>
          <w:color w:val="auto"/>
          <w:sz w:val="22"/>
          <w:szCs w:val="22"/>
        </w:rPr>
        <w:t xml:space="preserve">Total P retention is calculated as the P retention by wetlands plus the runoff prevention estimated based on the </w:t>
      </w:r>
      <w:r w:rsidR="00F92781" w:rsidRPr="007E5245">
        <w:rPr>
          <w:rFonts w:ascii="Times New Roman" w:hAnsi="Times New Roman" w:cs="Times New Roman"/>
          <w:i w:val="0"/>
          <w:iCs w:val="0"/>
          <w:color w:val="auto"/>
          <w:sz w:val="22"/>
          <w:szCs w:val="22"/>
        </w:rPr>
        <w:lastRenderedPageBreak/>
        <w:t>proportion of wetland converted from agriculture</w:t>
      </w:r>
      <w:r w:rsidR="0031346D" w:rsidRPr="007E5245">
        <w:rPr>
          <w:rFonts w:ascii="Times New Roman" w:hAnsi="Times New Roman" w:cs="Times New Roman"/>
          <w:i w:val="0"/>
          <w:iCs w:val="0"/>
          <w:color w:val="auto"/>
          <w:sz w:val="22"/>
          <w:szCs w:val="22"/>
        </w:rPr>
        <w:t xml:space="preserve">. Median </w:t>
      </w:r>
      <w:ins w:id="2055" w:author="Anderson, Kenneth" w:date="2026-10-13T10:09:00Z" w16du:dateUtc="2026-10-13T14:09:00Z">
        <w:r w:rsidR="00740E1F">
          <w:rPr>
            <w:rFonts w:ascii="Times New Roman" w:hAnsi="Times New Roman" w:cs="Times New Roman"/>
            <w:i w:val="0"/>
            <w:iCs w:val="0"/>
            <w:color w:val="auto"/>
            <w:sz w:val="22"/>
            <w:szCs w:val="22"/>
          </w:rPr>
          <w:t>phosphorus (P_</w:t>
        </w:r>
      </w:ins>
      <w:del w:id="2056" w:author="Anderson, Kenneth" w:date="2026-10-13T10:09:00Z" w16du:dateUtc="2026-10-13T14:09:00Z">
        <w:r w:rsidR="0031346D" w:rsidRPr="007E5245" w:rsidDel="00740E1F">
          <w:rPr>
            <w:rFonts w:ascii="Times New Roman" w:hAnsi="Times New Roman" w:cs="Times New Roman"/>
            <w:i w:val="0"/>
            <w:iCs w:val="0"/>
            <w:color w:val="auto"/>
            <w:sz w:val="22"/>
            <w:szCs w:val="22"/>
          </w:rPr>
          <w:delText>P</w:delText>
        </w:r>
      </w:del>
      <w:r w:rsidR="0031346D" w:rsidRPr="007E5245">
        <w:rPr>
          <w:rFonts w:ascii="Times New Roman" w:hAnsi="Times New Roman" w:cs="Times New Roman"/>
          <w:i w:val="0"/>
          <w:iCs w:val="0"/>
          <w:color w:val="auto"/>
          <w:sz w:val="22"/>
          <w:szCs w:val="22"/>
        </w:rPr>
        <w:t xml:space="preserve"> retention during the HAB season was 65% of annual retention</w:t>
      </w:r>
      <w:r w:rsidR="0097302E">
        <w:rPr>
          <w:rFonts w:ascii="Times New Roman" w:hAnsi="Times New Roman" w:cs="Times New Roman"/>
          <w:i w:val="0"/>
          <w:iCs w:val="0"/>
          <w:color w:val="auto"/>
          <w:sz w:val="22"/>
          <w:szCs w:val="22"/>
        </w:rPr>
        <w:t xml:space="preserve"> and median </w:t>
      </w:r>
      <w:ins w:id="2057" w:author="Anderson, Kenneth" w:date="2026-10-13T10:09:00Z" w16du:dateUtc="2026-10-13T14:09:00Z">
        <w:r w:rsidR="00740E1F">
          <w:rPr>
            <w:rFonts w:ascii="Times New Roman" w:hAnsi="Times New Roman" w:cs="Times New Roman"/>
            <w:i w:val="0"/>
            <w:iCs w:val="0"/>
            <w:color w:val="auto"/>
            <w:sz w:val="22"/>
            <w:szCs w:val="22"/>
          </w:rPr>
          <w:t>nitrogen (N)</w:t>
        </w:r>
      </w:ins>
      <w:del w:id="2058" w:author="Anderson, Kenneth" w:date="2026-10-13T10:09:00Z" w16du:dateUtc="2026-10-13T14:09:00Z">
        <w:r w:rsidR="0097302E" w:rsidDel="00740E1F">
          <w:rPr>
            <w:rFonts w:ascii="Times New Roman" w:hAnsi="Times New Roman" w:cs="Times New Roman"/>
            <w:i w:val="0"/>
            <w:iCs w:val="0"/>
            <w:color w:val="auto"/>
            <w:sz w:val="22"/>
            <w:szCs w:val="22"/>
          </w:rPr>
          <w:delText>N</w:delText>
        </w:r>
      </w:del>
      <w:r w:rsidR="0097302E">
        <w:rPr>
          <w:rFonts w:ascii="Times New Roman" w:hAnsi="Times New Roman" w:cs="Times New Roman"/>
          <w:i w:val="0"/>
          <w:iCs w:val="0"/>
          <w:color w:val="auto"/>
          <w:sz w:val="22"/>
          <w:szCs w:val="22"/>
        </w:rPr>
        <w:t xml:space="preserve"> retention was 7</w:t>
      </w:r>
      <w:r w:rsidR="00187877">
        <w:rPr>
          <w:rFonts w:ascii="Times New Roman" w:hAnsi="Times New Roman" w:cs="Times New Roman"/>
          <w:i w:val="0"/>
          <w:iCs w:val="0"/>
          <w:color w:val="auto"/>
          <w:sz w:val="22"/>
          <w:szCs w:val="22"/>
        </w:rPr>
        <w:t>2</w:t>
      </w:r>
      <w:r w:rsidR="0097302E">
        <w:rPr>
          <w:rFonts w:ascii="Times New Roman" w:hAnsi="Times New Roman" w:cs="Times New Roman"/>
          <w:i w:val="0"/>
          <w:iCs w:val="0"/>
          <w:color w:val="auto"/>
          <w:sz w:val="22"/>
          <w:szCs w:val="22"/>
        </w:rPr>
        <w:t>%</w:t>
      </w:r>
      <w:r w:rsidR="0031346D" w:rsidRPr="007E5245">
        <w:rPr>
          <w:rFonts w:ascii="Times New Roman" w:hAnsi="Times New Roman" w:cs="Times New Roman"/>
          <w:i w:val="0"/>
          <w:iCs w:val="0"/>
          <w:color w:val="auto"/>
          <w:sz w:val="22"/>
          <w:szCs w:val="22"/>
        </w:rPr>
        <w:t>, so here 65% of total</w:t>
      </w:r>
      <w:r w:rsidR="00DD78E2" w:rsidRPr="007E5245">
        <w:rPr>
          <w:rFonts w:ascii="Times New Roman" w:hAnsi="Times New Roman" w:cs="Times New Roman"/>
          <w:i w:val="0"/>
          <w:iCs w:val="0"/>
          <w:color w:val="auto"/>
          <w:sz w:val="22"/>
          <w:szCs w:val="22"/>
        </w:rPr>
        <w:t xml:space="preserve"> P retention</w:t>
      </w:r>
      <w:r w:rsidR="00187877">
        <w:rPr>
          <w:rFonts w:ascii="Times New Roman" w:hAnsi="Times New Roman" w:cs="Times New Roman"/>
          <w:i w:val="0"/>
          <w:iCs w:val="0"/>
          <w:color w:val="auto"/>
          <w:sz w:val="22"/>
          <w:szCs w:val="22"/>
        </w:rPr>
        <w:t>, and 72% of total N retention are</w:t>
      </w:r>
      <w:r w:rsidR="00DD78E2" w:rsidRPr="007E5245">
        <w:rPr>
          <w:rFonts w:ascii="Times New Roman" w:hAnsi="Times New Roman" w:cs="Times New Roman"/>
          <w:i w:val="0"/>
          <w:iCs w:val="0"/>
          <w:color w:val="auto"/>
          <w:sz w:val="22"/>
          <w:szCs w:val="22"/>
        </w:rPr>
        <w:t xml:space="preserve"> used. </w:t>
      </w:r>
    </w:p>
    <w:tbl>
      <w:tblPr>
        <w:tblW w:w="9360" w:type="dxa"/>
        <w:tblCellMar>
          <w:left w:w="0" w:type="dxa"/>
          <w:right w:w="0" w:type="dxa"/>
        </w:tblCellMar>
        <w:tblLook w:val="0420" w:firstRow="1" w:lastRow="0" w:firstColumn="0" w:lastColumn="0" w:noHBand="0" w:noVBand="1"/>
        <w:tblPrChange w:id="2059" w:author="Anderson, Kenneth" w:date="2026-09-24T20:22:00Z" w16du:dateUtc="2026-09-25T00:22:00Z">
          <w:tblPr>
            <w:tblW w:w="8810" w:type="dxa"/>
            <w:tblCellMar>
              <w:left w:w="0" w:type="dxa"/>
              <w:right w:w="0" w:type="dxa"/>
            </w:tblCellMar>
            <w:tblLook w:val="0420" w:firstRow="1" w:lastRow="0" w:firstColumn="0" w:lastColumn="0" w:noHBand="0" w:noVBand="1"/>
          </w:tblPr>
        </w:tblPrChange>
      </w:tblPr>
      <w:tblGrid>
        <w:gridCol w:w="2043"/>
        <w:gridCol w:w="1929"/>
        <w:gridCol w:w="1650"/>
        <w:gridCol w:w="2002"/>
        <w:gridCol w:w="1736"/>
        <w:tblGridChange w:id="2060">
          <w:tblGrid>
            <w:gridCol w:w="2043"/>
            <w:gridCol w:w="821"/>
            <w:gridCol w:w="1108"/>
            <w:gridCol w:w="105"/>
            <w:gridCol w:w="1545"/>
            <w:gridCol w:w="105"/>
            <w:gridCol w:w="1347"/>
            <w:gridCol w:w="550"/>
            <w:gridCol w:w="1186"/>
            <w:gridCol w:w="550"/>
          </w:tblGrid>
        </w:tblGridChange>
      </w:tblGrid>
      <w:tr w:rsidR="004A1351" w:rsidRPr="007E5245" w14:paraId="5B4A605E" w14:textId="490D04AC" w:rsidTr="00F328AD">
        <w:trPr>
          <w:trHeight w:val="743"/>
          <w:trPrChange w:id="2061" w:author="Anderson, Kenneth" w:date="2026-09-24T20:22:00Z" w16du:dateUtc="2026-09-25T00:22:00Z">
            <w:trPr>
              <w:gridAfter w:val="1"/>
              <w:trHeight w:val="743"/>
            </w:trPr>
          </w:trPrChange>
        </w:trPr>
        <w:tc>
          <w:tcPr>
            <w:tcW w:w="2043"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Change w:id="2062" w:author="Anderson, Kenneth" w:date="2026-09-24T20:22:00Z" w16du:dateUtc="2026-09-25T00:22:00Z">
              <w:tcPr>
                <w:tcW w:w="2864" w:type="dxa"/>
                <w:gridSpan w:val="2"/>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tcPrChange>
          </w:tcPr>
          <w:p w14:paraId="1B895D42"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rPr>
              <w:t>Scenario</w:t>
            </w:r>
          </w:p>
        </w:tc>
        <w:tc>
          <w:tcPr>
            <w:tcW w:w="1929"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Change w:id="2063" w:author="Anderson, Kenneth" w:date="2026-09-24T20:22:00Z" w16du:dateUtc="2026-09-25T00:22:00Z">
              <w:tcPr>
                <w:tcW w:w="2863" w:type="dxa"/>
                <w:gridSpan w:val="2"/>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tcPrChange>
          </w:tcPr>
          <w:p w14:paraId="7FCB7E6C" w14:textId="3370F980" w:rsidR="004A1351" w:rsidRPr="007E5245" w:rsidRDefault="000C5ECB">
            <w:pPr>
              <w:spacing w:line="240" w:lineRule="auto"/>
              <w:rPr>
                <w:rFonts w:ascii="Times New Roman" w:hAnsi="Times New Roman" w:cs="Times New Roman"/>
              </w:rPr>
            </w:pPr>
            <w:r w:rsidRPr="007E5245">
              <w:rPr>
                <w:rFonts w:ascii="Times New Roman" w:hAnsi="Times New Roman" w:cs="Times New Roman"/>
                <w:b/>
                <w:bCs/>
              </w:rPr>
              <w:t xml:space="preserve">Total </w:t>
            </w:r>
            <w:r w:rsidR="004A1351" w:rsidRPr="007E5245">
              <w:rPr>
                <w:rFonts w:ascii="Times New Roman" w:hAnsi="Times New Roman" w:cs="Times New Roman"/>
                <w:b/>
                <w:bCs/>
              </w:rPr>
              <w:t>P retention (lbs</w:t>
            </w:r>
            <w:del w:id="2064" w:author="Kerns, Janice" w:date="2026-10-09T14:56:00Z" w16du:dateUtc="2026-10-09T18:56:00Z">
              <w:r w:rsidR="004A1351" w:rsidRPr="007E5245">
                <w:rPr>
                  <w:rFonts w:ascii="Times New Roman" w:hAnsi="Times New Roman" w:cs="Times New Roman"/>
                  <w:b/>
                  <w:bCs/>
                </w:rPr>
                <w:delText>.</w:delText>
              </w:r>
            </w:del>
            <w:r w:rsidR="004A1351" w:rsidRPr="007E5245">
              <w:rPr>
                <w:rFonts w:ascii="Times New Roman" w:hAnsi="Times New Roman" w:cs="Times New Roman"/>
                <w:b/>
                <w:bCs/>
              </w:rPr>
              <w:t xml:space="preserve"> P / acre during HAB season)</w:t>
            </w:r>
          </w:p>
        </w:tc>
        <w:tc>
          <w:tcPr>
            <w:tcW w:w="1650" w:type="dxa"/>
            <w:tcBorders>
              <w:top w:val="single" w:sz="4" w:space="0" w:color="auto"/>
              <w:bottom w:val="single" w:sz="4" w:space="0" w:color="auto"/>
            </w:tcBorders>
            <w:shd w:val="clear" w:color="auto" w:fill="ADADAD" w:themeFill="background2" w:themeFillShade="BF"/>
            <w:tcPrChange w:id="2065" w:author="Anderson, Kenneth" w:date="2026-09-24T20:22:00Z" w16du:dateUtc="2026-09-25T00:22:00Z">
              <w:tcPr>
                <w:tcW w:w="1650" w:type="dxa"/>
                <w:gridSpan w:val="2"/>
                <w:tcBorders>
                  <w:top w:val="single" w:sz="4" w:space="0" w:color="auto"/>
                  <w:bottom w:val="single" w:sz="4" w:space="0" w:color="auto"/>
                </w:tcBorders>
                <w:shd w:val="clear" w:color="auto" w:fill="ADADAD" w:themeFill="background2" w:themeFillShade="BF"/>
              </w:tcPr>
            </w:tcPrChange>
          </w:tcPr>
          <w:p w14:paraId="348C172F" w14:textId="0E0AA37D" w:rsidR="00F328AD" w:rsidRPr="007E5245" w:rsidRDefault="00F328AD" w:rsidP="00F328AD">
            <w:pPr>
              <w:spacing w:line="240" w:lineRule="auto"/>
              <w:rPr>
                <w:rFonts w:ascii="Times New Roman" w:hAnsi="Times New Roman" w:cs="Times New Roman"/>
                <w:b/>
                <w:bCs/>
              </w:rPr>
            </w:pPr>
            <w:r w:rsidRPr="007E5245">
              <w:rPr>
                <w:rFonts w:ascii="Times New Roman" w:hAnsi="Times New Roman" w:cs="Times New Roman"/>
                <w:b/>
                <w:bCs/>
              </w:rPr>
              <w:t xml:space="preserve">Total </w:t>
            </w:r>
            <w:r>
              <w:rPr>
                <w:rFonts w:ascii="Times New Roman" w:hAnsi="Times New Roman" w:cs="Times New Roman"/>
                <w:b/>
                <w:bCs/>
              </w:rPr>
              <w:t>N</w:t>
            </w:r>
            <w:r w:rsidRPr="007E5245">
              <w:rPr>
                <w:rFonts w:ascii="Times New Roman" w:hAnsi="Times New Roman" w:cs="Times New Roman"/>
                <w:b/>
                <w:bCs/>
              </w:rPr>
              <w:t xml:space="preserve"> retention (lbs</w:t>
            </w:r>
            <w:del w:id="2066" w:author="Kerns, Janice" w:date="2026-10-09T14:56:00Z" w16du:dateUtc="2026-10-09T18:56:00Z">
              <w:r w:rsidRPr="007E5245">
                <w:rPr>
                  <w:rFonts w:ascii="Times New Roman" w:hAnsi="Times New Roman" w:cs="Times New Roman"/>
                  <w:b/>
                  <w:bCs/>
                </w:rPr>
                <w:delText>.</w:delText>
              </w:r>
            </w:del>
            <w:r w:rsidRPr="007E5245">
              <w:rPr>
                <w:rFonts w:ascii="Times New Roman" w:hAnsi="Times New Roman" w:cs="Times New Roman"/>
                <w:b/>
                <w:bCs/>
              </w:rPr>
              <w:t xml:space="preserve"> </w:t>
            </w:r>
            <w:r>
              <w:rPr>
                <w:rFonts w:ascii="Times New Roman" w:hAnsi="Times New Roman" w:cs="Times New Roman"/>
                <w:b/>
                <w:bCs/>
              </w:rPr>
              <w:t>N</w:t>
            </w:r>
            <w:r w:rsidRPr="007E5245">
              <w:rPr>
                <w:rFonts w:ascii="Times New Roman" w:hAnsi="Times New Roman" w:cs="Times New Roman"/>
                <w:b/>
                <w:bCs/>
              </w:rPr>
              <w:t xml:space="preserve"> / acre during HAB season)</w:t>
            </w:r>
          </w:p>
        </w:tc>
        <w:tc>
          <w:tcPr>
            <w:tcW w:w="2002"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Change w:id="2067" w:author="Anderson, Kenneth" w:date="2026-09-24T20:22:00Z" w16du:dateUtc="2026-09-25T00:22:00Z">
              <w:tcPr>
                <w:tcW w:w="3083" w:type="dxa"/>
                <w:tcBorders>
                  <w:top w:val="single" w:sz="4" w:space="0" w:color="auto"/>
                  <w:bottom w:val="single" w:sz="4" w:space="0" w:color="auto"/>
                </w:tcBorders>
                <w:shd w:val="clear" w:color="auto" w:fill="ADADAD" w:themeFill="background2" w:themeFillShade="BF"/>
                <w:tcMar>
                  <w:top w:w="67" w:type="dxa"/>
                  <w:left w:w="133" w:type="dxa"/>
                  <w:bottom w:w="67" w:type="dxa"/>
                  <w:right w:w="133" w:type="dxa"/>
                </w:tcMar>
                <w:hideMark/>
              </w:tcPr>
            </w:tcPrChange>
          </w:tcPr>
          <w:p w14:paraId="3CBDE015" w14:textId="0014AF0C"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rPr>
              <w:t xml:space="preserve">Wetland acres needed to meet TMDL wetland goal </w:t>
            </w:r>
            <w:ins w:id="2068" w:author="Anderson, Kenneth" w:date="2026-09-14T11:09:00Z" w16du:dateUtc="2026-09-14T15:09:00Z">
              <w:r w:rsidR="00C12D2E">
                <w:rPr>
                  <w:rFonts w:ascii="Times New Roman" w:hAnsi="Times New Roman" w:cs="Times New Roman"/>
                  <w:b/>
                  <w:bCs/>
                </w:rPr>
                <w:t>for TP</w:t>
              </w:r>
            </w:ins>
          </w:p>
        </w:tc>
        <w:tc>
          <w:tcPr>
            <w:tcW w:w="1736" w:type="dxa"/>
            <w:tcBorders>
              <w:top w:val="single" w:sz="4" w:space="0" w:color="auto"/>
              <w:bottom w:val="single" w:sz="4" w:space="0" w:color="auto"/>
            </w:tcBorders>
            <w:shd w:val="clear" w:color="auto" w:fill="ADADAD" w:themeFill="background2" w:themeFillShade="BF"/>
            <w:tcPrChange w:id="2069" w:author="Anderson, Kenneth" w:date="2026-09-24T20:22:00Z" w16du:dateUtc="2026-09-25T00:22:00Z">
              <w:tcPr>
                <w:tcW w:w="1736" w:type="dxa"/>
                <w:gridSpan w:val="2"/>
                <w:tcBorders>
                  <w:top w:val="single" w:sz="4" w:space="0" w:color="auto"/>
                  <w:bottom w:val="single" w:sz="4" w:space="0" w:color="auto"/>
                </w:tcBorders>
                <w:shd w:val="clear" w:color="auto" w:fill="ADADAD" w:themeFill="background2" w:themeFillShade="BF"/>
              </w:tcPr>
            </w:tcPrChange>
          </w:tcPr>
          <w:p w14:paraId="780771D6" w14:textId="41ED89AE" w:rsidR="00C12D2E" w:rsidRDefault="00C12D2E">
            <w:pPr>
              <w:spacing w:line="240" w:lineRule="auto"/>
              <w:rPr>
                <w:rFonts w:ascii="Times New Roman" w:hAnsi="Times New Roman" w:cs="Times New Roman"/>
                <w:b/>
                <w:bCs/>
              </w:rPr>
            </w:pPr>
            <w:ins w:id="2070" w:author="Anderson, Kenneth" w:date="2026-09-14T11:09:00Z" w16du:dateUtc="2026-09-14T15:09:00Z">
              <w:r>
                <w:rPr>
                  <w:rFonts w:ascii="Times New Roman" w:hAnsi="Times New Roman" w:cs="Times New Roman"/>
                  <w:b/>
                  <w:bCs/>
                </w:rPr>
                <w:t>Wetland acres needed to meet co-</w:t>
              </w:r>
            </w:ins>
            <w:ins w:id="2071" w:author="Anderson, Kenneth" w:date="2026-09-14T11:10:00Z" w16du:dateUtc="2026-09-14T15:10:00Z">
              <w:r>
                <w:rPr>
                  <w:rFonts w:ascii="Times New Roman" w:hAnsi="Times New Roman" w:cs="Times New Roman"/>
                  <w:b/>
                  <w:bCs/>
                </w:rPr>
                <w:t>reduction TN goals</w:t>
              </w:r>
            </w:ins>
          </w:p>
        </w:tc>
      </w:tr>
      <w:tr w:rsidR="004A1351" w:rsidRPr="007E5245" w14:paraId="4EFFA018" w14:textId="399510F8" w:rsidTr="00F328AD">
        <w:trPr>
          <w:trHeight w:val="479"/>
          <w:trPrChange w:id="2072" w:author="Anderson, Kenneth" w:date="2026-09-24T20:22:00Z" w16du:dateUtc="2026-09-25T00:22:00Z">
            <w:trPr>
              <w:gridAfter w:val="1"/>
              <w:trHeight w:val="479"/>
            </w:trPr>
          </w:trPrChange>
        </w:trPr>
        <w:tc>
          <w:tcPr>
            <w:tcW w:w="2043" w:type="dxa"/>
            <w:tcBorders>
              <w:top w:val="single" w:sz="4" w:space="0" w:color="auto"/>
            </w:tcBorders>
            <w:shd w:val="clear" w:color="auto" w:fill="FFFFFF" w:themeFill="background1"/>
            <w:tcMar>
              <w:top w:w="67" w:type="dxa"/>
              <w:left w:w="133" w:type="dxa"/>
              <w:bottom w:w="67" w:type="dxa"/>
              <w:right w:w="133" w:type="dxa"/>
            </w:tcMar>
            <w:hideMark/>
            <w:tcPrChange w:id="2073" w:author="Anderson, Kenneth" w:date="2026-09-24T20:22:00Z" w16du:dateUtc="2026-09-25T00:22:00Z">
              <w:tcPr>
                <w:tcW w:w="2864" w:type="dxa"/>
                <w:gridSpan w:val="2"/>
                <w:tcBorders>
                  <w:top w:val="single" w:sz="4" w:space="0" w:color="auto"/>
                </w:tcBorders>
                <w:shd w:val="clear" w:color="auto" w:fill="FFFFFF" w:themeFill="background1"/>
                <w:tcMar>
                  <w:top w:w="67" w:type="dxa"/>
                  <w:left w:w="133" w:type="dxa"/>
                  <w:bottom w:w="67" w:type="dxa"/>
                  <w:right w:w="133" w:type="dxa"/>
                </w:tcMar>
                <w:hideMark/>
              </w:tcPr>
            </w:tcPrChange>
          </w:tcPr>
          <w:p w14:paraId="4F5FCEB7"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1. </w:t>
            </w:r>
            <w:commentRangeStart w:id="2074"/>
            <w:r w:rsidRPr="007E5245">
              <w:rPr>
                <w:rFonts w:ascii="Times New Roman" w:hAnsi="Times New Roman" w:cs="Times New Roman"/>
              </w:rPr>
              <w:t>Typical</w:t>
            </w:r>
            <w:commentRangeEnd w:id="2074"/>
            <w:r w:rsidR="0023301D" w:rsidRPr="007E5245">
              <w:rPr>
                <w:rStyle w:val="CommentReference"/>
                <w:rFonts w:ascii="Times New Roman" w:hAnsi="Times New Roman" w:cs="Times New Roman"/>
                <w:sz w:val="22"/>
                <w:szCs w:val="22"/>
              </w:rPr>
              <w:commentReference w:id="2074"/>
            </w:r>
            <w:r w:rsidRPr="007E5245">
              <w:rPr>
                <w:rFonts w:ascii="Times New Roman" w:hAnsi="Times New Roman" w:cs="Times New Roman"/>
              </w:rPr>
              <w:t xml:space="preserve"> Wetlands (50</w:t>
            </w:r>
            <w:r w:rsidRPr="007E5245">
              <w:rPr>
                <w:rFonts w:ascii="Times New Roman" w:hAnsi="Times New Roman" w:cs="Times New Roman"/>
                <w:vertAlign w:val="superscript"/>
              </w:rPr>
              <w:t>th</w:t>
            </w:r>
            <w:r w:rsidRPr="007E5245">
              <w:rPr>
                <w:rFonts w:ascii="Times New Roman" w:hAnsi="Times New Roman" w:cs="Times New Roman"/>
              </w:rPr>
              <w:t xml:space="preserve"> percentile)</w:t>
            </w:r>
          </w:p>
        </w:tc>
        <w:tc>
          <w:tcPr>
            <w:tcW w:w="1929" w:type="dxa"/>
            <w:tcBorders>
              <w:top w:val="single" w:sz="4" w:space="0" w:color="auto"/>
            </w:tcBorders>
            <w:shd w:val="clear" w:color="auto" w:fill="FFFFFF" w:themeFill="background1"/>
            <w:tcMar>
              <w:top w:w="67" w:type="dxa"/>
              <w:left w:w="133" w:type="dxa"/>
              <w:bottom w:w="67" w:type="dxa"/>
              <w:right w:w="133" w:type="dxa"/>
            </w:tcMar>
            <w:hideMark/>
            <w:tcPrChange w:id="2075" w:author="Anderson, Kenneth" w:date="2026-09-24T20:22:00Z" w16du:dateUtc="2026-09-25T00:22:00Z">
              <w:tcPr>
                <w:tcW w:w="2863" w:type="dxa"/>
                <w:gridSpan w:val="2"/>
                <w:tcBorders>
                  <w:top w:val="single" w:sz="4" w:space="0" w:color="auto"/>
                </w:tcBorders>
                <w:shd w:val="clear" w:color="auto" w:fill="FFFFFF" w:themeFill="background1"/>
                <w:tcMar>
                  <w:top w:w="67" w:type="dxa"/>
                  <w:left w:w="133" w:type="dxa"/>
                  <w:bottom w:w="67" w:type="dxa"/>
                  <w:right w:w="133" w:type="dxa"/>
                </w:tcMar>
                <w:hideMark/>
              </w:tcPr>
            </w:tcPrChange>
          </w:tcPr>
          <w:p w14:paraId="298A10C8" w14:textId="6E562854" w:rsidR="004A1351" w:rsidRPr="007E5245" w:rsidRDefault="004A1351">
            <w:pPr>
              <w:spacing w:line="240" w:lineRule="auto"/>
              <w:jc w:val="right"/>
              <w:rPr>
                <w:rFonts w:ascii="Times New Roman" w:hAnsi="Times New Roman" w:cs="Times New Roman"/>
              </w:rPr>
              <w:pPrChange w:id="2076" w:author="Anderson, Kenneth" w:date="2026-09-24T20:22:00Z" w16du:dateUtc="2026-09-25T00:22:00Z">
                <w:pPr>
                  <w:spacing w:line="240" w:lineRule="auto"/>
                </w:pPr>
              </w:pPrChange>
            </w:pPr>
            <w:r w:rsidRPr="007E5245">
              <w:rPr>
                <w:rFonts w:ascii="Times New Roman" w:hAnsi="Times New Roman" w:cs="Times New Roman"/>
                <w:b/>
                <w:bCs/>
              </w:rPr>
              <w:t>1.</w:t>
            </w:r>
            <w:r w:rsidR="00FD58BB" w:rsidRPr="007E5245">
              <w:rPr>
                <w:rFonts w:ascii="Times New Roman" w:hAnsi="Times New Roman" w:cs="Times New Roman"/>
                <w:b/>
                <w:bCs/>
              </w:rPr>
              <w:t>6</w:t>
            </w:r>
            <w:r w:rsidRPr="007E5245">
              <w:rPr>
                <w:rFonts w:ascii="Times New Roman" w:hAnsi="Times New Roman" w:cs="Times New Roman"/>
                <w:b/>
                <w:bCs/>
              </w:rPr>
              <w:t>5</w:t>
            </w:r>
          </w:p>
        </w:tc>
        <w:tc>
          <w:tcPr>
            <w:tcW w:w="1650" w:type="dxa"/>
            <w:tcBorders>
              <w:top w:val="single" w:sz="4" w:space="0" w:color="auto"/>
            </w:tcBorders>
            <w:shd w:val="clear" w:color="auto" w:fill="FFFFFF" w:themeFill="background1"/>
            <w:tcPrChange w:id="2077" w:author="Anderson, Kenneth" w:date="2026-09-24T20:22:00Z" w16du:dateUtc="2026-09-25T00:22:00Z">
              <w:tcPr>
                <w:tcW w:w="1650" w:type="dxa"/>
                <w:gridSpan w:val="2"/>
                <w:tcBorders>
                  <w:top w:val="single" w:sz="4" w:space="0" w:color="auto"/>
                </w:tcBorders>
                <w:shd w:val="clear" w:color="auto" w:fill="FFFFFF" w:themeFill="background1"/>
              </w:tcPr>
            </w:tcPrChange>
          </w:tcPr>
          <w:p w14:paraId="1E86BCC9" w14:textId="3B3F7DAB" w:rsidR="00480819" w:rsidRDefault="00480819" w:rsidP="00F328AD">
            <w:pPr>
              <w:spacing w:line="240" w:lineRule="auto"/>
              <w:jc w:val="right"/>
              <w:rPr>
                <w:rFonts w:ascii="Times New Roman" w:hAnsi="Times New Roman" w:cs="Times New Roman"/>
                <w:b/>
                <w:bCs/>
              </w:rPr>
            </w:pPr>
            <w:r>
              <w:rPr>
                <w:rFonts w:ascii="Times New Roman" w:hAnsi="Times New Roman" w:cs="Times New Roman"/>
                <w:b/>
                <w:bCs/>
              </w:rPr>
              <w:t>41.8</w:t>
            </w:r>
          </w:p>
        </w:tc>
        <w:tc>
          <w:tcPr>
            <w:tcW w:w="2002" w:type="dxa"/>
            <w:tcBorders>
              <w:top w:val="single" w:sz="4" w:space="0" w:color="auto"/>
            </w:tcBorders>
            <w:shd w:val="clear" w:color="auto" w:fill="FFFFFF" w:themeFill="background1"/>
            <w:tcMar>
              <w:top w:w="67" w:type="dxa"/>
              <w:left w:w="133" w:type="dxa"/>
              <w:bottom w:w="67" w:type="dxa"/>
              <w:right w:w="133" w:type="dxa"/>
            </w:tcMar>
            <w:hideMark/>
            <w:tcPrChange w:id="2078" w:author="Anderson, Kenneth" w:date="2026-09-24T20:22:00Z" w16du:dateUtc="2026-09-25T00:22:00Z">
              <w:tcPr>
                <w:tcW w:w="3083" w:type="dxa"/>
                <w:tcBorders>
                  <w:top w:val="single" w:sz="4" w:space="0" w:color="auto"/>
                </w:tcBorders>
                <w:shd w:val="clear" w:color="auto" w:fill="FFFFFF" w:themeFill="background1"/>
                <w:tcMar>
                  <w:top w:w="67" w:type="dxa"/>
                  <w:left w:w="133" w:type="dxa"/>
                  <w:bottom w:w="67" w:type="dxa"/>
                  <w:right w:w="133" w:type="dxa"/>
                </w:tcMar>
                <w:hideMark/>
              </w:tcPr>
            </w:tcPrChange>
          </w:tcPr>
          <w:p w14:paraId="30B29B61" w14:textId="1B581E15" w:rsidR="004A1351" w:rsidRPr="007E5245" w:rsidRDefault="004A1351">
            <w:pPr>
              <w:spacing w:line="240" w:lineRule="auto"/>
              <w:jc w:val="right"/>
              <w:rPr>
                <w:rFonts w:ascii="Times New Roman" w:hAnsi="Times New Roman" w:cs="Times New Roman"/>
              </w:rPr>
              <w:pPrChange w:id="2079" w:author="Anderson, Kenneth" w:date="2026-09-24T20:22:00Z" w16du:dateUtc="2026-09-25T00:22:00Z">
                <w:pPr>
                  <w:spacing w:line="240" w:lineRule="auto"/>
                </w:pPr>
              </w:pPrChange>
            </w:pPr>
            <w:r w:rsidRPr="007E5245">
              <w:rPr>
                <w:rFonts w:ascii="Times New Roman" w:hAnsi="Times New Roman" w:cs="Times New Roman"/>
                <w:b/>
                <w:bCs/>
              </w:rPr>
              <w:t>1</w:t>
            </w:r>
            <w:r w:rsidR="00965238" w:rsidRPr="007E5245">
              <w:rPr>
                <w:rFonts w:ascii="Times New Roman" w:hAnsi="Times New Roman" w:cs="Times New Roman"/>
                <w:b/>
                <w:bCs/>
              </w:rPr>
              <w:t>20</w:t>
            </w:r>
            <w:r w:rsidRPr="007E5245">
              <w:rPr>
                <w:rFonts w:ascii="Times New Roman" w:hAnsi="Times New Roman" w:cs="Times New Roman"/>
                <w:b/>
                <w:bCs/>
              </w:rPr>
              <w:t>,000</w:t>
            </w:r>
          </w:p>
        </w:tc>
        <w:tc>
          <w:tcPr>
            <w:tcW w:w="1736" w:type="dxa"/>
            <w:tcBorders>
              <w:top w:val="single" w:sz="4" w:space="0" w:color="auto"/>
            </w:tcBorders>
            <w:shd w:val="clear" w:color="auto" w:fill="FFFFFF" w:themeFill="background1"/>
            <w:tcPrChange w:id="2080" w:author="Anderson, Kenneth" w:date="2026-09-24T20:22:00Z" w16du:dateUtc="2026-09-25T00:22:00Z">
              <w:tcPr>
                <w:tcW w:w="1736" w:type="dxa"/>
                <w:gridSpan w:val="2"/>
                <w:tcBorders>
                  <w:top w:val="single" w:sz="4" w:space="0" w:color="auto"/>
                </w:tcBorders>
                <w:shd w:val="clear" w:color="auto" w:fill="FFFFFF" w:themeFill="background1"/>
              </w:tcPr>
            </w:tcPrChange>
          </w:tcPr>
          <w:p w14:paraId="0A146D58" w14:textId="29B8514A" w:rsidR="00DB403C" w:rsidRDefault="00DB403C" w:rsidP="00DB403C">
            <w:pPr>
              <w:spacing w:line="240" w:lineRule="auto"/>
              <w:jc w:val="right"/>
              <w:rPr>
                <w:rFonts w:ascii="Times New Roman" w:hAnsi="Times New Roman" w:cs="Times New Roman"/>
                <w:b/>
                <w:bCs/>
              </w:rPr>
            </w:pPr>
            <w:ins w:id="2081" w:author="Anderson, Kenneth" w:date="2026-09-14T11:10:00Z" w16du:dateUtc="2026-09-14T15:10:00Z">
              <w:r>
                <w:rPr>
                  <w:rFonts w:ascii="Times New Roman" w:hAnsi="Times New Roman" w:cs="Times New Roman"/>
                  <w:b/>
                  <w:bCs/>
                </w:rPr>
                <w:t>88,000</w:t>
              </w:r>
            </w:ins>
          </w:p>
        </w:tc>
      </w:tr>
      <w:tr w:rsidR="004A1351" w:rsidRPr="007E5245" w14:paraId="7570D477" w14:textId="114819EA" w:rsidTr="00F328AD">
        <w:trPr>
          <w:trHeight w:val="654"/>
          <w:trPrChange w:id="2082" w:author="Anderson, Kenneth" w:date="2026-09-24T20:22:00Z" w16du:dateUtc="2026-09-25T00:22:00Z">
            <w:trPr>
              <w:gridAfter w:val="1"/>
              <w:trHeight w:val="654"/>
            </w:trPr>
          </w:trPrChange>
        </w:trPr>
        <w:tc>
          <w:tcPr>
            <w:tcW w:w="2043" w:type="dxa"/>
            <w:shd w:val="clear" w:color="auto" w:fill="FFFFFF" w:themeFill="background1"/>
            <w:tcMar>
              <w:top w:w="67" w:type="dxa"/>
              <w:left w:w="133" w:type="dxa"/>
              <w:bottom w:w="67" w:type="dxa"/>
              <w:right w:w="133" w:type="dxa"/>
            </w:tcMar>
            <w:hideMark/>
            <w:tcPrChange w:id="2083" w:author="Anderson, Kenneth" w:date="2026-09-24T20:22:00Z" w16du:dateUtc="2026-09-25T00:22:00Z">
              <w:tcPr>
                <w:tcW w:w="2864" w:type="dxa"/>
                <w:gridSpan w:val="2"/>
                <w:shd w:val="clear" w:color="auto" w:fill="FFFFFF" w:themeFill="background1"/>
                <w:tcMar>
                  <w:top w:w="67" w:type="dxa"/>
                  <w:left w:w="133" w:type="dxa"/>
                  <w:bottom w:w="67" w:type="dxa"/>
                  <w:right w:w="133" w:type="dxa"/>
                </w:tcMar>
                <w:hideMark/>
              </w:tcPr>
            </w:tcPrChange>
          </w:tcPr>
          <w:p w14:paraId="3FAD99FA" w14:textId="77777777"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2. </w:t>
            </w:r>
            <w:r w:rsidRPr="007E5245">
              <w:rPr>
                <w:rFonts w:ascii="Times New Roman" w:hAnsi="Times New Roman" w:cs="Times New Roman"/>
              </w:rPr>
              <w:t>Connected Wetlands (75</w:t>
            </w:r>
            <w:r w:rsidRPr="007E5245">
              <w:rPr>
                <w:rFonts w:ascii="Times New Roman" w:hAnsi="Times New Roman" w:cs="Times New Roman"/>
                <w:vertAlign w:val="superscript"/>
              </w:rPr>
              <w:t>th</w:t>
            </w:r>
            <w:r w:rsidRPr="007E5245">
              <w:rPr>
                <w:rFonts w:ascii="Times New Roman" w:hAnsi="Times New Roman" w:cs="Times New Roman"/>
              </w:rPr>
              <w:t xml:space="preserve"> percentile)</w:t>
            </w:r>
          </w:p>
        </w:tc>
        <w:tc>
          <w:tcPr>
            <w:tcW w:w="1929" w:type="dxa"/>
            <w:shd w:val="clear" w:color="auto" w:fill="FFFFFF" w:themeFill="background1"/>
            <w:tcMar>
              <w:top w:w="67" w:type="dxa"/>
              <w:left w:w="133" w:type="dxa"/>
              <w:bottom w:w="67" w:type="dxa"/>
              <w:right w:w="133" w:type="dxa"/>
            </w:tcMar>
            <w:hideMark/>
            <w:tcPrChange w:id="2084" w:author="Anderson, Kenneth" w:date="2026-09-24T20:22:00Z" w16du:dateUtc="2026-09-25T00:22:00Z">
              <w:tcPr>
                <w:tcW w:w="2863" w:type="dxa"/>
                <w:gridSpan w:val="2"/>
                <w:shd w:val="clear" w:color="auto" w:fill="FFFFFF" w:themeFill="background1"/>
                <w:tcMar>
                  <w:top w:w="67" w:type="dxa"/>
                  <w:left w:w="133" w:type="dxa"/>
                  <w:bottom w:w="67" w:type="dxa"/>
                  <w:right w:w="133" w:type="dxa"/>
                </w:tcMar>
                <w:hideMark/>
              </w:tcPr>
            </w:tcPrChange>
          </w:tcPr>
          <w:p w14:paraId="01F8DCD2" w14:textId="216F6705" w:rsidR="00785594" w:rsidRPr="007E5245" w:rsidRDefault="00DB3F73">
            <w:pPr>
              <w:spacing w:line="240" w:lineRule="auto"/>
              <w:jc w:val="right"/>
              <w:rPr>
                <w:rFonts w:ascii="Times New Roman" w:hAnsi="Times New Roman" w:cs="Times New Roman"/>
                <w:b/>
                <w:bCs/>
              </w:rPr>
              <w:pPrChange w:id="2085" w:author="Anderson, Kenneth" w:date="2026-09-24T20:22:00Z" w16du:dateUtc="2026-09-25T00:22:00Z">
                <w:pPr>
                  <w:spacing w:line="240" w:lineRule="auto"/>
                </w:pPr>
              </w:pPrChange>
            </w:pPr>
            <w:r w:rsidRPr="007E5245">
              <w:rPr>
                <w:rFonts w:ascii="Times New Roman" w:hAnsi="Times New Roman" w:cs="Times New Roman"/>
                <w:b/>
                <w:bCs/>
              </w:rPr>
              <w:t>4.78</w:t>
            </w:r>
          </w:p>
        </w:tc>
        <w:tc>
          <w:tcPr>
            <w:tcW w:w="1650" w:type="dxa"/>
            <w:shd w:val="clear" w:color="auto" w:fill="FFFFFF" w:themeFill="background1"/>
            <w:tcPrChange w:id="2086" w:author="Anderson, Kenneth" w:date="2026-09-24T20:22:00Z" w16du:dateUtc="2026-09-25T00:22:00Z">
              <w:tcPr>
                <w:tcW w:w="1650" w:type="dxa"/>
                <w:gridSpan w:val="2"/>
                <w:shd w:val="clear" w:color="auto" w:fill="FFFFFF" w:themeFill="background1"/>
              </w:tcPr>
            </w:tcPrChange>
          </w:tcPr>
          <w:p w14:paraId="6EA01C4D" w14:textId="38E6BCD0" w:rsidR="006B5323" w:rsidRDefault="006B5323" w:rsidP="00F328AD">
            <w:pPr>
              <w:spacing w:line="240" w:lineRule="auto"/>
              <w:jc w:val="right"/>
              <w:rPr>
                <w:rFonts w:ascii="Times New Roman" w:hAnsi="Times New Roman" w:cs="Times New Roman"/>
                <w:b/>
                <w:bCs/>
              </w:rPr>
            </w:pPr>
            <w:r>
              <w:rPr>
                <w:rFonts w:ascii="Times New Roman" w:hAnsi="Times New Roman" w:cs="Times New Roman"/>
                <w:b/>
                <w:bCs/>
              </w:rPr>
              <w:t>140.5</w:t>
            </w:r>
          </w:p>
        </w:tc>
        <w:tc>
          <w:tcPr>
            <w:tcW w:w="2002" w:type="dxa"/>
            <w:shd w:val="clear" w:color="auto" w:fill="FFFFFF" w:themeFill="background1"/>
            <w:tcMar>
              <w:top w:w="67" w:type="dxa"/>
              <w:left w:w="133" w:type="dxa"/>
              <w:bottom w:w="67" w:type="dxa"/>
              <w:right w:w="133" w:type="dxa"/>
            </w:tcMar>
            <w:hideMark/>
            <w:tcPrChange w:id="2087" w:author="Anderson, Kenneth" w:date="2026-09-24T20:22:00Z" w16du:dateUtc="2026-09-25T00:22:00Z">
              <w:tcPr>
                <w:tcW w:w="3083" w:type="dxa"/>
                <w:shd w:val="clear" w:color="auto" w:fill="FFFFFF" w:themeFill="background1"/>
                <w:tcMar>
                  <w:top w:w="67" w:type="dxa"/>
                  <w:left w:w="133" w:type="dxa"/>
                  <w:bottom w:w="67" w:type="dxa"/>
                  <w:right w:w="133" w:type="dxa"/>
                </w:tcMar>
                <w:hideMark/>
              </w:tcPr>
            </w:tcPrChange>
          </w:tcPr>
          <w:p w14:paraId="433C2554" w14:textId="151F58D8" w:rsidR="004A1351" w:rsidRPr="007E5245" w:rsidRDefault="00874ADF">
            <w:pPr>
              <w:spacing w:line="240" w:lineRule="auto"/>
              <w:jc w:val="right"/>
              <w:rPr>
                <w:rFonts w:ascii="Times New Roman" w:hAnsi="Times New Roman" w:cs="Times New Roman"/>
              </w:rPr>
              <w:pPrChange w:id="2088" w:author="Anderson, Kenneth" w:date="2026-09-24T20:22:00Z" w16du:dateUtc="2026-09-25T00:22:00Z">
                <w:pPr>
                  <w:spacing w:line="240" w:lineRule="auto"/>
                </w:pPr>
              </w:pPrChange>
            </w:pPr>
            <w:r w:rsidRPr="007E5245">
              <w:rPr>
                <w:rFonts w:ascii="Times New Roman" w:hAnsi="Times New Roman" w:cs="Times New Roman"/>
                <w:b/>
                <w:bCs/>
              </w:rPr>
              <w:t>4</w:t>
            </w:r>
            <w:r w:rsidR="00B5578E" w:rsidRPr="007E5245">
              <w:rPr>
                <w:rFonts w:ascii="Times New Roman" w:hAnsi="Times New Roman" w:cs="Times New Roman"/>
                <w:b/>
                <w:bCs/>
              </w:rPr>
              <w:t>0</w:t>
            </w:r>
            <w:r w:rsidR="004A1351" w:rsidRPr="007E5245">
              <w:rPr>
                <w:rFonts w:ascii="Times New Roman" w:hAnsi="Times New Roman" w:cs="Times New Roman"/>
                <w:b/>
                <w:bCs/>
              </w:rPr>
              <w:t>,000</w:t>
            </w:r>
          </w:p>
        </w:tc>
        <w:tc>
          <w:tcPr>
            <w:tcW w:w="1736" w:type="dxa"/>
            <w:shd w:val="clear" w:color="auto" w:fill="FFFFFF" w:themeFill="background1"/>
            <w:tcPrChange w:id="2089" w:author="Anderson, Kenneth" w:date="2026-09-24T20:22:00Z" w16du:dateUtc="2026-09-25T00:22:00Z">
              <w:tcPr>
                <w:tcW w:w="1736" w:type="dxa"/>
                <w:gridSpan w:val="2"/>
                <w:shd w:val="clear" w:color="auto" w:fill="FFFFFF" w:themeFill="background1"/>
              </w:tcPr>
            </w:tcPrChange>
          </w:tcPr>
          <w:p w14:paraId="51BEF6A3" w14:textId="05B48BB3" w:rsidR="00DB403C" w:rsidRDefault="00DB403C" w:rsidP="00DB403C">
            <w:pPr>
              <w:spacing w:line="240" w:lineRule="auto"/>
              <w:jc w:val="right"/>
              <w:rPr>
                <w:rFonts w:ascii="Times New Roman" w:hAnsi="Times New Roman" w:cs="Times New Roman"/>
                <w:b/>
                <w:bCs/>
              </w:rPr>
            </w:pPr>
            <w:ins w:id="2090" w:author="Anderson, Kenneth" w:date="2026-09-14T11:10:00Z" w16du:dateUtc="2026-09-14T15:10:00Z">
              <w:r>
                <w:rPr>
                  <w:rFonts w:ascii="Times New Roman" w:hAnsi="Times New Roman" w:cs="Times New Roman"/>
                  <w:b/>
                  <w:bCs/>
                </w:rPr>
                <w:t>20,000</w:t>
              </w:r>
            </w:ins>
          </w:p>
        </w:tc>
      </w:tr>
      <w:tr w:rsidR="004A1351" w:rsidRPr="007E5245" w14:paraId="3BC1CBAA" w14:textId="26EF4859" w:rsidTr="00F328AD">
        <w:trPr>
          <w:trHeight w:val="533"/>
          <w:trPrChange w:id="2091" w:author="Anderson, Kenneth" w:date="2026-09-24T20:22:00Z" w16du:dateUtc="2026-09-25T00:22:00Z">
            <w:trPr>
              <w:gridAfter w:val="1"/>
              <w:trHeight w:val="533"/>
            </w:trPr>
          </w:trPrChange>
        </w:trPr>
        <w:tc>
          <w:tcPr>
            <w:tcW w:w="2043" w:type="dxa"/>
            <w:tcBorders>
              <w:bottom w:val="single" w:sz="4" w:space="0" w:color="auto"/>
            </w:tcBorders>
            <w:shd w:val="clear" w:color="auto" w:fill="FFFFFF" w:themeFill="background1"/>
            <w:tcMar>
              <w:top w:w="67" w:type="dxa"/>
              <w:left w:w="133" w:type="dxa"/>
              <w:bottom w:w="67" w:type="dxa"/>
              <w:right w:w="133" w:type="dxa"/>
            </w:tcMar>
            <w:hideMark/>
            <w:tcPrChange w:id="2092" w:author="Anderson, Kenneth" w:date="2026-09-24T20:22:00Z" w16du:dateUtc="2026-09-25T00:22:00Z">
              <w:tcPr>
                <w:tcW w:w="2864" w:type="dxa"/>
                <w:gridSpan w:val="2"/>
                <w:tcBorders>
                  <w:bottom w:val="single" w:sz="4" w:space="0" w:color="auto"/>
                </w:tcBorders>
                <w:shd w:val="clear" w:color="auto" w:fill="FFFFFF" w:themeFill="background1"/>
                <w:tcMar>
                  <w:top w:w="67" w:type="dxa"/>
                  <w:left w:w="133" w:type="dxa"/>
                  <w:bottom w:w="67" w:type="dxa"/>
                  <w:right w:w="133" w:type="dxa"/>
                </w:tcMar>
                <w:hideMark/>
              </w:tcPr>
            </w:tcPrChange>
          </w:tcPr>
          <w:p w14:paraId="0493DEFB" w14:textId="699992A9" w:rsidR="004A1351" w:rsidRPr="007E5245" w:rsidRDefault="004A1351">
            <w:pPr>
              <w:spacing w:line="240" w:lineRule="auto"/>
              <w:rPr>
                <w:rFonts w:ascii="Times New Roman" w:hAnsi="Times New Roman" w:cs="Times New Roman"/>
              </w:rPr>
            </w:pPr>
            <w:r w:rsidRPr="007E5245">
              <w:rPr>
                <w:rFonts w:ascii="Times New Roman" w:hAnsi="Times New Roman" w:cs="Times New Roman"/>
                <w:b/>
                <w:bCs/>
                <w:u w:val="single"/>
              </w:rPr>
              <w:t xml:space="preserve">3. </w:t>
            </w:r>
            <w:r w:rsidRPr="007E5245">
              <w:rPr>
                <w:rFonts w:ascii="Times New Roman" w:hAnsi="Times New Roman" w:cs="Times New Roman"/>
              </w:rPr>
              <w:t xml:space="preserve">Best </w:t>
            </w:r>
            <w:del w:id="2093" w:author="Anderson, Kenneth" w:date="2026-10-01T12:28:00Z" w16du:dateUtc="2026-10-01T16:28:00Z">
              <w:r w:rsidRPr="007E5245" w:rsidDel="008A4FBF">
                <w:rPr>
                  <w:rFonts w:ascii="Times New Roman" w:hAnsi="Times New Roman" w:cs="Times New Roman"/>
                </w:rPr>
                <w:delText xml:space="preserve">Possible </w:delText>
              </w:r>
            </w:del>
            <w:ins w:id="2094" w:author="Anderson, Kenneth" w:date="2026-10-01T12:28:00Z" w16du:dateUtc="2026-10-01T16:28:00Z">
              <w:r w:rsidR="008A4FBF">
                <w:rPr>
                  <w:rFonts w:ascii="Times New Roman" w:hAnsi="Times New Roman" w:cs="Times New Roman"/>
                </w:rPr>
                <w:t>performing</w:t>
              </w:r>
            </w:ins>
            <w:ins w:id="2095" w:author="Anderson, Kenneth" w:date="2026-10-01T12:27:00Z" w16du:dateUtc="2026-10-01T16:27:00Z">
              <w:r w:rsidR="008A4FBF" w:rsidRPr="007E5245">
                <w:rPr>
                  <w:rFonts w:ascii="Times New Roman" w:hAnsi="Times New Roman" w:cs="Times New Roman"/>
                </w:rPr>
                <w:t xml:space="preserve"> </w:t>
              </w:r>
            </w:ins>
            <w:r w:rsidRPr="007E5245">
              <w:rPr>
                <w:rFonts w:ascii="Times New Roman" w:hAnsi="Times New Roman" w:cs="Times New Roman"/>
              </w:rPr>
              <w:t>Wetlands (Maximum)</w:t>
            </w:r>
          </w:p>
        </w:tc>
        <w:tc>
          <w:tcPr>
            <w:tcW w:w="1929" w:type="dxa"/>
            <w:tcBorders>
              <w:bottom w:val="single" w:sz="4" w:space="0" w:color="auto"/>
            </w:tcBorders>
            <w:shd w:val="clear" w:color="auto" w:fill="FFFFFF" w:themeFill="background1"/>
            <w:tcMar>
              <w:top w:w="67" w:type="dxa"/>
              <w:left w:w="133" w:type="dxa"/>
              <w:bottom w:w="67" w:type="dxa"/>
              <w:right w:w="133" w:type="dxa"/>
            </w:tcMar>
            <w:hideMark/>
            <w:tcPrChange w:id="2096" w:author="Anderson, Kenneth" w:date="2026-09-24T20:22:00Z" w16du:dateUtc="2026-09-25T00:22:00Z">
              <w:tcPr>
                <w:tcW w:w="2863" w:type="dxa"/>
                <w:gridSpan w:val="2"/>
                <w:tcBorders>
                  <w:bottom w:val="single" w:sz="4" w:space="0" w:color="auto"/>
                </w:tcBorders>
                <w:shd w:val="clear" w:color="auto" w:fill="FFFFFF" w:themeFill="background1"/>
                <w:tcMar>
                  <w:top w:w="67" w:type="dxa"/>
                  <w:left w:w="133" w:type="dxa"/>
                  <w:bottom w:w="67" w:type="dxa"/>
                  <w:right w:w="133" w:type="dxa"/>
                </w:tcMar>
                <w:hideMark/>
              </w:tcPr>
            </w:tcPrChange>
          </w:tcPr>
          <w:p w14:paraId="37DDFF80" w14:textId="77777777" w:rsidR="004A1351" w:rsidRPr="007E5245" w:rsidRDefault="004A1351">
            <w:pPr>
              <w:spacing w:line="240" w:lineRule="auto"/>
              <w:jc w:val="right"/>
              <w:rPr>
                <w:rFonts w:ascii="Times New Roman" w:hAnsi="Times New Roman" w:cs="Times New Roman"/>
              </w:rPr>
              <w:pPrChange w:id="2097" w:author="Anderson, Kenneth" w:date="2026-09-24T20:22:00Z" w16du:dateUtc="2026-09-25T00:22:00Z">
                <w:pPr>
                  <w:spacing w:line="240" w:lineRule="auto"/>
                </w:pPr>
              </w:pPrChange>
            </w:pPr>
            <w:commentRangeStart w:id="2098"/>
            <w:r w:rsidRPr="007E5245">
              <w:rPr>
                <w:rFonts w:ascii="Times New Roman" w:hAnsi="Times New Roman" w:cs="Times New Roman"/>
                <w:b/>
                <w:bCs/>
              </w:rPr>
              <w:t>113.75</w:t>
            </w:r>
            <w:commentRangeEnd w:id="2098"/>
            <w:r w:rsidR="0023301D" w:rsidRPr="007E5245">
              <w:rPr>
                <w:rStyle w:val="CommentReference"/>
                <w:rFonts w:ascii="Times New Roman" w:hAnsi="Times New Roman" w:cs="Times New Roman"/>
                <w:sz w:val="22"/>
                <w:szCs w:val="22"/>
              </w:rPr>
              <w:commentReference w:id="2098"/>
            </w:r>
          </w:p>
        </w:tc>
        <w:tc>
          <w:tcPr>
            <w:tcW w:w="1650" w:type="dxa"/>
            <w:tcBorders>
              <w:bottom w:val="single" w:sz="4" w:space="0" w:color="auto"/>
            </w:tcBorders>
            <w:shd w:val="clear" w:color="auto" w:fill="FFFFFF" w:themeFill="background1"/>
            <w:tcPrChange w:id="2099" w:author="Anderson, Kenneth" w:date="2026-09-24T20:22:00Z" w16du:dateUtc="2026-09-25T00:22:00Z">
              <w:tcPr>
                <w:tcW w:w="1650" w:type="dxa"/>
                <w:gridSpan w:val="2"/>
                <w:tcBorders>
                  <w:bottom w:val="single" w:sz="4" w:space="0" w:color="auto"/>
                </w:tcBorders>
                <w:shd w:val="clear" w:color="auto" w:fill="FFFFFF" w:themeFill="background1"/>
              </w:tcPr>
            </w:tcPrChange>
          </w:tcPr>
          <w:p w14:paraId="02715291" w14:textId="56DD2011" w:rsidR="000B2C6F" w:rsidRDefault="000B2C6F" w:rsidP="00F328AD">
            <w:pPr>
              <w:spacing w:line="240" w:lineRule="auto"/>
              <w:jc w:val="right"/>
              <w:rPr>
                <w:rFonts w:ascii="Times New Roman" w:hAnsi="Times New Roman" w:cs="Times New Roman"/>
                <w:b/>
                <w:bCs/>
              </w:rPr>
            </w:pPr>
            <w:r>
              <w:rPr>
                <w:rFonts w:ascii="Times New Roman" w:hAnsi="Times New Roman" w:cs="Times New Roman"/>
                <w:b/>
                <w:bCs/>
              </w:rPr>
              <w:t>629.1</w:t>
            </w:r>
          </w:p>
        </w:tc>
        <w:tc>
          <w:tcPr>
            <w:tcW w:w="2002" w:type="dxa"/>
            <w:tcBorders>
              <w:bottom w:val="single" w:sz="4" w:space="0" w:color="auto"/>
            </w:tcBorders>
            <w:shd w:val="clear" w:color="auto" w:fill="FFFFFF" w:themeFill="background1"/>
            <w:tcMar>
              <w:top w:w="67" w:type="dxa"/>
              <w:left w:w="133" w:type="dxa"/>
              <w:bottom w:w="67" w:type="dxa"/>
              <w:right w:w="133" w:type="dxa"/>
            </w:tcMar>
            <w:hideMark/>
            <w:tcPrChange w:id="2100" w:author="Anderson, Kenneth" w:date="2026-09-24T20:22:00Z" w16du:dateUtc="2026-09-25T00:22:00Z">
              <w:tcPr>
                <w:tcW w:w="3083" w:type="dxa"/>
                <w:tcBorders>
                  <w:bottom w:val="single" w:sz="4" w:space="0" w:color="auto"/>
                </w:tcBorders>
                <w:shd w:val="clear" w:color="auto" w:fill="FFFFFF" w:themeFill="background1"/>
                <w:tcMar>
                  <w:top w:w="67" w:type="dxa"/>
                  <w:left w:w="133" w:type="dxa"/>
                  <w:bottom w:w="67" w:type="dxa"/>
                  <w:right w:w="133" w:type="dxa"/>
                </w:tcMar>
                <w:hideMark/>
              </w:tcPr>
            </w:tcPrChange>
          </w:tcPr>
          <w:p w14:paraId="5A9FB3CE" w14:textId="39941EE0" w:rsidR="004A1351" w:rsidRPr="007E5245" w:rsidRDefault="007D5650">
            <w:pPr>
              <w:spacing w:line="240" w:lineRule="auto"/>
              <w:jc w:val="right"/>
              <w:rPr>
                <w:rFonts w:ascii="Times New Roman" w:hAnsi="Times New Roman" w:cs="Times New Roman"/>
              </w:rPr>
              <w:pPrChange w:id="2101" w:author="Anderson, Kenneth" w:date="2026-09-24T20:22:00Z" w16du:dateUtc="2026-09-25T00:22:00Z">
                <w:pPr>
                  <w:spacing w:line="240" w:lineRule="auto"/>
                </w:pPr>
              </w:pPrChange>
            </w:pPr>
            <w:r w:rsidRPr="007E5245">
              <w:rPr>
                <w:rFonts w:ascii="Times New Roman" w:hAnsi="Times New Roman" w:cs="Times New Roman"/>
                <w:b/>
                <w:bCs/>
              </w:rPr>
              <w:t>2,0</w:t>
            </w:r>
            <w:r w:rsidR="004A1351" w:rsidRPr="007E5245">
              <w:rPr>
                <w:rFonts w:ascii="Times New Roman" w:hAnsi="Times New Roman" w:cs="Times New Roman"/>
                <w:b/>
                <w:bCs/>
              </w:rPr>
              <w:t>00</w:t>
            </w:r>
          </w:p>
        </w:tc>
        <w:tc>
          <w:tcPr>
            <w:tcW w:w="1736" w:type="dxa"/>
            <w:tcBorders>
              <w:bottom w:val="single" w:sz="4" w:space="0" w:color="auto"/>
            </w:tcBorders>
            <w:shd w:val="clear" w:color="auto" w:fill="FFFFFF" w:themeFill="background1"/>
            <w:tcPrChange w:id="2102" w:author="Anderson, Kenneth" w:date="2026-09-24T20:22:00Z" w16du:dateUtc="2026-09-25T00:22:00Z">
              <w:tcPr>
                <w:tcW w:w="1736" w:type="dxa"/>
                <w:gridSpan w:val="2"/>
                <w:tcBorders>
                  <w:bottom w:val="single" w:sz="4" w:space="0" w:color="auto"/>
                </w:tcBorders>
                <w:shd w:val="clear" w:color="auto" w:fill="FFFFFF" w:themeFill="background1"/>
              </w:tcPr>
            </w:tcPrChange>
          </w:tcPr>
          <w:p w14:paraId="4F98D8C3" w14:textId="07B22C88" w:rsidR="00921AFC" w:rsidRDefault="00921AFC" w:rsidP="00DB403C">
            <w:pPr>
              <w:spacing w:line="240" w:lineRule="auto"/>
              <w:jc w:val="right"/>
              <w:rPr>
                <w:rFonts w:ascii="Times New Roman" w:hAnsi="Times New Roman" w:cs="Times New Roman"/>
                <w:b/>
                <w:bCs/>
              </w:rPr>
            </w:pPr>
            <w:ins w:id="2103" w:author="Anderson, Kenneth" w:date="2026-09-14T11:10:00Z" w16du:dateUtc="2026-09-14T15:10:00Z">
              <w:r>
                <w:rPr>
                  <w:rFonts w:ascii="Times New Roman" w:hAnsi="Times New Roman" w:cs="Times New Roman"/>
                  <w:b/>
                  <w:bCs/>
                </w:rPr>
                <w:t>6,000</w:t>
              </w:r>
            </w:ins>
          </w:p>
        </w:tc>
      </w:tr>
    </w:tbl>
    <w:p w14:paraId="024AE371" w14:textId="77777777" w:rsidR="009943E8" w:rsidRPr="007E5245" w:rsidRDefault="009943E8" w:rsidP="004C676B">
      <w:pPr>
        <w:rPr>
          <w:rFonts w:ascii="Times New Roman" w:hAnsi="Times New Roman" w:cs="Times New Roman"/>
          <w:b/>
          <w:bCs/>
          <w:u w:val="single"/>
        </w:rPr>
      </w:pPr>
    </w:p>
    <w:p w14:paraId="108FF269" w14:textId="77777777" w:rsidR="000612DF" w:rsidRPr="007E5245" w:rsidRDefault="000612DF" w:rsidP="004C676B">
      <w:pPr>
        <w:rPr>
          <w:rFonts w:ascii="Times New Roman" w:hAnsi="Times New Roman" w:cs="Times New Roman"/>
          <w:b/>
          <w:bCs/>
          <w:u w:val="single"/>
        </w:rPr>
      </w:pPr>
    </w:p>
    <w:p w14:paraId="0103E18D" w14:textId="40AFFEE5" w:rsidR="00393F04" w:rsidRPr="007E5245" w:rsidRDefault="00393F04">
      <w:pPr>
        <w:rPr>
          <w:rFonts w:ascii="Times New Roman" w:hAnsi="Times New Roman" w:cs="Times New Roman"/>
          <w:b/>
          <w:bCs/>
          <w:u w:val="single"/>
        </w:rPr>
      </w:pPr>
      <w:r w:rsidRPr="007E5245">
        <w:rPr>
          <w:rFonts w:ascii="Times New Roman" w:hAnsi="Times New Roman" w:cs="Times New Roman"/>
          <w:b/>
          <w:bCs/>
          <w:u w:val="single"/>
        </w:rPr>
        <w:br w:type="page"/>
      </w:r>
    </w:p>
    <w:p w14:paraId="2FB4C924" w14:textId="7D53557F" w:rsidR="000A35A6" w:rsidRPr="003D404C" w:rsidRDefault="000A35A6" w:rsidP="004C676B">
      <w:pPr>
        <w:rPr>
          <w:rFonts w:ascii="Times New Roman" w:hAnsi="Times New Roman" w:cs="Times New Roman"/>
        </w:rPr>
      </w:pPr>
      <w:r w:rsidRPr="007E5245">
        <w:rPr>
          <w:rFonts w:ascii="Times New Roman" w:hAnsi="Times New Roman" w:cs="Times New Roman"/>
          <w:b/>
          <w:bCs/>
          <w:u w:val="single"/>
        </w:rPr>
        <w:lastRenderedPageBreak/>
        <w:t>Supplemental Figures</w:t>
      </w:r>
    </w:p>
    <w:p w14:paraId="3F0FC717" w14:textId="09184ED4" w:rsidR="000A35A6" w:rsidRPr="003D404C" w:rsidRDefault="00770163" w:rsidP="004C676B">
      <w:pPr>
        <w:rPr>
          <w:rFonts w:ascii="Times New Roman" w:hAnsi="Times New Roman" w:cs="Times New Roman"/>
        </w:rPr>
      </w:pPr>
      <w:r w:rsidRPr="003D404C">
        <w:rPr>
          <w:rFonts w:ascii="Times New Roman" w:hAnsi="Times New Roman" w:cs="Times New Roman"/>
          <w:noProof/>
        </w:rPr>
        <w:drawing>
          <wp:inline distT="0" distB="0" distL="0" distR="0" wp14:anchorId="19E1A9BD" wp14:editId="7000DAA7">
            <wp:extent cx="6345538" cy="6515100"/>
            <wp:effectExtent l="0" t="0" r="0" b="0"/>
            <wp:docPr id="420921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0158" cy="6519844"/>
                    </a:xfrm>
                    <a:prstGeom prst="rect">
                      <a:avLst/>
                    </a:prstGeom>
                    <a:noFill/>
                  </pic:spPr>
                </pic:pic>
              </a:graphicData>
            </a:graphic>
          </wp:inline>
        </w:drawing>
      </w:r>
    </w:p>
    <w:p w14:paraId="280E4A41" w14:textId="1D407FF2" w:rsidR="006D4178" w:rsidRPr="007E5245" w:rsidRDefault="0013380B" w:rsidP="0013380B">
      <w:pPr>
        <w:pStyle w:val="Caption"/>
        <w:rPr>
          <w:rFonts w:ascii="Times New Roman" w:hAnsi="Times New Roman" w:cs="Times New Roman"/>
          <w:i w:val="0"/>
          <w:iCs w:val="0"/>
          <w:color w:val="auto"/>
          <w:sz w:val="22"/>
          <w:szCs w:val="22"/>
        </w:rPr>
      </w:pPr>
      <w:bookmarkStart w:id="2104" w:name="_Ref237352403"/>
      <w:bookmarkStart w:id="2105" w:name="_Ref237352386"/>
      <w:r w:rsidRPr="007E5245">
        <w:rPr>
          <w:rFonts w:ascii="Times New Roman" w:hAnsi="Times New Roman" w:cs="Times New Roman"/>
          <w:i w:val="0"/>
          <w:iCs w:val="0"/>
          <w:color w:val="auto"/>
          <w:sz w:val="22"/>
          <w:szCs w:val="22"/>
        </w:rPr>
        <w:t>Figure S</w:t>
      </w:r>
      <w:r w:rsidRPr="007E5245">
        <w:rPr>
          <w:rFonts w:ascii="Times New Roman" w:hAnsi="Times New Roman" w:cs="Times New Roman"/>
          <w:i w:val="0"/>
          <w:iCs w:val="0"/>
          <w:color w:val="auto"/>
          <w:sz w:val="22"/>
          <w:szCs w:val="22"/>
        </w:rPr>
        <w:fldChar w:fldCharType="begin"/>
      </w:r>
      <w:r w:rsidRPr="007E5245">
        <w:rPr>
          <w:rFonts w:ascii="Times New Roman" w:hAnsi="Times New Roman" w:cs="Times New Roman"/>
          <w:i w:val="0"/>
          <w:iCs w:val="0"/>
          <w:color w:val="auto"/>
          <w:sz w:val="22"/>
          <w:szCs w:val="22"/>
        </w:rPr>
        <w:instrText xml:space="preserve"> SEQ Figure_S \* ARABIC </w:instrText>
      </w:r>
      <w:r w:rsidRPr="007E5245">
        <w:rPr>
          <w:rFonts w:ascii="Times New Roman" w:hAnsi="Times New Roman" w:cs="Times New Roman"/>
          <w:i w:val="0"/>
          <w:iCs w:val="0"/>
          <w:color w:val="auto"/>
          <w:sz w:val="22"/>
          <w:szCs w:val="22"/>
        </w:rPr>
        <w:fldChar w:fldCharType="separate"/>
      </w:r>
      <w:r w:rsidRPr="007E5245">
        <w:rPr>
          <w:rFonts w:ascii="Times New Roman" w:hAnsi="Times New Roman" w:cs="Times New Roman"/>
          <w:i w:val="0"/>
          <w:iCs w:val="0"/>
          <w:noProof/>
          <w:color w:val="auto"/>
          <w:sz w:val="22"/>
          <w:szCs w:val="22"/>
        </w:rPr>
        <w:t>1</w:t>
      </w:r>
      <w:r w:rsidRPr="007E5245">
        <w:rPr>
          <w:rFonts w:ascii="Times New Roman" w:hAnsi="Times New Roman" w:cs="Times New Roman"/>
          <w:i w:val="0"/>
          <w:iCs w:val="0"/>
          <w:color w:val="auto"/>
          <w:sz w:val="22"/>
          <w:szCs w:val="22"/>
        </w:rPr>
        <w:fldChar w:fldCharType="end"/>
      </w:r>
      <w:bookmarkEnd w:id="2104"/>
      <w:r w:rsidRPr="007E5245">
        <w:rPr>
          <w:rFonts w:ascii="Times New Roman" w:hAnsi="Times New Roman" w:cs="Times New Roman"/>
          <w:i w:val="0"/>
          <w:iCs w:val="0"/>
          <w:color w:val="auto"/>
          <w:sz w:val="22"/>
          <w:szCs w:val="22"/>
        </w:rPr>
        <w:t xml:space="preserve">. </w:t>
      </w:r>
      <w:bookmarkEnd w:id="2105"/>
      <w:commentRangeStart w:id="2106"/>
      <w:r w:rsidR="006D4178" w:rsidRPr="007E5245">
        <w:rPr>
          <w:rFonts w:ascii="Times New Roman" w:hAnsi="Times New Roman" w:cs="Times New Roman"/>
          <w:i w:val="0"/>
          <w:iCs w:val="0"/>
          <w:color w:val="auto"/>
          <w:sz w:val="22"/>
          <w:szCs w:val="22"/>
        </w:rPr>
        <w:t>Root mean square error (RMSE) of linear models of monthly TP retention ~ inflow volume</w:t>
      </w:r>
      <w:r w:rsidR="00A5441D" w:rsidRPr="007E5245">
        <w:rPr>
          <w:rFonts w:ascii="Times New Roman" w:hAnsi="Times New Roman" w:cs="Times New Roman"/>
          <w:i w:val="0"/>
          <w:iCs w:val="0"/>
          <w:color w:val="auto"/>
          <w:sz w:val="22"/>
          <w:szCs w:val="22"/>
        </w:rPr>
        <w:t>. Each bar represents the RMSE for a) the model with the listed wetland removed</w:t>
      </w:r>
      <w:r w:rsidR="00B2079E" w:rsidRPr="007E5245">
        <w:rPr>
          <w:rFonts w:ascii="Times New Roman" w:hAnsi="Times New Roman" w:cs="Times New Roman"/>
          <w:i w:val="0"/>
          <w:iCs w:val="0"/>
          <w:color w:val="auto"/>
          <w:sz w:val="22"/>
          <w:szCs w:val="22"/>
        </w:rPr>
        <w:t xml:space="preserve"> or b) the performance of the model predicting TP retention of the removed wetland. </w:t>
      </w:r>
      <w:commentRangeEnd w:id="2106"/>
      <w:r>
        <w:rPr>
          <w:rStyle w:val="CommentReference"/>
          <w:rFonts w:ascii="Times New Roman" w:hAnsi="Times New Roman" w:cs="Times New Roman"/>
          <w:i w:val="0"/>
          <w:iCs w:val="0"/>
          <w:color w:val="auto"/>
          <w:sz w:val="22"/>
          <w:szCs w:val="22"/>
        </w:rPr>
        <w:commentReference w:id="2106"/>
      </w:r>
      <w:r w:rsidR="003D404C">
        <w:rPr>
          <w:rFonts w:ascii="Times New Roman" w:hAnsi="Times New Roman" w:cs="Times New Roman"/>
          <w:i w:val="0"/>
          <w:iCs w:val="0"/>
          <w:color w:val="auto"/>
          <w:sz w:val="22"/>
          <w:szCs w:val="22"/>
        </w:rPr>
        <w:t xml:space="preserve">The horizontal line in A and C is the RMSE of the full model. </w:t>
      </w:r>
    </w:p>
    <w:p w14:paraId="4D222ACB" w14:textId="77777777" w:rsidR="00B2079E" w:rsidRPr="007E5245" w:rsidRDefault="00B2079E" w:rsidP="002A726C">
      <w:pPr>
        <w:pStyle w:val="Caption"/>
        <w:rPr>
          <w:rFonts w:ascii="Times New Roman" w:hAnsi="Times New Roman" w:cs="Times New Roman"/>
          <w:i w:val="0"/>
          <w:iCs w:val="0"/>
          <w:color w:val="auto"/>
          <w:sz w:val="22"/>
          <w:szCs w:val="22"/>
        </w:rPr>
      </w:pPr>
      <w:bookmarkStart w:id="2107" w:name="_Ref238453741"/>
    </w:p>
    <w:p w14:paraId="04F416E9" w14:textId="77777777" w:rsidR="00B2079E" w:rsidRPr="007E5245" w:rsidRDefault="00B2079E">
      <w:pPr>
        <w:rPr>
          <w:rFonts w:ascii="Times New Roman" w:hAnsi="Times New Roman" w:cs="Times New Roman"/>
        </w:rPr>
      </w:pPr>
      <w:r w:rsidRPr="007E5245">
        <w:rPr>
          <w:rFonts w:ascii="Times New Roman" w:hAnsi="Times New Roman" w:cs="Times New Roman"/>
          <w:i/>
          <w:iCs/>
        </w:rPr>
        <w:br w:type="page"/>
      </w:r>
    </w:p>
    <w:p w14:paraId="4BD5B3CD" w14:textId="764BD322" w:rsidR="00A24B60" w:rsidRPr="007E5245" w:rsidRDefault="00A24B60" w:rsidP="00A24B60">
      <w:pPr>
        <w:rPr>
          <w:rFonts w:ascii="Times New Roman" w:hAnsi="Times New Roman" w:cs="Times New Roman"/>
          <w:b/>
          <w:bCs/>
          <w:u w:val="single"/>
        </w:rPr>
      </w:pPr>
      <w:commentRangeStart w:id="2108"/>
      <w:del w:id="2109" w:author="Anderson, Kenneth" w:date="2026-10-09T09:38:00Z" w16du:dateUtc="2026-10-09T13:38:00Z">
        <w:r w:rsidDel="000D0021">
          <w:rPr>
            <w:noProof/>
          </w:rPr>
          <w:lastRenderedPageBreak/>
          <w:drawing>
            <wp:inline distT="0" distB="0" distL="0" distR="0" wp14:anchorId="51C25E9E" wp14:editId="5B4FB8EA">
              <wp:extent cx="4654550" cy="3914053"/>
              <wp:effectExtent l="0" t="0" r="0" b="0"/>
              <wp:docPr id="143571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4834" cy="3922701"/>
                      </a:xfrm>
                      <a:prstGeom prst="rect">
                        <a:avLst/>
                      </a:prstGeom>
                      <a:noFill/>
                    </pic:spPr>
                  </pic:pic>
                </a:graphicData>
              </a:graphic>
            </wp:inline>
          </w:drawing>
        </w:r>
        <w:commentRangeEnd w:id="2108"/>
        <w:r w:rsidDel="000D0021">
          <w:rPr>
            <w:rStyle w:val="CommentReference"/>
            <w:rFonts w:ascii="Times New Roman" w:hAnsi="Times New Roman" w:cs="Times New Roman"/>
            <w:b/>
            <w:bCs/>
            <w:noProof/>
            <w:sz w:val="22"/>
            <w:szCs w:val="22"/>
            <w:u w:val="single"/>
          </w:rPr>
          <w:commentReference w:id="2108"/>
        </w:r>
      </w:del>
      <w:ins w:id="2110" w:author="Anderson, Kenneth" w:date="2026-10-09T09:38:00Z" w16du:dateUtc="2026-10-09T13:38:00Z">
        <w:r w:rsidR="000D0021">
          <w:rPr>
            <w:rFonts w:ascii="Times New Roman" w:hAnsi="Times New Roman" w:cs="Times New Roman"/>
            <w:b/>
            <w:bCs/>
            <w:noProof/>
            <w:u w:val="single"/>
          </w:rPr>
          <w:drawing>
            <wp:inline distT="0" distB="0" distL="0" distR="0" wp14:anchorId="78F2C1F8" wp14:editId="54B5069D">
              <wp:extent cx="5728804" cy="4762500"/>
              <wp:effectExtent l="0" t="0" r="5715" b="0"/>
              <wp:docPr id="3945078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22" cy="4766838"/>
                      </a:xfrm>
                      <a:prstGeom prst="rect">
                        <a:avLst/>
                      </a:prstGeom>
                      <a:noFill/>
                    </pic:spPr>
                  </pic:pic>
                </a:graphicData>
              </a:graphic>
            </wp:inline>
          </w:drawing>
        </w:r>
      </w:ins>
    </w:p>
    <w:p w14:paraId="605FAED0" w14:textId="5BCE3A80" w:rsidR="00A24B60" w:rsidRPr="007E5245" w:rsidRDefault="00A24B60" w:rsidP="00A24B60">
      <w:pPr>
        <w:pStyle w:val="Caption"/>
        <w:rPr>
          <w:rFonts w:ascii="Times New Roman" w:hAnsi="Times New Roman" w:cs="Times New Roman"/>
          <w:b/>
          <w:bCs/>
          <w:u w:val="single"/>
        </w:rPr>
      </w:pPr>
      <w:bookmarkStart w:id="2111" w:name="_Ref237355502"/>
      <w:r w:rsidRPr="007E5245">
        <w:rPr>
          <w:rFonts w:ascii="Times New Roman" w:hAnsi="Times New Roman" w:cs="Times New Roman"/>
          <w:i w:val="0"/>
          <w:iCs w:val="0"/>
          <w:color w:val="auto"/>
          <w:sz w:val="22"/>
          <w:szCs w:val="22"/>
        </w:rPr>
        <w:t xml:space="preserve">Figure </w:t>
      </w:r>
      <w:r>
        <w:rPr>
          <w:rFonts w:ascii="Times New Roman" w:hAnsi="Times New Roman" w:cs="Times New Roman"/>
          <w:i w:val="0"/>
          <w:iCs w:val="0"/>
          <w:color w:val="auto"/>
          <w:sz w:val="22"/>
          <w:szCs w:val="22"/>
        </w:rPr>
        <w:t>S2</w:t>
      </w:r>
      <w:bookmarkEnd w:id="2111"/>
      <w:r w:rsidRPr="007E5245">
        <w:rPr>
          <w:rFonts w:ascii="Times New Roman" w:hAnsi="Times New Roman" w:cs="Times New Roman"/>
          <w:i w:val="0"/>
          <w:iCs w:val="0"/>
          <w:color w:val="auto"/>
          <w:sz w:val="22"/>
          <w:szCs w:val="22"/>
        </w:rPr>
        <w:t xml:space="preserve">. Change in annual phosphorus and nitrogen filtration efficiency over time across the five </w:t>
      </w:r>
      <w:del w:id="2112" w:author="Anderson, Kenneth" w:date="2026-09-15T09:47:00Z" w16du:dateUtc="2026-09-15T13:47:00Z">
        <w:r w:rsidRPr="007E5245">
          <w:rPr>
            <w:rFonts w:ascii="Times New Roman" w:hAnsi="Times New Roman" w:cs="Times New Roman"/>
            <w:i w:val="0"/>
            <w:iCs w:val="0"/>
            <w:color w:val="auto"/>
            <w:sz w:val="22"/>
            <w:szCs w:val="22"/>
          </w:rPr>
          <w:delText xml:space="preserve">Projects </w:delText>
        </w:r>
      </w:del>
      <w:ins w:id="2113" w:author="Anderson, Kenneth" w:date="2026-09-15T09:47:00Z" w16du:dateUtc="2026-09-15T13:47:00Z">
        <w:r>
          <w:rPr>
            <w:rFonts w:ascii="Times New Roman" w:hAnsi="Times New Roman" w:cs="Times New Roman"/>
            <w:i w:val="0"/>
            <w:iCs w:val="0"/>
            <w:color w:val="auto"/>
            <w:sz w:val="22"/>
            <w:szCs w:val="22"/>
          </w:rPr>
          <w:t>wetlands</w:t>
        </w:r>
        <w:r w:rsidRPr="007E5245">
          <w:rPr>
            <w:rFonts w:ascii="Times New Roman" w:hAnsi="Times New Roman" w:cs="Times New Roman"/>
            <w:i w:val="0"/>
            <w:iCs w:val="0"/>
            <w:color w:val="auto"/>
            <w:sz w:val="22"/>
            <w:szCs w:val="22"/>
          </w:rPr>
          <w:t xml:space="preserve"> </w:t>
        </w:r>
      </w:ins>
      <w:r w:rsidRPr="007E5245">
        <w:rPr>
          <w:rFonts w:ascii="Times New Roman" w:hAnsi="Times New Roman" w:cs="Times New Roman"/>
          <w:i w:val="0"/>
          <w:iCs w:val="0"/>
          <w:color w:val="auto"/>
          <w:sz w:val="22"/>
          <w:szCs w:val="22"/>
        </w:rPr>
        <w:t xml:space="preserve">with three or more years of data. Nutrient filtration efficiency was calculated as the annual mass of the nutrient filtered divided by the annual total mass of that nutrient that entered the wetland. </w:t>
      </w:r>
      <w:r w:rsidRPr="007E5245">
        <w:rPr>
          <w:rFonts w:ascii="Times New Roman" w:hAnsi="Times New Roman" w:cs="Times New Roman"/>
          <w:b/>
          <w:bCs/>
          <w:u w:val="single"/>
        </w:rPr>
        <w:br w:type="page"/>
      </w:r>
    </w:p>
    <w:p w14:paraId="4934C25A" w14:textId="708D5334" w:rsidR="00E776C0" w:rsidRPr="007E5245" w:rsidRDefault="002A726C" w:rsidP="002A726C">
      <w:pPr>
        <w:pStyle w:val="Caption"/>
        <w:rPr>
          <w:rFonts w:ascii="Times New Roman" w:hAnsi="Times New Roman" w:cs="Times New Roman"/>
          <w:i w:val="0"/>
          <w:iCs w:val="0"/>
          <w:color w:val="auto"/>
          <w:sz w:val="22"/>
          <w:szCs w:val="22"/>
        </w:rPr>
      </w:pPr>
      <w:r w:rsidRPr="007E5245">
        <w:rPr>
          <w:rFonts w:ascii="Times New Roman" w:hAnsi="Times New Roman" w:cs="Times New Roman"/>
          <w:i w:val="0"/>
          <w:iCs w:val="0"/>
          <w:color w:val="auto"/>
          <w:sz w:val="22"/>
          <w:szCs w:val="22"/>
        </w:rPr>
        <w:lastRenderedPageBreak/>
        <w:t>Table S</w:t>
      </w:r>
      <w:r w:rsidR="006E6134" w:rsidRPr="007E5245">
        <w:rPr>
          <w:rFonts w:ascii="Times New Roman" w:hAnsi="Times New Roman" w:cs="Times New Roman"/>
          <w:i w:val="0"/>
          <w:iCs w:val="0"/>
          <w:color w:val="auto"/>
          <w:sz w:val="22"/>
          <w:szCs w:val="22"/>
        </w:rPr>
        <w:fldChar w:fldCharType="begin"/>
      </w:r>
      <w:r w:rsidR="006E6134" w:rsidRPr="007E5245">
        <w:rPr>
          <w:rFonts w:ascii="Times New Roman" w:hAnsi="Times New Roman" w:cs="Times New Roman"/>
          <w:i w:val="0"/>
          <w:iCs w:val="0"/>
          <w:color w:val="auto"/>
          <w:sz w:val="22"/>
          <w:szCs w:val="22"/>
        </w:rPr>
        <w:instrText xml:space="preserve"> SEQ Table_S \* ARABIC </w:instrText>
      </w:r>
      <w:r w:rsidR="006E6134" w:rsidRPr="007E5245">
        <w:rPr>
          <w:rFonts w:ascii="Times New Roman" w:hAnsi="Times New Roman" w:cs="Times New Roman"/>
          <w:i w:val="0"/>
          <w:iCs w:val="0"/>
          <w:color w:val="auto"/>
          <w:sz w:val="22"/>
          <w:szCs w:val="22"/>
        </w:rPr>
        <w:fldChar w:fldCharType="separate"/>
      </w:r>
      <w:r w:rsidR="006E6134" w:rsidRPr="007E5245">
        <w:rPr>
          <w:rFonts w:ascii="Times New Roman" w:hAnsi="Times New Roman" w:cs="Times New Roman"/>
          <w:i w:val="0"/>
          <w:iCs w:val="0"/>
          <w:noProof/>
          <w:color w:val="auto"/>
          <w:sz w:val="22"/>
          <w:szCs w:val="22"/>
        </w:rPr>
        <w:t>1</w:t>
      </w:r>
      <w:r w:rsidR="006E6134" w:rsidRPr="007E5245">
        <w:rPr>
          <w:rFonts w:ascii="Times New Roman" w:hAnsi="Times New Roman" w:cs="Times New Roman"/>
          <w:i w:val="0"/>
          <w:iCs w:val="0"/>
          <w:noProof/>
          <w:color w:val="auto"/>
          <w:sz w:val="22"/>
          <w:szCs w:val="22"/>
        </w:rPr>
        <w:fldChar w:fldCharType="end"/>
      </w:r>
      <w:bookmarkEnd w:id="2107"/>
      <w:r w:rsidRPr="007E5245">
        <w:rPr>
          <w:rFonts w:ascii="Times New Roman" w:hAnsi="Times New Roman" w:cs="Times New Roman"/>
          <w:i w:val="0"/>
          <w:iCs w:val="0"/>
          <w:color w:val="auto"/>
          <w:sz w:val="22"/>
          <w:szCs w:val="22"/>
        </w:rPr>
        <w:t xml:space="preserve">. </w:t>
      </w:r>
      <w:r w:rsidR="00E776C0" w:rsidRPr="007E5245">
        <w:rPr>
          <w:rFonts w:ascii="Times New Roman" w:hAnsi="Times New Roman" w:cs="Times New Roman"/>
          <w:i w:val="0"/>
          <w:iCs w:val="0"/>
          <w:color w:val="auto"/>
          <w:sz w:val="22"/>
          <w:szCs w:val="22"/>
        </w:rPr>
        <w:t xml:space="preserve">Nutrient </w:t>
      </w:r>
      <w:del w:id="2114" w:author="Anderson, Kenneth" w:date="2026-10-09T09:19:00Z" w16du:dateUtc="2026-10-09T13:19:00Z">
        <w:r w:rsidR="00E776C0" w:rsidRPr="007E5245">
          <w:rPr>
            <w:rFonts w:ascii="Times New Roman" w:hAnsi="Times New Roman" w:cs="Times New Roman"/>
            <w:i w:val="0"/>
            <w:iCs w:val="0"/>
            <w:color w:val="auto"/>
            <w:sz w:val="22"/>
            <w:szCs w:val="22"/>
          </w:rPr>
          <w:delText xml:space="preserve">filtration </w:delText>
        </w:r>
      </w:del>
      <w:ins w:id="2115" w:author="Anderson, Kenneth" w:date="2026-10-09T09:19:00Z" w16du:dateUtc="2026-10-09T13:19:00Z">
        <w:r w:rsidR="0048127F">
          <w:rPr>
            <w:rFonts w:ascii="Times New Roman" w:hAnsi="Times New Roman" w:cs="Times New Roman"/>
            <w:i w:val="0"/>
            <w:iCs w:val="0"/>
            <w:color w:val="auto"/>
            <w:sz w:val="22"/>
            <w:szCs w:val="22"/>
          </w:rPr>
          <w:t>retention</w:t>
        </w:r>
        <w:r w:rsidR="0048127F" w:rsidRPr="007E5245">
          <w:rPr>
            <w:rFonts w:ascii="Times New Roman" w:hAnsi="Times New Roman" w:cs="Times New Roman"/>
            <w:i w:val="0"/>
            <w:iCs w:val="0"/>
            <w:color w:val="auto"/>
            <w:sz w:val="22"/>
            <w:szCs w:val="22"/>
          </w:rPr>
          <w:t xml:space="preserve"> </w:t>
        </w:r>
      </w:ins>
      <w:r w:rsidR="00E776C0" w:rsidRPr="007E5245">
        <w:rPr>
          <w:rFonts w:ascii="Times New Roman" w:hAnsi="Times New Roman" w:cs="Times New Roman"/>
          <w:i w:val="0"/>
          <w:iCs w:val="0"/>
          <w:color w:val="auto"/>
          <w:sz w:val="22"/>
          <w:szCs w:val="22"/>
        </w:rPr>
        <w:t xml:space="preserve">across all monitoring years for H2Ohio wetlands. </w:t>
      </w:r>
      <w:del w:id="2116" w:author="Anderson, Kenneth" w:date="2026-10-09T09:19:00Z" w16du:dateUtc="2026-10-09T13:19:00Z">
        <w:r w:rsidR="00E776C0" w:rsidRPr="007E5245">
          <w:rPr>
            <w:rFonts w:ascii="Times New Roman" w:hAnsi="Times New Roman" w:cs="Times New Roman"/>
            <w:i w:val="0"/>
            <w:iCs w:val="0"/>
            <w:color w:val="auto"/>
            <w:sz w:val="22"/>
            <w:szCs w:val="22"/>
          </w:rPr>
          <w:delText>Filtration</w:delText>
        </w:r>
        <w:r w:rsidR="00E776C0" w:rsidRPr="007E5245" w:rsidDel="0048127F">
          <w:rPr>
            <w:rFonts w:ascii="Times New Roman" w:hAnsi="Times New Roman" w:cs="Times New Roman"/>
            <w:i w:val="0"/>
            <w:iCs w:val="0"/>
            <w:color w:val="auto"/>
            <w:sz w:val="22"/>
            <w:szCs w:val="22"/>
          </w:rPr>
          <w:delText xml:space="preserve"> </w:delText>
        </w:r>
      </w:del>
      <w:ins w:id="2117" w:author="Anderson, Kenneth" w:date="2026-10-09T09:19:00Z" w16du:dateUtc="2026-10-09T13:19:00Z">
        <w:r w:rsidR="0048127F">
          <w:rPr>
            <w:rFonts w:ascii="Times New Roman" w:hAnsi="Times New Roman" w:cs="Times New Roman"/>
            <w:i w:val="0"/>
            <w:iCs w:val="0"/>
            <w:color w:val="auto"/>
            <w:sz w:val="22"/>
            <w:szCs w:val="22"/>
          </w:rPr>
          <w:t>Retention</w:t>
        </w:r>
        <w:r w:rsidR="00E776C0" w:rsidRPr="007E5245">
          <w:rPr>
            <w:rFonts w:ascii="Times New Roman" w:hAnsi="Times New Roman" w:cs="Times New Roman"/>
            <w:i w:val="0"/>
            <w:iCs w:val="0"/>
            <w:color w:val="auto"/>
            <w:sz w:val="22"/>
            <w:szCs w:val="22"/>
          </w:rPr>
          <w:t xml:space="preserve"> </w:t>
        </w:r>
      </w:ins>
      <w:r w:rsidR="00E776C0" w:rsidRPr="007E5245">
        <w:rPr>
          <w:rFonts w:ascii="Times New Roman" w:hAnsi="Times New Roman" w:cs="Times New Roman"/>
          <w:i w:val="0"/>
          <w:iCs w:val="0"/>
          <w:color w:val="auto"/>
          <w:sz w:val="22"/>
          <w:szCs w:val="22"/>
        </w:rPr>
        <w:t>was calculated by measuring inflowing and outflowing nutrients to 24 different wetlands for between one and four years</w:t>
      </w:r>
      <w:r w:rsidR="00374ACA" w:rsidRPr="007E5245">
        <w:rPr>
          <w:rFonts w:ascii="Times New Roman" w:hAnsi="Times New Roman" w:cs="Times New Roman"/>
          <w:i w:val="0"/>
          <w:iCs w:val="0"/>
          <w:color w:val="auto"/>
          <w:sz w:val="22"/>
          <w:szCs w:val="22"/>
        </w:rPr>
        <w:t>.</w:t>
      </w:r>
      <w:r w:rsidR="00E776C0" w:rsidRPr="007E5245">
        <w:rPr>
          <w:rFonts w:ascii="Times New Roman" w:hAnsi="Times New Roman" w:cs="Times New Roman"/>
          <w:i w:val="0"/>
          <w:iCs w:val="0"/>
          <w:color w:val="auto"/>
          <w:sz w:val="22"/>
          <w:szCs w:val="22"/>
        </w:rPr>
        <w:t xml:space="preserve"> Nutrient budgets were calculated for total phosphorus (TP), total nitrogen (TN), dissolved reactive phosphorus (DRP), nitrite+nitrate (NO</w:t>
      </w:r>
      <w:r w:rsidR="00E776C0" w:rsidRPr="007E5245">
        <w:rPr>
          <w:rFonts w:ascii="Times New Roman" w:hAnsi="Times New Roman" w:cs="Times New Roman"/>
          <w:i w:val="0"/>
          <w:iCs w:val="0"/>
          <w:color w:val="auto"/>
          <w:sz w:val="22"/>
          <w:szCs w:val="22"/>
          <w:vertAlign w:val="subscript"/>
        </w:rPr>
        <w:t>x</w:t>
      </w:r>
      <w:r w:rsidR="00E776C0" w:rsidRPr="007E5245">
        <w:rPr>
          <w:rFonts w:ascii="Times New Roman" w:hAnsi="Times New Roman" w:cs="Times New Roman"/>
          <w:i w:val="0"/>
          <w:iCs w:val="0"/>
          <w:color w:val="auto"/>
          <w:sz w:val="22"/>
          <w:szCs w:val="22"/>
        </w:rPr>
        <w:t>), and total ammonium nitrogen (NH</w:t>
      </w:r>
      <w:r w:rsidR="00E776C0" w:rsidRPr="007E5245">
        <w:rPr>
          <w:rFonts w:ascii="Times New Roman" w:hAnsi="Times New Roman" w:cs="Times New Roman"/>
          <w:i w:val="0"/>
          <w:iCs w:val="0"/>
          <w:color w:val="auto"/>
          <w:sz w:val="22"/>
          <w:szCs w:val="22"/>
          <w:vertAlign w:val="subscript"/>
        </w:rPr>
        <w:t>4</w:t>
      </w:r>
      <w:r w:rsidR="00E776C0" w:rsidRPr="007E5245">
        <w:rPr>
          <w:rFonts w:ascii="Times New Roman" w:hAnsi="Times New Roman" w:cs="Times New Roman"/>
          <w:i w:val="0"/>
          <w:iCs w:val="0"/>
          <w:color w:val="auto"/>
          <w:sz w:val="22"/>
          <w:szCs w:val="22"/>
        </w:rPr>
        <w:t xml:space="preserve">). </w:t>
      </w:r>
    </w:p>
    <w:tbl>
      <w:tblPr>
        <w:tblStyle w:val="ListTable6Colorful"/>
        <w:tblW w:w="0" w:type="auto"/>
        <w:tblLook w:val="06A0" w:firstRow="1" w:lastRow="0" w:firstColumn="1" w:lastColumn="0" w:noHBand="1" w:noVBand="1"/>
      </w:tblPr>
      <w:tblGrid>
        <w:gridCol w:w="1137"/>
        <w:gridCol w:w="1216"/>
        <w:gridCol w:w="1206"/>
        <w:gridCol w:w="1176"/>
        <w:gridCol w:w="898"/>
        <w:gridCol w:w="35"/>
        <w:gridCol w:w="795"/>
        <w:gridCol w:w="939"/>
        <w:gridCol w:w="793"/>
        <w:gridCol w:w="1165"/>
      </w:tblGrid>
      <w:tr w:rsidR="00E776C0" w:rsidRPr="007E5245" w14:paraId="3C7FB3C6" w14:textId="77777777" w:rsidTr="00D669F0">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060" w:type="dxa"/>
            <w:tcBorders>
              <w:top w:val="single" w:sz="12" w:space="0" w:color="auto"/>
              <w:bottom w:val="nil"/>
            </w:tcBorders>
            <w:shd w:val="clear" w:color="auto" w:fill="ADADAD" w:themeFill="background2" w:themeFillShade="BF"/>
          </w:tcPr>
          <w:p w14:paraId="0810DC9A" w14:textId="77777777" w:rsidR="00E776C0" w:rsidRPr="007E5245" w:rsidRDefault="00E776C0">
            <w:pPr>
              <w:pStyle w:val="TableNormal1"/>
              <w:rPr>
                <w:rFonts w:ascii="Times New Roman" w:hAnsi="Times New Roman" w:cs="Times New Roman"/>
              </w:rPr>
            </w:pPr>
          </w:p>
        </w:tc>
        <w:tc>
          <w:tcPr>
            <w:tcW w:w="1431" w:type="dxa"/>
            <w:tcBorders>
              <w:top w:val="single" w:sz="12" w:space="0" w:color="auto"/>
              <w:bottom w:val="nil"/>
            </w:tcBorders>
            <w:shd w:val="clear" w:color="auto" w:fill="ADADAD" w:themeFill="background2" w:themeFillShade="BF"/>
          </w:tcPr>
          <w:p w14:paraId="09EBB4A0"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single" w:sz="12" w:space="0" w:color="auto"/>
              <w:bottom w:val="nil"/>
            </w:tcBorders>
            <w:shd w:val="clear" w:color="auto" w:fill="ADADAD" w:themeFill="background2" w:themeFillShade="BF"/>
          </w:tcPr>
          <w:p w14:paraId="327D05D7"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1119" w:type="dxa"/>
            <w:tcBorders>
              <w:top w:val="single" w:sz="12" w:space="0" w:color="auto"/>
              <w:bottom w:val="nil"/>
            </w:tcBorders>
            <w:shd w:val="clear" w:color="auto" w:fill="ADADAD" w:themeFill="background2" w:themeFillShade="BF"/>
          </w:tcPr>
          <w:p w14:paraId="0155C6ED"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7240" w:type="dxa"/>
            <w:gridSpan w:val="6"/>
            <w:tcBorders>
              <w:top w:val="single" w:sz="12" w:space="0" w:color="auto"/>
              <w:bottom w:val="nil"/>
            </w:tcBorders>
            <w:shd w:val="clear" w:color="auto" w:fill="ADADAD" w:themeFill="background2" w:themeFillShade="BF"/>
          </w:tcPr>
          <w:p w14:paraId="52BD1FF4" w14:textId="7BB3CCB8" w:rsidR="00E776C0" w:rsidRPr="007E5245" w:rsidRDefault="003B53C9">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rPr>
            </w:pPr>
            <w:r w:rsidRPr="007E5245">
              <w:rPr>
                <w:rFonts w:ascii="Times New Roman" w:hAnsi="Times New Roman" w:cs="Times New Roman"/>
              </w:rPr>
              <w:t>Retention</w:t>
            </w:r>
            <w:r w:rsidR="00E776C0" w:rsidRPr="007E5245">
              <w:rPr>
                <w:rFonts w:ascii="Times New Roman" w:hAnsi="Times New Roman" w:cs="Times New Roman"/>
              </w:rPr>
              <w:t xml:space="preserve"> (lbs</w:t>
            </w:r>
            <w:del w:id="2118" w:author="Kerns, Janice" w:date="2026-10-09T14:57:00Z" w16du:dateUtc="2026-10-09T18:57:00Z">
              <w:r w:rsidR="00E776C0" w:rsidRPr="007E5245">
                <w:rPr>
                  <w:rFonts w:ascii="Times New Roman" w:hAnsi="Times New Roman" w:cs="Times New Roman"/>
                </w:rPr>
                <w:delText>.</w:delText>
              </w:r>
            </w:del>
            <w:r w:rsidR="00E776C0" w:rsidRPr="007E5245">
              <w:rPr>
                <w:rFonts w:ascii="Times New Roman" w:hAnsi="Times New Roman" w:cs="Times New Roman"/>
              </w:rPr>
              <w:t xml:space="preserve"> of Phosphorus or Nitrogen)</w:t>
            </w:r>
          </w:p>
        </w:tc>
      </w:tr>
      <w:tr w:rsidR="00E776C0" w:rsidRPr="007E5245" w14:paraId="0E1A3308" w14:textId="77777777" w:rsidTr="00D669F0">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12" w:space="0" w:color="auto"/>
            </w:tcBorders>
            <w:shd w:val="clear" w:color="auto" w:fill="ADADAD" w:themeFill="background2" w:themeFillShade="BF"/>
          </w:tcPr>
          <w:p w14:paraId="0A2099F6" w14:textId="029EE86D" w:rsidR="00E776C0" w:rsidRPr="007E5245" w:rsidRDefault="00101218">
            <w:pPr>
              <w:pStyle w:val="TableNormal1"/>
              <w:rPr>
                <w:rFonts w:ascii="Times New Roman" w:hAnsi="Times New Roman" w:cs="Times New Roman"/>
              </w:rPr>
            </w:pPr>
            <w:ins w:id="2119" w:author="Anderson, Kenneth" w:date="2026-09-15T09:47:00Z" w16du:dateUtc="2026-09-15T13:47:00Z">
              <w:r>
                <w:rPr>
                  <w:rFonts w:ascii="Times New Roman" w:hAnsi="Times New Roman" w:cs="Times New Roman"/>
                </w:rPr>
                <w:t>Wetland</w:t>
              </w:r>
            </w:ins>
          </w:p>
        </w:tc>
        <w:tc>
          <w:tcPr>
            <w:tcW w:w="1431" w:type="dxa"/>
            <w:tcBorders>
              <w:top w:val="nil"/>
              <w:bottom w:val="single" w:sz="12" w:space="0" w:color="auto"/>
            </w:tcBorders>
            <w:shd w:val="clear" w:color="auto" w:fill="ADADAD" w:themeFill="background2" w:themeFillShade="BF"/>
          </w:tcPr>
          <w:p w14:paraId="1FBF1C7B"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Restored Wetland (acres)</w:t>
            </w:r>
          </w:p>
        </w:tc>
        <w:tc>
          <w:tcPr>
            <w:tcW w:w="2110" w:type="dxa"/>
            <w:tcBorders>
              <w:top w:val="nil"/>
              <w:bottom w:val="single" w:sz="12" w:space="0" w:color="auto"/>
            </w:tcBorders>
            <w:shd w:val="clear" w:color="auto" w:fill="ADADAD" w:themeFill="background2" w:themeFillShade="BF"/>
          </w:tcPr>
          <w:p w14:paraId="01B4514F" w14:textId="77777777" w:rsidR="00E776C0" w:rsidRPr="007E5245" w:rsidRDefault="00E776C0">
            <w:pPr>
              <w:pStyle w:val="TableNormal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Water Year</w:t>
            </w:r>
          </w:p>
        </w:tc>
        <w:tc>
          <w:tcPr>
            <w:tcW w:w="1119" w:type="dxa"/>
            <w:tcBorders>
              <w:top w:val="nil"/>
              <w:bottom w:val="single" w:sz="12" w:space="0" w:color="auto"/>
            </w:tcBorders>
            <w:shd w:val="clear" w:color="auto" w:fill="ADADAD" w:themeFill="background2" w:themeFillShade="BF"/>
          </w:tcPr>
          <w:p w14:paraId="7DA00722"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Inflow volume (m</w:t>
            </w:r>
            <w:r w:rsidRPr="007E5245">
              <w:rPr>
                <w:rFonts w:ascii="Times New Roman" w:hAnsi="Times New Roman" w:cs="Times New Roman"/>
                <w:vertAlign w:val="superscript"/>
              </w:rPr>
              <w:t>3</w:t>
            </w:r>
            <w:r w:rsidRPr="007E5245">
              <w:rPr>
                <w:rFonts w:ascii="Times New Roman" w:hAnsi="Times New Roman" w:cs="Times New Roman"/>
              </w:rPr>
              <w:t>)</w:t>
            </w:r>
          </w:p>
        </w:tc>
        <w:tc>
          <w:tcPr>
            <w:tcW w:w="1260" w:type="dxa"/>
            <w:tcBorders>
              <w:top w:val="nil"/>
              <w:bottom w:val="single" w:sz="12" w:space="0" w:color="auto"/>
            </w:tcBorders>
            <w:shd w:val="clear" w:color="auto" w:fill="ADADAD" w:themeFill="background2" w:themeFillShade="BF"/>
          </w:tcPr>
          <w:p w14:paraId="7F3E8F79"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Total P</w:t>
            </w:r>
          </w:p>
        </w:tc>
        <w:tc>
          <w:tcPr>
            <w:tcW w:w="1007" w:type="dxa"/>
            <w:gridSpan w:val="2"/>
            <w:tcBorders>
              <w:top w:val="nil"/>
              <w:bottom w:val="single" w:sz="12" w:space="0" w:color="auto"/>
            </w:tcBorders>
            <w:shd w:val="clear" w:color="auto" w:fill="ADADAD" w:themeFill="background2" w:themeFillShade="BF"/>
          </w:tcPr>
          <w:p w14:paraId="1E1309EC"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Total N</w:t>
            </w:r>
          </w:p>
        </w:tc>
        <w:tc>
          <w:tcPr>
            <w:tcW w:w="1553" w:type="dxa"/>
            <w:tcBorders>
              <w:top w:val="nil"/>
              <w:bottom w:val="single" w:sz="12" w:space="0" w:color="auto"/>
            </w:tcBorders>
            <w:shd w:val="clear" w:color="auto" w:fill="ADADAD" w:themeFill="background2" w:themeFillShade="BF"/>
          </w:tcPr>
          <w:p w14:paraId="5B706B0A"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DRP</w:t>
            </w:r>
          </w:p>
        </w:tc>
        <w:tc>
          <w:tcPr>
            <w:tcW w:w="891" w:type="dxa"/>
            <w:tcBorders>
              <w:top w:val="nil"/>
              <w:bottom w:val="single" w:sz="12" w:space="0" w:color="auto"/>
            </w:tcBorders>
            <w:shd w:val="clear" w:color="auto" w:fill="ADADAD" w:themeFill="background2" w:themeFillShade="BF"/>
          </w:tcPr>
          <w:p w14:paraId="02C74357"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NO</w:t>
            </w:r>
            <w:r w:rsidRPr="007E5245">
              <w:rPr>
                <w:rFonts w:ascii="Times New Roman" w:hAnsi="Times New Roman" w:cs="Times New Roman"/>
                <w:vertAlign w:val="subscript"/>
              </w:rPr>
              <w:t>x</w:t>
            </w:r>
          </w:p>
        </w:tc>
        <w:tc>
          <w:tcPr>
            <w:tcW w:w="2529" w:type="dxa"/>
            <w:tcBorders>
              <w:top w:val="nil"/>
              <w:bottom w:val="single" w:sz="12" w:space="0" w:color="auto"/>
            </w:tcBorders>
            <w:shd w:val="clear" w:color="auto" w:fill="ADADAD" w:themeFill="background2" w:themeFillShade="BF"/>
          </w:tcPr>
          <w:p w14:paraId="316F18E1" w14:textId="77777777" w:rsidR="00E776C0" w:rsidRPr="007E5245" w:rsidRDefault="00E776C0">
            <w:pPr>
              <w:pStyle w:val="TableNormal1"/>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ertAlign w:val="subscript"/>
              </w:rPr>
            </w:pPr>
            <w:r w:rsidRPr="007E5245">
              <w:rPr>
                <w:rFonts w:ascii="Times New Roman" w:hAnsi="Times New Roman" w:cs="Times New Roman"/>
              </w:rPr>
              <w:t>NH</w:t>
            </w:r>
            <w:r w:rsidRPr="007E5245">
              <w:rPr>
                <w:rFonts w:ascii="Times New Roman" w:hAnsi="Times New Roman" w:cs="Times New Roman"/>
                <w:vertAlign w:val="subscript"/>
              </w:rPr>
              <w:t>4</w:t>
            </w:r>
          </w:p>
        </w:tc>
      </w:tr>
      <w:tr w:rsidR="00E776C0" w:rsidRPr="007E5245" w14:paraId="7485E3D2"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12" w:space="0" w:color="auto"/>
              <w:bottom w:val="single" w:sz="4" w:space="0" w:color="auto"/>
            </w:tcBorders>
          </w:tcPr>
          <w:p w14:paraId="1E24625F" w14:textId="77777777" w:rsidR="00E776C0" w:rsidRPr="007E5245" w:rsidRDefault="00E776C0">
            <w:pPr>
              <w:pStyle w:val="TableNormal1"/>
              <w:rPr>
                <w:rFonts w:ascii="Times New Roman" w:hAnsi="Times New Roman" w:cs="Times New Roman"/>
                <w:color w:val="000000"/>
              </w:rPr>
            </w:pPr>
            <w:r w:rsidRPr="007E5245">
              <w:rPr>
                <w:rFonts w:ascii="Times New Roman" w:hAnsi="Times New Roman" w:cs="Times New Roman"/>
                <w:color w:val="000000"/>
              </w:rPr>
              <w:t>BAUD</w:t>
            </w:r>
          </w:p>
        </w:tc>
        <w:tc>
          <w:tcPr>
            <w:tcW w:w="1431" w:type="dxa"/>
            <w:tcBorders>
              <w:top w:val="single" w:sz="12" w:space="0" w:color="auto"/>
              <w:bottom w:val="single" w:sz="4" w:space="0" w:color="auto"/>
            </w:tcBorders>
          </w:tcPr>
          <w:p w14:paraId="74DE8D4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12</w:t>
            </w:r>
          </w:p>
        </w:tc>
        <w:tc>
          <w:tcPr>
            <w:tcW w:w="2110" w:type="dxa"/>
            <w:tcBorders>
              <w:top w:val="single" w:sz="12" w:space="0" w:color="auto"/>
              <w:bottom w:val="single" w:sz="4" w:space="0" w:color="auto"/>
            </w:tcBorders>
          </w:tcPr>
          <w:p w14:paraId="18DEFAE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single" w:sz="12" w:space="0" w:color="auto"/>
              <w:bottom w:val="single" w:sz="4" w:space="0" w:color="auto"/>
            </w:tcBorders>
          </w:tcPr>
          <w:p w14:paraId="3D4BE0D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301,375</w:t>
            </w:r>
          </w:p>
        </w:tc>
        <w:tc>
          <w:tcPr>
            <w:tcW w:w="1374" w:type="dxa"/>
            <w:gridSpan w:val="2"/>
            <w:tcBorders>
              <w:top w:val="single" w:sz="12" w:space="0" w:color="auto"/>
              <w:bottom w:val="single" w:sz="4" w:space="0" w:color="auto"/>
            </w:tcBorders>
          </w:tcPr>
          <w:p w14:paraId="22FE1E3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50</w:t>
            </w:r>
          </w:p>
        </w:tc>
        <w:tc>
          <w:tcPr>
            <w:tcW w:w="893" w:type="dxa"/>
            <w:tcBorders>
              <w:top w:val="single" w:sz="12" w:space="0" w:color="auto"/>
              <w:bottom w:val="single" w:sz="4" w:space="0" w:color="auto"/>
            </w:tcBorders>
          </w:tcPr>
          <w:p w14:paraId="09D9994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864</w:t>
            </w:r>
          </w:p>
        </w:tc>
        <w:tc>
          <w:tcPr>
            <w:tcW w:w="1553" w:type="dxa"/>
            <w:tcBorders>
              <w:top w:val="single" w:sz="12" w:space="0" w:color="auto"/>
              <w:bottom w:val="single" w:sz="4" w:space="0" w:color="auto"/>
            </w:tcBorders>
          </w:tcPr>
          <w:p w14:paraId="7BD9A08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54</w:t>
            </w:r>
          </w:p>
        </w:tc>
        <w:tc>
          <w:tcPr>
            <w:tcW w:w="891" w:type="dxa"/>
            <w:tcBorders>
              <w:top w:val="single" w:sz="12" w:space="0" w:color="auto"/>
              <w:bottom w:val="single" w:sz="4" w:space="0" w:color="auto"/>
            </w:tcBorders>
          </w:tcPr>
          <w:p w14:paraId="66EFC77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716</w:t>
            </w:r>
          </w:p>
        </w:tc>
        <w:tc>
          <w:tcPr>
            <w:tcW w:w="2529" w:type="dxa"/>
            <w:tcBorders>
              <w:top w:val="single" w:sz="12" w:space="0" w:color="auto"/>
              <w:bottom w:val="single" w:sz="4" w:space="0" w:color="auto"/>
            </w:tcBorders>
          </w:tcPr>
          <w:p w14:paraId="17C4D0A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r>
      <w:tr w:rsidR="00E776C0" w:rsidRPr="007E5245" w14:paraId="3FF98A80"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F81D5DE"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BRIC</w:t>
            </w:r>
          </w:p>
        </w:tc>
        <w:tc>
          <w:tcPr>
            <w:tcW w:w="1431" w:type="dxa"/>
            <w:tcBorders>
              <w:top w:val="single" w:sz="4" w:space="0" w:color="auto"/>
              <w:bottom w:val="single" w:sz="4" w:space="0" w:color="auto"/>
            </w:tcBorders>
          </w:tcPr>
          <w:p w14:paraId="42F672C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c>
          <w:tcPr>
            <w:tcW w:w="2110" w:type="dxa"/>
            <w:tcBorders>
              <w:top w:val="single" w:sz="4" w:space="0" w:color="auto"/>
              <w:bottom w:val="single" w:sz="4" w:space="0" w:color="auto"/>
            </w:tcBorders>
          </w:tcPr>
          <w:p w14:paraId="039D061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39FE9D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77,712</w:t>
            </w:r>
          </w:p>
        </w:tc>
        <w:tc>
          <w:tcPr>
            <w:tcW w:w="1374" w:type="dxa"/>
            <w:gridSpan w:val="2"/>
            <w:tcBorders>
              <w:top w:val="single" w:sz="4" w:space="0" w:color="auto"/>
              <w:bottom w:val="single" w:sz="4" w:space="0" w:color="auto"/>
            </w:tcBorders>
          </w:tcPr>
          <w:p w14:paraId="77F11E9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3" w:type="dxa"/>
            <w:tcBorders>
              <w:top w:val="single" w:sz="4" w:space="0" w:color="auto"/>
              <w:bottom w:val="single" w:sz="4" w:space="0" w:color="auto"/>
            </w:tcBorders>
          </w:tcPr>
          <w:p w14:paraId="782EAA0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234</w:t>
            </w:r>
          </w:p>
        </w:tc>
        <w:tc>
          <w:tcPr>
            <w:tcW w:w="1553" w:type="dxa"/>
            <w:tcBorders>
              <w:top w:val="single" w:sz="4" w:space="0" w:color="auto"/>
              <w:bottom w:val="single" w:sz="4" w:space="0" w:color="auto"/>
            </w:tcBorders>
          </w:tcPr>
          <w:p w14:paraId="313D59B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19A7512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162</w:t>
            </w:r>
          </w:p>
        </w:tc>
        <w:tc>
          <w:tcPr>
            <w:tcW w:w="2529" w:type="dxa"/>
            <w:tcBorders>
              <w:top w:val="single" w:sz="4" w:space="0" w:color="auto"/>
              <w:bottom w:val="single" w:sz="4" w:space="0" w:color="auto"/>
            </w:tcBorders>
          </w:tcPr>
          <w:p w14:paraId="42E0AA7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r>
      <w:tr w:rsidR="00E776C0" w:rsidRPr="007E5245" w14:paraId="12EE842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63432B76"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BROP</w:t>
            </w:r>
          </w:p>
        </w:tc>
        <w:tc>
          <w:tcPr>
            <w:tcW w:w="1431" w:type="dxa"/>
            <w:tcBorders>
              <w:top w:val="single" w:sz="4" w:space="0" w:color="auto"/>
              <w:bottom w:val="nil"/>
            </w:tcBorders>
          </w:tcPr>
          <w:p w14:paraId="22E73B5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c>
          <w:tcPr>
            <w:tcW w:w="2110" w:type="dxa"/>
            <w:tcBorders>
              <w:top w:val="single" w:sz="4" w:space="0" w:color="auto"/>
              <w:bottom w:val="nil"/>
            </w:tcBorders>
          </w:tcPr>
          <w:p w14:paraId="1BDC3A8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6ABEBA5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1,185,291</w:t>
            </w:r>
          </w:p>
        </w:tc>
        <w:tc>
          <w:tcPr>
            <w:tcW w:w="1374" w:type="dxa"/>
            <w:gridSpan w:val="2"/>
            <w:tcBorders>
              <w:top w:val="single" w:sz="4" w:space="0" w:color="auto"/>
              <w:bottom w:val="nil"/>
            </w:tcBorders>
          </w:tcPr>
          <w:p w14:paraId="31FF7F4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24</w:t>
            </w:r>
          </w:p>
        </w:tc>
        <w:tc>
          <w:tcPr>
            <w:tcW w:w="893" w:type="dxa"/>
            <w:tcBorders>
              <w:top w:val="single" w:sz="4" w:space="0" w:color="auto"/>
              <w:bottom w:val="nil"/>
            </w:tcBorders>
          </w:tcPr>
          <w:p w14:paraId="31C1F72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3,294</w:t>
            </w:r>
          </w:p>
        </w:tc>
        <w:tc>
          <w:tcPr>
            <w:tcW w:w="1553" w:type="dxa"/>
            <w:tcBorders>
              <w:top w:val="single" w:sz="4" w:space="0" w:color="auto"/>
              <w:bottom w:val="nil"/>
            </w:tcBorders>
          </w:tcPr>
          <w:p w14:paraId="79331D0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w:t>
            </w:r>
          </w:p>
        </w:tc>
        <w:tc>
          <w:tcPr>
            <w:tcW w:w="891" w:type="dxa"/>
            <w:tcBorders>
              <w:top w:val="single" w:sz="4" w:space="0" w:color="auto"/>
              <w:bottom w:val="nil"/>
            </w:tcBorders>
          </w:tcPr>
          <w:p w14:paraId="38EEA16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2,838</w:t>
            </w:r>
          </w:p>
        </w:tc>
        <w:tc>
          <w:tcPr>
            <w:tcW w:w="2529" w:type="dxa"/>
            <w:tcBorders>
              <w:top w:val="single" w:sz="4" w:space="0" w:color="auto"/>
              <w:bottom w:val="nil"/>
            </w:tcBorders>
          </w:tcPr>
          <w:p w14:paraId="35B2442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65</w:t>
            </w:r>
          </w:p>
        </w:tc>
      </w:tr>
      <w:tr w:rsidR="00E776C0" w:rsidRPr="007E5245" w14:paraId="48A7A97B"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6350DE80"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3074CAE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B98400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single" w:sz="4" w:space="0" w:color="auto"/>
            </w:tcBorders>
          </w:tcPr>
          <w:p w14:paraId="6ADC428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1,214,616</w:t>
            </w:r>
          </w:p>
        </w:tc>
        <w:tc>
          <w:tcPr>
            <w:tcW w:w="1374" w:type="dxa"/>
            <w:gridSpan w:val="2"/>
            <w:tcBorders>
              <w:top w:val="nil"/>
              <w:bottom w:val="single" w:sz="4" w:space="0" w:color="auto"/>
            </w:tcBorders>
          </w:tcPr>
          <w:p w14:paraId="1EF0F88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59</w:t>
            </w:r>
          </w:p>
        </w:tc>
        <w:tc>
          <w:tcPr>
            <w:tcW w:w="893" w:type="dxa"/>
            <w:tcBorders>
              <w:top w:val="nil"/>
              <w:bottom w:val="single" w:sz="4" w:space="0" w:color="auto"/>
            </w:tcBorders>
          </w:tcPr>
          <w:p w14:paraId="1D7C2C6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4,266</w:t>
            </w:r>
          </w:p>
        </w:tc>
        <w:tc>
          <w:tcPr>
            <w:tcW w:w="1553" w:type="dxa"/>
            <w:tcBorders>
              <w:top w:val="nil"/>
              <w:bottom w:val="single" w:sz="4" w:space="0" w:color="auto"/>
            </w:tcBorders>
          </w:tcPr>
          <w:p w14:paraId="3FBFB2C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w:t>
            </w:r>
          </w:p>
        </w:tc>
        <w:tc>
          <w:tcPr>
            <w:tcW w:w="891" w:type="dxa"/>
            <w:tcBorders>
              <w:top w:val="nil"/>
              <w:bottom w:val="single" w:sz="4" w:space="0" w:color="auto"/>
            </w:tcBorders>
          </w:tcPr>
          <w:p w14:paraId="383A237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3,781</w:t>
            </w:r>
          </w:p>
        </w:tc>
        <w:tc>
          <w:tcPr>
            <w:tcW w:w="2529" w:type="dxa"/>
            <w:tcBorders>
              <w:top w:val="nil"/>
              <w:bottom w:val="single" w:sz="4" w:space="0" w:color="auto"/>
            </w:tcBorders>
          </w:tcPr>
          <w:p w14:paraId="296FFF7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94</w:t>
            </w:r>
          </w:p>
        </w:tc>
      </w:tr>
      <w:tr w:rsidR="00E776C0" w:rsidRPr="007E5245" w14:paraId="7EFAA245"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631DB131"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BWLK</w:t>
            </w:r>
          </w:p>
        </w:tc>
        <w:tc>
          <w:tcPr>
            <w:tcW w:w="1431" w:type="dxa"/>
            <w:tcBorders>
              <w:top w:val="single" w:sz="4" w:space="0" w:color="auto"/>
              <w:bottom w:val="nil"/>
            </w:tcBorders>
          </w:tcPr>
          <w:p w14:paraId="0523990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w:t>
            </w:r>
          </w:p>
        </w:tc>
        <w:tc>
          <w:tcPr>
            <w:tcW w:w="2110" w:type="dxa"/>
            <w:tcBorders>
              <w:top w:val="single" w:sz="4" w:space="0" w:color="auto"/>
              <w:bottom w:val="nil"/>
            </w:tcBorders>
          </w:tcPr>
          <w:p w14:paraId="41B1FDBA"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645FA92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195,394</w:t>
            </w:r>
          </w:p>
        </w:tc>
        <w:tc>
          <w:tcPr>
            <w:tcW w:w="1374" w:type="dxa"/>
            <w:gridSpan w:val="2"/>
            <w:tcBorders>
              <w:top w:val="single" w:sz="4" w:space="0" w:color="auto"/>
              <w:bottom w:val="nil"/>
            </w:tcBorders>
          </w:tcPr>
          <w:p w14:paraId="44E91C2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41</w:t>
            </w:r>
          </w:p>
        </w:tc>
        <w:tc>
          <w:tcPr>
            <w:tcW w:w="893" w:type="dxa"/>
            <w:tcBorders>
              <w:top w:val="single" w:sz="4" w:space="0" w:color="auto"/>
              <w:bottom w:val="nil"/>
            </w:tcBorders>
          </w:tcPr>
          <w:p w14:paraId="3DEAD07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7,345</w:t>
            </w:r>
          </w:p>
        </w:tc>
        <w:tc>
          <w:tcPr>
            <w:tcW w:w="1553" w:type="dxa"/>
            <w:tcBorders>
              <w:top w:val="single" w:sz="4" w:space="0" w:color="auto"/>
              <w:bottom w:val="nil"/>
            </w:tcBorders>
          </w:tcPr>
          <w:p w14:paraId="744CA1E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891" w:type="dxa"/>
            <w:tcBorders>
              <w:top w:val="single" w:sz="4" w:space="0" w:color="auto"/>
              <w:bottom w:val="nil"/>
            </w:tcBorders>
          </w:tcPr>
          <w:p w14:paraId="3AEBDCA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6,831</w:t>
            </w:r>
          </w:p>
        </w:tc>
        <w:tc>
          <w:tcPr>
            <w:tcW w:w="2529" w:type="dxa"/>
            <w:tcBorders>
              <w:top w:val="single" w:sz="4" w:space="0" w:color="auto"/>
              <w:bottom w:val="nil"/>
            </w:tcBorders>
          </w:tcPr>
          <w:p w14:paraId="057BF1D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203</w:t>
            </w:r>
          </w:p>
        </w:tc>
      </w:tr>
      <w:tr w:rsidR="00E776C0" w:rsidRPr="007E5245" w14:paraId="659E63F5"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70301BFD"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00AE9A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456B940C"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4B1B6A2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438,735</w:t>
            </w:r>
          </w:p>
        </w:tc>
        <w:tc>
          <w:tcPr>
            <w:tcW w:w="1374" w:type="dxa"/>
            <w:gridSpan w:val="2"/>
            <w:tcBorders>
              <w:top w:val="nil"/>
              <w:bottom w:val="nil"/>
            </w:tcBorders>
          </w:tcPr>
          <w:p w14:paraId="75C323C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238</w:t>
            </w:r>
          </w:p>
        </w:tc>
        <w:tc>
          <w:tcPr>
            <w:tcW w:w="893" w:type="dxa"/>
            <w:tcBorders>
              <w:top w:val="nil"/>
              <w:bottom w:val="nil"/>
            </w:tcBorders>
          </w:tcPr>
          <w:p w14:paraId="5A40F83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5,513</w:t>
            </w:r>
          </w:p>
        </w:tc>
        <w:tc>
          <w:tcPr>
            <w:tcW w:w="1553" w:type="dxa"/>
            <w:tcBorders>
              <w:top w:val="nil"/>
              <w:bottom w:val="nil"/>
            </w:tcBorders>
          </w:tcPr>
          <w:p w14:paraId="09801FB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120</w:t>
            </w:r>
          </w:p>
        </w:tc>
        <w:tc>
          <w:tcPr>
            <w:tcW w:w="891" w:type="dxa"/>
            <w:tcBorders>
              <w:top w:val="nil"/>
              <w:bottom w:val="nil"/>
            </w:tcBorders>
          </w:tcPr>
          <w:p w14:paraId="134E7ED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4,976</w:t>
            </w:r>
          </w:p>
        </w:tc>
        <w:tc>
          <w:tcPr>
            <w:tcW w:w="2529" w:type="dxa"/>
            <w:tcBorders>
              <w:top w:val="nil"/>
              <w:bottom w:val="nil"/>
            </w:tcBorders>
          </w:tcPr>
          <w:p w14:paraId="456598A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3691559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086DA2AC"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71064CD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19BEC254"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4631CB7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177,637</w:t>
            </w:r>
          </w:p>
        </w:tc>
        <w:tc>
          <w:tcPr>
            <w:tcW w:w="1374" w:type="dxa"/>
            <w:gridSpan w:val="2"/>
            <w:tcBorders>
              <w:top w:val="nil"/>
              <w:bottom w:val="single" w:sz="4" w:space="0" w:color="auto"/>
            </w:tcBorders>
          </w:tcPr>
          <w:p w14:paraId="7F582C0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86</w:t>
            </w:r>
          </w:p>
        </w:tc>
        <w:tc>
          <w:tcPr>
            <w:tcW w:w="893" w:type="dxa"/>
            <w:tcBorders>
              <w:top w:val="nil"/>
              <w:bottom w:val="single" w:sz="4" w:space="0" w:color="auto"/>
            </w:tcBorders>
          </w:tcPr>
          <w:p w14:paraId="749D525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5,627</w:t>
            </w:r>
          </w:p>
        </w:tc>
        <w:tc>
          <w:tcPr>
            <w:tcW w:w="1553" w:type="dxa"/>
            <w:tcBorders>
              <w:top w:val="nil"/>
              <w:bottom w:val="single" w:sz="4" w:space="0" w:color="auto"/>
            </w:tcBorders>
          </w:tcPr>
          <w:p w14:paraId="526DD3E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w:t>
            </w:r>
          </w:p>
        </w:tc>
        <w:tc>
          <w:tcPr>
            <w:tcW w:w="891" w:type="dxa"/>
            <w:tcBorders>
              <w:top w:val="nil"/>
              <w:bottom w:val="single" w:sz="4" w:space="0" w:color="auto"/>
            </w:tcBorders>
          </w:tcPr>
          <w:p w14:paraId="5A6783E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4,803</w:t>
            </w:r>
          </w:p>
        </w:tc>
        <w:tc>
          <w:tcPr>
            <w:tcW w:w="2529" w:type="dxa"/>
            <w:tcBorders>
              <w:top w:val="nil"/>
              <w:bottom w:val="single" w:sz="4" w:space="0" w:color="auto"/>
            </w:tcBorders>
          </w:tcPr>
          <w:p w14:paraId="503C5B8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r>
      <w:tr w:rsidR="00E776C0" w:rsidRPr="007E5245" w14:paraId="4463C09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08D5721"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EFLA</w:t>
            </w:r>
          </w:p>
        </w:tc>
        <w:tc>
          <w:tcPr>
            <w:tcW w:w="1431" w:type="dxa"/>
            <w:tcBorders>
              <w:top w:val="single" w:sz="4" w:space="0" w:color="auto"/>
              <w:bottom w:val="nil"/>
            </w:tcBorders>
          </w:tcPr>
          <w:p w14:paraId="4954353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3.5</w:t>
            </w:r>
          </w:p>
        </w:tc>
        <w:tc>
          <w:tcPr>
            <w:tcW w:w="2110" w:type="dxa"/>
            <w:tcBorders>
              <w:top w:val="single" w:sz="4" w:space="0" w:color="auto"/>
              <w:bottom w:val="nil"/>
            </w:tcBorders>
          </w:tcPr>
          <w:p w14:paraId="3E8ABA4E"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6B1A052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867,904</w:t>
            </w:r>
          </w:p>
        </w:tc>
        <w:tc>
          <w:tcPr>
            <w:tcW w:w="1374" w:type="dxa"/>
            <w:gridSpan w:val="2"/>
            <w:tcBorders>
              <w:top w:val="single" w:sz="4" w:space="0" w:color="auto"/>
              <w:bottom w:val="nil"/>
            </w:tcBorders>
          </w:tcPr>
          <w:p w14:paraId="604543B9" w14:textId="55987569"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1,733</w:t>
            </w:r>
          </w:p>
        </w:tc>
        <w:tc>
          <w:tcPr>
            <w:tcW w:w="893" w:type="dxa"/>
            <w:tcBorders>
              <w:top w:val="single" w:sz="4" w:space="0" w:color="auto"/>
              <w:bottom w:val="nil"/>
            </w:tcBorders>
          </w:tcPr>
          <w:p w14:paraId="5C43E8D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3,388</w:t>
            </w:r>
          </w:p>
        </w:tc>
        <w:tc>
          <w:tcPr>
            <w:tcW w:w="1553" w:type="dxa"/>
            <w:tcBorders>
              <w:top w:val="single" w:sz="4" w:space="0" w:color="auto"/>
              <w:bottom w:val="nil"/>
            </w:tcBorders>
          </w:tcPr>
          <w:p w14:paraId="3448A21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122</w:t>
            </w:r>
          </w:p>
        </w:tc>
        <w:tc>
          <w:tcPr>
            <w:tcW w:w="891" w:type="dxa"/>
            <w:tcBorders>
              <w:top w:val="single" w:sz="4" w:space="0" w:color="auto"/>
              <w:bottom w:val="nil"/>
            </w:tcBorders>
          </w:tcPr>
          <w:p w14:paraId="617F8E0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647</w:t>
            </w:r>
          </w:p>
        </w:tc>
        <w:tc>
          <w:tcPr>
            <w:tcW w:w="2529" w:type="dxa"/>
            <w:tcBorders>
              <w:top w:val="single" w:sz="4" w:space="0" w:color="auto"/>
              <w:bottom w:val="nil"/>
            </w:tcBorders>
          </w:tcPr>
          <w:p w14:paraId="75792A9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127</w:t>
            </w:r>
          </w:p>
        </w:tc>
      </w:tr>
      <w:tr w:rsidR="00E776C0" w:rsidRPr="007E5245" w14:paraId="77A286B6"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41E043B0"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539180D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1007AF84"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11E5096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1,434,010</w:t>
            </w:r>
          </w:p>
        </w:tc>
        <w:tc>
          <w:tcPr>
            <w:tcW w:w="1374" w:type="dxa"/>
            <w:gridSpan w:val="2"/>
            <w:tcBorders>
              <w:top w:val="nil"/>
              <w:bottom w:val="single" w:sz="4" w:space="0" w:color="auto"/>
            </w:tcBorders>
          </w:tcPr>
          <w:p w14:paraId="1AA6CC4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611</w:t>
            </w:r>
          </w:p>
        </w:tc>
        <w:tc>
          <w:tcPr>
            <w:tcW w:w="893" w:type="dxa"/>
            <w:tcBorders>
              <w:top w:val="nil"/>
              <w:bottom w:val="single" w:sz="4" w:space="0" w:color="auto"/>
            </w:tcBorders>
          </w:tcPr>
          <w:p w14:paraId="0BF8609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1,378</w:t>
            </w:r>
          </w:p>
        </w:tc>
        <w:tc>
          <w:tcPr>
            <w:tcW w:w="1553" w:type="dxa"/>
            <w:tcBorders>
              <w:top w:val="nil"/>
              <w:bottom w:val="single" w:sz="4" w:space="0" w:color="auto"/>
            </w:tcBorders>
          </w:tcPr>
          <w:p w14:paraId="529D762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w:t>
            </w:r>
          </w:p>
        </w:tc>
        <w:tc>
          <w:tcPr>
            <w:tcW w:w="891" w:type="dxa"/>
            <w:tcBorders>
              <w:top w:val="nil"/>
              <w:bottom w:val="single" w:sz="4" w:space="0" w:color="auto"/>
            </w:tcBorders>
          </w:tcPr>
          <w:p w14:paraId="7DCAFAC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198</w:t>
            </w:r>
          </w:p>
        </w:tc>
        <w:tc>
          <w:tcPr>
            <w:tcW w:w="2529" w:type="dxa"/>
            <w:tcBorders>
              <w:top w:val="nil"/>
              <w:bottom w:val="single" w:sz="4" w:space="0" w:color="auto"/>
            </w:tcBorders>
          </w:tcPr>
          <w:p w14:paraId="6F03961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w:t>
            </w:r>
          </w:p>
        </w:tc>
      </w:tr>
      <w:tr w:rsidR="00E776C0" w:rsidRPr="007E5245" w14:paraId="4D7C2512"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3116EC87"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FORB</w:t>
            </w:r>
          </w:p>
        </w:tc>
        <w:tc>
          <w:tcPr>
            <w:tcW w:w="1431" w:type="dxa"/>
            <w:tcBorders>
              <w:top w:val="single" w:sz="4" w:space="0" w:color="auto"/>
              <w:bottom w:val="nil"/>
            </w:tcBorders>
          </w:tcPr>
          <w:p w14:paraId="577CCCF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w:t>
            </w:r>
          </w:p>
        </w:tc>
        <w:tc>
          <w:tcPr>
            <w:tcW w:w="2110" w:type="dxa"/>
            <w:tcBorders>
              <w:top w:val="single" w:sz="4" w:space="0" w:color="auto"/>
              <w:bottom w:val="nil"/>
            </w:tcBorders>
          </w:tcPr>
          <w:p w14:paraId="69D0C67F"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095BE60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15,657</w:t>
            </w:r>
          </w:p>
        </w:tc>
        <w:tc>
          <w:tcPr>
            <w:tcW w:w="1374" w:type="dxa"/>
            <w:gridSpan w:val="2"/>
            <w:tcBorders>
              <w:top w:val="single" w:sz="4" w:space="0" w:color="auto"/>
              <w:bottom w:val="nil"/>
            </w:tcBorders>
          </w:tcPr>
          <w:p w14:paraId="2593957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w:t>
            </w:r>
          </w:p>
        </w:tc>
        <w:tc>
          <w:tcPr>
            <w:tcW w:w="893" w:type="dxa"/>
            <w:tcBorders>
              <w:top w:val="single" w:sz="4" w:space="0" w:color="auto"/>
              <w:bottom w:val="nil"/>
            </w:tcBorders>
          </w:tcPr>
          <w:p w14:paraId="29DA060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29</w:t>
            </w:r>
          </w:p>
        </w:tc>
        <w:tc>
          <w:tcPr>
            <w:tcW w:w="1553" w:type="dxa"/>
            <w:tcBorders>
              <w:top w:val="single" w:sz="4" w:space="0" w:color="auto"/>
              <w:bottom w:val="nil"/>
            </w:tcBorders>
          </w:tcPr>
          <w:p w14:paraId="2C25B71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single" w:sz="4" w:space="0" w:color="auto"/>
              <w:bottom w:val="nil"/>
            </w:tcBorders>
          </w:tcPr>
          <w:p w14:paraId="3DEE064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2529" w:type="dxa"/>
            <w:tcBorders>
              <w:top w:val="single" w:sz="4" w:space="0" w:color="auto"/>
              <w:bottom w:val="nil"/>
            </w:tcBorders>
          </w:tcPr>
          <w:p w14:paraId="6F73EDF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06ACB20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2EA6FA62"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56E0491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75608F68"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146A6E6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10,866</w:t>
            </w:r>
          </w:p>
        </w:tc>
        <w:tc>
          <w:tcPr>
            <w:tcW w:w="1374" w:type="dxa"/>
            <w:gridSpan w:val="2"/>
            <w:tcBorders>
              <w:top w:val="nil"/>
              <w:bottom w:val="nil"/>
            </w:tcBorders>
          </w:tcPr>
          <w:p w14:paraId="52198B2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3" w:type="dxa"/>
            <w:tcBorders>
              <w:top w:val="nil"/>
              <w:bottom w:val="nil"/>
            </w:tcBorders>
          </w:tcPr>
          <w:p w14:paraId="38FB4F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w:t>
            </w:r>
          </w:p>
        </w:tc>
        <w:tc>
          <w:tcPr>
            <w:tcW w:w="1553" w:type="dxa"/>
            <w:tcBorders>
              <w:top w:val="nil"/>
              <w:bottom w:val="nil"/>
            </w:tcBorders>
          </w:tcPr>
          <w:p w14:paraId="1C27908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nil"/>
            </w:tcBorders>
          </w:tcPr>
          <w:p w14:paraId="34E0E07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2529" w:type="dxa"/>
            <w:tcBorders>
              <w:top w:val="nil"/>
              <w:bottom w:val="nil"/>
            </w:tcBorders>
          </w:tcPr>
          <w:p w14:paraId="320F0E8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05A77026"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2A366261"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0368E0A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69804AF3"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79C8410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20,858</w:t>
            </w:r>
          </w:p>
        </w:tc>
        <w:tc>
          <w:tcPr>
            <w:tcW w:w="1374" w:type="dxa"/>
            <w:gridSpan w:val="2"/>
            <w:tcBorders>
              <w:top w:val="nil"/>
              <w:bottom w:val="single" w:sz="4" w:space="0" w:color="auto"/>
            </w:tcBorders>
          </w:tcPr>
          <w:p w14:paraId="1273102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w:t>
            </w:r>
          </w:p>
        </w:tc>
        <w:tc>
          <w:tcPr>
            <w:tcW w:w="893" w:type="dxa"/>
            <w:tcBorders>
              <w:top w:val="nil"/>
              <w:bottom w:val="single" w:sz="4" w:space="0" w:color="auto"/>
            </w:tcBorders>
          </w:tcPr>
          <w:p w14:paraId="633F1F4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36</w:t>
            </w:r>
          </w:p>
        </w:tc>
        <w:tc>
          <w:tcPr>
            <w:tcW w:w="1553" w:type="dxa"/>
            <w:tcBorders>
              <w:top w:val="nil"/>
              <w:bottom w:val="single" w:sz="4" w:space="0" w:color="auto"/>
            </w:tcBorders>
          </w:tcPr>
          <w:p w14:paraId="079EC2D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70A5EE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2529" w:type="dxa"/>
            <w:tcBorders>
              <w:top w:val="nil"/>
              <w:bottom w:val="single" w:sz="4" w:space="0" w:color="auto"/>
            </w:tcBorders>
          </w:tcPr>
          <w:p w14:paraId="28BD6A6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6CB5A1B6"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38611EA"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GORF</w:t>
            </w:r>
          </w:p>
        </w:tc>
        <w:tc>
          <w:tcPr>
            <w:tcW w:w="1431" w:type="dxa"/>
            <w:tcBorders>
              <w:top w:val="single" w:sz="4" w:space="0" w:color="auto"/>
              <w:bottom w:val="nil"/>
            </w:tcBorders>
          </w:tcPr>
          <w:p w14:paraId="4969E2A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110" w:type="dxa"/>
            <w:tcBorders>
              <w:top w:val="single" w:sz="4" w:space="0" w:color="auto"/>
              <w:bottom w:val="nil"/>
            </w:tcBorders>
          </w:tcPr>
          <w:p w14:paraId="7E28CD5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7E59CCE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1374" w:type="dxa"/>
            <w:gridSpan w:val="2"/>
            <w:tcBorders>
              <w:top w:val="single" w:sz="4" w:space="0" w:color="auto"/>
              <w:bottom w:val="nil"/>
            </w:tcBorders>
          </w:tcPr>
          <w:p w14:paraId="5615CAF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3" w:type="dxa"/>
            <w:tcBorders>
              <w:top w:val="single" w:sz="4" w:space="0" w:color="auto"/>
              <w:bottom w:val="nil"/>
            </w:tcBorders>
          </w:tcPr>
          <w:p w14:paraId="1D17A5D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1553" w:type="dxa"/>
            <w:tcBorders>
              <w:top w:val="single" w:sz="4" w:space="0" w:color="auto"/>
              <w:bottom w:val="nil"/>
            </w:tcBorders>
          </w:tcPr>
          <w:p w14:paraId="2F411F1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single" w:sz="4" w:space="0" w:color="auto"/>
              <w:bottom w:val="nil"/>
            </w:tcBorders>
          </w:tcPr>
          <w:p w14:paraId="705278D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2529" w:type="dxa"/>
            <w:tcBorders>
              <w:top w:val="single" w:sz="4" w:space="0" w:color="auto"/>
              <w:bottom w:val="nil"/>
            </w:tcBorders>
          </w:tcPr>
          <w:p w14:paraId="26F3A96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62051F7D"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0F09BB28"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035DA0B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39EB1BE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0B9AC9E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613</w:t>
            </w:r>
          </w:p>
        </w:tc>
        <w:tc>
          <w:tcPr>
            <w:tcW w:w="1374" w:type="dxa"/>
            <w:gridSpan w:val="2"/>
            <w:tcBorders>
              <w:top w:val="nil"/>
              <w:bottom w:val="single" w:sz="4" w:space="0" w:color="auto"/>
            </w:tcBorders>
          </w:tcPr>
          <w:p w14:paraId="4C3FAFD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3" w:type="dxa"/>
            <w:tcBorders>
              <w:top w:val="nil"/>
              <w:bottom w:val="single" w:sz="4" w:space="0" w:color="auto"/>
            </w:tcBorders>
          </w:tcPr>
          <w:p w14:paraId="424931D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1553" w:type="dxa"/>
            <w:tcBorders>
              <w:top w:val="nil"/>
              <w:bottom w:val="single" w:sz="4" w:space="0" w:color="auto"/>
            </w:tcBorders>
          </w:tcPr>
          <w:p w14:paraId="0D0A703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648060D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2529" w:type="dxa"/>
            <w:tcBorders>
              <w:top w:val="nil"/>
              <w:bottom w:val="single" w:sz="4" w:space="0" w:color="auto"/>
            </w:tcBorders>
          </w:tcPr>
          <w:p w14:paraId="2C0F4CE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5840C84F"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7995F0BF"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LITP</w:t>
            </w:r>
          </w:p>
        </w:tc>
        <w:tc>
          <w:tcPr>
            <w:tcW w:w="1431" w:type="dxa"/>
            <w:tcBorders>
              <w:top w:val="single" w:sz="4" w:space="0" w:color="auto"/>
              <w:bottom w:val="single" w:sz="4" w:space="0" w:color="auto"/>
            </w:tcBorders>
          </w:tcPr>
          <w:p w14:paraId="0841D6A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95</w:t>
            </w:r>
          </w:p>
        </w:tc>
        <w:tc>
          <w:tcPr>
            <w:tcW w:w="2110" w:type="dxa"/>
            <w:tcBorders>
              <w:top w:val="single" w:sz="4" w:space="0" w:color="auto"/>
              <w:bottom w:val="single" w:sz="4" w:space="0" w:color="auto"/>
            </w:tcBorders>
          </w:tcPr>
          <w:p w14:paraId="60D3D97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3A49C70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149,847</w:t>
            </w:r>
          </w:p>
        </w:tc>
        <w:tc>
          <w:tcPr>
            <w:tcW w:w="1374" w:type="dxa"/>
            <w:gridSpan w:val="2"/>
            <w:tcBorders>
              <w:top w:val="single" w:sz="4" w:space="0" w:color="auto"/>
              <w:bottom w:val="single" w:sz="4" w:space="0" w:color="auto"/>
            </w:tcBorders>
          </w:tcPr>
          <w:p w14:paraId="3B651E8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38</w:t>
            </w:r>
          </w:p>
        </w:tc>
        <w:tc>
          <w:tcPr>
            <w:tcW w:w="893" w:type="dxa"/>
            <w:tcBorders>
              <w:top w:val="single" w:sz="4" w:space="0" w:color="auto"/>
              <w:bottom w:val="single" w:sz="4" w:space="0" w:color="auto"/>
            </w:tcBorders>
          </w:tcPr>
          <w:p w14:paraId="314FEED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1,177</w:t>
            </w:r>
          </w:p>
        </w:tc>
        <w:tc>
          <w:tcPr>
            <w:tcW w:w="1553" w:type="dxa"/>
            <w:tcBorders>
              <w:top w:val="single" w:sz="4" w:space="0" w:color="auto"/>
              <w:bottom w:val="single" w:sz="4" w:space="0" w:color="auto"/>
            </w:tcBorders>
          </w:tcPr>
          <w:p w14:paraId="628B705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891" w:type="dxa"/>
            <w:tcBorders>
              <w:top w:val="single" w:sz="4" w:space="0" w:color="auto"/>
              <w:bottom w:val="single" w:sz="4" w:space="0" w:color="auto"/>
            </w:tcBorders>
          </w:tcPr>
          <w:p w14:paraId="1A62CF6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1,221</w:t>
            </w:r>
          </w:p>
        </w:tc>
        <w:tc>
          <w:tcPr>
            <w:tcW w:w="2529" w:type="dxa"/>
            <w:tcBorders>
              <w:top w:val="single" w:sz="4" w:space="0" w:color="auto"/>
              <w:bottom w:val="single" w:sz="4" w:space="0" w:color="auto"/>
            </w:tcBorders>
          </w:tcPr>
          <w:p w14:paraId="5BBC0CB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134</w:t>
            </w:r>
          </w:p>
        </w:tc>
      </w:tr>
      <w:tr w:rsidR="00E776C0" w:rsidRPr="007E5245" w14:paraId="12F4496D"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485153E4"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MAGM</w:t>
            </w:r>
          </w:p>
        </w:tc>
        <w:tc>
          <w:tcPr>
            <w:tcW w:w="1431" w:type="dxa"/>
            <w:tcBorders>
              <w:top w:val="single" w:sz="4" w:space="0" w:color="auto"/>
              <w:bottom w:val="nil"/>
            </w:tcBorders>
          </w:tcPr>
          <w:p w14:paraId="730C3FD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173</w:t>
            </w:r>
          </w:p>
        </w:tc>
        <w:tc>
          <w:tcPr>
            <w:tcW w:w="2110" w:type="dxa"/>
            <w:tcBorders>
              <w:top w:val="single" w:sz="4" w:space="0" w:color="auto"/>
              <w:bottom w:val="nil"/>
            </w:tcBorders>
          </w:tcPr>
          <w:p w14:paraId="37F94E01"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723259C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149,224</w:t>
            </w:r>
          </w:p>
        </w:tc>
        <w:tc>
          <w:tcPr>
            <w:tcW w:w="1374" w:type="dxa"/>
            <w:gridSpan w:val="2"/>
            <w:tcBorders>
              <w:top w:val="single" w:sz="4" w:space="0" w:color="auto"/>
              <w:bottom w:val="nil"/>
            </w:tcBorders>
          </w:tcPr>
          <w:p w14:paraId="10ABD45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893" w:type="dxa"/>
            <w:tcBorders>
              <w:top w:val="single" w:sz="4" w:space="0" w:color="auto"/>
              <w:bottom w:val="nil"/>
            </w:tcBorders>
          </w:tcPr>
          <w:p w14:paraId="2AFE7A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290</w:t>
            </w:r>
          </w:p>
        </w:tc>
        <w:tc>
          <w:tcPr>
            <w:tcW w:w="1553" w:type="dxa"/>
            <w:tcBorders>
              <w:top w:val="single" w:sz="4" w:space="0" w:color="auto"/>
              <w:bottom w:val="nil"/>
            </w:tcBorders>
          </w:tcPr>
          <w:p w14:paraId="7FB2541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891" w:type="dxa"/>
            <w:tcBorders>
              <w:top w:val="single" w:sz="4" w:space="0" w:color="auto"/>
              <w:bottom w:val="nil"/>
            </w:tcBorders>
          </w:tcPr>
          <w:p w14:paraId="7750D0A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w:t>
            </w:r>
          </w:p>
        </w:tc>
        <w:tc>
          <w:tcPr>
            <w:tcW w:w="2529" w:type="dxa"/>
            <w:tcBorders>
              <w:top w:val="single" w:sz="4" w:space="0" w:color="auto"/>
              <w:bottom w:val="nil"/>
            </w:tcBorders>
          </w:tcPr>
          <w:p w14:paraId="72611F2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r>
      <w:tr w:rsidR="00E776C0" w:rsidRPr="007E5245" w14:paraId="047B0B3A"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40B187A1"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75AD0BB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AA68E33"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32A9E89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623,492</w:t>
            </w:r>
          </w:p>
        </w:tc>
        <w:tc>
          <w:tcPr>
            <w:tcW w:w="1374" w:type="dxa"/>
            <w:gridSpan w:val="2"/>
            <w:tcBorders>
              <w:top w:val="nil"/>
              <w:bottom w:val="single" w:sz="4" w:space="0" w:color="auto"/>
            </w:tcBorders>
          </w:tcPr>
          <w:p w14:paraId="3B4D775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219</w:t>
            </w:r>
          </w:p>
        </w:tc>
        <w:tc>
          <w:tcPr>
            <w:tcW w:w="893" w:type="dxa"/>
            <w:tcBorders>
              <w:top w:val="nil"/>
              <w:bottom w:val="single" w:sz="4" w:space="0" w:color="auto"/>
            </w:tcBorders>
          </w:tcPr>
          <w:p w14:paraId="25E8608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729</w:t>
            </w:r>
          </w:p>
        </w:tc>
        <w:tc>
          <w:tcPr>
            <w:tcW w:w="1553" w:type="dxa"/>
            <w:tcBorders>
              <w:top w:val="nil"/>
              <w:bottom w:val="single" w:sz="4" w:space="0" w:color="auto"/>
            </w:tcBorders>
          </w:tcPr>
          <w:p w14:paraId="5ECC1B0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119</w:t>
            </w:r>
          </w:p>
        </w:tc>
        <w:tc>
          <w:tcPr>
            <w:tcW w:w="891" w:type="dxa"/>
            <w:tcBorders>
              <w:top w:val="nil"/>
              <w:bottom w:val="single" w:sz="4" w:space="0" w:color="auto"/>
            </w:tcBorders>
          </w:tcPr>
          <w:p w14:paraId="573571F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227</w:t>
            </w:r>
          </w:p>
        </w:tc>
        <w:tc>
          <w:tcPr>
            <w:tcW w:w="2529" w:type="dxa"/>
            <w:tcBorders>
              <w:top w:val="nil"/>
              <w:bottom w:val="single" w:sz="4" w:space="0" w:color="auto"/>
            </w:tcBorders>
          </w:tcPr>
          <w:p w14:paraId="386136A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362</w:t>
            </w:r>
          </w:p>
        </w:tc>
      </w:tr>
      <w:tr w:rsidR="00E776C0" w:rsidRPr="007E5245" w14:paraId="26F7066B"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7F6A6005"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MARR</w:t>
            </w:r>
          </w:p>
        </w:tc>
        <w:tc>
          <w:tcPr>
            <w:tcW w:w="1431" w:type="dxa"/>
            <w:tcBorders>
              <w:top w:val="single" w:sz="4" w:space="0" w:color="auto"/>
              <w:bottom w:val="single" w:sz="4" w:space="0" w:color="auto"/>
            </w:tcBorders>
          </w:tcPr>
          <w:p w14:paraId="2EF2A99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2110" w:type="dxa"/>
            <w:tcBorders>
              <w:top w:val="single" w:sz="4" w:space="0" w:color="auto"/>
              <w:bottom w:val="single" w:sz="4" w:space="0" w:color="auto"/>
            </w:tcBorders>
          </w:tcPr>
          <w:p w14:paraId="2E61A103"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726AB3A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8,073</w:t>
            </w:r>
          </w:p>
        </w:tc>
        <w:tc>
          <w:tcPr>
            <w:tcW w:w="1374" w:type="dxa"/>
            <w:gridSpan w:val="2"/>
            <w:tcBorders>
              <w:top w:val="single" w:sz="4" w:space="0" w:color="auto"/>
              <w:bottom w:val="single" w:sz="4" w:space="0" w:color="auto"/>
            </w:tcBorders>
          </w:tcPr>
          <w:p w14:paraId="027BC7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3" w:type="dxa"/>
            <w:tcBorders>
              <w:top w:val="single" w:sz="4" w:space="0" w:color="auto"/>
              <w:bottom w:val="single" w:sz="4" w:space="0" w:color="auto"/>
            </w:tcBorders>
          </w:tcPr>
          <w:p w14:paraId="61A2F54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1553" w:type="dxa"/>
            <w:tcBorders>
              <w:top w:val="single" w:sz="4" w:space="0" w:color="auto"/>
              <w:bottom w:val="single" w:sz="4" w:space="0" w:color="auto"/>
            </w:tcBorders>
          </w:tcPr>
          <w:p w14:paraId="43A8F0E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1" w:type="dxa"/>
            <w:tcBorders>
              <w:top w:val="single" w:sz="4" w:space="0" w:color="auto"/>
              <w:bottom w:val="single" w:sz="4" w:space="0" w:color="auto"/>
            </w:tcBorders>
          </w:tcPr>
          <w:p w14:paraId="432E904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w:t>
            </w:r>
          </w:p>
        </w:tc>
        <w:tc>
          <w:tcPr>
            <w:tcW w:w="2529" w:type="dxa"/>
            <w:tcBorders>
              <w:top w:val="single" w:sz="4" w:space="0" w:color="auto"/>
              <w:bottom w:val="single" w:sz="4" w:space="0" w:color="auto"/>
            </w:tcBorders>
          </w:tcPr>
          <w:p w14:paraId="6C62D7A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344EEFEA"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6DBE02EC"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MERW1</w:t>
            </w:r>
          </w:p>
        </w:tc>
        <w:tc>
          <w:tcPr>
            <w:tcW w:w="1431" w:type="dxa"/>
            <w:tcBorders>
              <w:top w:val="single" w:sz="4" w:space="0" w:color="auto"/>
              <w:bottom w:val="single" w:sz="4" w:space="0" w:color="auto"/>
            </w:tcBorders>
          </w:tcPr>
          <w:p w14:paraId="2D82FF9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w:t>
            </w:r>
          </w:p>
        </w:tc>
        <w:tc>
          <w:tcPr>
            <w:tcW w:w="2110" w:type="dxa"/>
            <w:tcBorders>
              <w:top w:val="single" w:sz="4" w:space="0" w:color="auto"/>
              <w:bottom w:val="single" w:sz="4" w:space="0" w:color="auto"/>
            </w:tcBorders>
          </w:tcPr>
          <w:p w14:paraId="1593EE0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671FD99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57,229</w:t>
            </w:r>
          </w:p>
        </w:tc>
        <w:tc>
          <w:tcPr>
            <w:tcW w:w="1374" w:type="dxa"/>
            <w:gridSpan w:val="2"/>
            <w:tcBorders>
              <w:top w:val="single" w:sz="4" w:space="0" w:color="auto"/>
              <w:bottom w:val="single" w:sz="4" w:space="0" w:color="auto"/>
            </w:tcBorders>
          </w:tcPr>
          <w:p w14:paraId="4BEB352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w:t>
            </w:r>
          </w:p>
        </w:tc>
        <w:tc>
          <w:tcPr>
            <w:tcW w:w="893" w:type="dxa"/>
            <w:tcBorders>
              <w:top w:val="single" w:sz="4" w:space="0" w:color="auto"/>
              <w:bottom w:val="single" w:sz="4" w:space="0" w:color="auto"/>
            </w:tcBorders>
          </w:tcPr>
          <w:p w14:paraId="19639F1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w:t>
            </w:r>
          </w:p>
        </w:tc>
        <w:tc>
          <w:tcPr>
            <w:tcW w:w="1553" w:type="dxa"/>
            <w:tcBorders>
              <w:top w:val="single" w:sz="4" w:space="0" w:color="auto"/>
              <w:bottom w:val="single" w:sz="4" w:space="0" w:color="auto"/>
            </w:tcBorders>
          </w:tcPr>
          <w:p w14:paraId="1DDC1C5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w:t>
            </w:r>
          </w:p>
        </w:tc>
        <w:tc>
          <w:tcPr>
            <w:tcW w:w="891" w:type="dxa"/>
            <w:tcBorders>
              <w:top w:val="single" w:sz="4" w:space="0" w:color="auto"/>
              <w:bottom w:val="single" w:sz="4" w:space="0" w:color="auto"/>
            </w:tcBorders>
          </w:tcPr>
          <w:p w14:paraId="2037F24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1D572C6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w:t>
            </w:r>
          </w:p>
        </w:tc>
      </w:tr>
      <w:tr w:rsidR="00E776C0" w:rsidRPr="007E5245" w14:paraId="739F56E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5356B9F3"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MERW2</w:t>
            </w:r>
          </w:p>
        </w:tc>
        <w:tc>
          <w:tcPr>
            <w:tcW w:w="1431" w:type="dxa"/>
            <w:tcBorders>
              <w:top w:val="single" w:sz="4" w:space="0" w:color="auto"/>
              <w:bottom w:val="single" w:sz="4" w:space="0" w:color="auto"/>
            </w:tcBorders>
          </w:tcPr>
          <w:p w14:paraId="4128863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30</w:t>
            </w:r>
          </w:p>
        </w:tc>
        <w:tc>
          <w:tcPr>
            <w:tcW w:w="2110" w:type="dxa"/>
            <w:tcBorders>
              <w:top w:val="single" w:sz="4" w:space="0" w:color="auto"/>
              <w:bottom w:val="single" w:sz="4" w:space="0" w:color="auto"/>
            </w:tcBorders>
          </w:tcPr>
          <w:p w14:paraId="4AB24EF0"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358B2E4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54,504</w:t>
            </w:r>
          </w:p>
        </w:tc>
        <w:tc>
          <w:tcPr>
            <w:tcW w:w="1374" w:type="dxa"/>
            <w:gridSpan w:val="2"/>
            <w:tcBorders>
              <w:top w:val="single" w:sz="4" w:space="0" w:color="auto"/>
              <w:bottom w:val="single" w:sz="4" w:space="0" w:color="auto"/>
            </w:tcBorders>
          </w:tcPr>
          <w:p w14:paraId="377BDCA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3" w:type="dxa"/>
            <w:tcBorders>
              <w:top w:val="single" w:sz="4" w:space="0" w:color="auto"/>
              <w:bottom w:val="single" w:sz="4" w:space="0" w:color="auto"/>
            </w:tcBorders>
          </w:tcPr>
          <w:p w14:paraId="25CD7BC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219</w:t>
            </w:r>
          </w:p>
        </w:tc>
        <w:tc>
          <w:tcPr>
            <w:tcW w:w="1553" w:type="dxa"/>
            <w:tcBorders>
              <w:top w:val="single" w:sz="4" w:space="0" w:color="auto"/>
              <w:bottom w:val="single" w:sz="4" w:space="0" w:color="auto"/>
            </w:tcBorders>
          </w:tcPr>
          <w:p w14:paraId="5711DA6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1" w:type="dxa"/>
            <w:tcBorders>
              <w:top w:val="single" w:sz="4" w:space="0" w:color="auto"/>
              <w:bottom w:val="single" w:sz="4" w:space="0" w:color="auto"/>
            </w:tcBorders>
          </w:tcPr>
          <w:p w14:paraId="62F4973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5C59946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E776C0" w:rsidRPr="007E5245" w14:paraId="71795C04"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42D60F85"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MERW3</w:t>
            </w:r>
          </w:p>
        </w:tc>
        <w:tc>
          <w:tcPr>
            <w:tcW w:w="1431" w:type="dxa"/>
            <w:tcBorders>
              <w:top w:val="single" w:sz="4" w:space="0" w:color="auto"/>
              <w:bottom w:val="single" w:sz="4" w:space="0" w:color="auto"/>
            </w:tcBorders>
          </w:tcPr>
          <w:p w14:paraId="291E4A4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4.5</w:t>
            </w:r>
          </w:p>
        </w:tc>
        <w:tc>
          <w:tcPr>
            <w:tcW w:w="2110" w:type="dxa"/>
            <w:tcBorders>
              <w:top w:val="single" w:sz="4" w:space="0" w:color="auto"/>
              <w:bottom w:val="single" w:sz="4" w:space="0" w:color="auto"/>
            </w:tcBorders>
          </w:tcPr>
          <w:p w14:paraId="0A14E51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EA5153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263,764</w:t>
            </w:r>
          </w:p>
        </w:tc>
        <w:tc>
          <w:tcPr>
            <w:tcW w:w="1374" w:type="dxa"/>
            <w:gridSpan w:val="2"/>
            <w:tcBorders>
              <w:top w:val="single" w:sz="4" w:space="0" w:color="auto"/>
              <w:bottom w:val="single" w:sz="4" w:space="0" w:color="auto"/>
            </w:tcBorders>
          </w:tcPr>
          <w:p w14:paraId="7E2AEC5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893" w:type="dxa"/>
            <w:tcBorders>
              <w:top w:val="single" w:sz="4" w:space="0" w:color="auto"/>
              <w:bottom w:val="single" w:sz="4" w:space="0" w:color="auto"/>
            </w:tcBorders>
          </w:tcPr>
          <w:p w14:paraId="4FB9A2E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2,528</w:t>
            </w:r>
          </w:p>
        </w:tc>
        <w:tc>
          <w:tcPr>
            <w:tcW w:w="1553" w:type="dxa"/>
            <w:tcBorders>
              <w:top w:val="single" w:sz="4" w:space="0" w:color="auto"/>
              <w:bottom w:val="single" w:sz="4" w:space="0" w:color="auto"/>
            </w:tcBorders>
          </w:tcPr>
          <w:p w14:paraId="1FAAE43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22</w:t>
            </w:r>
          </w:p>
        </w:tc>
        <w:tc>
          <w:tcPr>
            <w:tcW w:w="891" w:type="dxa"/>
            <w:tcBorders>
              <w:top w:val="single" w:sz="4" w:space="0" w:color="auto"/>
              <w:bottom w:val="single" w:sz="4" w:space="0" w:color="auto"/>
            </w:tcBorders>
          </w:tcPr>
          <w:p w14:paraId="7A01CE3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1,810</w:t>
            </w:r>
          </w:p>
        </w:tc>
        <w:tc>
          <w:tcPr>
            <w:tcW w:w="2529" w:type="dxa"/>
            <w:tcBorders>
              <w:top w:val="single" w:sz="4" w:space="0" w:color="auto"/>
              <w:bottom w:val="single" w:sz="4" w:space="0" w:color="auto"/>
            </w:tcBorders>
          </w:tcPr>
          <w:p w14:paraId="32513C0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61</w:t>
            </w:r>
          </w:p>
        </w:tc>
      </w:tr>
      <w:tr w:rsidR="00E776C0" w:rsidRPr="007E5245" w14:paraId="52C8BCCF"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57CC067B" w14:textId="77777777" w:rsidR="00E776C0" w:rsidRPr="007E5245" w:rsidRDefault="00E776C0">
            <w:pPr>
              <w:pStyle w:val="TableNormal1"/>
              <w:rPr>
                <w:rFonts w:ascii="Times New Roman" w:hAnsi="Times New Roman" w:cs="Times New Roman"/>
                <w:color w:val="000000"/>
              </w:rPr>
            </w:pPr>
            <w:r w:rsidRPr="007E5245">
              <w:rPr>
                <w:rFonts w:ascii="Times New Roman" w:hAnsi="Times New Roman" w:cs="Times New Roman"/>
                <w:color w:val="000000"/>
              </w:rPr>
              <w:t>MONW</w:t>
            </w:r>
          </w:p>
        </w:tc>
        <w:tc>
          <w:tcPr>
            <w:tcW w:w="1431" w:type="dxa"/>
            <w:tcBorders>
              <w:top w:val="single" w:sz="4" w:space="0" w:color="auto"/>
              <w:bottom w:val="nil"/>
            </w:tcBorders>
          </w:tcPr>
          <w:p w14:paraId="49216E6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10</w:t>
            </w:r>
          </w:p>
        </w:tc>
        <w:tc>
          <w:tcPr>
            <w:tcW w:w="2110" w:type="dxa"/>
            <w:tcBorders>
              <w:top w:val="single" w:sz="4" w:space="0" w:color="auto"/>
              <w:bottom w:val="nil"/>
            </w:tcBorders>
          </w:tcPr>
          <w:p w14:paraId="2296525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2024</w:t>
            </w:r>
          </w:p>
        </w:tc>
        <w:tc>
          <w:tcPr>
            <w:tcW w:w="1119" w:type="dxa"/>
            <w:tcBorders>
              <w:top w:val="single" w:sz="4" w:space="0" w:color="auto"/>
              <w:bottom w:val="nil"/>
            </w:tcBorders>
          </w:tcPr>
          <w:p w14:paraId="7BE0DDE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11,476</w:t>
            </w:r>
          </w:p>
        </w:tc>
        <w:tc>
          <w:tcPr>
            <w:tcW w:w="1374" w:type="dxa"/>
            <w:gridSpan w:val="2"/>
            <w:tcBorders>
              <w:top w:val="single" w:sz="4" w:space="0" w:color="auto"/>
              <w:bottom w:val="nil"/>
            </w:tcBorders>
          </w:tcPr>
          <w:p w14:paraId="7CAD665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c>
          <w:tcPr>
            <w:tcW w:w="893" w:type="dxa"/>
            <w:tcBorders>
              <w:top w:val="single" w:sz="4" w:space="0" w:color="auto"/>
              <w:bottom w:val="nil"/>
            </w:tcBorders>
          </w:tcPr>
          <w:p w14:paraId="233B203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-33</w:t>
            </w:r>
          </w:p>
        </w:tc>
        <w:tc>
          <w:tcPr>
            <w:tcW w:w="1553" w:type="dxa"/>
            <w:tcBorders>
              <w:top w:val="single" w:sz="4" w:space="0" w:color="auto"/>
              <w:bottom w:val="nil"/>
            </w:tcBorders>
          </w:tcPr>
          <w:p w14:paraId="2E50DD3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-10</w:t>
            </w:r>
          </w:p>
        </w:tc>
        <w:tc>
          <w:tcPr>
            <w:tcW w:w="891" w:type="dxa"/>
            <w:tcBorders>
              <w:top w:val="single" w:sz="4" w:space="0" w:color="auto"/>
              <w:bottom w:val="nil"/>
            </w:tcBorders>
          </w:tcPr>
          <w:p w14:paraId="6F444A8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w:t>
            </w:r>
          </w:p>
        </w:tc>
        <w:tc>
          <w:tcPr>
            <w:tcW w:w="2529" w:type="dxa"/>
            <w:tcBorders>
              <w:top w:val="single" w:sz="4" w:space="0" w:color="auto"/>
              <w:bottom w:val="nil"/>
            </w:tcBorders>
          </w:tcPr>
          <w:p w14:paraId="29EBB69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NA</w:t>
            </w:r>
          </w:p>
        </w:tc>
      </w:tr>
      <w:tr w:rsidR="00E776C0" w:rsidRPr="007E5245" w14:paraId="365CE3E2"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7A0037FF" w14:textId="77777777" w:rsidR="00E776C0" w:rsidRPr="007E5245" w:rsidRDefault="00E776C0">
            <w:pPr>
              <w:pStyle w:val="TableNormal1"/>
              <w:rPr>
                <w:rFonts w:ascii="Times New Roman" w:hAnsi="Times New Roman" w:cs="Times New Roman"/>
                <w:color w:val="000000"/>
              </w:rPr>
            </w:pPr>
          </w:p>
        </w:tc>
        <w:tc>
          <w:tcPr>
            <w:tcW w:w="1431" w:type="dxa"/>
            <w:tcBorders>
              <w:top w:val="nil"/>
              <w:bottom w:val="single" w:sz="4" w:space="0" w:color="auto"/>
            </w:tcBorders>
          </w:tcPr>
          <w:p w14:paraId="757139E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2110" w:type="dxa"/>
            <w:tcBorders>
              <w:top w:val="nil"/>
              <w:bottom w:val="single" w:sz="4" w:space="0" w:color="auto"/>
            </w:tcBorders>
          </w:tcPr>
          <w:p w14:paraId="13C848E3"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nil"/>
              <w:bottom w:val="single" w:sz="4" w:space="0" w:color="auto"/>
            </w:tcBorders>
          </w:tcPr>
          <w:p w14:paraId="05A0F5D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18,838</w:t>
            </w:r>
          </w:p>
        </w:tc>
        <w:tc>
          <w:tcPr>
            <w:tcW w:w="1374" w:type="dxa"/>
            <w:gridSpan w:val="2"/>
            <w:tcBorders>
              <w:top w:val="nil"/>
              <w:bottom w:val="single" w:sz="4" w:space="0" w:color="auto"/>
            </w:tcBorders>
          </w:tcPr>
          <w:p w14:paraId="0B034C7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29</w:t>
            </w:r>
          </w:p>
        </w:tc>
        <w:tc>
          <w:tcPr>
            <w:tcW w:w="893" w:type="dxa"/>
            <w:tcBorders>
              <w:top w:val="nil"/>
              <w:bottom w:val="single" w:sz="4" w:space="0" w:color="auto"/>
            </w:tcBorders>
          </w:tcPr>
          <w:p w14:paraId="1899162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184</w:t>
            </w:r>
          </w:p>
        </w:tc>
        <w:tc>
          <w:tcPr>
            <w:tcW w:w="1553" w:type="dxa"/>
            <w:tcBorders>
              <w:top w:val="nil"/>
              <w:bottom w:val="single" w:sz="4" w:space="0" w:color="auto"/>
            </w:tcBorders>
          </w:tcPr>
          <w:p w14:paraId="43F45E8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15</w:t>
            </w:r>
          </w:p>
        </w:tc>
        <w:tc>
          <w:tcPr>
            <w:tcW w:w="891" w:type="dxa"/>
            <w:tcBorders>
              <w:top w:val="nil"/>
              <w:bottom w:val="single" w:sz="4" w:space="0" w:color="auto"/>
            </w:tcBorders>
          </w:tcPr>
          <w:p w14:paraId="10DAC13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85</w:t>
            </w:r>
          </w:p>
        </w:tc>
        <w:tc>
          <w:tcPr>
            <w:tcW w:w="2529" w:type="dxa"/>
            <w:tcBorders>
              <w:top w:val="nil"/>
              <w:bottom w:val="single" w:sz="4" w:space="0" w:color="auto"/>
            </w:tcBorders>
          </w:tcPr>
          <w:p w14:paraId="333293C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NA</w:t>
            </w:r>
          </w:p>
        </w:tc>
      </w:tr>
      <w:tr w:rsidR="00E776C0" w:rsidRPr="007E5245" w14:paraId="558F0CE4"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249F28B9"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NORR</w:t>
            </w:r>
          </w:p>
        </w:tc>
        <w:tc>
          <w:tcPr>
            <w:tcW w:w="1431" w:type="dxa"/>
            <w:tcBorders>
              <w:top w:val="single" w:sz="4" w:space="0" w:color="auto"/>
              <w:bottom w:val="single" w:sz="4" w:space="0" w:color="auto"/>
            </w:tcBorders>
          </w:tcPr>
          <w:p w14:paraId="08EA0FF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w:t>
            </w:r>
          </w:p>
        </w:tc>
        <w:tc>
          <w:tcPr>
            <w:tcW w:w="2110" w:type="dxa"/>
            <w:tcBorders>
              <w:top w:val="single" w:sz="4" w:space="0" w:color="auto"/>
              <w:bottom w:val="single" w:sz="4" w:space="0" w:color="auto"/>
            </w:tcBorders>
          </w:tcPr>
          <w:p w14:paraId="1673002D"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4DA6D7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151,978</w:t>
            </w:r>
          </w:p>
        </w:tc>
        <w:tc>
          <w:tcPr>
            <w:tcW w:w="1374" w:type="dxa"/>
            <w:gridSpan w:val="2"/>
            <w:tcBorders>
              <w:top w:val="single" w:sz="4" w:space="0" w:color="auto"/>
              <w:bottom w:val="single" w:sz="4" w:space="0" w:color="auto"/>
            </w:tcBorders>
          </w:tcPr>
          <w:p w14:paraId="5AA6C4D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3" w:type="dxa"/>
            <w:tcBorders>
              <w:top w:val="single" w:sz="4" w:space="0" w:color="auto"/>
              <w:bottom w:val="single" w:sz="4" w:space="0" w:color="auto"/>
            </w:tcBorders>
          </w:tcPr>
          <w:p w14:paraId="4AD9B4E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648</w:t>
            </w:r>
          </w:p>
        </w:tc>
        <w:tc>
          <w:tcPr>
            <w:tcW w:w="1553" w:type="dxa"/>
            <w:tcBorders>
              <w:top w:val="single" w:sz="4" w:space="0" w:color="auto"/>
              <w:bottom w:val="single" w:sz="4" w:space="0" w:color="auto"/>
            </w:tcBorders>
          </w:tcPr>
          <w:p w14:paraId="1CFD20F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891" w:type="dxa"/>
            <w:tcBorders>
              <w:top w:val="single" w:sz="4" w:space="0" w:color="auto"/>
              <w:bottom w:val="single" w:sz="4" w:space="0" w:color="auto"/>
            </w:tcBorders>
          </w:tcPr>
          <w:p w14:paraId="35E6558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532</w:t>
            </w:r>
          </w:p>
        </w:tc>
        <w:tc>
          <w:tcPr>
            <w:tcW w:w="2529" w:type="dxa"/>
            <w:tcBorders>
              <w:top w:val="single" w:sz="4" w:space="0" w:color="auto"/>
              <w:bottom w:val="single" w:sz="4" w:space="0" w:color="auto"/>
            </w:tcBorders>
          </w:tcPr>
          <w:p w14:paraId="606D20C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w:t>
            </w:r>
          </w:p>
        </w:tc>
      </w:tr>
      <w:tr w:rsidR="00E776C0" w:rsidRPr="007E5245" w14:paraId="103CA6EE"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6BEE732C"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OAKW</w:t>
            </w:r>
          </w:p>
        </w:tc>
        <w:tc>
          <w:tcPr>
            <w:tcW w:w="1431" w:type="dxa"/>
            <w:tcBorders>
              <w:top w:val="single" w:sz="4" w:space="0" w:color="auto"/>
              <w:bottom w:val="nil"/>
            </w:tcBorders>
          </w:tcPr>
          <w:p w14:paraId="35C551D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c>
          <w:tcPr>
            <w:tcW w:w="2110" w:type="dxa"/>
            <w:tcBorders>
              <w:top w:val="single" w:sz="4" w:space="0" w:color="auto"/>
              <w:bottom w:val="nil"/>
            </w:tcBorders>
          </w:tcPr>
          <w:p w14:paraId="6DE1DD34"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0CEFF8E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7,621</w:t>
            </w:r>
          </w:p>
        </w:tc>
        <w:tc>
          <w:tcPr>
            <w:tcW w:w="1374" w:type="dxa"/>
            <w:gridSpan w:val="2"/>
            <w:tcBorders>
              <w:top w:val="single" w:sz="4" w:space="0" w:color="auto"/>
              <w:bottom w:val="nil"/>
            </w:tcBorders>
          </w:tcPr>
          <w:p w14:paraId="6D2C3D5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3" w:type="dxa"/>
            <w:tcBorders>
              <w:top w:val="single" w:sz="4" w:space="0" w:color="auto"/>
              <w:bottom w:val="nil"/>
            </w:tcBorders>
          </w:tcPr>
          <w:p w14:paraId="5539E56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106</w:t>
            </w:r>
          </w:p>
        </w:tc>
        <w:tc>
          <w:tcPr>
            <w:tcW w:w="1553" w:type="dxa"/>
            <w:tcBorders>
              <w:top w:val="single" w:sz="4" w:space="0" w:color="auto"/>
              <w:bottom w:val="nil"/>
            </w:tcBorders>
          </w:tcPr>
          <w:p w14:paraId="2922A69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nil"/>
            </w:tcBorders>
          </w:tcPr>
          <w:p w14:paraId="315EBB1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88</w:t>
            </w:r>
          </w:p>
        </w:tc>
        <w:tc>
          <w:tcPr>
            <w:tcW w:w="2529" w:type="dxa"/>
            <w:tcBorders>
              <w:top w:val="single" w:sz="4" w:space="0" w:color="auto"/>
              <w:bottom w:val="nil"/>
            </w:tcBorders>
          </w:tcPr>
          <w:p w14:paraId="1A3C23F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255D2A55"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01DCB708"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0B6654B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6FCCF421"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24BE8C4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52,884</w:t>
            </w:r>
          </w:p>
        </w:tc>
        <w:tc>
          <w:tcPr>
            <w:tcW w:w="1374" w:type="dxa"/>
            <w:gridSpan w:val="2"/>
            <w:tcBorders>
              <w:top w:val="nil"/>
              <w:bottom w:val="single" w:sz="4" w:space="0" w:color="auto"/>
            </w:tcBorders>
          </w:tcPr>
          <w:p w14:paraId="3D18DC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c>
          <w:tcPr>
            <w:tcW w:w="893" w:type="dxa"/>
            <w:tcBorders>
              <w:top w:val="nil"/>
              <w:bottom w:val="single" w:sz="4" w:space="0" w:color="auto"/>
            </w:tcBorders>
          </w:tcPr>
          <w:p w14:paraId="7DD40B7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694</w:t>
            </w:r>
          </w:p>
        </w:tc>
        <w:tc>
          <w:tcPr>
            <w:tcW w:w="1553" w:type="dxa"/>
            <w:tcBorders>
              <w:top w:val="nil"/>
              <w:bottom w:val="single" w:sz="4" w:space="0" w:color="auto"/>
            </w:tcBorders>
          </w:tcPr>
          <w:p w14:paraId="4AC88FF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w:t>
            </w:r>
          </w:p>
        </w:tc>
        <w:tc>
          <w:tcPr>
            <w:tcW w:w="891" w:type="dxa"/>
            <w:tcBorders>
              <w:top w:val="nil"/>
              <w:bottom w:val="single" w:sz="4" w:space="0" w:color="auto"/>
            </w:tcBorders>
          </w:tcPr>
          <w:p w14:paraId="0B472E4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576</w:t>
            </w:r>
          </w:p>
        </w:tc>
        <w:tc>
          <w:tcPr>
            <w:tcW w:w="2529" w:type="dxa"/>
            <w:tcBorders>
              <w:top w:val="nil"/>
              <w:bottom w:val="single" w:sz="4" w:space="0" w:color="auto"/>
            </w:tcBorders>
          </w:tcPr>
          <w:p w14:paraId="44C71AD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E776C0" w:rsidRPr="007E5245" w14:paraId="468C928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22DC744"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REDB</w:t>
            </w:r>
          </w:p>
        </w:tc>
        <w:tc>
          <w:tcPr>
            <w:tcW w:w="1431" w:type="dxa"/>
            <w:tcBorders>
              <w:top w:val="single" w:sz="4" w:space="0" w:color="auto"/>
              <w:bottom w:val="nil"/>
            </w:tcBorders>
          </w:tcPr>
          <w:p w14:paraId="31421AA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2110" w:type="dxa"/>
            <w:tcBorders>
              <w:top w:val="single" w:sz="4" w:space="0" w:color="auto"/>
              <w:bottom w:val="nil"/>
            </w:tcBorders>
          </w:tcPr>
          <w:p w14:paraId="50052CD2"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2022</w:t>
            </w:r>
          </w:p>
        </w:tc>
        <w:tc>
          <w:tcPr>
            <w:tcW w:w="1119" w:type="dxa"/>
            <w:tcBorders>
              <w:top w:val="single" w:sz="4" w:space="0" w:color="auto"/>
              <w:bottom w:val="nil"/>
            </w:tcBorders>
          </w:tcPr>
          <w:p w14:paraId="71954EF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108,974</w:t>
            </w:r>
          </w:p>
        </w:tc>
        <w:tc>
          <w:tcPr>
            <w:tcW w:w="1374" w:type="dxa"/>
            <w:gridSpan w:val="2"/>
            <w:tcBorders>
              <w:top w:val="single" w:sz="4" w:space="0" w:color="auto"/>
              <w:bottom w:val="nil"/>
            </w:tcBorders>
          </w:tcPr>
          <w:p w14:paraId="0802B83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w:t>
            </w:r>
          </w:p>
        </w:tc>
        <w:tc>
          <w:tcPr>
            <w:tcW w:w="893" w:type="dxa"/>
            <w:tcBorders>
              <w:top w:val="single" w:sz="4" w:space="0" w:color="auto"/>
              <w:bottom w:val="nil"/>
            </w:tcBorders>
          </w:tcPr>
          <w:p w14:paraId="6B62CEA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396</w:t>
            </w:r>
          </w:p>
        </w:tc>
        <w:tc>
          <w:tcPr>
            <w:tcW w:w="1553" w:type="dxa"/>
            <w:tcBorders>
              <w:top w:val="single" w:sz="4" w:space="0" w:color="auto"/>
              <w:bottom w:val="nil"/>
            </w:tcBorders>
          </w:tcPr>
          <w:p w14:paraId="489EDC5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1" w:type="dxa"/>
            <w:tcBorders>
              <w:top w:val="single" w:sz="4" w:space="0" w:color="auto"/>
              <w:bottom w:val="nil"/>
            </w:tcBorders>
          </w:tcPr>
          <w:p w14:paraId="1178099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260</w:t>
            </w:r>
          </w:p>
        </w:tc>
        <w:tc>
          <w:tcPr>
            <w:tcW w:w="2529" w:type="dxa"/>
            <w:tcBorders>
              <w:top w:val="single" w:sz="4" w:space="0" w:color="auto"/>
              <w:bottom w:val="nil"/>
            </w:tcBorders>
          </w:tcPr>
          <w:p w14:paraId="4514B5B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E776C0" w:rsidRPr="007E5245" w14:paraId="7F68392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19DE762D"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06685F1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6D1588F0"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nil"/>
              <w:bottom w:val="nil"/>
            </w:tcBorders>
          </w:tcPr>
          <w:p w14:paraId="6E33623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109,881</w:t>
            </w:r>
          </w:p>
        </w:tc>
        <w:tc>
          <w:tcPr>
            <w:tcW w:w="1374" w:type="dxa"/>
            <w:gridSpan w:val="2"/>
            <w:tcBorders>
              <w:top w:val="nil"/>
              <w:bottom w:val="nil"/>
            </w:tcBorders>
          </w:tcPr>
          <w:p w14:paraId="444C8C2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c>
          <w:tcPr>
            <w:tcW w:w="893" w:type="dxa"/>
            <w:tcBorders>
              <w:top w:val="nil"/>
              <w:bottom w:val="nil"/>
            </w:tcBorders>
          </w:tcPr>
          <w:p w14:paraId="47A9DE2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178</w:t>
            </w:r>
          </w:p>
        </w:tc>
        <w:tc>
          <w:tcPr>
            <w:tcW w:w="1553" w:type="dxa"/>
            <w:tcBorders>
              <w:top w:val="nil"/>
              <w:bottom w:val="nil"/>
            </w:tcBorders>
          </w:tcPr>
          <w:p w14:paraId="5ABD6A0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1" w:type="dxa"/>
            <w:tcBorders>
              <w:top w:val="nil"/>
              <w:bottom w:val="nil"/>
            </w:tcBorders>
          </w:tcPr>
          <w:p w14:paraId="2F991D7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126</w:t>
            </w:r>
          </w:p>
        </w:tc>
        <w:tc>
          <w:tcPr>
            <w:tcW w:w="2529" w:type="dxa"/>
            <w:tcBorders>
              <w:top w:val="nil"/>
              <w:bottom w:val="nil"/>
            </w:tcBorders>
          </w:tcPr>
          <w:p w14:paraId="200BCA9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r>
      <w:tr w:rsidR="00E776C0" w:rsidRPr="007E5245" w14:paraId="6A88BE72"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5C658ABF"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3E88ABB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1C30354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00793F5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80,006</w:t>
            </w:r>
          </w:p>
        </w:tc>
        <w:tc>
          <w:tcPr>
            <w:tcW w:w="1374" w:type="dxa"/>
            <w:gridSpan w:val="2"/>
            <w:tcBorders>
              <w:top w:val="nil"/>
              <w:bottom w:val="nil"/>
            </w:tcBorders>
          </w:tcPr>
          <w:p w14:paraId="4680805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w:t>
            </w:r>
          </w:p>
        </w:tc>
        <w:tc>
          <w:tcPr>
            <w:tcW w:w="893" w:type="dxa"/>
            <w:tcBorders>
              <w:top w:val="nil"/>
              <w:bottom w:val="nil"/>
            </w:tcBorders>
          </w:tcPr>
          <w:p w14:paraId="4AC8743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212</w:t>
            </w:r>
          </w:p>
        </w:tc>
        <w:tc>
          <w:tcPr>
            <w:tcW w:w="1553" w:type="dxa"/>
            <w:tcBorders>
              <w:top w:val="nil"/>
              <w:bottom w:val="nil"/>
            </w:tcBorders>
          </w:tcPr>
          <w:p w14:paraId="071FCC9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nil"/>
              <w:bottom w:val="nil"/>
            </w:tcBorders>
          </w:tcPr>
          <w:p w14:paraId="69F83F1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167</w:t>
            </w:r>
          </w:p>
        </w:tc>
        <w:tc>
          <w:tcPr>
            <w:tcW w:w="2529" w:type="dxa"/>
            <w:tcBorders>
              <w:top w:val="nil"/>
              <w:bottom w:val="nil"/>
            </w:tcBorders>
          </w:tcPr>
          <w:p w14:paraId="7399B38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r>
      <w:tr w:rsidR="00E776C0" w:rsidRPr="007E5245" w14:paraId="5D68B1DF"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1AFF000C"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43B17DA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B2EAA2B"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1842EB1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75,195</w:t>
            </w:r>
          </w:p>
        </w:tc>
        <w:tc>
          <w:tcPr>
            <w:tcW w:w="1374" w:type="dxa"/>
            <w:gridSpan w:val="2"/>
            <w:tcBorders>
              <w:top w:val="nil"/>
              <w:bottom w:val="single" w:sz="4" w:space="0" w:color="auto"/>
            </w:tcBorders>
          </w:tcPr>
          <w:p w14:paraId="5A40D4E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w:t>
            </w:r>
          </w:p>
        </w:tc>
        <w:tc>
          <w:tcPr>
            <w:tcW w:w="893" w:type="dxa"/>
            <w:tcBorders>
              <w:top w:val="nil"/>
              <w:bottom w:val="single" w:sz="4" w:space="0" w:color="auto"/>
            </w:tcBorders>
          </w:tcPr>
          <w:p w14:paraId="043460B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302</w:t>
            </w:r>
          </w:p>
        </w:tc>
        <w:tc>
          <w:tcPr>
            <w:tcW w:w="1553" w:type="dxa"/>
            <w:tcBorders>
              <w:top w:val="nil"/>
              <w:bottom w:val="single" w:sz="4" w:space="0" w:color="auto"/>
            </w:tcBorders>
          </w:tcPr>
          <w:p w14:paraId="686EE1D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c>
          <w:tcPr>
            <w:tcW w:w="891" w:type="dxa"/>
            <w:tcBorders>
              <w:top w:val="nil"/>
              <w:bottom w:val="single" w:sz="4" w:space="0" w:color="auto"/>
            </w:tcBorders>
          </w:tcPr>
          <w:p w14:paraId="00DA9FA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279</w:t>
            </w:r>
          </w:p>
        </w:tc>
        <w:tc>
          <w:tcPr>
            <w:tcW w:w="2529" w:type="dxa"/>
            <w:tcBorders>
              <w:top w:val="nil"/>
              <w:bottom w:val="single" w:sz="4" w:space="0" w:color="auto"/>
            </w:tcBorders>
          </w:tcPr>
          <w:p w14:paraId="5E2C1D3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0</w:t>
            </w:r>
          </w:p>
        </w:tc>
      </w:tr>
      <w:tr w:rsidR="00E776C0" w:rsidRPr="007E5245" w14:paraId="3448B9DC"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147CB1D9"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SJRE</w:t>
            </w:r>
          </w:p>
        </w:tc>
        <w:tc>
          <w:tcPr>
            <w:tcW w:w="1431" w:type="dxa"/>
            <w:tcBorders>
              <w:top w:val="single" w:sz="4" w:space="0" w:color="auto"/>
              <w:bottom w:val="nil"/>
            </w:tcBorders>
          </w:tcPr>
          <w:p w14:paraId="0EBF92A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w:t>
            </w:r>
          </w:p>
        </w:tc>
        <w:tc>
          <w:tcPr>
            <w:tcW w:w="2110" w:type="dxa"/>
            <w:tcBorders>
              <w:top w:val="single" w:sz="4" w:space="0" w:color="auto"/>
              <w:bottom w:val="nil"/>
            </w:tcBorders>
          </w:tcPr>
          <w:p w14:paraId="6669A259"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single" w:sz="4" w:space="0" w:color="auto"/>
              <w:bottom w:val="nil"/>
            </w:tcBorders>
          </w:tcPr>
          <w:p w14:paraId="7D862B7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66,141</w:t>
            </w:r>
          </w:p>
        </w:tc>
        <w:tc>
          <w:tcPr>
            <w:tcW w:w="1374" w:type="dxa"/>
            <w:gridSpan w:val="2"/>
            <w:tcBorders>
              <w:top w:val="single" w:sz="4" w:space="0" w:color="auto"/>
              <w:bottom w:val="nil"/>
            </w:tcBorders>
          </w:tcPr>
          <w:p w14:paraId="1F3D523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3" w:type="dxa"/>
            <w:tcBorders>
              <w:top w:val="single" w:sz="4" w:space="0" w:color="auto"/>
              <w:bottom w:val="nil"/>
            </w:tcBorders>
          </w:tcPr>
          <w:p w14:paraId="0E88AD0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1,075</w:t>
            </w:r>
          </w:p>
        </w:tc>
        <w:tc>
          <w:tcPr>
            <w:tcW w:w="1553" w:type="dxa"/>
            <w:tcBorders>
              <w:top w:val="single" w:sz="4" w:space="0" w:color="auto"/>
              <w:bottom w:val="nil"/>
            </w:tcBorders>
          </w:tcPr>
          <w:p w14:paraId="2C62A83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14</w:t>
            </w:r>
          </w:p>
        </w:tc>
        <w:tc>
          <w:tcPr>
            <w:tcW w:w="891" w:type="dxa"/>
            <w:tcBorders>
              <w:top w:val="single" w:sz="4" w:space="0" w:color="auto"/>
              <w:bottom w:val="nil"/>
            </w:tcBorders>
          </w:tcPr>
          <w:p w14:paraId="5FDCAC3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750</w:t>
            </w:r>
          </w:p>
        </w:tc>
        <w:tc>
          <w:tcPr>
            <w:tcW w:w="2529" w:type="dxa"/>
            <w:tcBorders>
              <w:top w:val="single" w:sz="4" w:space="0" w:color="auto"/>
              <w:bottom w:val="nil"/>
            </w:tcBorders>
          </w:tcPr>
          <w:p w14:paraId="2FC85A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r>
      <w:tr w:rsidR="00E776C0" w:rsidRPr="007E5245" w14:paraId="163D9D6B"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650F06AF"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0C8058A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32D56917"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402D653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134,681</w:t>
            </w:r>
          </w:p>
        </w:tc>
        <w:tc>
          <w:tcPr>
            <w:tcW w:w="1374" w:type="dxa"/>
            <w:gridSpan w:val="2"/>
            <w:tcBorders>
              <w:top w:val="nil"/>
              <w:bottom w:val="single" w:sz="4" w:space="0" w:color="auto"/>
            </w:tcBorders>
          </w:tcPr>
          <w:p w14:paraId="2890718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w:t>
            </w:r>
          </w:p>
        </w:tc>
        <w:tc>
          <w:tcPr>
            <w:tcW w:w="893" w:type="dxa"/>
            <w:tcBorders>
              <w:top w:val="nil"/>
              <w:bottom w:val="single" w:sz="4" w:space="0" w:color="auto"/>
            </w:tcBorders>
          </w:tcPr>
          <w:p w14:paraId="486028A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1,968</w:t>
            </w:r>
          </w:p>
        </w:tc>
        <w:tc>
          <w:tcPr>
            <w:tcW w:w="1553" w:type="dxa"/>
            <w:tcBorders>
              <w:top w:val="nil"/>
              <w:bottom w:val="single" w:sz="4" w:space="0" w:color="auto"/>
            </w:tcBorders>
          </w:tcPr>
          <w:p w14:paraId="2C03612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w:t>
            </w:r>
          </w:p>
        </w:tc>
        <w:tc>
          <w:tcPr>
            <w:tcW w:w="891" w:type="dxa"/>
            <w:tcBorders>
              <w:top w:val="nil"/>
              <w:bottom w:val="single" w:sz="4" w:space="0" w:color="auto"/>
            </w:tcBorders>
          </w:tcPr>
          <w:p w14:paraId="18B23B7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1,701</w:t>
            </w:r>
          </w:p>
        </w:tc>
        <w:tc>
          <w:tcPr>
            <w:tcW w:w="2529" w:type="dxa"/>
            <w:tcBorders>
              <w:top w:val="nil"/>
              <w:bottom w:val="single" w:sz="4" w:space="0" w:color="auto"/>
            </w:tcBorders>
          </w:tcPr>
          <w:p w14:paraId="08A0A74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89</w:t>
            </w:r>
          </w:p>
        </w:tc>
      </w:tr>
      <w:tr w:rsidR="00E776C0" w:rsidRPr="007E5245" w14:paraId="309E00C7"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54CCD0CF"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SPRC</w:t>
            </w:r>
          </w:p>
        </w:tc>
        <w:tc>
          <w:tcPr>
            <w:tcW w:w="1431" w:type="dxa"/>
            <w:tcBorders>
              <w:top w:val="single" w:sz="4" w:space="0" w:color="auto"/>
              <w:bottom w:val="nil"/>
            </w:tcBorders>
          </w:tcPr>
          <w:p w14:paraId="5073853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c>
          <w:tcPr>
            <w:tcW w:w="2110" w:type="dxa"/>
            <w:tcBorders>
              <w:top w:val="single" w:sz="4" w:space="0" w:color="auto"/>
              <w:bottom w:val="nil"/>
            </w:tcBorders>
          </w:tcPr>
          <w:p w14:paraId="7ACA7E0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2022</w:t>
            </w:r>
          </w:p>
        </w:tc>
        <w:tc>
          <w:tcPr>
            <w:tcW w:w="1119" w:type="dxa"/>
            <w:tcBorders>
              <w:top w:val="single" w:sz="4" w:space="0" w:color="auto"/>
              <w:bottom w:val="nil"/>
            </w:tcBorders>
          </w:tcPr>
          <w:p w14:paraId="45518D5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401,810</w:t>
            </w:r>
          </w:p>
        </w:tc>
        <w:tc>
          <w:tcPr>
            <w:tcW w:w="1374" w:type="dxa"/>
            <w:gridSpan w:val="2"/>
            <w:tcBorders>
              <w:top w:val="single" w:sz="4" w:space="0" w:color="auto"/>
              <w:bottom w:val="nil"/>
            </w:tcBorders>
          </w:tcPr>
          <w:p w14:paraId="64A8F2E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153</w:t>
            </w:r>
          </w:p>
        </w:tc>
        <w:tc>
          <w:tcPr>
            <w:tcW w:w="893" w:type="dxa"/>
            <w:tcBorders>
              <w:top w:val="single" w:sz="4" w:space="0" w:color="auto"/>
              <w:bottom w:val="nil"/>
            </w:tcBorders>
          </w:tcPr>
          <w:p w14:paraId="407AE0F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2,435</w:t>
            </w:r>
          </w:p>
        </w:tc>
        <w:tc>
          <w:tcPr>
            <w:tcW w:w="1553" w:type="dxa"/>
            <w:tcBorders>
              <w:top w:val="single" w:sz="4" w:space="0" w:color="auto"/>
              <w:bottom w:val="nil"/>
            </w:tcBorders>
          </w:tcPr>
          <w:p w14:paraId="4514DF7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76</w:t>
            </w:r>
          </w:p>
        </w:tc>
        <w:tc>
          <w:tcPr>
            <w:tcW w:w="891" w:type="dxa"/>
            <w:tcBorders>
              <w:top w:val="single" w:sz="4" w:space="0" w:color="auto"/>
              <w:bottom w:val="nil"/>
            </w:tcBorders>
          </w:tcPr>
          <w:p w14:paraId="4CCD7E2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1,890</w:t>
            </w:r>
          </w:p>
        </w:tc>
        <w:tc>
          <w:tcPr>
            <w:tcW w:w="2529" w:type="dxa"/>
            <w:tcBorders>
              <w:top w:val="single" w:sz="4" w:space="0" w:color="auto"/>
              <w:bottom w:val="nil"/>
            </w:tcBorders>
          </w:tcPr>
          <w:p w14:paraId="026D27D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w:t>
            </w:r>
          </w:p>
        </w:tc>
      </w:tr>
      <w:tr w:rsidR="00E776C0" w:rsidRPr="007E5245" w14:paraId="706B6418"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3890A970"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20C101A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276A61CE"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nil"/>
              <w:bottom w:val="nil"/>
            </w:tcBorders>
          </w:tcPr>
          <w:p w14:paraId="3736DD6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278,428</w:t>
            </w:r>
          </w:p>
        </w:tc>
        <w:tc>
          <w:tcPr>
            <w:tcW w:w="1374" w:type="dxa"/>
            <w:gridSpan w:val="2"/>
            <w:tcBorders>
              <w:top w:val="nil"/>
              <w:bottom w:val="nil"/>
            </w:tcBorders>
          </w:tcPr>
          <w:p w14:paraId="4ED8696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103</w:t>
            </w:r>
          </w:p>
        </w:tc>
        <w:tc>
          <w:tcPr>
            <w:tcW w:w="893" w:type="dxa"/>
            <w:tcBorders>
              <w:top w:val="nil"/>
              <w:bottom w:val="nil"/>
            </w:tcBorders>
          </w:tcPr>
          <w:p w14:paraId="5F51262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1,952</w:t>
            </w:r>
          </w:p>
        </w:tc>
        <w:tc>
          <w:tcPr>
            <w:tcW w:w="1553" w:type="dxa"/>
            <w:tcBorders>
              <w:top w:val="nil"/>
              <w:bottom w:val="nil"/>
            </w:tcBorders>
          </w:tcPr>
          <w:p w14:paraId="4730AE4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57</w:t>
            </w:r>
          </w:p>
        </w:tc>
        <w:tc>
          <w:tcPr>
            <w:tcW w:w="891" w:type="dxa"/>
            <w:tcBorders>
              <w:top w:val="nil"/>
              <w:bottom w:val="nil"/>
            </w:tcBorders>
          </w:tcPr>
          <w:p w14:paraId="319AE86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1,684</w:t>
            </w:r>
          </w:p>
        </w:tc>
        <w:tc>
          <w:tcPr>
            <w:tcW w:w="2529" w:type="dxa"/>
            <w:tcBorders>
              <w:top w:val="nil"/>
              <w:bottom w:val="nil"/>
            </w:tcBorders>
          </w:tcPr>
          <w:p w14:paraId="1ED1C47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31</w:t>
            </w:r>
          </w:p>
        </w:tc>
      </w:tr>
      <w:tr w:rsidR="00E776C0" w:rsidRPr="007E5245" w14:paraId="4E1937CB"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62EBDC83"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0D7767B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38D3381E"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1A1C9FC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194,282</w:t>
            </w:r>
          </w:p>
        </w:tc>
        <w:tc>
          <w:tcPr>
            <w:tcW w:w="1374" w:type="dxa"/>
            <w:gridSpan w:val="2"/>
            <w:tcBorders>
              <w:top w:val="nil"/>
              <w:bottom w:val="nil"/>
            </w:tcBorders>
          </w:tcPr>
          <w:p w14:paraId="572B718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68</w:t>
            </w:r>
          </w:p>
        </w:tc>
        <w:tc>
          <w:tcPr>
            <w:tcW w:w="893" w:type="dxa"/>
            <w:tcBorders>
              <w:top w:val="nil"/>
              <w:bottom w:val="nil"/>
            </w:tcBorders>
          </w:tcPr>
          <w:p w14:paraId="38B05EF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1,394</w:t>
            </w:r>
          </w:p>
        </w:tc>
        <w:tc>
          <w:tcPr>
            <w:tcW w:w="1553" w:type="dxa"/>
            <w:tcBorders>
              <w:top w:val="nil"/>
              <w:bottom w:val="nil"/>
            </w:tcBorders>
          </w:tcPr>
          <w:p w14:paraId="6138897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w:t>
            </w:r>
          </w:p>
        </w:tc>
        <w:tc>
          <w:tcPr>
            <w:tcW w:w="891" w:type="dxa"/>
            <w:tcBorders>
              <w:top w:val="nil"/>
              <w:bottom w:val="nil"/>
            </w:tcBorders>
          </w:tcPr>
          <w:p w14:paraId="50FE829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1,130</w:t>
            </w:r>
          </w:p>
        </w:tc>
        <w:tc>
          <w:tcPr>
            <w:tcW w:w="2529" w:type="dxa"/>
            <w:tcBorders>
              <w:top w:val="nil"/>
              <w:bottom w:val="nil"/>
            </w:tcBorders>
          </w:tcPr>
          <w:p w14:paraId="4EE54F1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w:t>
            </w:r>
          </w:p>
        </w:tc>
      </w:tr>
      <w:tr w:rsidR="00E776C0" w:rsidRPr="007E5245" w14:paraId="4835F1F8"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87E574A"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61E784F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09E55586"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3E0E9BF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334,554</w:t>
            </w:r>
          </w:p>
        </w:tc>
        <w:tc>
          <w:tcPr>
            <w:tcW w:w="1374" w:type="dxa"/>
            <w:gridSpan w:val="2"/>
            <w:tcBorders>
              <w:top w:val="nil"/>
              <w:bottom w:val="single" w:sz="4" w:space="0" w:color="auto"/>
            </w:tcBorders>
          </w:tcPr>
          <w:p w14:paraId="51824BF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110</w:t>
            </w:r>
          </w:p>
        </w:tc>
        <w:tc>
          <w:tcPr>
            <w:tcW w:w="893" w:type="dxa"/>
            <w:tcBorders>
              <w:top w:val="nil"/>
              <w:bottom w:val="single" w:sz="4" w:space="0" w:color="auto"/>
            </w:tcBorders>
          </w:tcPr>
          <w:p w14:paraId="0EA9188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2,864</w:t>
            </w:r>
          </w:p>
        </w:tc>
        <w:tc>
          <w:tcPr>
            <w:tcW w:w="1553" w:type="dxa"/>
            <w:tcBorders>
              <w:top w:val="nil"/>
              <w:bottom w:val="single" w:sz="4" w:space="0" w:color="auto"/>
            </w:tcBorders>
          </w:tcPr>
          <w:p w14:paraId="081EA5B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48</w:t>
            </w:r>
          </w:p>
        </w:tc>
        <w:tc>
          <w:tcPr>
            <w:tcW w:w="891" w:type="dxa"/>
            <w:tcBorders>
              <w:top w:val="nil"/>
              <w:bottom w:val="single" w:sz="4" w:space="0" w:color="auto"/>
            </w:tcBorders>
          </w:tcPr>
          <w:p w14:paraId="1AC76F6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2,049</w:t>
            </w:r>
          </w:p>
        </w:tc>
        <w:tc>
          <w:tcPr>
            <w:tcW w:w="2529" w:type="dxa"/>
            <w:tcBorders>
              <w:top w:val="nil"/>
              <w:bottom w:val="single" w:sz="4" w:space="0" w:color="auto"/>
            </w:tcBorders>
          </w:tcPr>
          <w:p w14:paraId="7009EF8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53</w:t>
            </w:r>
          </w:p>
        </w:tc>
      </w:tr>
      <w:tr w:rsidR="00E776C0" w:rsidRPr="007E5245" w14:paraId="5F255A4E"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5890834B"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rPr>
              <w:t>STMA</w:t>
            </w:r>
          </w:p>
        </w:tc>
        <w:tc>
          <w:tcPr>
            <w:tcW w:w="1431" w:type="dxa"/>
            <w:tcBorders>
              <w:top w:val="single" w:sz="4" w:space="0" w:color="auto"/>
              <w:bottom w:val="single" w:sz="4" w:space="0" w:color="auto"/>
            </w:tcBorders>
          </w:tcPr>
          <w:p w14:paraId="3B09CA0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31</w:t>
            </w:r>
          </w:p>
        </w:tc>
        <w:tc>
          <w:tcPr>
            <w:tcW w:w="2110" w:type="dxa"/>
            <w:tcBorders>
              <w:top w:val="single" w:sz="4" w:space="0" w:color="auto"/>
              <w:bottom w:val="single" w:sz="4" w:space="0" w:color="auto"/>
            </w:tcBorders>
          </w:tcPr>
          <w:p w14:paraId="0198836E"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2F6C35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370,350</w:t>
            </w:r>
          </w:p>
        </w:tc>
        <w:tc>
          <w:tcPr>
            <w:tcW w:w="1374" w:type="dxa"/>
            <w:gridSpan w:val="2"/>
            <w:tcBorders>
              <w:top w:val="single" w:sz="4" w:space="0" w:color="auto"/>
              <w:bottom w:val="single" w:sz="4" w:space="0" w:color="auto"/>
            </w:tcBorders>
          </w:tcPr>
          <w:p w14:paraId="5FB1ADA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252</w:t>
            </w:r>
          </w:p>
        </w:tc>
        <w:tc>
          <w:tcPr>
            <w:tcW w:w="893" w:type="dxa"/>
            <w:tcBorders>
              <w:top w:val="single" w:sz="4" w:space="0" w:color="auto"/>
              <w:bottom w:val="single" w:sz="4" w:space="0" w:color="auto"/>
            </w:tcBorders>
          </w:tcPr>
          <w:p w14:paraId="3E6020C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2,385</w:t>
            </w:r>
          </w:p>
        </w:tc>
        <w:tc>
          <w:tcPr>
            <w:tcW w:w="1553" w:type="dxa"/>
            <w:tcBorders>
              <w:top w:val="single" w:sz="4" w:space="0" w:color="auto"/>
              <w:bottom w:val="single" w:sz="4" w:space="0" w:color="auto"/>
            </w:tcBorders>
          </w:tcPr>
          <w:p w14:paraId="08D58FB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95</w:t>
            </w:r>
          </w:p>
        </w:tc>
        <w:tc>
          <w:tcPr>
            <w:tcW w:w="891" w:type="dxa"/>
            <w:tcBorders>
              <w:top w:val="single" w:sz="4" w:space="0" w:color="auto"/>
              <w:bottom w:val="single" w:sz="4" w:space="0" w:color="auto"/>
            </w:tcBorders>
          </w:tcPr>
          <w:p w14:paraId="03F62B4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c>
          <w:tcPr>
            <w:tcW w:w="2529" w:type="dxa"/>
            <w:tcBorders>
              <w:top w:val="single" w:sz="4" w:space="0" w:color="auto"/>
              <w:bottom w:val="single" w:sz="4" w:space="0" w:color="auto"/>
            </w:tcBorders>
          </w:tcPr>
          <w:p w14:paraId="15E7228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rPr>
              <w:t>421</w:t>
            </w:r>
          </w:p>
        </w:tc>
      </w:tr>
      <w:tr w:rsidR="00E776C0" w:rsidRPr="007E5245" w14:paraId="7C3BB4D3"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37064F6F"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TIPC</w:t>
            </w:r>
          </w:p>
        </w:tc>
        <w:tc>
          <w:tcPr>
            <w:tcW w:w="1431" w:type="dxa"/>
            <w:tcBorders>
              <w:top w:val="single" w:sz="4" w:space="0" w:color="auto"/>
              <w:bottom w:val="nil"/>
            </w:tcBorders>
          </w:tcPr>
          <w:p w14:paraId="08221AC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w:t>
            </w:r>
          </w:p>
        </w:tc>
        <w:tc>
          <w:tcPr>
            <w:tcW w:w="2110" w:type="dxa"/>
            <w:tcBorders>
              <w:top w:val="single" w:sz="4" w:space="0" w:color="auto"/>
              <w:bottom w:val="nil"/>
            </w:tcBorders>
          </w:tcPr>
          <w:p w14:paraId="1F6A531C"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2023</w:t>
            </w:r>
          </w:p>
        </w:tc>
        <w:tc>
          <w:tcPr>
            <w:tcW w:w="1119" w:type="dxa"/>
            <w:tcBorders>
              <w:top w:val="single" w:sz="4" w:space="0" w:color="auto"/>
              <w:bottom w:val="nil"/>
            </w:tcBorders>
          </w:tcPr>
          <w:p w14:paraId="4D03149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256,538</w:t>
            </w:r>
          </w:p>
        </w:tc>
        <w:tc>
          <w:tcPr>
            <w:tcW w:w="1374" w:type="dxa"/>
            <w:gridSpan w:val="2"/>
            <w:tcBorders>
              <w:top w:val="single" w:sz="4" w:space="0" w:color="auto"/>
              <w:bottom w:val="nil"/>
            </w:tcBorders>
          </w:tcPr>
          <w:p w14:paraId="0A39C04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112</w:t>
            </w:r>
          </w:p>
        </w:tc>
        <w:tc>
          <w:tcPr>
            <w:tcW w:w="893" w:type="dxa"/>
            <w:tcBorders>
              <w:top w:val="single" w:sz="4" w:space="0" w:color="auto"/>
              <w:bottom w:val="nil"/>
            </w:tcBorders>
          </w:tcPr>
          <w:p w14:paraId="6491E19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1,569</w:t>
            </w:r>
          </w:p>
        </w:tc>
        <w:tc>
          <w:tcPr>
            <w:tcW w:w="1553" w:type="dxa"/>
            <w:tcBorders>
              <w:top w:val="single" w:sz="4" w:space="0" w:color="auto"/>
              <w:bottom w:val="nil"/>
            </w:tcBorders>
          </w:tcPr>
          <w:p w14:paraId="4B89605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64</w:t>
            </w:r>
          </w:p>
        </w:tc>
        <w:tc>
          <w:tcPr>
            <w:tcW w:w="891" w:type="dxa"/>
            <w:tcBorders>
              <w:top w:val="single" w:sz="4" w:space="0" w:color="auto"/>
              <w:bottom w:val="nil"/>
            </w:tcBorders>
          </w:tcPr>
          <w:p w14:paraId="7041995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1,745</w:t>
            </w:r>
          </w:p>
        </w:tc>
        <w:tc>
          <w:tcPr>
            <w:tcW w:w="2529" w:type="dxa"/>
            <w:tcBorders>
              <w:top w:val="single" w:sz="4" w:space="0" w:color="auto"/>
              <w:bottom w:val="nil"/>
            </w:tcBorders>
          </w:tcPr>
          <w:p w14:paraId="1FA446C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25</w:t>
            </w:r>
          </w:p>
        </w:tc>
      </w:tr>
      <w:tr w:rsidR="00E776C0" w:rsidRPr="007E5245" w14:paraId="223A46FC"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nil"/>
            </w:tcBorders>
          </w:tcPr>
          <w:p w14:paraId="19950AE0" w14:textId="77777777" w:rsidR="00E776C0" w:rsidRPr="007E5245" w:rsidRDefault="00E776C0">
            <w:pPr>
              <w:pStyle w:val="TableNormal1"/>
              <w:rPr>
                <w:rFonts w:ascii="Times New Roman" w:hAnsi="Times New Roman" w:cs="Times New Roman"/>
              </w:rPr>
            </w:pPr>
          </w:p>
        </w:tc>
        <w:tc>
          <w:tcPr>
            <w:tcW w:w="1431" w:type="dxa"/>
            <w:tcBorders>
              <w:top w:val="nil"/>
              <w:bottom w:val="nil"/>
            </w:tcBorders>
          </w:tcPr>
          <w:p w14:paraId="05CEEF8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nil"/>
            </w:tcBorders>
          </w:tcPr>
          <w:p w14:paraId="6EC87BDD"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2024</w:t>
            </w:r>
          </w:p>
        </w:tc>
        <w:tc>
          <w:tcPr>
            <w:tcW w:w="1119" w:type="dxa"/>
            <w:tcBorders>
              <w:top w:val="nil"/>
              <w:bottom w:val="nil"/>
            </w:tcBorders>
          </w:tcPr>
          <w:p w14:paraId="1C44BB5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269,018</w:t>
            </w:r>
          </w:p>
        </w:tc>
        <w:tc>
          <w:tcPr>
            <w:tcW w:w="1374" w:type="dxa"/>
            <w:gridSpan w:val="2"/>
            <w:tcBorders>
              <w:top w:val="nil"/>
              <w:bottom w:val="nil"/>
            </w:tcBorders>
          </w:tcPr>
          <w:p w14:paraId="13D4657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w:t>
            </w:r>
          </w:p>
        </w:tc>
        <w:tc>
          <w:tcPr>
            <w:tcW w:w="893" w:type="dxa"/>
            <w:tcBorders>
              <w:top w:val="nil"/>
              <w:bottom w:val="nil"/>
            </w:tcBorders>
          </w:tcPr>
          <w:p w14:paraId="5644F35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1,032</w:t>
            </w:r>
          </w:p>
        </w:tc>
        <w:tc>
          <w:tcPr>
            <w:tcW w:w="1553" w:type="dxa"/>
            <w:tcBorders>
              <w:top w:val="nil"/>
              <w:bottom w:val="nil"/>
            </w:tcBorders>
          </w:tcPr>
          <w:p w14:paraId="2E387FD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13</w:t>
            </w:r>
          </w:p>
        </w:tc>
        <w:tc>
          <w:tcPr>
            <w:tcW w:w="891" w:type="dxa"/>
            <w:tcBorders>
              <w:top w:val="nil"/>
              <w:bottom w:val="nil"/>
            </w:tcBorders>
          </w:tcPr>
          <w:p w14:paraId="488E15A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987</w:t>
            </w:r>
          </w:p>
        </w:tc>
        <w:tc>
          <w:tcPr>
            <w:tcW w:w="2529" w:type="dxa"/>
            <w:tcBorders>
              <w:top w:val="nil"/>
              <w:bottom w:val="nil"/>
            </w:tcBorders>
          </w:tcPr>
          <w:p w14:paraId="0DE195B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63</w:t>
            </w:r>
          </w:p>
        </w:tc>
      </w:tr>
      <w:tr w:rsidR="00E776C0" w:rsidRPr="007E5245" w14:paraId="7642F534"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4" w:space="0" w:color="auto"/>
            </w:tcBorders>
          </w:tcPr>
          <w:p w14:paraId="30C1E46D" w14:textId="77777777" w:rsidR="00E776C0" w:rsidRPr="007E5245" w:rsidRDefault="00E776C0">
            <w:pPr>
              <w:pStyle w:val="TableNormal1"/>
              <w:rPr>
                <w:rFonts w:ascii="Times New Roman" w:hAnsi="Times New Roman" w:cs="Times New Roman"/>
              </w:rPr>
            </w:pPr>
          </w:p>
        </w:tc>
        <w:tc>
          <w:tcPr>
            <w:tcW w:w="1431" w:type="dxa"/>
            <w:tcBorders>
              <w:top w:val="nil"/>
              <w:bottom w:val="single" w:sz="4" w:space="0" w:color="auto"/>
            </w:tcBorders>
          </w:tcPr>
          <w:p w14:paraId="1964E9E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110" w:type="dxa"/>
            <w:tcBorders>
              <w:top w:val="nil"/>
              <w:bottom w:val="single" w:sz="4" w:space="0" w:color="auto"/>
            </w:tcBorders>
          </w:tcPr>
          <w:p w14:paraId="4F6D7D7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nil"/>
              <w:bottom w:val="single" w:sz="4" w:space="0" w:color="auto"/>
            </w:tcBorders>
          </w:tcPr>
          <w:p w14:paraId="3672E31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323,796</w:t>
            </w:r>
          </w:p>
        </w:tc>
        <w:tc>
          <w:tcPr>
            <w:tcW w:w="1374" w:type="dxa"/>
            <w:gridSpan w:val="2"/>
            <w:tcBorders>
              <w:top w:val="nil"/>
              <w:bottom w:val="single" w:sz="4" w:space="0" w:color="auto"/>
            </w:tcBorders>
          </w:tcPr>
          <w:p w14:paraId="707EF7A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73</w:t>
            </w:r>
          </w:p>
        </w:tc>
        <w:tc>
          <w:tcPr>
            <w:tcW w:w="893" w:type="dxa"/>
            <w:tcBorders>
              <w:top w:val="nil"/>
              <w:bottom w:val="single" w:sz="4" w:space="0" w:color="auto"/>
            </w:tcBorders>
          </w:tcPr>
          <w:p w14:paraId="51EF4C4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1,791</w:t>
            </w:r>
          </w:p>
        </w:tc>
        <w:tc>
          <w:tcPr>
            <w:tcW w:w="1553" w:type="dxa"/>
            <w:tcBorders>
              <w:top w:val="nil"/>
              <w:bottom w:val="single" w:sz="4" w:space="0" w:color="auto"/>
            </w:tcBorders>
          </w:tcPr>
          <w:p w14:paraId="644F44B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43</w:t>
            </w:r>
          </w:p>
        </w:tc>
        <w:tc>
          <w:tcPr>
            <w:tcW w:w="891" w:type="dxa"/>
            <w:tcBorders>
              <w:top w:val="nil"/>
              <w:bottom w:val="single" w:sz="4" w:space="0" w:color="auto"/>
            </w:tcBorders>
          </w:tcPr>
          <w:p w14:paraId="500D2941"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1,828</w:t>
            </w:r>
          </w:p>
        </w:tc>
        <w:tc>
          <w:tcPr>
            <w:tcW w:w="2529" w:type="dxa"/>
            <w:tcBorders>
              <w:top w:val="nil"/>
              <w:bottom w:val="single" w:sz="4" w:space="0" w:color="auto"/>
            </w:tcBorders>
          </w:tcPr>
          <w:p w14:paraId="23F4829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35</w:t>
            </w:r>
          </w:p>
        </w:tc>
      </w:tr>
      <w:tr w:rsidR="00E776C0" w:rsidRPr="007E5245" w14:paraId="41260D5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01C5D2FE" w14:textId="77777777" w:rsidR="00E776C0" w:rsidRPr="007E5245" w:rsidRDefault="00E776C0">
            <w:pPr>
              <w:pStyle w:val="TableNormal1"/>
              <w:rPr>
                <w:rFonts w:ascii="Times New Roman" w:hAnsi="Times New Roman" w:cs="Times New Roman"/>
                <w:color w:val="000000"/>
              </w:rPr>
            </w:pPr>
            <w:r w:rsidRPr="007E5245">
              <w:rPr>
                <w:rFonts w:ascii="Times New Roman" w:hAnsi="Times New Roman" w:cs="Times New Roman"/>
                <w:color w:val="000000"/>
              </w:rPr>
              <w:t>TRUC</w:t>
            </w:r>
          </w:p>
        </w:tc>
        <w:tc>
          <w:tcPr>
            <w:tcW w:w="1431" w:type="dxa"/>
            <w:tcBorders>
              <w:top w:val="single" w:sz="4" w:space="0" w:color="auto"/>
              <w:bottom w:val="single" w:sz="4" w:space="0" w:color="auto"/>
            </w:tcBorders>
          </w:tcPr>
          <w:p w14:paraId="1D3BFA92"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30</w:t>
            </w:r>
          </w:p>
        </w:tc>
        <w:tc>
          <w:tcPr>
            <w:tcW w:w="2110" w:type="dxa"/>
            <w:tcBorders>
              <w:top w:val="single" w:sz="4" w:space="0" w:color="auto"/>
              <w:bottom w:val="single" w:sz="4" w:space="0" w:color="auto"/>
            </w:tcBorders>
          </w:tcPr>
          <w:p w14:paraId="21087189"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5BF84B9E"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0</w:t>
            </w:r>
          </w:p>
        </w:tc>
        <w:tc>
          <w:tcPr>
            <w:tcW w:w="1374" w:type="dxa"/>
            <w:gridSpan w:val="2"/>
            <w:tcBorders>
              <w:top w:val="single" w:sz="4" w:space="0" w:color="auto"/>
              <w:bottom w:val="single" w:sz="4" w:space="0" w:color="auto"/>
            </w:tcBorders>
          </w:tcPr>
          <w:p w14:paraId="5F79C4BD"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w:t>
            </w:r>
          </w:p>
        </w:tc>
        <w:tc>
          <w:tcPr>
            <w:tcW w:w="893" w:type="dxa"/>
            <w:tcBorders>
              <w:top w:val="single" w:sz="4" w:space="0" w:color="auto"/>
              <w:bottom w:val="single" w:sz="4" w:space="0" w:color="auto"/>
            </w:tcBorders>
          </w:tcPr>
          <w:p w14:paraId="5D7D666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-56</w:t>
            </w:r>
          </w:p>
        </w:tc>
        <w:tc>
          <w:tcPr>
            <w:tcW w:w="1553" w:type="dxa"/>
            <w:tcBorders>
              <w:top w:val="single" w:sz="4" w:space="0" w:color="auto"/>
              <w:bottom w:val="single" w:sz="4" w:space="0" w:color="auto"/>
            </w:tcBorders>
          </w:tcPr>
          <w:p w14:paraId="2ECEF5F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54BE7EB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w:t>
            </w:r>
          </w:p>
        </w:tc>
        <w:tc>
          <w:tcPr>
            <w:tcW w:w="2529" w:type="dxa"/>
            <w:tcBorders>
              <w:top w:val="single" w:sz="4" w:space="0" w:color="auto"/>
              <w:bottom w:val="single" w:sz="4" w:space="0" w:color="auto"/>
            </w:tcBorders>
          </w:tcPr>
          <w:p w14:paraId="2B10DE1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-9</w:t>
            </w:r>
          </w:p>
        </w:tc>
      </w:tr>
      <w:tr w:rsidR="00E776C0" w:rsidRPr="007E5245" w14:paraId="5D5AF9A1"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single" w:sz="4" w:space="0" w:color="auto"/>
            </w:tcBorders>
          </w:tcPr>
          <w:p w14:paraId="6BDAF11C" w14:textId="77777777" w:rsidR="00E776C0" w:rsidRPr="007E5245" w:rsidRDefault="00E776C0">
            <w:pPr>
              <w:pStyle w:val="TableNormal1"/>
              <w:rPr>
                <w:rFonts w:ascii="Times New Roman" w:hAnsi="Times New Roman" w:cs="Times New Roman"/>
              </w:rPr>
            </w:pPr>
            <w:r w:rsidRPr="007E5245">
              <w:rPr>
                <w:rFonts w:ascii="Times New Roman" w:hAnsi="Times New Roman" w:cs="Times New Roman"/>
                <w:color w:val="000000"/>
              </w:rPr>
              <w:t>UPPB</w:t>
            </w:r>
          </w:p>
        </w:tc>
        <w:tc>
          <w:tcPr>
            <w:tcW w:w="1431" w:type="dxa"/>
            <w:tcBorders>
              <w:top w:val="single" w:sz="4" w:space="0" w:color="auto"/>
              <w:bottom w:val="single" w:sz="4" w:space="0" w:color="auto"/>
            </w:tcBorders>
          </w:tcPr>
          <w:p w14:paraId="4960C0F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30</w:t>
            </w:r>
          </w:p>
        </w:tc>
        <w:tc>
          <w:tcPr>
            <w:tcW w:w="2110" w:type="dxa"/>
            <w:tcBorders>
              <w:top w:val="single" w:sz="4" w:space="0" w:color="auto"/>
              <w:bottom w:val="single" w:sz="4" w:space="0" w:color="auto"/>
            </w:tcBorders>
          </w:tcPr>
          <w:p w14:paraId="1FD6F4D5"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2025</w:t>
            </w:r>
          </w:p>
        </w:tc>
        <w:tc>
          <w:tcPr>
            <w:tcW w:w="1119" w:type="dxa"/>
            <w:tcBorders>
              <w:top w:val="single" w:sz="4" w:space="0" w:color="auto"/>
              <w:bottom w:val="single" w:sz="4" w:space="0" w:color="auto"/>
            </w:tcBorders>
          </w:tcPr>
          <w:p w14:paraId="147B5EF5"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55,267</w:t>
            </w:r>
          </w:p>
        </w:tc>
        <w:tc>
          <w:tcPr>
            <w:tcW w:w="1374" w:type="dxa"/>
            <w:gridSpan w:val="2"/>
            <w:tcBorders>
              <w:top w:val="single" w:sz="4" w:space="0" w:color="auto"/>
              <w:bottom w:val="single" w:sz="4" w:space="0" w:color="auto"/>
            </w:tcBorders>
          </w:tcPr>
          <w:p w14:paraId="5BF68CB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2</w:t>
            </w:r>
          </w:p>
        </w:tc>
        <w:tc>
          <w:tcPr>
            <w:tcW w:w="893" w:type="dxa"/>
            <w:tcBorders>
              <w:top w:val="single" w:sz="4" w:space="0" w:color="auto"/>
              <w:bottom w:val="single" w:sz="4" w:space="0" w:color="auto"/>
            </w:tcBorders>
          </w:tcPr>
          <w:p w14:paraId="1C81D6D3"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115</w:t>
            </w:r>
          </w:p>
        </w:tc>
        <w:tc>
          <w:tcPr>
            <w:tcW w:w="1553" w:type="dxa"/>
            <w:tcBorders>
              <w:top w:val="single" w:sz="4" w:space="0" w:color="auto"/>
              <w:bottom w:val="single" w:sz="4" w:space="0" w:color="auto"/>
            </w:tcBorders>
          </w:tcPr>
          <w:p w14:paraId="3C1B1DE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-1</w:t>
            </w:r>
          </w:p>
        </w:tc>
        <w:tc>
          <w:tcPr>
            <w:tcW w:w="891" w:type="dxa"/>
            <w:tcBorders>
              <w:top w:val="single" w:sz="4" w:space="0" w:color="auto"/>
              <w:bottom w:val="single" w:sz="4" w:space="0" w:color="auto"/>
            </w:tcBorders>
          </w:tcPr>
          <w:p w14:paraId="77577BDC"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59</w:t>
            </w:r>
          </w:p>
        </w:tc>
        <w:tc>
          <w:tcPr>
            <w:tcW w:w="2529" w:type="dxa"/>
            <w:tcBorders>
              <w:top w:val="single" w:sz="4" w:space="0" w:color="auto"/>
              <w:bottom w:val="single" w:sz="4" w:space="0" w:color="auto"/>
            </w:tcBorders>
          </w:tcPr>
          <w:p w14:paraId="7237AFA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E5245">
              <w:rPr>
                <w:rFonts w:ascii="Times New Roman" w:hAnsi="Times New Roman" w:cs="Times New Roman"/>
                <w:color w:val="000000"/>
              </w:rPr>
              <w:t>3</w:t>
            </w:r>
          </w:p>
        </w:tc>
      </w:tr>
      <w:tr w:rsidR="00E776C0" w:rsidRPr="007E5245" w14:paraId="4C625E46"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single" w:sz="4" w:space="0" w:color="auto"/>
              <w:bottom w:val="nil"/>
            </w:tcBorders>
          </w:tcPr>
          <w:p w14:paraId="06276C7C" w14:textId="77777777" w:rsidR="00E776C0" w:rsidRPr="007E5245" w:rsidRDefault="00E776C0">
            <w:pPr>
              <w:pStyle w:val="TableNormal1"/>
              <w:rPr>
                <w:rFonts w:ascii="Times New Roman" w:hAnsi="Times New Roman" w:cs="Times New Roman"/>
                <w:color w:val="000000"/>
              </w:rPr>
            </w:pPr>
            <w:r w:rsidRPr="007E5245">
              <w:rPr>
                <w:rFonts w:ascii="Times New Roman" w:hAnsi="Times New Roman" w:cs="Times New Roman"/>
                <w:color w:val="000000"/>
              </w:rPr>
              <w:t>WALC</w:t>
            </w:r>
          </w:p>
        </w:tc>
        <w:tc>
          <w:tcPr>
            <w:tcW w:w="1431" w:type="dxa"/>
            <w:tcBorders>
              <w:top w:val="single" w:sz="4" w:space="0" w:color="auto"/>
              <w:bottom w:val="nil"/>
            </w:tcBorders>
          </w:tcPr>
          <w:p w14:paraId="3179801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17.4</w:t>
            </w:r>
          </w:p>
        </w:tc>
        <w:tc>
          <w:tcPr>
            <w:tcW w:w="2110" w:type="dxa"/>
            <w:tcBorders>
              <w:top w:val="single" w:sz="4" w:space="0" w:color="auto"/>
              <w:bottom w:val="nil"/>
            </w:tcBorders>
          </w:tcPr>
          <w:p w14:paraId="1D3441FC"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2023</w:t>
            </w:r>
          </w:p>
        </w:tc>
        <w:tc>
          <w:tcPr>
            <w:tcW w:w="1119" w:type="dxa"/>
            <w:tcBorders>
              <w:top w:val="single" w:sz="4" w:space="0" w:color="auto"/>
              <w:bottom w:val="nil"/>
            </w:tcBorders>
          </w:tcPr>
          <w:p w14:paraId="78D4208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770,819</w:t>
            </w:r>
          </w:p>
        </w:tc>
        <w:tc>
          <w:tcPr>
            <w:tcW w:w="1374" w:type="dxa"/>
            <w:gridSpan w:val="2"/>
            <w:tcBorders>
              <w:top w:val="single" w:sz="4" w:space="0" w:color="auto"/>
              <w:bottom w:val="nil"/>
            </w:tcBorders>
          </w:tcPr>
          <w:p w14:paraId="7CF10640"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166</w:t>
            </w:r>
          </w:p>
        </w:tc>
        <w:tc>
          <w:tcPr>
            <w:tcW w:w="893" w:type="dxa"/>
            <w:tcBorders>
              <w:top w:val="single" w:sz="4" w:space="0" w:color="auto"/>
              <w:bottom w:val="nil"/>
            </w:tcBorders>
          </w:tcPr>
          <w:p w14:paraId="4589C76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-549</w:t>
            </w:r>
          </w:p>
        </w:tc>
        <w:tc>
          <w:tcPr>
            <w:tcW w:w="1553" w:type="dxa"/>
            <w:tcBorders>
              <w:top w:val="single" w:sz="4" w:space="0" w:color="auto"/>
              <w:bottom w:val="nil"/>
            </w:tcBorders>
          </w:tcPr>
          <w:p w14:paraId="51B3818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117</w:t>
            </w:r>
          </w:p>
        </w:tc>
        <w:tc>
          <w:tcPr>
            <w:tcW w:w="891" w:type="dxa"/>
            <w:tcBorders>
              <w:top w:val="single" w:sz="4" w:space="0" w:color="auto"/>
              <w:bottom w:val="nil"/>
            </w:tcBorders>
          </w:tcPr>
          <w:p w14:paraId="6E7CD9FA"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380</w:t>
            </w:r>
          </w:p>
        </w:tc>
        <w:tc>
          <w:tcPr>
            <w:tcW w:w="2529" w:type="dxa"/>
            <w:tcBorders>
              <w:top w:val="single" w:sz="4" w:space="0" w:color="auto"/>
              <w:bottom w:val="nil"/>
            </w:tcBorders>
          </w:tcPr>
          <w:p w14:paraId="46C34607"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-24</w:t>
            </w:r>
          </w:p>
        </w:tc>
      </w:tr>
      <w:tr w:rsidR="00E776C0" w:rsidRPr="007E5245" w14:paraId="1F10E8A9" w14:textId="77777777">
        <w:trPr>
          <w:trHeight w:val="216"/>
        </w:trPr>
        <w:tc>
          <w:tcPr>
            <w:cnfStyle w:val="001000000000" w:firstRow="0" w:lastRow="0" w:firstColumn="1" w:lastColumn="0" w:oddVBand="0" w:evenVBand="0" w:oddHBand="0" w:evenHBand="0" w:firstRowFirstColumn="0" w:firstRowLastColumn="0" w:lastRowFirstColumn="0" w:lastRowLastColumn="0"/>
            <w:tcW w:w="1060" w:type="dxa"/>
            <w:tcBorders>
              <w:top w:val="nil"/>
              <w:bottom w:val="single" w:sz="12" w:space="0" w:color="auto"/>
            </w:tcBorders>
          </w:tcPr>
          <w:p w14:paraId="74C77433" w14:textId="77777777" w:rsidR="00E776C0" w:rsidRPr="007E5245" w:rsidRDefault="00E776C0">
            <w:pPr>
              <w:pStyle w:val="TableNormal1"/>
              <w:rPr>
                <w:rFonts w:ascii="Times New Roman" w:hAnsi="Times New Roman" w:cs="Times New Roman"/>
                <w:color w:val="000000"/>
              </w:rPr>
            </w:pPr>
          </w:p>
        </w:tc>
        <w:tc>
          <w:tcPr>
            <w:tcW w:w="1431" w:type="dxa"/>
            <w:tcBorders>
              <w:top w:val="nil"/>
              <w:bottom w:val="single" w:sz="12" w:space="0" w:color="auto"/>
            </w:tcBorders>
          </w:tcPr>
          <w:p w14:paraId="22C1C164"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
        </w:tc>
        <w:tc>
          <w:tcPr>
            <w:tcW w:w="2110" w:type="dxa"/>
            <w:tcBorders>
              <w:top w:val="nil"/>
              <w:bottom w:val="single" w:sz="12" w:space="0" w:color="auto"/>
            </w:tcBorders>
          </w:tcPr>
          <w:p w14:paraId="7E24CC5A" w14:textId="77777777" w:rsidR="00E776C0" w:rsidRPr="007E5245" w:rsidRDefault="00E776C0">
            <w:pPr>
              <w:pStyle w:val="TableNormal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2024</w:t>
            </w:r>
          </w:p>
        </w:tc>
        <w:tc>
          <w:tcPr>
            <w:tcW w:w="1119" w:type="dxa"/>
            <w:tcBorders>
              <w:top w:val="nil"/>
              <w:bottom w:val="single" w:sz="12" w:space="0" w:color="auto"/>
            </w:tcBorders>
          </w:tcPr>
          <w:p w14:paraId="64C08D4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1,687,419</w:t>
            </w:r>
          </w:p>
        </w:tc>
        <w:tc>
          <w:tcPr>
            <w:tcW w:w="1374" w:type="dxa"/>
            <w:gridSpan w:val="2"/>
            <w:tcBorders>
              <w:top w:val="nil"/>
              <w:bottom w:val="single" w:sz="12" w:space="0" w:color="auto"/>
            </w:tcBorders>
          </w:tcPr>
          <w:p w14:paraId="49F8F546"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497</w:t>
            </w:r>
          </w:p>
        </w:tc>
        <w:tc>
          <w:tcPr>
            <w:tcW w:w="893" w:type="dxa"/>
            <w:tcBorders>
              <w:top w:val="nil"/>
              <w:bottom w:val="single" w:sz="12" w:space="0" w:color="auto"/>
            </w:tcBorders>
          </w:tcPr>
          <w:p w14:paraId="6EE64A68"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4,789</w:t>
            </w:r>
          </w:p>
        </w:tc>
        <w:tc>
          <w:tcPr>
            <w:tcW w:w="1553" w:type="dxa"/>
            <w:tcBorders>
              <w:top w:val="nil"/>
              <w:bottom w:val="single" w:sz="12" w:space="0" w:color="auto"/>
            </w:tcBorders>
          </w:tcPr>
          <w:p w14:paraId="13C158AB"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295</w:t>
            </w:r>
          </w:p>
        </w:tc>
        <w:tc>
          <w:tcPr>
            <w:tcW w:w="891" w:type="dxa"/>
            <w:tcBorders>
              <w:top w:val="nil"/>
              <w:bottom w:val="single" w:sz="12" w:space="0" w:color="auto"/>
            </w:tcBorders>
          </w:tcPr>
          <w:p w14:paraId="7B734659"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6,904</w:t>
            </w:r>
          </w:p>
        </w:tc>
        <w:tc>
          <w:tcPr>
            <w:tcW w:w="2529" w:type="dxa"/>
            <w:tcBorders>
              <w:top w:val="nil"/>
              <w:bottom w:val="single" w:sz="12" w:space="0" w:color="auto"/>
            </w:tcBorders>
          </w:tcPr>
          <w:p w14:paraId="105EC74F" w14:textId="77777777" w:rsidR="00E776C0" w:rsidRPr="007E5245" w:rsidRDefault="00E776C0">
            <w:pPr>
              <w:pStyle w:val="TableNormal1"/>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7E5245">
              <w:rPr>
                <w:rFonts w:ascii="Times New Roman" w:hAnsi="Times New Roman" w:cs="Times New Roman"/>
                <w:color w:val="000000"/>
              </w:rPr>
              <w:t>-20</w:t>
            </w:r>
          </w:p>
        </w:tc>
      </w:tr>
    </w:tbl>
    <w:p w14:paraId="42108A4D" w14:textId="66BA4F65" w:rsidR="00E776C0" w:rsidRPr="007E5245" w:rsidRDefault="00E776C0" w:rsidP="00E776C0">
      <w:pPr>
        <w:rPr>
          <w:rFonts w:ascii="Times New Roman" w:hAnsi="Times New Roman" w:cs="Times New Roman"/>
        </w:rPr>
      </w:pPr>
    </w:p>
    <w:p w14:paraId="6B33EDD7" w14:textId="3C2198A0" w:rsidR="00D669F0" w:rsidRPr="007E5245" w:rsidRDefault="00D669F0">
      <w:pPr>
        <w:rPr>
          <w:rFonts w:ascii="Times New Roman" w:hAnsi="Times New Roman" w:cs="Times New Roman"/>
        </w:rPr>
      </w:pPr>
      <w:r w:rsidRPr="007E5245">
        <w:rPr>
          <w:rFonts w:ascii="Times New Roman" w:hAnsi="Times New Roman" w:cs="Times New Roman"/>
        </w:rPr>
        <w:br w:type="page"/>
      </w:r>
    </w:p>
    <w:p w14:paraId="354726F6" w14:textId="77777777" w:rsidR="0030773A" w:rsidRDefault="0030773A">
      <w:pPr>
        <w:rPr>
          <w:ins w:id="2120" w:author="Anderson, Kenneth" w:date="2026-10-09T09:17:00Z" w16du:dateUtc="2026-10-09T13:17:00Z"/>
          <w:rFonts w:ascii="Times New Roman" w:hAnsi="Times New Roman" w:cs="Times New Roman"/>
        </w:rPr>
      </w:pPr>
      <w:ins w:id="2121" w:author="Anderson, Kenneth" w:date="2026-10-09T09:17:00Z" w16du:dateUtc="2026-10-09T13:17:00Z">
        <w:r>
          <w:rPr>
            <w:rFonts w:ascii="Times New Roman" w:hAnsi="Times New Roman" w:cs="Times New Roman"/>
            <w:i/>
            <w:iCs/>
          </w:rPr>
          <w:lastRenderedPageBreak/>
          <w:br w:type="page"/>
        </w:r>
      </w:ins>
    </w:p>
    <w:p w14:paraId="1A1969F5" w14:textId="064FCE4F" w:rsidR="00155012" w:rsidRPr="007E5245" w:rsidRDefault="00155012" w:rsidP="00155012">
      <w:pPr>
        <w:pStyle w:val="Caption"/>
        <w:rPr>
          <w:ins w:id="2122" w:author="Anderson, Kenneth" w:date="2026-10-09T09:17:00Z" w16du:dateUtc="2026-10-09T13:17:00Z"/>
          <w:rFonts w:ascii="Times New Roman" w:hAnsi="Times New Roman" w:cs="Times New Roman"/>
          <w:i w:val="0"/>
          <w:iCs w:val="0"/>
          <w:color w:val="auto"/>
          <w:sz w:val="22"/>
          <w:szCs w:val="22"/>
        </w:rPr>
      </w:pPr>
      <w:ins w:id="2123" w:author="Anderson, Kenneth" w:date="2026-10-09T09:17:00Z" w16du:dateUtc="2026-10-09T13:17:00Z">
        <w:r w:rsidRPr="007E5245">
          <w:rPr>
            <w:rFonts w:ascii="Times New Roman" w:hAnsi="Times New Roman" w:cs="Times New Roman"/>
            <w:i w:val="0"/>
            <w:iCs w:val="0"/>
            <w:color w:val="auto"/>
            <w:sz w:val="22"/>
            <w:szCs w:val="22"/>
          </w:rPr>
          <w:lastRenderedPageBreak/>
          <w:t>Table S</w:t>
        </w:r>
      </w:ins>
      <w:ins w:id="2124" w:author="Anderson, Kenneth" w:date="2026-10-09T09:20:00Z" w16du:dateUtc="2026-10-09T13:20:00Z">
        <w:r w:rsidR="00FF004A">
          <w:rPr>
            <w:rFonts w:ascii="Times New Roman" w:hAnsi="Times New Roman" w:cs="Times New Roman"/>
            <w:i w:val="0"/>
            <w:iCs w:val="0"/>
            <w:color w:val="auto"/>
            <w:sz w:val="22"/>
            <w:szCs w:val="22"/>
          </w:rPr>
          <w:t>2</w:t>
        </w:r>
      </w:ins>
      <w:ins w:id="2125" w:author="Anderson, Kenneth" w:date="2026-10-09T09:17:00Z" w16du:dateUtc="2026-10-09T13:17:00Z">
        <w:r w:rsidRPr="007E5245">
          <w:rPr>
            <w:rFonts w:ascii="Times New Roman" w:hAnsi="Times New Roman" w:cs="Times New Roman"/>
            <w:i w:val="0"/>
            <w:iCs w:val="0"/>
            <w:color w:val="auto"/>
            <w:sz w:val="22"/>
            <w:szCs w:val="22"/>
          </w:rPr>
          <w:t xml:space="preserve">. Nutrient </w:t>
        </w:r>
      </w:ins>
      <w:ins w:id="2126" w:author="Anderson, Kenneth" w:date="2026-10-09T09:19:00Z" w16du:dateUtc="2026-10-09T13:19:00Z">
        <w:r w:rsidR="00DD299F">
          <w:rPr>
            <w:rFonts w:ascii="Times New Roman" w:hAnsi="Times New Roman" w:cs="Times New Roman"/>
            <w:i w:val="0"/>
            <w:iCs w:val="0"/>
            <w:color w:val="auto"/>
            <w:sz w:val="22"/>
            <w:szCs w:val="22"/>
          </w:rPr>
          <w:t>retention efficiency</w:t>
        </w:r>
      </w:ins>
      <w:ins w:id="2127" w:author="Anderson, Kenneth" w:date="2026-10-09T09:17:00Z" w16du:dateUtc="2026-10-09T13:17:00Z">
        <w:r w:rsidRPr="007E5245">
          <w:rPr>
            <w:rFonts w:ascii="Times New Roman" w:hAnsi="Times New Roman" w:cs="Times New Roman"/>
            <w:i w:val="0"/>
            <w:iCs w:val="0"/>
            <w:color w:val="auto"/>
            <w:sz w:val="22"/>
            <w:szCs w:val="22"/>
          </w:rPr>
          <w:t xml:space="preserve"> across all monitoring years for H2Ohio wetlands. </w:t>
        </w:r>
      </w:ins>
      <w:ins w:id="2128" w:author="Anderson, Kenneth" w:date="2026-10-09T09:19:00Z" w16du:dateUtc="2026-10-09T13:19:00Z">
        <w:r w:rsidR="00DD299F">
          <w:rPr>
            <w:rFonts w:ascii="Times New Roman" w:hAnsi="Times New Roman" w:cs="Times New Roman"/>
            <w:i w:val="0"/>
            <w:iCs w:val="0"/>
            <w:color w:val="auto"/>
            <w:sz w:val="22"/>
            <w:szCs w:val="22"/>
          </w:rPr>
          <w:t xml:space="preserve">Retention was calculated as the </w:t>
        </w:r>
      </w:ins>
      <w:ins w:id="2129" w:author="Anderson, Kenneth" w:date="2026-10-09T09:20:00Z" w16du:dateUtc="2026-10-09T13:20:00Z">
        <w:r w:rsidR="008E31F6">
          <w:rPr>
            <w:rFonts w:ascii="Times New Roman" w:hAnsi="Times New Roman" w:cs="Times New Roman"/>
            <w:i w:val="0"/>
            <w:iCs w:val="0"/>
            <w:color w:val="auto"/>
            <w:sz w:val="22"/>
            <w:szCs w:val="22"/>
          </w:rPr>
          <w:t>proportion</w:t>
        </w:r>
      </w:ins>
      <w:ins w:id="2130" w:author="Anderson, Kenneth" w:date="2026-10-09T09:19:00Z" w16du:dateUtc="2026-10-09T13:19:00Z">
        <w:r w:rsidR="00DD299F">
          <w:rPr>
            <w:rFonts w:ascii="Times New Roman" w:hAnsi="Times New Roman" w:cs="Times New Roman"/>
            <w:i w:val="0"/>
            <w:iCs w:val="0"/>
            <w:color w:val="auto"/>
            <w:sz w:val="22"/>
            <w:szCs w:val="22"/>
          </w:rPr>
          <w:t xml:space="preserve"> of incom</w:t>
        </w:r>
      </w:ins>
      <w:ins w:id="2131" w:author="Anderson, Kenneth" w:date="2026-10-09T09:20:00Z" w16du:dateUtc="2026-10-09T13:20:00Z">
        <w:r w:rsidR="00DD299F">
          <w:rPr>
            <w:rFonts w:ascii="Times New Roman" w:hAnsi="Times New Roman" w:cs="Times New Roman"/>
            <w:i w:val="0"/>
            <w:iCs w:val="0"/>
            <w:color w:val="auto"/>
            <w:sz w:val="22"/>
            <w:szCs w:val="22"/>
          </w:rPr>
          <w:t>ing nutrients that were</w:t>
        </w:r>
      </w:ins>
      <w:ins w:id="2132" w:author="Anderson, Kenneth" w:date="2026-10-09T09:17:00Z" w16du:dateUtc="2026-10-09T13:17:00Z">
        <w:r w:rsidRPr="007E5245">
          <w:rPr>
            <w:rFonts w:ascii="Times New Roman" w:hAnsi="Times New Roman" w:cs="Times New Roman"/>
            <w:i w:val="0"/>
            <w:iCs w:val="0"/>
            <w:color w:val="auto"/>
            <w:sz w:val="22"/>
            <w:szCs w:val="22"/>
          </w:rPr>
          <w:t xml:space="preserve"> </w:t>
        </w:r>
      </w:ins>
      <w:ins w:id="2133" w:author="Anderson, Kenneth" w:date="2026-10-09T09:20:00Z" w16du:dateUtc="2026-10-09T13:20:00Z">
        <w:r w:rsidR="008E31F6">
          <w:rPr>
            <w:rFonts w:ascii="Times New Roman" w:hAnsi="Times New Roman" w:cs="Times New Roman"/>
            <w:i w:val="0"/>
            <w:iCs w:val="0"/>
            <w:color w:val="auto"/>
            <w:sz w:val="22"/>
            <w:szCs w:val="22"/>
          </w:rPr>
          <w:t xml:space="preserve">not detected leaving the system. </w:t>
        </w:r>
      </w:ins>
      <w:ins w:id="2134" w:author="Anderson, Kenneth" w:date="2026-10-09T09:17:00Z" w16du:dateUtc="2026-10-09T13:17:00Z">
        <w:r w:rsidRPr="007E5245">
          <w:rPr>
            <w:rFonts w:ascii="Times New Roman" w:hAnsi="Times New Roman" w:cs="Times New Roman"/>
            <w:i w:val="0"/>
            <w:iCs w:val="0"/>
            <w:color w:val="auto"/>
            <w:sz w:val="22"/>
            <w:szCs w:val="22"/>
          </w:rPr>
          <w:t xml:space="preserve">Nutrient </w:t>
        </w:r>
      </w:ins>
      <w:ins w:id="2135" w:author="Anderson, Kenneth" w:date="2026-10-09T09:20:00Z" w16du:dateUtc="2026-10-09T13:20:00Z">
        <w:r w:rsidR="008E31F6">
          <w:rPr>
            <w:rFonts w:ascii="Times New Roman" w:hAnsi="Times New Roman" w:cs="Times New Roman"/>
            <w:i w:val="0"/>
            <w:iCs w:val="0"/>
            <w:color w:val="auto"/>
            <w:sz w:val="22"/>
            <w:szCs w:val="22"/>
          </w:rPr>
          <w:t>retention efficiency</w:t>
        </w:r>
      </w:ins>
      <w:ins w:id="2136" w:author="Anderson, Kenneth" w:date="2026-10-09T09:17:00Z" w16du:dateUtc="2026-10-09T13:17:00Z">
        <w:r w:rsidRPr="007E5245">
          <w:rPr>
            <w:rFonts w:ascii="Times New Roman" w:hAnsi="Times New Roman" w:cs="Times New Roman"/>
            <w:i w:val="0"/>
            <w:iCs w:val="0"/>
            <w:color w:val="auto"/>
            <w:sz w:val="22"/>
            <w:szCs w:val="22"/>
          </w:rPr>
          <w:t xml:space="preserve"> w</w:t>
        </w:r>
      </w:ins>
      <w:ins w:id="2137" w:author="Anderson, Kenneth" w:date="2026-10-09T09:20:00Z" w16du:dateUtc="2026-10-09T13:20:00Z">
        <w:r w:rsidR="004B31F9">
          <w:rPr>
            <w:rFonts w:ascii="Times New Roman" w:hAnsi="Times New Roman" w:cs="Times New Roman"/>
            <w:i w:val="0"/>
            <w:iCs w:val="0"/>
            <w:color w:val="auto"/>
            <w:sz w:val="22"/>
            <w:szCs w:val="22"/>
          </w:rPr>
          <w:t>as</w:t>
        </w:r>
      </w:ins>
      <w:ins w:id="2138" w:author="Anderson, Kenneth" w:date="2026-10-09T09:17:00Z" w16du:dateUtc="2026-10-09T13:17:00Z">
        <w:r w:rsidRPr="007E5245">
          <w:rPr>
            <w:rFonts w:ascii="Times New Roman" w:hAnsi="Times New Roman" w:cs="Times New Roman"/>
            <w:i w:val="0"/>
            <w:iCs w:val="0"/>
            <w:color w:val="auto"/>
            <w:sz w:val="22"/>
            <w:szCs w:val="22"/>
          </w:rPr>
          <w:t xml:space="preserve"> calculated for total phosphorus (TP), total nitrogen (TN), dissolved reactive phosphorus (DRP), nitrite+nitrate (NO</w:t>
        </w:r>
        <w:r w:rsidRPr="007E5245">
          <w:rPr>
            <w:rFonts w:ascii="Times New Roman" w:hAnsi="Times New Roman" w:cs="Times New Roman"/>
            <w:i w:val="0"/>
            <w:iCs w:val="0"/>
            <w:color w:val="auto"/>
            <w:sz w:val="22"/>
            <w:szCs w:val="22"/>
            <w:vertAlign w:val="subscript"/>
          </w:rPr>
          <w:t>x</w:t>
        </w:r>
        <w:r w:rsidRPr="007E5245">
          <w:rPr>
            <w:rFonts w:ascii="Times New Roman" w:hAnsi="Times New Roman" w:cs="Times New Roman"/>
            <w:i w:val="0"/>
            <w:iCs w:val="0"/>
            <w:color w:val="auto"/>
            <w:sz w:val="22"/>
            <w:szCs w:val="22"/>
          </w:rPr>
          <w:t>), and total ammonium nitrogen (NH</w:t>
        </w:r>
        <w:r w:rsidRPr="007E5245">
          <w:rPr>
            <w:rFonts w:ascii="Times New Roman" w:hAnsi="Times New Roman" w:cs="Times New Roman"/>
            <w:i w:val="0"/>
            <w:iCs w:val="0"/>
            <w:color w:val="auto"/>
            <w:sz w:val="22"/>
            <w:szCs w:val="22"/>
            <w:vertAlign w:val="subscript"/>
          </w:rPr>
          <w:t>4</w:t>
        </w:r>
        <w:r w:rsidRPr="007E5245">
          <w:rPr>
            <w:rFonts w:ascii="Times New Roman" w:hAnsi="Times New Roman" w:cs="Times New Roman"/>
            <w:i w:val="0"/>
            <w:iCs w:val="0"/>
            <w:color w:val="auto"/>
            <w:sz w:val="22"/>
            <w:szCs w:val="22"/>
          </w:rPr>
          <w:t xml:space="preserve">). </w:t>
        </w:r>
      </w:ins>
    </w:p>
    <w:tbl>
      <w:tblPr>
        <w:tblStyle w:val="ListTable6Colorful"/>
        <w:tblW w:w="0" w:type="auto"/>
        <w:tblLook w:val="06A0" w:firstRow="1" w:lastRow="0" w:firstColumn="1" w:lastColumn="0" w:noHBand="1" w:noVBand="1"/>
      </w:tblPr>
      <w:tblGrid>
        <w:gridCol w:w="1137"/>
        <w:gridCol w:w="1216"/>
        <w:gridCol w:w="1206"/>
        <w:gridCol w:w="1176"/>
        <w:gridCol w:w="898"/>
        <w:gridCol w:w="35"/>
        <w:gridCol w:w="795"/>
        <w:gridCol w:w="939"/>
        <w:gridCol w:w="793"/>
        <w:gridCol w:w="1165"/>
        <w:tblGridChange w:id="2139">
          <w:tblGrid>
            <w:gridCol w:w="1137"/>
            <w:gridCol w:w="1216"/>
            <w:gridCol w:w="1206"/>
            <w:gridCol w:w="1176"/>
            <w:gridCol w:w="898"/>
            <w:gridCol w:w="35"/>
            <w:gridCol w:w="795"/>
            <w:gridCol w:w="939"/>
            <w:gridCol w:w="793"/>
            <w:gridCol w:w="1165"/>
          </w:tblGrid>
        </w:tblGridChange>
      </w:tblGrid>
      <w:tr w:rsidR="00155012" w:rsidRPr="007E5245" w14:paraId="1308F5C8" w14:textId="77777777" w:rsidTr="00D32DEE">
        <w:trPr>
          <w:cnfStyle w:val="100000000000" w:firstRow="1" w:lastRow="0" w:firstColumn="0" w:lastColumn="0" w:oddVBand="0" w:evenVBand="0" w:oddHBand="0" w:evenHBand="0" w:firstRowFirstColumn="0" w:firstRowLastColumn="0" w:lastRowFirstColumn="0" w:lastRowLastColumn="0"/>
          <w:trHeight w:val="300"/>
          <w:tblHeader/>
          <w:ins w:id="2140" w:author="Anderson, Kenneth" w:date="2026-10-09T09:17:00Z"/>
        </w:trPr>
        <w:tc>
          <w:tcPr>
            <w:cnfStyle w:val="001000000000" w:firstRow="0" w:lastRow="0" w:firstColumn="1" w:lastColumn="0" w:oddVBand="0" w:evenVBand="0" w:oddHBand="0" w:evenHBand="0" w:firstRowFirstColumn="0" w:firstRowLastColumn="0" w:lastRowFirstColumn="0" w:lastRowLastColumn="0"/>
            <w:tcW w:w="1137" w:type="dxa"/>
            <w:tcBorders>
              <w:top w:val="single" w:sz="12" w:space="0" w:color="auto"/>
              <w:bottom w:val="nil"/>
            </w:tcBorders>
            <w:shd w:val="clear" w:color="auto" w:fill="ADADAD" w:themeFill="background2" w:themeFillShade="BF"/>
          </w:tcPr>
          <w:p w14:paraId="5C02A2CF" w14:textId="77777777" w:rsidR="00155012" w:rsidRPr="007E5245" w:rsidRDefault="00155012" w:rsidP="00404D5C">
            <w:pPr>
              <w:pStyle w:val="TableNormal1"/>
              <w:rPr>
                <w:ins w:id="2141" w:author="Anderson, Kenneth" w:date="2026-10-09T09:17:00Z" w16du:dateUtc="2026-10-09T13:17:00Z"/>
                <w:rFonts w:ascii="Times New Roman" w:hAnsi="Times New Roman" w:cs="Times New Roman"/>
              </w:rPr>
            </w:pPr>
          </w:p>
        </w:tc>
        <w:tc>
          <w:tcPr>
            <w:tcW w:w="1216" w:type="dxa"/>
            <w:tcBorders>
              <w:top w:val="single" w:sz="12" w:space="0" w:color="auto"/>
              <w:bottom w:val="nil"/>
            </w:tcBorders>
            <w:shd w:val="clear" w:color="auto" w:fill="ADADAD" w:themeFill="background2" w:themeFillShade="BF"/>
          </w:tcPr>
          <w:p w14:paraId="6C2CD1FD" w14:textId="77777777" w:rsidR="00155012" w:rsidRPr="007E5245" w:rsidRDefault="00155012" w:rsidP="00404D5C">
            <w:pPr>
              <w:pStyle w:val="TableNormal1"/>
              <w:cnfStyle w:val="100000000000" w:firstRow="1" w:lastRow="0" w:firstColumn="0" w:lastColumn="0" w:oddVBand="0" w:evenVBand="0" w:oddHBand="0" w:evenHBand="0" w:firstRowFirstColumn="0" w:firstRowLastColumn="0" w:lastRowFirstColumn="0" w:lastRowLastColumn="0"/>
              <w:rPr>
                <w:ins w:id="2142" w:author="Anderson, Kenneth" w:date="2026-10-09T09:17:00Z" w16du:dateUtc="2026-10-09T13:17:00Z"/>
                <w:rFonts w:ascii="Times New Roman" w:hAnsi="Times New Roman" w:cs="Times New Roman"/>
              </w:rPr>
            </w:pPr>
          </w:p>
        </w:tc>
        <w:tc>
          <w:tcPr>
            <w:tcW w:w="1206" w:type="dxa"/>
            <w:tcBorders>
              <w:top w:val="single" w:sz="12" w:space="0" w:color="auto"/>
              <w:bottom w:val="nil"/>
            </w:tcBorders>
            <w:shd w:val="clear" w:color="auto" w:fill="ADADAD" w:themeFill="background2" w:themeFillShade="BF"/>
          </w:tcPr>
          <w:p w14:paraId="0E80BB3E" w14:textId="77777777" w:rsidR="00155012" w:rsidRPr="007E5245" w:rsidRDefault="00155012" w:rsidP="00404D5C">
            <w:pPr>
              <w:pStyle w:val="TableNormal1"/>
              <w:cnfStyle w:val="100000000000" w:firstRow="1" w:lastRow="0" w:firstColumn="0" w:lastColumn="0" w:oddVBand="0" w:evenVBand="0" w:oddHBand="0" w:evenHBand="0" w:firstRowFirstColumn="0" w:firstRowLastColumn="0" w:lastRowFirstColumn="0" w:lastRowLastColumn="0"/>
              <w:rPr>
                <w:ins w:id="2143" w:author="Anderson, Kenneth" w:date="2026-10-09T09:17:00Z" w16du:dateUtc="2026-10-09T13:17:00Z"/>
                <w:rFonts w:ascii="Times New Roman" w:hAnsi="Times New Roman" w:cs="Times New Roman"/>
              </w:rPr>
            </w:pPr>
          </w:p>
        </w:tc>
        <w:tc>
          <w:tcPr>
            <w:tcW w:w="1176" w:type="dxa"/>
            <w:tcBorders>
              <w:top w:val="single" w:sz="12" w:space="0" w:color="auto"/>
              <w:bottom w:val="nil"/>
            </w:tcBorders>
            <w:shd w:val="clear" w:color="auto" w:fill="ADADAD" w:themeFill="background2" w:themeFillShade="BF"/>
          </w:tcPr>
          <w:p w14:paraId="7B9BF563" w14:textId="77777777" w:rsidR="00155012" w:rsidRPr="007E5245" w:rsidRDefault="00155012" w:rsidP="00404D5C">
            <w:pPr>
              <w:pStyle w:val="TableNormal1"/>
              <w:cnfStyle w:val="100000000000" w:firstRow="1" w:lastRow="0" w:firstColumn="0" w:lastColumn="0" w:oddVBand="0" w:evenVBand="0" w:oddHBand="0" w:evenHBand="0" w:firstRowFirstColumn="0" w:firstRowLastColumn="0" w:lastRowFirstColumn="0" w:lastRowLastColumn="0"/>
              <w:rPr>
                <w:ins w:id="2144" w:author="Anderson, Kenneth" w:date="2026-10-09T09:17:00Z" w16du:dateUtc="2026-10-09T13:17:00Z"/>
                <w:rFonts w:ascii="Times New Roman" w:hAnsi="Times New Roman" w:cs="Times New Roman"/>
              </w:rPr>
            </w:pPr>
          </w:p>
        </w:tc>
        <w:tc>
          <w:tcPr>
            <w:tcW w:w="4625" w:type="dxa"/>
            <w:gridSpan w:val="6"/>
            <w:tcBorders>
              <w:top w:val="single" w:sz="12" w:space="0" w:color="auto"/>
              <w:bottom w:val="nil"/>
            </w:tcBorders>
            <w:shd w:val="clear" w:color="auto" w:fill="ADADAD" w:themeFill="background2" w:themeFillShade="BF"/>
          </w:tcPr>
          <w:p w14:paraId="2921DC30" w14:textId="559B0BBA" w:rsidR="00155012" w:rsidRPr="007E5245" w:rsidRDefault="00155012" w:rsidP="00404D5C">
            <w:pPr>
              <w:pStyle w:val="TableNormal1"/>
              <w:cnfStyle w:val="100000000000" w:firstRow="1" w:lastRow="0" w:firstColumn="0" w:lastColumn="0" w:oddVBand="0" w:evenVBand="0" w:oddHBand="0" w:evenHBand="0" w:firstRowFirstColumn="0" w:firstRowLastColumn="0" w:lastRowFirstColumn="0" w:lastRowLastColumn="0"/>
              <w:rPr>
                <w:ins w:id="2145" w:author="Anderson, Kenneth" w:date="2026-10-09T09:17:00Z" w16du:dateUtc="2026-10-09T13:17:00Z"/>
                <w:rFonts w:ascii="Times New Roman" w:hAnsi="Times New Roman" w:cs="Times New Roman"/>
                <w:i/>
              </w:rPr>
            </w:pPr>
            <w:ins w:id="2146" w:author="Anderson, Kenneth" w:date="2026-10-09T09:17:00Z" w16du:dateUtc="2026-10-09T13:17:00Z">
              <w:r w:rsidRPr="007E5245">
                <w:rPr>
                  <w:rFonts w:ascii="Times New Roman" w:hAnsi="Times New Roman" w:cs="Times New Roman"/>
                </w:rPr>
                <w:t>Retention (lbs</w:t>
              </w:r>
              <w:del w:id="2147" w:author="Kerns, Janice" w:date="2026-10-09T14:57:00Z" w16du:dateUtc="2026-10-09T18:57:00Z">
                <w:r w:rsidRPr="007E5245" w:rsidDel="005F68DC">
                  <w:rPr>
                    <w:rFonts w:ascii="Times New Roman" w:hAnsi="Times New Roman" w:cs="Times New Roman"/>
                  </w:rPr>
                  <w:delText>.</w:delText>
                </w:r>
              </w:del>
              <w:r w:rsidRPr="007E5245">
                <w:rPr>
                  <w:rFonts w:ascii="Times New Roman" w:hAnsi="Times New Roman" w:cs="Times New Roman"/>
                </w:rPr>
                <w:t xml:space="preserve"> of Phosphorus or Nitrogen)</w:t>
              </w:r>
            </w:ins>
          </w:p>
        </w:tc>
      </w:tr>
      <w:tr w:rsidR="00155012" w:rsidRPr="007E5245" w14:paraId="3E6FD693" w14:textId="77777777" w:rsidTr="00D32DEE">
        <w:trPr>
          <w:cnfStyle w:val="100000000000" w:firstRow="1" w:lastRow="0" w:firstColumn="0" w:lastColumn="0" w:oddVBand="0" w:evenVBand="0" w:oddHBand="0" w:evenHBand="0" w:firstRowFirstColumn="0" w:firstRowLastColumn="0" w:lastRowFirstColumn="0" w:lastRowLastColumn="0"/>
          <w:trHeight w:val="300"/>
          <w:tblHeader/>
          <w:ins w:id="2148" w:author="Anderson, Kenneth" w:date="2026-10-09T09:17:00Z"/>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12" w:space="0" w:color="auto"/>
            </w:tcBorders>
            <w:shd w:val="clear" w:color="auto" w:fill="ADADAD" w:themeFill="background2" w:themeFillShade="BF"/>
          </w:tcPr>
          <w:p w14:paraId="59C9B30D" w14:textId="77777777" w:rsidR="00155012" w:rsidRPr="007E5245" w:rsidRDefault="00155012" w:rsidP="00404D5C">
            <w:pPr>
              <w:pStyle w:val="TableNormal1"/>
              <w:rPr>
                <w:ins w:id="2149" w:author="Anderson, Kenneth" w:date="2026-10-09T09:17:00Z" w16du:dateUtc="2026-10-09T13:17:00Z"/>
                <w:rFonts w:ascii="Times New Roman" w:hAnsi="Times New Roman" w:cs="Times New Roman"/>
              </w:rPr>
            </w:pPr>
            <w:ins w:id="2150" w:author="Anderson, Kenneth" w:date="2026-10-09T09:17:00Z" w16du:dateUtc="2026-10-09T13:17:00Z">
              <w:r>
                <w:rPr>
                  <w:rFonts w:ascii="Times New Roman" w:hAnsi="Times New Roman" w:cs="Times New Roman"/>
                </w:rPr>
                <w:t>Wetland</w:t>
              </w:r>
            </w:ins>
          </w:p>
        </w:tc>
        <w:tc>
          <w:tcPr>
            <w:tcW w:w="1216" w:type="dxa"/>
            <w:tcBorders>
              <w:top w:val="nil"/>
              <w:bottom w:val="single" w:sz="12" w:space="0" w:color="auto"/>
            </w:tcBorders>
            <w:shd w:val="clear" w:color="auto" w:fill="ADADAD" w:themeFill="background2" w:themeFillShade="BF"/>
          </w:tcPr>
          <w:p w14:paraId="29E6D8CF" w14:textId="77777777" w:rsidR="00155012" w:rsidRPr="007E5245" w:rsidRDefault="00155012" w:rsidP="00404D5C">
            <w:pPr>
              <w:pStyle w:val="TableNormal1"/>
              <w:cnfStyle w:val="100000000000" w:firstRow="1" w:lastRow="0" w:firstColumn="0" w:lastColumn="0" w:oddVBand="0" w:evenVBand="0" w:oddHBand="0" w:evenHBand="0" w:firstRowFirstColumn="0" w:firstRowLastColumn="0" w:lastRowFirstColumn="0" w:lastRowLastColumn="0"/>
              <w:rPr>
                <w:ins w:id="2151" w:author="Anderson, Kenneth" w:date="2026-10-09T09:17:00Z" w16du:dateUtc="2026-10-09T13:17:00Z"/>
                <w:rFonts w:ascii="Times New Roman" w:hAnsi="Times New Roman" w:cs="Times New Roman"/>
              </w:rPr>
            </w:pPr>
            <w:ins w:id="2152" w:author="Anderson, Kenneth" w:date="2026-10-09T09:17:00Z" w16du:dateUtc="2026-10-09T13:17:00Z">
              <w:r w:rsidRPr="007E5245">
                <w:rPr>
                  <w:rFonts w:ascii="Times New Roman" w:hAnsi="Times New Roman" w:cs="Times New Roman"/>
                </w:rPr>
                <w:t>Restored Wetland (acres)</w:t>
              </w:r>
            </w:ins>
          </w:p>
        </w:tc>
        <w:tc>
          <w:tcPr>
            <w:tcW w:w="1206" w:type="dxa"/>
            <w:tcBorders>
              <w:top w:val="nil"/>
              <w:bottom w:val="single" w:sz="12" w:space="0" w:color="auto"/>
            </w:tcBorders>
            <w:shd w:val="clear" w:color="auto" w:fill="ADADAD" w:themeFill="background2" w:themeFillShade="BF"/>
          </w:tcPr>
          <w:p w14:paraId="181843EF" w14:textId="77777777" w:rsidR="00155012" w:rsidRPr="007E5245" w:rsidRDefault="00155012" w:rsidP="00404D5C">
            <w:pPr>
              <w:pStyle w:val="TableNormal1"/>
              <w:cnfStyle w:val="100000000000" w:firstRow="1" w:lastRow="0" w:firstColumn="0" w:lastColumn="0" w:oddVBand="0" w:evenVBand="0" w:oddHBand="0" w:evenHBand="0" w:firstRowFirstColumn="0" w:firstRowLastColumn="0" w:lastRowFirstColumn="0" w:lastRowLastColumn="0"/>
              <w:rPr>
                <w:ins w:id="2153" w:author="Anderson, Kenneth" w:date="2026-10-09T09:17:00Z" w16du:dateUtc="2026-10-09T13:17:00Z"/>
                <w:rFonts w:ascii="Times New Roman" w:hAnsi="Times New Roman" w:cs="Times New Roman"/>
              </w:rPr>
            </w:pPr>
            <w:ins w:id="2154" w:author="Anderson, Kenneth" w:date="2026-10-09T09:17:00Z" w16du:dateUtc="2026-10-09T13:17:00Z">
              <w:r w:rsidRPr="007E5245">
                <w:rPr>
                  <w:rFonts w:ascii="Times New Roman" w:hAnsi="Times New Roman" w:cs="Times New Roman"/>
                </w:rPr>
                <w:t>Water Year</w:t>
              </w:r>
            </w:ins>
          </w:p>
        </w:tc>
        <w:tc>
          <w:tcPr>
            <w:tcW w:w="1176" w:type="dxa"/>
            <w:tcBorders>
              <w:top w:val="nil"/>
              <w:bottom w:val="single" w:sz="12" w:space="0" w:color="auto"/>
            </w:tcBorders>
            <w:shd w:val="clear" w:color="auto" w:fill="ADADAD" w:themeFill="background2" w:themeFillShade="BF"/>
          </w:tcPr>
          <w:p w14:paraId="75F2ED48" w14:textId="77777777" w:rsidR="00155012" w:rsidRPr="007E5245" w:rsidRDefault="00155012" w:rsidP="00404D5C">
            <w:pPr>
              <w:pStyle w:val="TableNormal1"/>
              <w:jc w:val="right"/>
              <w:cnfStyle w:val="100000000000" w:firstRow="1" w:lastRow="0" w:firstColumn="0" w:lastColumn="0" w:oddVBand="0" w:evenVBand="0" w:oddHBand="0" w:evenHBand="0" w:firstRowFirstColumn="0" w:firstRowLastColumn="0" w:lastRowFirstColumn="0" w:lastRowLastColumn="0"/>
              <w:rPr>
                <w:ins w:id="2155" w:author="Anderson, Kenneth" w:date="2026-10-09T09:17:00Z" w16du:dateUtc="2026-10-09T13:17:00Z"/>
                <w:rFonts w:ascii="Times New Roman" w:hAnsi="Times New Roman" w:cs="Times New Roman"/>
              </w:rPr>
            </w:pPr>
            <w:ins w:id="2156" w:author="Anderson, Kenneth" w:date="2026-10-09T09:17:00Z" w16du:dateUtc="2026-10-09T13:17:00Z">
              <w:r w:rsidRPr="007E5245">
                <w:rPr>
                  <w:rFonts w:ascii="Times New Roman" w:hAnsi="Times New Roman" w:cs="Times New Roman"/>
                </w:rPr>
                <w:t>Inflow volume (m</w:t>
              </w:r>
              <w:r w:rsidRPr="007E5245">
                <w:rPr>
                  <w:rFonts w:ascii="Times New Roman" w:hAnsi="Times New Roman" w:cs="Times New Roman"/>
                  <w:vertAlign w:val="superscript"/>
                </w:rPr>
                <w:t>3</w:t>
              </w:r>
              <w:r w:rsidRPr="007E5245">
                <w:rPr>
                  <w:rFonts w:ascii="Times New Roman" w:hAnsi="Times New Roman" w:cs="Times New Roman"/>
                </w:rPr>
                <w:t>)</w:t>
              </w:r>
            </w:ins>
          </w:p>
        </w:tc>
        <w:tc>
          <w:tcPr>
            <w:tcW w:w="898" w:type="dxa"/>
            <w:tcBorders>
              <w:top w:val="nil"/>
              <w:bottom w:val="single" w:sz="12" w:space="0" w:color="auto"/>
            </w:tcBorders>
            <w:shd w:val="clear" w:color="auto" w:fill="ADADAD" w:themeFill="background2" w:themeFillShade="BF"/>
          </w:tcPr>
          <w:p w14:paraId="0385CB9C" w14:textId="77777777" w:rsidR="00155012" w:rsidRPr="007E5245" w:rsidRDefault="00155012" w:rsidP="00404D5C">
            <w:pPr>
              <w:pStyle w:val="TableNormal1"/>
              <w:jc w:val="right"/>
              <w:cnfStyle w:val="100000000000" w:firstRow="1" w:lastRow="0" w:firstColumn="0" w:lastColumn="0" w:oddVBand="0" w:evenVBand="0" w:oddHBand="0" w:evenHBand="0" w:firstRowFirstColumn="0" w:firstRowLastColumn="0" w:lastRowFirstColumn="0" w:lastRowLastColumn="0"/>
              <w:rPr>
                <w:ins w:id="2157" w:author="Anderson, Kenneth" w:date="2026-10-09T09:17:00Z" w16du:dateUtc="2026-10-09T13:17:00Z"/>
                <w:rFonts w:ascii="Times New Roman" w:hAnsi="Times New Roman" w:cs="Times New Roman"/>
              </w:rPr>
            </w:pPr>
            <w:ins w:id="2158" w:author="Anderson, Kenneth" w:date="2026-10-09T09:17:00Z" w16du:dateUtc="2026-10-09T13:17:00Z">
              <w:r w:rsidRPr="007E5245">
                <w:rPr>
                  <w:rFonts w:ascii="Times New Roman" w:hAnsi="Times New Roman" w:cs="Times New Roman"/>
                </w:rPr>
                <w:t>Total P</w:t>
              </w:r>
            </w:ins>
          </w:p>
        </w:tc>
        <w:tc>
          <w:tcPr>
            <w:tcW w:w="830" w:type="dxa"/>
            <w:gridSpan w:val="2"/>
            <w:tcBorders>
              <w:top w:val="nil"/>
              <w:bottom w:val="single" w:sz="12" w:space="0" w:color="auto"/>
            </w:tcBorders>
            <w:shd w:val="clear" w:color="auto" w:fill="ADADAD" w:themeFill="background2" w:themeFillShade="BF"/>
          </w:tcPr>
          <w:p w14:paraId="3EE0DB3E" w14:textId="77777777" w:rsidR="00155012" w:rsidRPr="007E5245" w:rsidRDefault="00155012" w:rsidP="00404D5C">
            <w:pPr>
              <w:pStyle w:val="TableNormal1"/>
              <w:jc w:val="right"/>
              <w:cnfStyle w:val="100000000000" w:firstRow="1" w:lastRow="0" w:firstColumn="0" w:lastColumn="0" w:oddVBand="0" w:evenVBand="0" w:oddHBand="0" w:evenHBand="0" w:firstRowFirstColumn="0" w:firstRowLastColumn="0" w:lastRowFirstColumn="0" w:lastRowLastColumn="0"/>
              <w:rPr>
                <w:ins w:id="2159" w:author="Anderson, Kenneth" w:date="2026-10-09T09:17:00Z" w16du:dateUtc="2026-10-09T13:17:00Z"/>
                <w:rFonts w:ascii="Times New Roman" w:hAnsi="Times New Roman" w:cs="Times New Roman"/>
              </w:rPr>
            </w:pPr>
            <w:ins w:id="2160" w:author="Anderson, Kenneth" w:date="2026-10-09T09:17:00Z" w16du:dateUtc="2026-10-09T13:17:00Z">
              <w:r w:rsidRPr="007E5245">
                <w:rPr>
                  <w:rFonts w:ascii="Times New Roman" w:hAnsi="Times New Roman" w:cs="Times New Roman"/>
                </w:rPr>
                <w:t>Total N</w:t>
              </w:r>
            </w:ins>
          </w:p>
        </w:tc>
        <w:tc>
          <w:tcPr>
            <w:tcW w:w="939" w:type="dxa"/>
            <w:tcBorders>
              <w:top w:val="nil"/>
              <w:bottom w:val="single" w:sz="12" w:space="0" w:color="auto"/>
            </w:tcBorders>
            <w:shd w:val="clear" w:color="auto" w:fill="ADADAD" w:themeFill="background2" w:themeFillShade="BF"/>
          </w:tcPr>
          <w:p w14:paraId="53479C82" w14:textId="77777777" w:rsidR="00155012" w:rsidRPr="007E5245" w:rsidRDefault="00155012" w:rsidP="00404D5C">
            <w:pPr>
              <w:pStyle w:val="TableNormal1"/>
              <w:jc w:val="right"/>
              <w:cnfStyle w:val="100000000000" w:firstRow="1" w:lastRow="0" w:firstColumn="0" w:lastColumn="0" w:oddVBand="0" w:evenVBand="0" w:oddHBand="0" w:evenHBand="0" w:firstRowFirstColumn="0" w:firstRowLastColumn="0" w:lastRowFirstColumn="0" w:lastRowLastColumn="0"/>
              <w:rPr>
                <w:ins w:id="2161" w:author="Anderson, Kenneth" w:date="2026-10-09T09:17:00Z" w16du:dateUtc="2026-10-09T13:17:00Z"/>
                <w:rFonts w:ascii="Times New Roman" w:hAnsi="Times New Roman" w:cs="Times New Roman"/>
              </w:rPr>
            </w:pPr>
            <w:ins w:id="2162" w:author="Anderson, Kenneth" w:date="2026-10-09T09:17:00Z" w16du:dateUtc="2026-10-09T13:17:00Z">
              <w:r w:rsidRPr="007E5245">
                <w:rPr>
                  <w:rFonts w:ascii="Times New Roman" w:hAnsi="Times New Roman" w:cs="Times New Roman"/>
                </w:rPr>
                <w:t>DRP</w:t>
              </w:r>
            </w:ins>
          </w:p>
        </w:tc>
        <w:tc>
          <w:tcPr>
            <w:tcW w:w="793" w:type="dxa"/>
            <w:tcBorders>
              <w:top w:val="nil"/>
              <w:bottom w:val="single" w:sz="12" w:space="0" w:color="auto"/>
            </w:tcBorders>
            <w:shd w:val="clear" w:color="auto" w:fill="ADADAD" w:themeFill="background2" w:themeFillShade="BF"/>
          </w:tcPr>
          <w:p w14:paraId="7D4C0FE6" w14:textId="77777777" w:rsidR="00155012" w:rsidRPr="007E5245" w:rsidRDefault="00155012" w:rsidP="00404D5C">
            <w:pPr>
              <w:pStyle w:val="TableNormal1"/>
              <w:jc w:val="right"/>
              <w:cnfStyle w:val="100000000000" w:firstRow="1" w:lastRow="0" w:firstColumn="0" w:lastColumn="0" w:oddVBand="0" w:evenVBand="0" w:oddHBand="0" w:evenHBand="0" w:firstRowFirstColumn="0" w:firstRowLastColumn="0" w:lastRowFirstColumn="0" w:lastRowLastColumn="0"/>
              <w:rPr>
                <w:ins w:id="2163" w:author="Anderson, Kenneth" w:date="2026-10-09T09:17:00Z" w16du:dateUtc="2026-10-09T13:17:00Z"/>
                <w:rFonts w:ascii="Times New Roman" w:hAnsi="Times New Roman" w:cs="Times New Roman"/>
              </w:rPr>
            </w:pPr>
            <w:ins w:id="2164" w:author="Anderson, Kenneth" w:date="2026-10-09T09:17:00Z" w16du:dateUtc="2026-10-09T13:17:00Z">
              <w:r w:rsidRPr="007E5245">
                <w:rPr>
                  <w:rFonts w:ascii="Times New Roman" w:hAnsi="Times New Roman" w:cs="Times New Roman"/>
                </w:rPr>
                <w:t>NO</w:t>
              </w:r>
              <w:r w:rsidRPr="007E5245">
                <w:rPr>
                  <w:rFonts w:ascii="Times New Roman" w:hAnsi="Times New Roman" w:cs="Times New Roman"/>
                  <w:vertAlign w:val="subscript"/>
                </w:rPr>
                <w:t>x</w:t>
              </w:r>
            </w:ins>
          </w:p>
        </w:tc>
        <w:tc>
          <w:tcPr>
            <w:tcW w:w="1165" w:type="dxa"/>
            <w:tcBorders>
              <w:top w:val="nil"/>
              <w:bottom w:val="single" w:sz="12" w:space="0" w:color="auto"/>
            </w:tcBorders>
            <w:shd w:val="clear" w:color="auto" w:fill="ADADAD" w:themeFill="background2" w:themeFillShade="BF"/>
          </w:tcPr>
          <w:p w14:paraId="6A0AE13D" w14:textId="77777777" w:rsidR="00155012" w:rsidRPr="007E5245" w:rsidRDefault="00155012" w:rsidP="00404D5C">
            <w:pPr>
              <w:pStyle w:val="TableNormal1"/>
              <w:jc w:val="right"/>
              <w:cnfStyle w:val="100000000000" w:firstRow="1" w:lastRow="0" w:firstColumn="0" w:lastColumn="0" w:oddVBand="0" w:evenVBand="0" w:oddHBand="0" w:evenHBand="0" w:firstRowFirstColumn="0" w:firstRowLastColumn="0" w:lastRowFirstColumn="0" w:lastRowLastColumn="0"/>
              <w:rPr>
                <w:ins w:id="2165" w:author="Anderson, Kenneth" w:date="2026-10-09T09:17:00Z" w16du:dateUtc="2026-10-09T13:17:00Z"/>
                <w:rFonts w:ascii="Times New Roman" w:hAnsi="Times New Roman" w:cs="Times New Roman"/>
                <w:vertAlign w:val="subscript"/>
              </w:rPr>
            </w:pPr>
            <w:ins w:id="2166" w:author="Anderson, Kenneth" w:date="2026-10-09T09:17:00Z" w16du:dateUtc="2026-10-09T13:17:00Z">
              <w:r w:rsidRPr="007E5245">
                <w:rPr>
                  <w:rFonts w:ascii="Times New Roman" w:hAnsi="Times New Roman" w:cs="Times New Roman"/>
                </w:rPr>
                <w:t>NH</w:t>
              </w:r>
              <w:r w:rsidRPr="007E5245">
                <w:rPr>
                  <w:rFonts w:ascii="Times New Roman" w:hAnsi="Times New Roman" w:cs="Times New Roman"/>
                  <w:vertAlign w:val="subscript"/>
                </w:rPr>
                <w:t>4</w:t>
              </w:r>
            </w:ins>
          </w:p>
        </w:tc>
      </w:tr>
      <w:tr w:rsidR="00D32DEE" w:rsidRPr="007E5245" w14:paraId="76099ED5" w14:textId="77777777" w:rsidTr="00D32DEE">
        <w:tblPrEx>
          <w:tblW w:w="0" w:type="auto"/>
          <w:tblLook w:val="06A0" w:firstRow="1" w:lastRow="0" w:firstColumn="1" w:lastColumn="0" w:noHBand="1" w:noVBand="1"/>
          <w:tblPrExChange w:id="2167" w:author="Anderson, Kenneth" w:date="2026-10-09T09:18:00Z" w16du:dateUtc="2026-10-09T13:18:00Z">
            <w:tblPrEx>
              <w:tblW w:w="0" w:type="auto"/>
              <w:tblLook w:val="06A0" w:firstRow="1" w:lastRow="0" w:firstColumn="1" w:lastColumn="0" w:noHBand="1" w:noVBand="1"/>
            </w:tblPrEx>
          </w:tblPrExChange>
        </w:tblPrEx>
        <w:trPr>
          <w:trHeight w:val="216"/>
          <w:ins w:id="2168" w:author="Anderson, Kenneth" w:date="2026-10-09T09:17:00Z"/>
          <w:trPrChange w:id="2169"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12" w:space="0" w:color="auto"/>
              <w:bottom w:val="single" w:sz="4" w:space="0" w:color="auto"/>
            </w:tcBorders>
            <w:tcPrChange w:id="2170" w:author="Anderson, Kenneth" w:date="2026-10-09T09:18:00Z" w16du:dateUtc="2026-10-09T13:18:00Z">
              <w:tcPr>
                <w:tcW w:w="1060" w:type="dxa"/>
                <w:tcBorders>
                  <w:top w:val="single" w:sz="12" w:space="0" w:color="auto"/>
                  <w:bottom w:val="single" w:sz="4" w:space="0" w:color="auto"/>
                </w:tcBorders>
              </w:tcPr>
            </w:tcPrChange>
          </w:tcPr>
          <w:p w14:paraId="63879114" w14:textId="77777777" w:rsidR="00D32DEE" w:rsidRPr="007E5245" w:rsidRDefault="00D32DEE" w:rsidP="00D32DEE">
            <w:pPr>
              <w:pStyle w:val="TableNormal1"/>
              <w:rPr>
                <w:ins w:id="2171" w:author="Anderson, Kenneth" w:date="2026-10-09T09:17:00Z" w16du:dateUtc="2026-10-09T13:17:00Z"/>
                <w:rFonts w:ascii="Times New Roman" w:hAnsi="Times New Roman" w:cs="Times New Roman"/>
                <w:color w:val="000000"/>
              </w:rPr>
            </w:pPr>
            <w:ins w:id="2172" w:author="Anderson, Kenneth" w:date="2026-10-09T09:17:00Z" w16du:dateUtc="2026-10-09T13:17:00Z">
              <w:r w:rsidRPr="007E5245">
                <w:rPr>
                  <w:rFonts w:ascii="Times New Roman" w:hAnsi="Times New Roman" w:cs="Times New Roman"/>
                  <w:color w:val="000000"/>
                </w:rPr>
                <w:t>BAUD</w:t>
              </w:r>
            </w:ins>
          </w:p>
        </w:tc>
        <w:tc>
          <w:tcPr>
            <w:tcW w:w="1216" w:type="dxa"/>
            <w:tcBorders>
              <w:top w:val="single" w:sz="12" w:space="0" w:color="auto"/>
              <w:bottom w:val="single" w:sz="4" w:space="0" w:color="auto"/>
            </w:tcBorders>
            <w:tcPrChange w:id="2173" w:author="Anderson, Kenneth" w:date="2026-10-09T09:18:00Z" w16du:dateUtc="2026-10-09T13:18:00Z">
              <w:tcPr>
                <w:tcW w:w="1431" w:type="dxa"/>
                <w:tcBorders>
                  <w:top w:val="single" w:sz="12" w:space="0" w:color="auto"/>
                  <w:bottom w:val="single" w:sz="4" w:space="0" w:color="auto"/>
                </w:tcBorders>
              </w:tcPr>
            </w:tcPrChange>
          </w:tcPr>
          <w:p w14:paraId="62D597A3"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174" w:author="Anderson, Kenneth" w:date="2026-10-09T09:17:00Z" w16du:dateUtc="2026-10-09T13:17:00Z"/>
                <w:rFonts w:ascii="Times New Roman" w:hAnsi="Times New Roman" w:cs="Times New Roman"/>
                <w:color w:val="000000"/>
              </w:rPr>
            </w:pPr>
            <w:ins w:id="2175" w:author="Anderson, Kenneth" w:date="2026-10-09T09:17:00Z" w16du:dateUtc="2026-10-09T13:17:00Z">
              <w:r w:rsidRPr="007E5245">
                <w:rPr>
                  <w:rFonts w:ascii="Times New Roman" w:hAnsi="Times New Roman" w:cs="Times New Roman"/>
                  <w:color w:val="000000"/>
                </w:rPr>
                <w:t>12</w:t>
              </w:r>
            </w:ins>
          </w:p>
        </w:tc>
        <w:tc>
          <w:tcPr>
            <w:tcW w:w="1206" w:type="dxa"/>
            <w:tcBorders>
              <w:top w:val="single" w:sz="12" w:space="0" w:color="auto"/>
              <w:bottom w:val="single" w:sz="4" w:space="0" w:color="auto"/>
            </w:tcBorders>
            <w:tcPrChange w:id="2176" w:author="Anderson, Kenneth" w:date="2026-10-09T09:18:00Z" w16du:dateUtc="2026-10-09T13:18:00Z">
              <w:tcPr>
                <w:tcW w:w="2110" w:type="dxa"/>
                <w:tcBorders>
                  <w:top w:val="single" w:sz="12" w:space="0" w:color="auto"/>
                  <w:bottom w:val="single" w:sz="4" w:space="0" w:color="auto"/>
                </w:tcBorders>
              </w:tcPr>
            </w:tcPrChange>
          </w:tcPr>
          <w:p w14:paraId="37272D38"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177" w:author="Anderson, Kenneth" w:date="2026-10-09T09:17:00Z" w16du:dateUtc="2026-10-09T13:17:00Z"/>
                <w:rFonts w:ascii="Times New Roman" w:hAnsi="Times New Roman" w:cs="Times New Roman"/>
                <w:color w:val="000000"/>
              </w:rPr>
            </w:pPr>
            <w:ins w:id="2178"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12" w:space="0" w:color="auto"/>
              <w:bottom w:val="single" w:sz="4" w:space="0" w:color="auto"/>
            </w:tcBorders>
            <w:tcPrChange w:id="2179" w:author="Anderson, Kenneth" w:date="2026-10-09T09:18:00Z" w16du:dateUtc="2026-10-09T13:18:00Z">
              <w:tcPr>
                <w:tcW w:w="1119" w:type="dxa"/>
                <w:tcBorders>
                  <w:top w:val="single" w:sz="12" w:space="0" w:color="auto"/>
                  <w:bottom w:val="single" w:sz="4" w:space="0" w:color="auto"/>
                </w:tcBorders>
              </w:tcPr>
            </w:tcPrChange>
          </w:tcPr>
          <w:p w14:paraId="74FE917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180" w:author="Anderson, Kenneth" w:date="2026-10-09T09:17:00Z" w16du:dateUtc="2026-10-09T13:17:00Z"/>
                <w:rFonts w:ascii="Times New Roman" w:hAnsi="Times New Roman" w:cs="Times New Roman"/>
                <w:color w:val="000000"/>
              </w:rPr>
            </w:pPr>
            <w:ins w:id="2181" w:author="Anderson, Kenneth" w:date="2026-10-09T09:17:00Z" w16du:dateUtc="2026-10-09T13:17:00Z">
              <w:r w:rsidRPr="007E5245">
                <w:rPr>
                  <w:rFonts w:ascii="Times New Roman" w:hAnsi="Times New Roman" w:cs="Times New Roman"/>
                  <w:color w:val="000000"/>
                </w:rPr>
                <w:t>301,375</w:t>
              </w:r>
            </w:ins>
          </w:p>
        </w:tc>
        <w:tc>
          <w:tcPr>
            <w:tcW w:w="933" w:type="dxa"/>
            <w:gridSpan w:val="2"/>
            <w:tcBorders>
              <w:top w:val="single" w:sz="12" w:space="0" w:color="auto"/>
              <w:bottom w:val="single" w:sz="4" w:space="0" w:color="auto"/>
            </w:tcBorders>
            <w:vAlign w:val="center"/>
            <w:tcPrChange w:id="2182" w:author="Anderson, Kenneth" w:date="2026-10-09T09:18:00Z" w16du:dateUtc="2026-10-09T13:18:00Z">
              <w:tcPr>
                <w:tcW w:w="1374" w:type="dxa"/>
                <w:gridSpan w:val="2"/>
                <w:tcBorders>
                  <w:top w:val="single" w:sz="12" w:space="0" w:color="auto"/>
                  <w:bottom w:val="single" w:sz="4" w:space="0" w:color="auto"/>
                </w:tcBorders>
              </w:tcPr>
            </w:tcPrChange>
          </w:tcPr>
          <w:p w14:paraId="65204193" w14:textId="41D6DDF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183" w:author="Anderson, Kenneth" w:date="2026-10-09T09:17:00Z" w16du:dateUtc="2026-10-09T13:17:00Z"/>
                <w:rFonts w:ascii="Times New Roman" w:hAnsi="Times New Roman" w:cs="Times New Roman"/>
                <w:color w:val="000000"/>
                <w:sz w:val="22"/>
                <w:szCs w:val="22"/>
                <w:rPrChange w:id="2184" w:author="Anderson, Kenneth" w:date="2026-10-09T09:20:00Z" w16du:dateUtc="2026-10-09T13:20:00Z">
                  <w:rPr>
                    <w:ins w:id="2185" w:author="Anderson, Kenneth" w:date="2026-10-09T09:17:00Z" w16du:dateUtc="2026-10-09T13:17:00Z"/>
                    <w:rFonts w:ascii="Times New Roman" w:hAnsi="Times New Roman" w:cs="Times New Roman"/>
                    <w:color w:val="000000"/>
                  </w:rPr>
                </w:rPrChange>
              </w:rPr>
            </w:pPr>
            <w:ins w:id="2186" w:author="Anderson, Kenneth" w:date="2026-10-09T09:18:00Z" w16du:dateUtc="2026-10-09T13:18:00Z">
              <w:r w:rsidRPr="00344A90">
                <w:rPr>
                  <w:rFonts w:ascii="Times New Roman" w:hAnsi="Times New Roman" w:cs="Times New Roman"/>
                  <w:color w:val="000000"/>
                  <w:sz w:val="22"/>
                  <w:szCs w:val="22"/>
                  <w:rPrChange w:id="2187" w:author="Anderson, Kenneth" w:date="2026-10-09T09:20:00Z" w16du:dateUtc="2026-10-09T13:20:00Z">
                    <w:rPr>
                      <w:rFonts w:ascii="Segoe UI" w:hAnsi="Segoe UI" w:cs="Segoe UI"/>
                      <w:color w:val="000000"/>
                      <w:sz w:val="16"/>
                      <w:szCs w:val="16"/>
                    </w:rPr>
                  </w:rPrChange>
                </w:rPr>
                <w:t>46%</w:t>
              </w:r>
            </w:ins>
          </w:p>
        </w:tc>
        <w:tc>
          <w:tcPr>
            <w:tcW w:w="795" w:type="dxa"/>
            <w:tcBorders>
              <w:top w:val="single" w:sz="12" w:space="0" w:color="auto"/>
              <w:bottom w:val="single" w:sz="4" w:space="0" w:color="auto"/>
            </w:tcBorders>
            <w:vAlign w:val="center"/>
            <w:tcPrChange w:id="2188" w:author="Anderson, Kenneth" w:date="2026-10-09T09:18:00Z" w16du:dateUtc="2026-10-09T13:18:00Z">
              <w:tcPr>
                <w:tcW w:w="893" w:type="dxa"/>
                <w:tcBorders>
                  <w:top w:val="single" w:sz="12" w:space="0" w:color="auto"/>
                  <w:bottom w:val="single" w:sz="4" w:space="0" w:color="auto"/>
                </w:tcBorders>
              </w:tcPr>
            </w:tcPrChange>
          </w:tcPr>
          <w:p w14:paraId="2180843D" w14:textId="2F56DE7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189" w:author="Anderson, Kenneth" w:date="2026-10-09T09:17:00Z" w16du:dateUtc="2026-10-09T13:17:00Z"/>
                <w:rFonts w:ascii="Times New Roman" w:hAnsi="Times New Roman" w:cs="Times New Roman"/>
                <w:color w:val="000000"/>
                <w:sz w:val="22"/>
                <w:szCs w:val="22"/>
                <w:rPrChange w:id="2190" w:author="Anderson, Kenneth" w:date="2026-10-09T09:20:00Z" w16du:dateUtc="2026-10-09T13:20:00Z">
                  <w:rPr>
                    <w:ins w:id="2191" w:author="Anderson, Kenneth" w:date="2026-10-09T09:17:00Z" w16du:dateUtc="2026-10-09T13:17:00Z"/>
                    <w:rFonts w:ascii="Times New Roman" w:hAnsi="Times New Roman" w:cs="Times New Roman"/>
                    <w:color w:val="000000"/>
                  </w:rPr>
                </w:rPrChange>
              </w:rPr>
            </w:pPr>
            <w:ins w:id="2192" w:author="Anderson, Kenneth" w:date="2026-10-09T09:18:00Z" w16du:dateUtc="2026-10-09T13:18:00Z">
              <w:r w:rsidRPr="00344A90">
                <w:rPr>
                  <w:rFonts w:ascii="Times New Roman" w:hAnsi="Times New Roman" w:cs="Times New Roman"/>
                  <w:color w:val="000000"/>
                  <w:sz w:val="22"/>
                  <w:szCs w:val="22"/>
                  <w:rPrChange w:id="2193" w:author="Anderson, Kenneth" w:date="2026-10-09T09:20:00Z" w16du:dateUtc="2026-10-09T13:20:00Z">
                    <w:rPr>
                      <w:rFonts w:ascii="Segoe UI" w:hAnsi="Segoe UI" w:cs="Segoe UI"/>
                      <w:color w:val="000000"/>
                      <w:sz w:val="16"/>
                      <w:szCs w:val="16"/>
                    </w:rPr>
                  </w:rPrChange>
                </w:rPr>
                <w:t>93%</w:t>
              </w:r>
            </w:ins>
          </w:p>
        </w:tc>
        <w:tc>
          <w:tcPr>
            <w:tcW w:w="939" w:type="dxa"/>
            <w:tcBorders>
              <w:top w:val="single" w:sz="12" w:space="0" w:color="auto"/>
              <w:bottom w:val="single" w:sz="4" w:space="0" w:color="auto"/>
            </w:tcBorders>
            <w:vAlign w:val="center"/>
            <w:tcPrChange w:id="2194" w:author="Anderson, Kenneth" w:date="2026-10-09T09:18:00Z" w16du:dateUtc="2026-10-09T13:18:00Z">
              <w:tcPr>
                <w:tcW w:w="1553" w:type="dxa"/>
                <w:tcBorders>
                  <w:top w:val="single" w:sz="12" w:space="0" w:color="auto"/>
                  <w:bottom w:val="single" w:sz="4" w:space="0" w:color="auto"/>
                </w:tcBorders>
              </w:tcPr>
            </w:tcPrChange>
          </w:tcPr>
          <w:p w14:paraId="5A5DD7D9" w14:textId="583C913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195" w:author="Anderson, Kenneth" w:date="2026-10-09T09:17:00Z" w16du:dateUtc="2026-10-09T13:17:00Z"/>
                <w:rFonts w:ascii="Times New Roman" w:hAnsi="Times New Roman" w:cs="Times New Roman"/>
                <w:color w:val="000000"/>
                <w:sz w:val="22"/>
                <w:szCs w:val="22"/>
                <w:rPrChange w:id="2196" w:author="Anderson, Kenneth" w:date="2026-10-09T09:20:00Z" w16du:dateUtc="2026-10-09T13:20:00Z">
                  <w:rPr>
                    <w:ins w:id="2197" w:author="Anderson, Kenneth" w:date="2026-10-09T09:17:00Z" w16du:dateUtc="2026-10-09T13:17:00Z"/>
                    <w:rFonts w:ascii="Times New Roman" w:hAnsi="Times New Roman" w:cs="Times New Roman"/>
                    <w:color w:val="000000"/>
                  </w:rPr>
                </w:rPrChange>
              </w:rPr>
            </w:pPr>
            <w:ins w:id="2198" w:author="Anderson, Kenneth" w:date="2026-10-09T09:18:00Z" w16du:dateUtc="2026-10-09T13:18:00Z">
              <w:r w:rsidRPr="00344A90">
                <w:rPr>
                  <w:rFonts w:ascii="Times New Roman" w:hAnsi="Times New Roman" w:cs="Times New Roman"/>
                  <w:color w:val="000000"/>
                  <w:sz w:val="22"/>
                  <w:szCs w:val="22"/>
                  <w:rPrChange w:id="2199" w:author="Anderson, Kenneth" w:date="2026-10-09T09:20:00Z" w16du:dateUtc="2026-10-09T13:20:00Z">
                    <w:rPr>
                      <w:rFonts w:ascii="Segoe UI" w:hAnsi="Segoe UI" w:cs="Segoe UI"/>
                      <w:color w:val="000000"/>
                      <w:sz w:val="16"/>
                      <w:szCs w:val="16"/>
                    </w:rPr>
                  </w:rPrChange>
                </w:rPr>
                <w:t>36%</w:t>
              </w:r>
            </w:ins>
          </w:p>
        </w:tc>
        <w:tc>
          <w:tcPr>
            <w:tcW w:w="793" w:type="dxa"/>
            <w:tcBorders>
              <w:top w:val="single" w:sz="12" w:space="0" w:color="auto"/>
              <w:bottom w:val="single" w:sz="4" w:space="0" w:color="auto"/>
            </w:tcBorders>
            <w:vAlign w:val="center"/>
            <w:tcPrChange w:id="2200" w:author="Anderson, Kenneth" w:date="2026-10-09T09:18:00Z" w16du:dateUtc="2026-10-09T13:18:00Z">
              <w:tcPr>
                <w:tcW w:w="891" w:type="dxa"/>
                <w:tcBorders>
                  <w:top w:val="single" w:sz="12" w:space="0" w:color="auto"/>
                  <w:bottom w:val="single" w:sz="4" w:space="0" w:color="auto"/>
                </w:tcBorders>
              </w:tcPr>
            </w:tcPrChange>
          </w:tcPr>
          <w:p w14:paraId="5D2E88CE" w14:textId="70091E8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01" w:author="Anderson, Kenneth" w:date="2026-10-09T09:17:00Z" w16du:dateUtc="2026-10-09T13:17:00Z"/>
                <w:rFonts w:ascii="Times New Roman" w:hAnsi="Times New Roman" w:cs="Times New Roman"/>
                <w:color w:val="000000"/>
                <w:sz w:val="22"/>
                <w:szCs w:val="22"/>
                <w:rPrChange w:id="2202" w:author="Anderson, Kenneth" w:date="2026-10-09T09:20:00Z" w16du:dateUtc="2026-10-09T13:20:00Z">
                  <w:rPr>
                    <w:ins w:id="2203" w:author="Anderson, Kenneth" w:date="2026-10-09T09:17:00Z" w16du:dateUtc="2026-10-09T13:17:00Z"/>
                    <w:rFonts w:ascii="Times New Roman" w:hAnsi="Times New Roman" w:cs="Times New Roman"/>
                    <w:color w:val="000000"/>
                  </w:rPr>
                </w:rPrChange>
              </w:rPr>
            </w:pPr>
            <w:ins w:id="2204" w:author="Anderson, Kenneth" w:date="2026-10-09T09:18:00Z" w16du:dateUtc="2026-10-09T13:18:00Z">
              <w:r w:rsidRPr="00344A90">
                <w:rPr>
                  <w:rFonts w:ascii="Times New Roman" w:hAnsi="Times New Roman" w:cs="Times New Roman"/>
                  <w:color w:val="000000"/>
                  <w:sz w:val="22"/>
                  <w:szCs w:val="22"/>
                  <w:rPrChange w:id="2205" w:author="Anderson, Kenneth" w:date="2026-10-09T09:20:00Z" w16du:dateUtc="2026-10-09T13:20:00Z">
                    <w:rPr>
                      <w:rFonts w:ascii="Segoe UI" w:hAnsi="Segoe UI" w:cs="Segoe UI"/>
                      <w:color w:val="000000"/>
                      <w:sz w:val="16"/>
                      <w:szCs w:val="16"/>
                    </w:rPr>
                  </w:rPrChange>
                </w:rPr>
                <w:t>54%</w:t>
              </w:r>
            </w:ins>
          </w:p>
        </w:tc>
        <w:tc>
          <w:tcPr>
            <w:tcW w:w="1165" w:type="dxa"/>
            <w:tcBorders>
              <w:top w:val="single" w:sz="12" w:space="0" w:color="auto"/>
              <w:bottom w:val="single" w:sz="4" w:space="0" w:color="auto"/>
            </w:tcBorders>
            <w:vAlign w:val="center"/>
            <w:tcPrChange w:id="2206" w:author="Anderson, Kenneth" w:date="2026-10-09T09:18:00Z" w16du:dateUtc="2026-10-09T13:18:00Z">
              <w:tcPr>
                <w:tcW w:w="2529" w:type="dxa"/>
                <w:tcBorders>
                  <w:top w:val="single" w:sz="12" w:space="0" w:color="auto"/>
                  <w:bottom w:val="single" w:sz="4" w:space="0" w:color="auto"/>
                </w:tcBorders>
              </w:tcPr>
            </w:tcPrChange>
          </w:tcPr>
          <w:p w14:paraId="5D433308" w14:textId="7CAE97C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07" w:author="Anderson, Kenneth" w:date="2026-10-09T09:17:00Z" w16du:dateUtc="2026-10-09T13:17:00Z"/>
                <w:rFonts w:ascii="Times New Roman" w:hAnsi="Times New Roman" w:cs="Times New Roman"/>
                <w:color w:val="000000"/>
                <w:sz w:val="22"/>
                <w:szCs w:val="22"/>
                <w:rPrChange w:id="2208" w:author="Anderson, Kenneth" w:date="2026-10-09T09:20:00Z" w16du:dateUtc="2026-10-09T13:20:00Z">
                  <w:rPr>
                    <w:ins w:id="2209" w:author="Anderson, Kenneth" w:date="2026-10-09T09:17:00Z" w16du:dateUtc="2026-10-09T13:17:00Z"/>
                    <w:rFonts w:ascii="Times New Roman" w:hAnsi="Times New Roman" w:cs="Times New Roman"/>
                    <w:color w:val="000000"/>
                  </w:rPr>
                </w:rPrChange>
              </w:rPr>
            </w:pPr>
            <w:ins w:id="2210" w:author="Anderson, Kenneth" w:date="2026-10-09T09:18:00Z" w16du:dateUtc="2026-10-09T13:18:00Z">
              <w:r w:rsidRPr="00344A90">
                <w:rPr>
                  <w:rFonts w:ascii="Times New Roman" w:hAnsi="Times New Roman" w:cs="Times New Roman"/>
                  <w:color w:val="000000"/>
                  <w:sz w:val="22"/>
                  <w:szCs w:val="22"/>
                  <w:rPrChange w:id="2211" w:author="Anderson, Kenneth" w:date="2026-10-09T09:20:00Z" w16du:dateUtc="2026-10-09T13:20:00Z">
                    <w:rPr>
                      <w:rFonts w:ascii="Segoe UI" w:hAnsi="Segoe UI" w:cs="Segoe UI"/>
                      <w:color w:val="000000"/>
                      <w:sz w:val="16"/>
                      <w:szCs w:val="16"/>
                    </w:rPr>
                  </w:rPrChange>
                </w:rPr>
                <w:t>26%</w:t>
              </w:r>
            </w:ins>
          </w:p>
        </w:tc>
      </w:tr>
      <w:tr w:rsidR="00D32DEE" w:rsidRPr="007E5245" w14:paraId="7DECC1E1" w14:textId="77777777" w:rsidTr="00D32DEE">
        <w:tblPrEx>
          <w:tblW w:w="0" w:type="auto"/>
          <w:tblLook w:val="06A0" w:firstRow="1" w:lastRow="0" w:firstColumn="1" w:lastColumn="0" w:noHBand="1" w:noVBand="1"/>
          <w:tblPrExChange w:id="2212" w:author="Anderson, Kenneth" w:date="2026-10-09T09:18:00Z" w16du:dateUtc="2026-10-09T13:18:00Z">
            <w:tblPrEx>
              <w:tblW w:w="0" w:type="auto"/>
              <w:tblLook w:val="06A0" w:firstRow="1" w:lastRow="0" w:firstColumn="1" w:lastColumn="0" w:noHBand="1" w:noVBand="1"/>
            </w:tblPrEx>
          </w:tblPrExChange>
        </w:tblPrEx>
        <w:trPr>
          <w:trHeight w:val="216"/>
          <w:ins w:id="2213" w:author="Anderson, Kenneth" w:date="2026-10-09T09:17:00Z"/>
          <w:trPrChange w:id="2214"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2215" w:author="Anderson, Kenneth" w:date="2026-10-09T09:18:00Z" w16du:dateUtc="2026-10-09T13:18:00Z">
              <w:tcPr>
                <w:tcW w:w="1060" w:type="dxa"/>
                <w:tcBorders>
                  <w:top w:val="single" w:sz="4" w:space="0" w:color="auto"/>
                  <w:bottom w:val="single" w:sz="4" w:space="0" w:color="auto"/>
                </w:tcBorders>
              </w:tcPr>
            </w:tcPrChange>
          </w:tcPr>
          <w:p w14:paraId="6A1F44EB" w14:textId="77777777" w:rsidR="00D32DEE" w:rsidRPr="007E5245" w:rsidRDefault="00D32DEE" w:rsidP="00D32DEE">
            <w:pPr>
              <w:pStyle w:val="TableNormal1"/>
              <w:rPr>
                <w:ins w:id="2216" w:author="Anderson, Kenneth" w:date="2026-10-09T09:17:00Z" w16du:dateUtc="2026-10-09T13:17:00Z"/>
                <w:rFonts w:ascii="Times New Roman" w:hAnsi="Times New Roman" w:cs="Times New Roman"/>
              </w:rPr>
            </w:pPr>
            <w:ins w:id="2217" w:author="Anderson, Kenneth" w:date="2026-10-09T09:17:00Z" w16du:dateUtc="2026-10-09T13:17:00Z">
              <w:r w:rsidRPr="007E5245">
                <w:rPr>
                  <w:rFonts w:ascii="Times New Roman" w:hAnsi="Times New Roman" w:cs="Times New Roman"/>
                  <w:color w:val="000000"/>
                </w:rPr>
                <w:t>BRIC</w:t>
              </w:r>
            </w:ins>
          </w:p>
        </w:tc>
        <w:tc>
          <w:tcPr>
            <w:tcW w:w="1216" w:type="dxa"/>
            <w:tcBorders>
              <w:top w:val="single" w:sz="4" w:space="0" w:color="auto"/>
              <w:bottom w:val="single" w:sz="4" w:space="0" w:color="auto"/>
            </w:tcBorders>
            <w:tcPrChange w:id="2218" w:author="Anderson, Kenneth" w:date="2026-10-09T09:18:00Z" w16du:dateUtc="2026-10-09T13:18:00Z">
              <w:tcPr>
                <w:tcW w:w="1431" w:type="dxa"/>
                <w:tcBorders>
                  <w:top w:val="single" w:sz="4" w:space="0" w:color="auto"/>
                  <w:bottom w:val="single" w:sz="4" w:space="0" w:color="auto"/>
                </w:tcBorders>
              </w:tcPr>
            </w:tcPrChange>
          </w:tcPr>
          <w:p w14:paraId="4CA3C8CE"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19" w:author="Anderson, Kenneth" w:date="2026-10-09T09:17:00Z" w16du:dateUtc="2026-10-09T13:17:00Z"/>
                <w:rFonts w:ascii="Times New Roman" w:hAnsi="Times New Roman" w:cs="Times New Roman"/>
              </w:rPr>
            </w:pPr>
            <w:ins w:id="2220" w:author="Anderson, Kenneth" w:date="2026-10-09T09:17:00Z" w16du:dateUtc="2026-10-09T13:17:00Z">
              <w:r w:rsidRPr="007E5245">
                <w:rPr>
                  <w:rFonts w:ascii="Times New Roman" w:hAnsi="Times New Roman" w:cs="Times New Roman"/>
                  <w:color w:val="000000"/>
                </w:rPr>
                <w:t>11</w:t>
              </w:r>
            </w:ins>
          </w:p>
        </w:tc>
        <w:tc>
          <w:tcPr>
            <w:tcW w:w="1206" w:type="dxa"/>
            <w:tcBorders>
              <w:top w:val="single" w:sz="4" w:space="0" w:color="auto"/>
              <w:bottom w:val="single" w:sz="4" w:space="0" w:color="auto"/>
            </w:tcBorders>
            <w:tcPrChange w:id="2221" w:author="Anderson, Kenneth" w:date="2026-10-09T09:18:00Z" w16du:dateUtc="2026-10-09T13:18:00Z">
              <w:tcPr>
                <w:tcW w:w="2110" w:type="dxa"/>
                <w:tcBorders>
                  <w:top w:val="single" w:sz="4" w:space="0" w:color="auto"/>
                  <w:bottom w:val="single" w:sz="4" w:space="0" w:color="auto"/>
                </w:tcBorders>
              </w:tcPr>
            </w:tcPrChange>
          </w:tcPr>
          <w:p w14:paraId="425B7415"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222" w:author="Anderson, Kenneth" w:date="2026-10-09T09:17:00Z" w16du:dateUtc="2026-10-09T13:17:00Z"/>
                <w:rFonts w:ascii="Times New Roman" w:hAnsi="Times New Roman" w:cs="Times New Roman"/>
              </w:rPr>
            </w:pPr>
            <w:ins w:id="2223"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2224" w:author="Anderson, Kenneth" w:date="2026-10-09T09:18:00Z" w16du:dateUtc="2026-10-09T13:18:00Z">
              <w:tcPr>
                <w:tcW w:w="1119" w:type="dxa"/>
                <w:tcBorders>
                  <w:top w:val="single" w:sz="4" w:space="0" w:color="auto"/>
                  <w:bottom w:val="single" w:sz="4" w:space="0" w:color="auto"/>
                </w:tcBorders>
              </w:tcPr>
            </w:tcPrChange>
          </w:tcPr>
          <w:p w14:paraId="49811D06"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25" w:author="Anderson, Kenneth" w:date="2026-10-09T09:17:00Z" w16du:dateUtc="2026-10-09T13:17:00Z"/>
                <w:rFonts w:ascii="Times New Roman" w:hAnsi="Times New Roman" w:cs="Times New Roman"/>
              </w:rPr>
            </w:pPr>
            <w:ins w:id="2226" w:author="Anderson, Kenneth" w:date="2026-10-09T09:17:00Z" w16du:dateUtc="2026-10-09T13:17:00Z">
              <w:r w:rsidRPr="007E5245">
                <w:rPr>
                  <w:rFonts w:ascii="Times New Roman" w:hAnsi="Times New Roman" w:cs="Times New Roman"/>
                  <w:color w:val="000000"/>
                </w:rPr>
                <w:t>77,712</w:t>
              </w:r>
            </w:ins>
          </w:p>
        </w:tc>
        <w:tc>
          <w:tcPr>
            <w:tcW w:w="933" w:type="dxa"/>
            <w:gridSpan w:val="2"/>
            <w:tcBorders>
              <w:top w:val="single" w:sz="4" w:space="0" w:color="auto"/>
              <w:bottom w:val="single" w:sz="4" w:space="0" w:color="auto"/>
            </w:tcBorders>
            <w:vAlign w:val="center"/>
            <w:tcPrChange w:id="2227" w:author="Anderson, Kenneth" w:date="2026-10-09T09:18:00Z" w16du:dateUtc="2026-10-09T13:18:00Z">
              <w:tcPr>
                <w:tcW w:w="1374" w:type="dxa"/>
                <w:gridSpan w:val="2"/>
                <w:tcBorders>
                  <w:top w:val="single" w:sz="4" w:space="0" w:color="auto"/>
                  <w:bottom w:val="single" w:sz="4" w:space="0" w:color="auto"/>
                </w:tcBorders>
              </w:tcPr>
            </w:tcPrChange>
          </w:tcPr>
          <w:p w14:paraId="79434F62" w14:textId="65A4025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28" w:author="Anderson, Kenneth" w:date="2026-10-09T09:17:00Z" w16du:dateUtc="2026-10-09T13:17:00Z"/>
                <w:rFonts w:ascii="Times New Roman" w:hAnsi="Times New Roman" w:cs="Times New Roman"/>
                <w:sz w:val="22"/>
                <w:szCs w:val="22"/>
                <w:rPrChange w:id="2229" w:author="Anderson, Kenneth" w:date="2026-10-09T09:20:00Z" w16du:dateUtc="2026-10-09T13:20:00Z">
                  <w:rPr>
                    <w:ins w:id="2230" w:author="Anderson, Kenneth" w:date="2026-10-09T09:17:00Z" w16du:dateUtc="2026-10-09T13:17:00Z"/>
                    <w:rFonts w:ascii="Times New Roman" w:hAnsi="Times New Roman" w:cs="Times New Roman"/>
                  </w:rPr>
                </w:rPrChange>
              </w:rPr>
            </w:pPr>
            <w:ins w:id="2231" w:author="Anderson, Kenneth" w:date="2026-10-09T09:18:00Z" w16du:dateUtc="2026-10-09T13:18:00Z">
              <w:r w:rsidRPr="00344A90">
                <w:rPr>
                  <w:rFonts w:ascii="Times New Roman" w:hAnsi="Times New Roman" w:cs="Times New Roman"/>
                  <w:color w:val="000000"/>
                  <w:sz w:val="22"/>
                  <w:szCs w:val="22"/>
                  <w:rPrChange w:id="2232" w:author="Anderson, Kenneth" w:date="2026-10-09T09:20:00Z" w16du:dateUtc="2026-10-09T13:20:00Z">
                    <w:rPr>
                      <w:rFonts w:ascii="Segoe UI" w:hAnsi="Segoe UI" w:cs="Segoe UI"/>
                      <w:color w:val="000000"/>
                      <w:sz w:val="16"/>
                      <w:szCs w:val="16"/>
                    </w:rPr>
                  </w:rPrChange>
                </w:rPr>
                <w:t>28%</w:t>
              </w:r>
            </w:ins>
          </w:p>
        </w:tc>
        <w:tc>
          <w:tcPr>
            <w:tcW w:w="795" w:type="dxa"/>
            <w:tcBorders>
              <w:top w:val="single" w:sz="4" w:space="0" w:color="auto"/>
              <w:bottom w:val="single" w:sz="4" w:space="0" w:color="auto"/>
            </w:tcBorders>
            <w:vAlign w:val="center"/>
            <w:tcPrChange w:id="2233" w:author="Anderson, Kenneth" w:date="2026-10-09T09:18:00Z" w16du:dateUtc="2026-10-09T13:18:00Z">
              <w:tcPr>
                <w:tcW w:w="893" w:type="dxa"/>
                <w:tcBorders>
                  <w:top w:val="single" w:sz="4" w:space="0" w:color="auto"/>
                  <w:bottom w:val="single" w:sz="4" w:space="0" w:color="auto"/>
                </w:tcBorders>
              </w:tcPr>
            </w:tcPrChange>
          </w:tcPr>
          <w:p w14:paraId="26496B7F" w14:textId="13EE2AA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34" w:author="Anderson, Kenneth" w:date="2026-10-09T09:17:00Z" w16du:dateUtc="2026-10-09T13:17:00Z"/>
                <w:rFonts w:ascii="Times New Roman" w:hAnsi="Times New Roman" w:cs="Times New Roman"/>
                <w:sz w:val="22"/>
                <w:szCs w:val="22"/>
                <w:rPrChange w:id="2235" w:author="Anderson, Kenneth" w:date="2026-10-09T09:20:00Z" w16du:dateUtc="2026-10-09T13:20:00Z">
                  <w:rPr>
                    <w:ins w:id="2236" w:author="Anderson, Kenneth" w:date="2026-10-09T09:17:00Z" w16du:dateUtc="2026-10-09T13:17:00Z"/>
                    <w:rFonts w:ascii="Times New Roman" w:hAnsi="Times New Roman" w:cs="Times New Roman"/>
                  </w:rPr>
                </w:rPrChange>
              </w:rPr>
            </w:pPr>
            <w:ins w:id="2237" w:author="Anderson, Kenneth" w:date="2026-10-09T09:18:00Z" w16du:dateUtc="2026-10-09T13:18:00Z">
              <w:r w:rsidRPr="00344A90">
                <w:rPr>
                  <w:rFonts w:ascii="Times New Roman" w:hAnsi="Times New Roman" w:cs="Times New Roman"/>
                  <w:color w:val="000000"/>
                  <w:sz w:val="22"/>
                  <w:szCs w:val="22"/>
                  <w:rPrChange w:id="2238" w:author="Anderson, Kenneth" w:date="2026-10-09T09:20:00Z" w16du:dateUtc="2026-10-09T13:20:00Z">
                    <w:rPr>
                      <w:rFonts w:ascii="Segoe UI" w:hAnsi="Segoe UI" w:cs="Segoe UI"/>
                      <w:color w:val="000000"/>
                      <w:sz w:val="16"/>
                      <w:szCs w:val="16"/>
                    </w:rPr>
                  </w:rPrChange>
                </w:rPr>
                <w:t>33%</w:t>
              </w:r>
            </w:ins>
          </w:p>
        </w:tc>
        <w:tc>
          <w:tcPr>
            <w:tcW w:w="939" w:type="dxa"/>
            <w:tcBorders>
              <w:top w:val="single" w:sz="4" w:space="0" w:color="auto"/>
              <w:bottom w:val="single" w:sz="4" w:space="0" w:color="auto"/>
            </w:tcBorders>
            <w:vAlign w:val="center"/>
            <w:tcPrChange w:id="2239" w:author="Anderson, Kenneth" w:date="2026-10-09T09:18:00Z" w16du:dateUtc="2026-10-09T13:18:00Z">
              <w:tcPr>
                <w:tcW w:w="1553" w:type="dxa"/>
                <w:tcBorders>
                  <w:top w:val="single" w:sz="4" w:space="0" w:color="auto"/>
                  <w:bottom w:val="single" w:sz="4" w:space="0" w:color="auto"/>
                </w:tcBorders>
              </w:tcPr>
            </w:tcPrChange>
          </w:tcPr>
          <w:p w14:paraId="69ADBB94" w14:textId="77B0D3C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40" w:author="Anderson, Kenneth" w:date="2026-10-09T09:17:00Z" w16du:dateUtc="2026-10-09T13:17:00Z"/>
                <w:rFonts w:ascii="Times New Roman" w:hAnsi="Times New Roman" w:cs="Times New Roman"/>
                <w:sz w:val="22"/>
                <w:szCs w:val="22"/>
                <w:rPrChange w:id="2241" w:author="Anderson, Kenneth" w:date="2026-10-09T09:20:00Z" w16du:dateUtc="2026-10-09T13:20:00Z">
                  <w:rPr>
                    <w:ins w:id="2242" w:author="Anderson, Kenneth" w:date="2026-10-09T09:17:00Z" w16du:dateUtc="2026-10-09T13:17:00Z"/>
                    <w:rFonts w:ascii="Times New Roman" w:hAnsi="Times New Roman" w:cs="Times New Roman"/>
                  </w:rPr>
                </w:rPrChange>
              </w:rPr>
            </w:pPr>
            <w:ins w:id="2243" w:author="Anderson, Kenneth" w:date="2026-10-09T09:18:00Z" w16du:dateUtc="2026-10-09T13:18:00Z">
              <w:r w:rsidRPr="00344A90">
                <w:rPr>
                  <w:rFonts w:ascii="Times New Roman" w:hAnsi="Times New Roman" w:cs="Times New Roman"/>
                  <w:color w:val="000000"/>
                  <w:sz w:val="22"/>
                  <w:szCs w:val="22"/>
                  <w:rPrChange w:id="2244" w:author="Anderson, Kenneth" w:date="2026-10-09T09:20:00Z" w16du:dateUtc="2026-10-09T13:20:00Z">
                    <w:rPr>
                      <w:rFonts w:ascii="Segoe UI" w:hAnsi="Segoe UI" w:cs="Segoe UI"/>
                      <w:color w:val="000000"/>
                      <w:sz w:val="16"/>
                      <w:szCs w:val="16"/>
                    </w:rPr>
                  </w:rPrChange>
                </w:rPr>
                <w:t>31%</w:t>
              </w:r>
            </w:ins>
          </w:p>
        </w:tc>
        <w:tc>
          <w:tcPr>
            <w:tcW w:w="793" w:type="dxa"/>
            <w:tcBorders>
              <w:top w:val="single" w:sz="4" w:space="0" w:color="auto"/>
              <w:bottom w:val="single" w:sz="4" w:space="0" w:color="auto"/>
            </w:tcBorders>
            <w:vAlign w:val="center"/>
            <w:tcPrChange w:id="2245" w:author="Anderson, Kenneth" w:date="2026-10-09T09:18:00Z" w16du:dateUtc="2026-10-09T13:18:00Z">
              <w:tcPr>
                <w:tcW w:w="891" w:type="dxa"/>
                <w:tcBorders>
                  <w:top w:val="single" w:sz="4" w:space="0" w:color="auto"/>
                  <w:bottom w:val="single" w:sz="4" w:space="0" w:color="auto"/>
                </w:tcBorders>
              </w:tcPr>
            </w:tcPrChange>
          </w:tcPr>
          <w:p w14:paraId="490211CE" w14:textId="48AA611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46" w:author="Anderson, Kenneth" w:date="2026-10-09T09:17:00Z" w16du:dateUtc="2026-10-09T13:17:00Z"/>
                <w:rFonts w:ascii="Times New Roman" w:hAnsi="Times New Roman" w:cs="Times New Roman"/>
                <w:sz w:val="22"/>
                <w:szCs w:val="22"/>
                <w:rPrChange w:id="2247" w:author="Anderson, Kenneth" w:date="2026-10-09T09:20:00Z" w16du:dateUtc="2026-10-09T13:20:00Z">
                  <w:rPr>
                    <w:ins w:id="2248" w:author="Anderson, Kenneth" w:date="2026-10-09T09:17:00Z" w16du:dateUtc="2026-10-09T13:17:00Z"/>
                    <w:rFonts w:ascii="Times New Roman" w:hAnsi="Times New Roman" w:cs="Times New Roman"/>
                  </w:rPr>
                </w:rPrChange>
              </w:rPr>
            </w:pPr>
            <w:ins w:id="2249" w:author="Anderson, Kenneth" w:date="2026-10-09T09:18:00Z" w16du:dateUtc="2026-10-09T13:18:00Z">
              <w:r w:rsidRPr="00344A90">
                <w:rPr>
                  <w:rFonts w:ascii="Times New Roman" w:hAnsi="Times New Roman" w:cs="Times New Roman"/>
                  <w:color w:val="000000"/>
                  <w:sz w:val="22"/>
                  <w:szCs w:val="22"/>
                  <w:rPrChange w:id="2250" w:author="Anderson, Kenneth" w:date="2026-10-09T09:20:00Z" w16du:dateUtc="2026-10-09T13:20:00Z">
                    <w:rPr>
                      <w:rFonts w:ascii="Segoe UI" w:hAnsi="Segoe UI" w:cs="Segoe UI"/>
                      <w:color w:val="000000"/>
                      <w:sz w:val="16"/>
                      <w:szCs w:val="16"/>
                    </w:rPr>
                  </w:rPrChange>
                </w:rPr>
                <w:t>39%</w:t>
              </w:r>
            </w:ins>
          </w:p>
        </w:tc>
        <w:tc>
          <w:tcPr>
            <w:tcW w:w="1165" w:type="dxa"/>
            <w:tcBorders>
              <w:top w:val="single" w:sz="4" w:space="0" w:color="auto"/>
              <w:bottom w:val="single" w:sz="4" w:space="0" w:color="auto"/>
            </w:tcBorders>
            <w:vAlign w:val="center"/>
            <w:tcPrChange w:id="2251" w:author="Anderson, Kenneth" w:date="2026-10-09T09:18:00Z" w16du:dateUtc="2026-10-09T13:18:00Z">
              <w:tcPr>
                <w:tcW w:w="2529" w:type="dxa"/>
                <w:tcBorders>
                  <w:top w:val="single" w:sz="4" w:space="0" w:color="auto"/>
                  <w:bottom w:val="single" w:sz="4" w:space="0" w:color="auto"/>
                </w:tcBorders>
              </w:tcPr>
            </w:tcPrChange>
          </w:tcPr>
          <w:p w14:paraId="6F71DB08" w14:textId="3ED72C8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52" w:author="Anderson, Kenneth" w:date="2026-10-09T09:17:00Z" w16du:dateUtc="2026-10-09T13:17:00Z"/>
                <w:rFonts w:ascii="Times New Roman" w:hAnsi="Times New Roman" w:cs="Times New Roman"/>
                <w:sz w:val="22"/>
                <w:szCs w:val="22"/>
                <w:rPrChange w:id="2253" w:author="Anderson, Kenneth" w:date="2026-10-09T09:20:00Z" w16du:dateUtc="2026-10-09T13:20:00Z">
                  <w:rPr>
                    <w:ins w:id="2254" w:author="Anderson, Kenneth" w:date="2026-10-09T09:17:00Z" w16du:dateUtc="2026-10-09T13:17:00Z"/>
                    <w:rFonts w:ascii="Times New Roman" w:hAnsi="Times New Roman" w:cs="Times New Roman"/>
                  </w:rPr>
                </w:rPrChange>
              </w:rPr>
            </w:pPr>
            <w:ins w:id="2255" w:author="Anderson, Kenneth" w:date="2026-10-09T09:18:00Z" w16du:dateUtc="2026-10-09T13:18:00Z">
              <w:r w:rsidRPr="00344A90">
                <w:rPr>
                  <w:rFonts w:ascii="Times New Roman" w:hAnsi="Times New Roman" w:cs="Times New Roman"/>
                  <w:color w:val="000000"/>
                  <w:sz w:val="22"/>
                  <w:szCs w:val="22"/>
                  <w:rPrChange w:id="2256" w:author="Anderson, Kenneth" w:date="2026-10-09T09:20:00Z" w16du:dateUtc="2026-10-09T13:20:00Z">
                    <w:rPr>
                      <w:rFonts w:ascii="Segoe UI" w:hAnsi="Segoe UI" w:cs="Segoe UI"/>
                      <w:color w:val="000000"/>
                      <w:sz w:val="16"/>
                      <w:szCs w:val="16"/>
                    </w:rPr>
                  </w:rPrChange>
                </w:rPr>
                <w:t>16%</w:t>
              </w:r>
            </w:ins>
          </w:p>
        </w:tc>
      </w:tr>
      <w:tr w:rsidR="00D32DEE" w:rsidRPr="007E5245" w14:paraId="7B5F2B98" w14:textId="77777777" w:rsidTr="00D32DEE">
        <w:tblPrEx>
          <w:tblW w:w="0" w:type="auto"/>
          <w:tblLook w:val="06A0" w:firstRow="1" w:lastRow="0" w:firstColumn="1" w:lastColumn="0" w:noHBand="1" w:noVBand="1"/>
          <w:tblPrExChange w:id="2257" w:author="Anderson, Kenneth" w:date="2026-10-09T09:18:00Z" w16du:dateUtc="2026-10-09T13:18:00Z">
            <w:tblPrEx>
              <w:tblW w:w="0" w:type="auto"/>
              <w:tblLook w:val="06A0" w:firstRow="1" w:lastRow="0" w:firstColumn="1" w:lastColumn="0" w:noHBand="1" w:noVBand="1"/>
            </w:tblPrEx>
          </w:tblPrExChange>
        </w:tblPrEx>
        <w:trPr>
          <w:trHeight w:val="216"/>
          <w:ins w:id="2258" w:author="Anderson, Kenneth" w:date="2026-10-09T09:17:00Z"/>
          <w:trPrChange w:id="2259"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2260" w:author="Anderson, Kenneth" w:date="2026-10-09T09:18:00Z" w16du:dateUtc="2026-10-09T13:18:00Z">
              <w:tcPr>
                <w:tcW w:w="1060" w:type="dxa"/>
                <w:tcBorders>
                  <w:top w:val="single" w:sz="4" w:space="0" w:color="auto"/>
                  <w:bottom w:val="nil"/>
                </w:tcBorders>
              </w:tcPr>
            </w:tcPrChange>
          </w:tcPr>
          <w:p w14:paraId="7ED6DE3A" w14:textId="77777777" w:rsidR="00D32DEE" w:rsidRPr="007E5245" w:rsidRDefault="00D32DEE" w:rsidP="00D32DEE">
            <w:pPr>
              <w:pStyle w:val="TableNormal1"/>
              <w:rPr>
                <w:ins w:id="2261" w:author="Anderson, Kenneth" w:date="2026-10-09T09:17:00Z" w16du:dateUtc="2026-10-09T13:17:00Z"/>
                <w:rFonts w:ascii="Times New Roman" w:hAnsi="Times New Roman" w:cs="Times New Roman"/>
              </w:rPr>
            </w:pPr>
            <w:ins w:id="2262" w:author="Anderson, Kenneth" w:date="2026-10-09T09:17:00Z" w16du:dateUtc="2026-10-09T13:17:00Z">
              <w:r w:rsidRPr="007E5245">
                <w:rPr>
                  <w:rFonts w:ascii="Times New Roman" w:hAnsi="Times New Roman" w:cs="Times New Roman"/>
                  <w:color w:val="000000"/>
                </w:rPr>
                <w:t>BROP</w:t>
              </w:r>
            </w:ins>
          </w:p>
        </w:tc>
        <w:tc>
          <w:tcPr>
            <w:tcW w:w="1216" w:type="dxa"/>
            <w:tcBorders>
              <w:top w:val="single" w:sz="4" w:space="0" w:color="auto"/>
              <w:bottom w:val="nil"/>
            </w:tcBorders>
            <w:tcPrChange w:id="2263" w:author="Anderson, Kenneth" w:date="2026-10-09T09:18:00Z" w16du:dateUtc="2026-10-09T13:18:00Z">
              <w:tcPr>
                <w:tcW w:w="1431" w:type="dxa"/>
                <w:tcBorders>
                  <w:top w:val="single" w:sz="4" w:space="0" w:color="auto"/>
                  <w:bottom w:val="nil"/>
                </w:tcBorders>
              </w:tcPr>
            </w:tcPrChange>
          </w:tcPr>
          <w:p w14:paraId="14186344"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64" w:author="Anderson, Kenneth" w:date="2026-10-09T09:17:00Z" w16du:dateUtc="2026-10-09T13:17:00Z"/>
                <w:rFonts w:ascii="Times New Roman" w:hAnsi="Times New Roman" w:cs="Times New Roman"/>
              </w:rPr>
            </w:pPr>
            <w:ins w:id="2265" w:author="Anderson, Kenneth" w:date="2026-10-09T09:17:00Z" w16du:dateUtc="2026-10-09T13:17:00Z">
              <w:r w:rsidRPr="007E5245">
                <w:rPr>
                  <w:rFonts w:ascii="Times New Roman" w:hAnsi="Times New Roman" w:cs="Times New Roman"/>
                  <w:color w:val="000000"/>
                </w:rPr>
                <w:t>5</w:t>
              </w:r>
            </w:ins>
          </w:p>
        </w:tc>
        <w:tc>
          <w:tcPr>
            <w:tcW w:w="1206" w:type="dxa"/>
            <w:tcBorders>
              <w:top w:val="single" w:sz="4" w:space="0" w:color="auto"/>
              <w:bottom w:val="nil"/>
            </w:tcBorders>
            <w:tcPrChange w:id="2266" w:author="Anderson, Kenneth" w:date="2026-10-09T09:18:00Z" w16du:dateUtc="2026-10-09T13:18:00Z">
              <w:tcPr>
                <w:tcW w:w="2110" w:type="dxa"/>
                <w:tcBorders>
                  <w:top w:val="single" w:sz="4" w:space="0" w:color="auto"/>
                  <w:bottom w:val="nil"/>
                </w:tcBorders>
              </w:tcPr>
            </w:tcPrChange>
          </w:tcPr>
          <w:p w14:paraId="06A4D57D"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267" w:author="Anderson, Kenneth" w:date="2026-10-09T09:17:00Z" w16du:dateUtc="2026-10-09T13:17:00Z"/>
                <w:rFonts w:ascii="Times New Roman" w:hAnsi="Times New Roman" w:cs="Times New Roman"/>
              </w:rPr>
            </w:pPr>
            <w:ins w:id="2268" w:author="Anderson, Kenneth" w:date="2026-10-09T09:17:00Z" w16du:dateUtc="2026-10-09T13:17:00Z">
              <w:r w:rsidRPr="007E5245">
                <w:rPr>
                  <w:rFonts w:ascii="Times New Roman" w:hAnsi="Times New Roman" w:cs="Times New Roman"/>
                  <w:color w:val="000000"/>
                </w:rPr>
                <w:t>2023</w:t>
              </w:r>
            </w:ins>
          </w:p>
        </w:tc>
        <w:tc>
          <w:tcPr>
            <w:tcW w:w="1176" w:type="dxa"/>
            <w:tcBorders>
              <w:top w:val="single" w:sz="4" w:space="0" w:color="auto"/>
              <w:bottom w:val="nil"/>
            </w:tcBorders>
            <w:tcPrChange w:id="2269" w:author="Anderson, Kenneth" w:date="2026-10-09T09:18:00Z" w16du:dateUtc="2026-10-09T13:18:00Z">
              <w:tcPr>
                <w:tcW w:w="1119" w:type="dxa"/>
                <w:tcBorders>
                  <w:top w:val="single" w:sz="4" w:space="0" w:color="auto"/>
                  <w:bottom w:val="nil"/>
                </w:tcBorders>
              </w:tcPr>
            </w:tcPrChange>
          </w:tcPr>
          <w:p w14:paraId="7C9ECF35"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70" w:author="Anderson, Kenneth" w:date="2026-10-09T09:17:00Z" w16du:dateUtc="2026-10-09T13:17:00Z"/>
                <w:rFonts w:ascii="Times New Roman" w:hAnsi="Times New Roman" w:cs="Times New Roman"/>
              </w:rPr>
            </w:pPr>
            <w:ins w:id="2271" w:author="Anderson, Kenneth" w:date="2026-10-09T09:17:00Z" w16du:dateUtc="2026-10-09T13:17:00Z">
              <w:r w:rsidRPr="007E5245">
                <w:rPr>
                  <w:rFonts w:ascii="Times New Roman" w:hAnsi="Times New Roman" w:cs="Times New Roman"/>
                  <w:color w:val="000000"/>
                </w:rPr>
                <w:t>1,185,291</w:t>
              </w:r>
            </w:ins>
          </w:p>
        </w:tc>
        <w:tc>
          <w:tcPr>
            <w:tcW w:w="933" w:type="dxa"/>
            <w:gridSpan w:val="2"/>
            <w:tcBorders>
              <w:top w:val="single" w:sz="4" w:space="0" w:color="auto"/>
              <w:bottom w:val="nil"/>
            </w:tcBorders>
            <w:vAlign w:val="center"/>
            <w:tcPrChange w:id="2272" w:author="Anderson, Kenneth" w:date="2026-10-09T09:18:00Z" w16du:dateUtc="2026-10-09T13:18:00Z">
              <w:tcPr>
                <w:tcW w:w="1374" w:type="dxa"/>
                <w:gridSpan w:val="2"/>
                <w:tcBorders>
                  <w:top w:val="single" w:sz="4" w:space="0" w:color="auto"/>
                  <w:bottom w:val="nil"/>
                </w:tcBorders>
              </w:tcPr>
            </w:tcPrChange>
          </w:tcPr>
          <w:p w14:paraId="73802A4C" w14:textId="129C594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73" w:author="Anderson, Kenneth" w:date="2026-10-09T09:17:00Z" w16du:dateUtc="2026-10-09T13:17:00Z"/>
                <w:rFonts w:ascii="Times New Roman" w:hAnsi="Times New Roman" w:cs="Times New Roman"/>
                <w:sz w:val="22"/>
                <w:szCs w:val="22"/>
                <w:rPrChange w:id="2274" w:author="Anderson, Kenneth" w:date="2026-10-09T09:20:00Z" w16du:dateUtc="2026-10-09T13:20:00Z">
                  <w:rPr>
                    <w:ins w:id="2275" w:author="Anderson, Kenneth" w:date="2026-10-09T09:17:00Z" w16du:dateUtc="2026-10-09T13:17:00Z"/>
                    <w:rFonts w:ascii="Times New Roman" w:hAnsi="Times New Roman" w:cs="Times New Roman"/>
                  </w:rPr>
                </w:rPrChange>
              </w:rPr>
            </w:pPr>
            <w:ins w:id="2276" w:author="Anderson, Kenneth" w:date="2026-10-09T09:18:00Z" w16du:dateUtc="2026-10-09T13:18:00Z">
              <w:r w:rsidRPr="00344A90">
                <w:rPr>
                  <w:rFonts w:ascii="Times New Roman" w:hAnsi="Times New Roman" w:cs="Times New Roman"/>
                  <w:color w:val="000000"/>
                  <w:sz w:val="22"/>
                  <w:szCs w:val="22"/>
                  <w:rPrChange w:id="2277" w:author="Anderson, Kenneth" w:date="2026-10-09T09:20:00Z" w16du:dateUtc="2026-10-09T13:20:00Z">
                    <w:rPr>
                      <w:rFonts w:ascii="Segoe UI" w:hAnsi="Segoe UI" w:cs="Segoe UI"/>
                      <w:color w:val="000000"/>
                      <w:sz w:val="16"/>
                      <w:szCs w:val="16"/>
                    </w:rPr>
                  </w:rPrChange>
                </w:rPr>
                <w:t>8%</w:t>
              </w:r>
            </w:ins>
          </w:p>
        </w:tc>
        <w:tc>
          <w:tcPr>
            <w:tcW w:w="795" w:type="dxa"/>
            <w:tcBorders>
              <w:top w:val="single" w:sz="4" w:space="0" w:color="auto"/>
              <w:bottom w:val="nil"/>
            </w:tcBorders>
            <w:vAlign w:val="center"/>
            <w:tcPrChange w:id="2278" w:author="Anderson, Kenneth" w:date="2026-10-09T09:18:00Z" w16du:dateUtc="2026-10-09T13:18:00Z">
              <w:tcPr>
                <w:tcW w:w="893" w:type="dxa"/>
                <w:tcBorders>
                  <w:top w:val="single" w:sz="4" w:space="0" w:color="auto"/>
                  <w:bottom w:val="nil"/>
                </w:tcBorders>
              </w:tcPr>
            </w:tcPrChange>
          </w:tcPr>
          <w:p w14:paraId="16E3A42B" w14:textId="0ADC1CE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79" w:author="Anderson, Kenneth" w:date="2026-10-09T09:17:00Z" w16du:dateUtc="2026-10-09T13:17:00Z"/>
                <w:rFonts w:ascii="Times New Roman" w:hAnsi="Times New Roman" w:cs="Times New Roman"/>
                <w:sz w:val="22"/>
                <w:szCs w:val="22"/>
                <w:rPrChange w:id="2280" w:author="Anderson, Kenneth" w:date="2026-10-09T09:20:00Z" w16du:dateUtc="2026-10-09T13:20:00Z">
                  <w:rPr>
                    <w:ins w:id="2281" w:author="Anderson, Kenneth" w:date="2026-10-09T09:17:00Z" w16du:dateUtc="2026-10-09T13:17:00Z"/>
                    <w:rFonts w:ascii="Times New Roman" w:hAnsi="Times New Roman" w:cs="Times New Roman"/>
                  </w:rPr>
                </w:rPrChange>
              </w:rPr>
            </w:pPr>
            <w:ins w:id="2282" w:author="Anderson, Kenneth" w:date="2026-10-09T09:18:00Z" w16du:dateUtc="2026-10-09T13:18:00Z">
              <w:r w:rsidRPr="00344A90">
                <w:rPr>
                  <w:rFonts w:ascii="Times New Roman" w:hAnsi="Times New Roman" w:cs="Times New Roman"/>
                  <w:color w:val="000000"/>
                  <w:sz w:val="22"/>
                  <w:szCs w:val="22"/>
                  <w:rPrChange w:id="2283" w:author="Anderson, Kenneth" w:date="2026-10-09T09:20:00Z" w16du:dateUtc="2026-10-09T13:20:00Z">
                    <w:rPr>
                      <w:rFonts w:ascii="Segoe UI" w:hAnsi="Segoe UI" w:cs="Segoe UI"/>
                      <w:color w:val="000000"/>
                      <w:sz w:val="16"/>
                      <w:szCs w:val="16"/>
                    </w:rPr>
                  </w:rPrChange>
                </w:rPr>
                <w:t>26%</w:t>
              </w:r>
            </w:ins>
          </w:p>
        </w:tc>
        <w:tc>
          <w:tcPr>
            <w:tcW w:w="939" w:type="dxa"/>
            <w:tcBorders>
              <w:top w:val="single" w:sz="4" w:space="0" w:color="auto"/>
              <w:bottom w:val="nil"/>
            </w:tcBorders>
            <w:vAlign w:val="center"/>
            <w:tcPrChange w:id="2284" w:author="Anderson, Kenneth" w:date="2026-10-09T09:18:00Z" w16du:dateUtc="2026-10-09T13:18:00Z">
              <w:tcPr>
                <w:tcW w:w="1553" w:type="dxa"/>
                <w:tcBorders>
                  <w:top w:val="single" w:sz="4" w:space="0" w:color="auto"/>
                  <w:bottom w:val="nil"/>
                </w:tcBorders>
              </w:tcPr>
            </w:tcPrChange>
          </w:tcPr>
          <w:p w14:paraId="361DB128" w14:textId="761F522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85" w:author="Anderson, Kenneth" w:date="2026-10-09T09:17:00Z" w16du:dateUtc="2026-10-09T13:17:00Z"/>
                <w:rFonts w:ascii="Times New Roman" w:hAnsi="Times New Roman" w:cs="Times New Roman"/>
                <w:sz w:val="22"/>
                <w:szCs w:val="22"/>
                <w:rPrChange w:id="2286" w:author="Anderson, Kenneth" w:date="2026-10-09T09:20:00Z" w16du:dateUtc="2026-10-09T13:20:00Z">
                  <w:rPr>
                    <w:ins w:id="2287" w:author="Anderson, Kenneth" w:date="2026-10-09T09:17:00Z" w16du:dateUtc="2026-10-09T13:17:00Z"/>
                    <w:rFonts w:ascii="Times New Roman" w:hAnsi="Times New Roman" w:cs="Times New Roman"/>
                  </w:rPr>
                </w:rPrChange>
              </w:rPr>
            </w:pPr>
            <w:ins w:id="2288" w:author="Anderson, Kenneth" w:date="2026-10-09T09:18:00Z" w16du:dateUtc="2026-10-09T13:18:00Z">
              <w:r w:rsidRPr="00344A90">
                <w:rPr>
                  <w:rFonts w:ascii="Times New Roman" w:hAnsi="Times New Roman" w:cs="Times New Roman"/>
                  <w:color w:val="000000"/>
                  <w:sz w:val="22"/>
                  <w:szCs w:val="22"/>
                  <w:rPrChange w:id="2289" w:author="Anderson, Kenneth" w:date="2026-10-09T09:20:00Z" w16du:dateUtc="2026-10-09T13:20:00Z">
                    <w:rPr>
                      <w:rFonts w:ascii="Segoe UI" w:hAnsi="Segoe UI" w:cs="Segoe UI"/>
                      <w:color w:val="000000"/>
                      <w:sz w:val="16"/>
                      <w:szCs w:val="16"/>
                    </w:rPr>
                  </w:rPrChange>
                </w:rPr>
                <w:t>40%</w:t>
              </w:r>
            </w:ins>
          </w:p>
        </w:tc>
        <w:tc>
          <w:tcPr>
            <w:tcW w:w="793" w:type="dxa"/>
            <w:tcBorders>
              <w:top w:val="single" w:sz="4" w:space="0" w:color="auto"/>
              <w:bottom w:val="nil"/>
            </w:tcBorders>
            <w:vAlign w:val="center"/>
            <w:tcPrChange w:id="2290" w:author="Anderson, Kenneth" w:date="2026-10-09T09:18:00Z" w16du:dateUtc="2026-10-09T13:18:00Z">
              <w:tcPr>
                <w:tcW w:w="891" w:type="dxa"/>
                <w:tcBorders>
                  <w:top w:val="single" w:sz="4" w:space="0" w:color="auto"/>
                  <w:bottom w:val="nil"/>
                </w:tcBorders>
              </w:tcPr>
            </w:tcPrChange>
          </w:tcPr>
          <w:p w14:paraId="2C221377" w14:textId="43064ED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91" w:author="Anderson, Kenneth" w:date="2026-10-09T09:17:00Z" w16du:dateUtc="2026-10-09T13:17:00Z"/>
                <w:rFonts w:ascii="Times New Roman" w:hAnsi="Times New Roman" w:cs="Times New Roman"/>
                <w:sz w:val="22"/>
                <w:szCs w:val="22"/>
                <w:rPrChange w:id="2292" w:author="Anderson, Kenneth" w:date="2026-10-09T09:20:00Z" w16du:dateUtc="2026-10-09T13:20:00Z">
                  <w:rPr>
                    <w:ins w:id="2293" w:author="Anderson, Kenneth" w:date="2026-10-09T09:17:00Z" w16du:dateUtc="2026-10-09T13:17:00Z"/>
                    <w:rFonts w:ascii="Times New Roman" w:hAnsi="Times New Roman" w:cs="Times New Roman"/>
                  </w:rPr>
                </w:rPrChange>
              </w:rPr>
            </w:pPr>
            <w:ins w:id="2294" w:author="Anderson, Kenneth" w:date="2026-10-09T09:18:00Z" w16du:dateUtc="2026-10-09T13:18:00Z">
              <w:r w:rsidRPr="00344A90">
                <w:rPr>
                  <w:rFonts w:ascii="Times New Roman" w:hAnsi="Times New Roman" w:cs="Times New Roman"/>
                  <w:color w:val="000000"/>
                  <w:sz w:val="22"/>
                  <w:szCs w:val="22"/>
                  <w:rPrChange w:id="2295" w:author="Anderson, Kenneth" w:date="2026-10-09T09:20:00Z" w16du:dateUtc="2026-10-09T13:20:00Z">
                    <w:rPr>
                      <w:rFonts w:ascii="Segoe UI" w:hAnsi="Segoe UI" w:cs="Segoe UI"/>
                      <w:color w:val="000000"/>
                      <w:sz w:val="16"/>
                      <w:szCs w:val="16"/>
                    </w:rPr>
                  </w:rPrChange>
                </w:rPr>
                <w:t>53%</w:t>
              </w:r>
            </w:ins>
          </w:p>
        </w:tc>
        <w:tc>
          <w:tcPr>
            <w:tcW w:w="1165" w:type="dxa"/>
            <w:tcBorders>
              <w:top w:val="single" w:sz="4" w:space="0" w:color="auto"/>
              <w:bottom w:val="nil"/>
            </w:tcBorders>
            <w:vAlign w:val="center"/>
            <w:tcPrChange w:id="2296" w:author="Anderson, Kenneth" w:date="2026-10-09T09:18:00Z" w16du:dateUtc="2026-10-09T13:18:00Z">
              <w:tcPr>
                <w:tcW w:w="2529" w:type="dxa"/>
                <w:tcBorders>
                  <w:top w:val="single" w:sz="4" w:space="0" w:color="auto"/>
                  <w:bottom w:val="nil"/>
                </w:tcBorders>
              </w:tcPr>
            </w:tcPrChange>
          </w:tcPr>
          <w:p w14:paraId="32517E18" w14:textId="0188B4B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297" w:author="Anderson, Kenneth" w:date="2026-10-09T09:17:00Z" w16du:dateUtc="2026-10-09T13:17:00Z"/>
                <w:rFonts w:ascii="Times New Roman" w:hAnsi="Times New Roman" w:cs="Times New Roman"/>
                <w:sz w:val="22"/>
                <w:szCs w:val="22"/>
                <w:rPrChange w:id="2298" w:author="Anderson, Kenneth" w:date="2026-10-09T09:20:00Z" w16du:dateUtc="2026-10-09T13:20:00Z">
                  <w:rPr>
                    <w:ins w:id="2299" w:author="Anderson, Kenneth" w:date="2026-10-09T09:17:00Z" w16du:dateUtc="2026-10-09T13:17:00Z"/>
                    <w:rFonts w:ascii="Times New Roman" w:hAnsi="Times New Roman" w:cs="Times New Roman"/>
                  </w:rPr>
                </w:rPrChange>
              </w:rPr>
            </w:pPr>
            <w:ins w:id="2300" w:author="Anderson, Kenneth" w:date="2026-10-09T09:18:00Z" w16du:dateUtc="2026-10-09T13:18:00Z">
              <w:r w:rsidRPr="00344A90">
                <w:rPr>
                  <w:rFonts w:ascii="Times New Roman" w:hAnsi="Times New Roman" w:cs="Times New Roman"/>
                  <w:color w:val="000000"/>
                  <w:sz w:val="22"/>
                  <w:szCs w:val="22"/>
                  <w:rPrChange w:id="2301" w:author="Anderson, Kenneth" w:date="2026-10-09T09:20:00Z" w16du:dateUtc="2026-10-09T13:20:00Z">
                    <w:rPr>
                      <w:rFonts w:ascii="Segoe UI" w:hAnsi="Segoe UI" w:cs="Segoe UI"/>
                      <w:color w:val="000000"/>
                      <w:sz w:val="16"/>
                      <w:szCs w:val="16"/>
                    </w:rPr>
                  </w:rPrChange>
                </w:rPr>
                <w:t>54%</w:t>
              </w:r>
            </w:ins>
          </w:p>
        </w:tc>
      </w:tr>
      <w:tr w:rsidR="00D32DEE" w:rsidRPr="007E5245" w14:paraId="41F2FA39" w14:textId="77777777" w:rsidTr="00D32DEE">
        <w:tblPrEx>
          <w:tblW w:w="0" w:type="auto"/>
          <w:tblLook w:val="06A0" w:firstRow="1" w:lastRow="0" w:firstColumn="1" w:lastColumn="0" w:noHBand="1" w:noVBand="1"/>
          <w:tblPrExChange w:id="2302" w:author="Anderson, Kenneth" w:date="2026-10-09T09:18:00Z" w16du:dateUtc="2026-10-09T13:18:00Z">
            <w:tblPrEx>
              <w:tblW w:w="0" w:type="auto"/>
              <w:tblLook w:val="06A0" w:firstRow="1" w:lastRow="0" w:firstColumn="1" w:lastColumn="0" w:noHBand="1" w:noVBand="1"/>
            </w:tblPrEx>
          </w:tblPrExChange>
        </w:tblPrEx>
        <w:trPr>
          <w:trHeight w:val="216"/>
          <w:ins w:id="2303" w:author="Anderson, Kenneth" w:date="2026-10-09T09:17:00Z"/>
          <w:trPrChange w:id="2304"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2305" w:author="Anderson, Kenneth" w:date="2026-10-09T09:18:00Z" w16du:dateUtc="2026-10-09T13:18:00Z">
              <w:tcPr>
                <w:tcW w:w="1060" w:type="dxa"/>
                <w:tcBorders>
                  <w:top w:val="nil"/>
                  <w:bottom w:val="single" w:sz="4" w:space="0" w:color="auto"/>
                </w:tcBorders>
              </w:tcPr>
            </w:tcPrChange>
          </w:tcPr>
          <w:p w14:paraId="0D184DFF" w14:textId="77777777" w:rsidR="00D32DEE" w:rsidRPr="007E5245" w:rsidRDefault="00D32DEE" w:rsidP="00D32DEE">
            <w:pPr>
              <w:pStyle w:val="TableNormal1"/>
              <w:rPr>
                <w:ins w:id="2306"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2307" w:author="Anderson, Kenneth" w:date="2026-10-09T09:18:00Z" w16du:dateUtc="2026-10-09T13:18:00Z">
              <w:tcPr>
                <w:tcW w:w="1431" w:type="dxa"/>
                <w:tcBorders>
                  <w:top w:val="nil"/>
                  <w:bottom w:val="single" w:sz="4" w:space="0" w:color="auto"/>
                </w:tcBorders>
              </w:tcPr>
            </w:tcPrChange>
          </w:tcPr>
          <w:p w14:paraId="7874F923"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08"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2309" w:author="Anderson, Kenneth" w:date="2026-10-09T09:18:00Z" w16du:dateUtc="2026-10-09T13:18:00Z">
              <w:tcPr>
                <w:tcW w:w="2110" w:type="dxa"/>
                <w:tcBorders>
                  <w:top w:val="nil"/>
                  <w:bottom w:val="single" w:sz="4" w:space="0" w:color="auto"/>
                </w:tcBorders>
              </w:tcPr>
            </w:tcPrChange>
          </w:tcPr>
          <w:p w14:paraId="3A86BB30"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310" w:author="Anderson, Kenneth" w:date="2026-10-09T09:17:00Z" w16du:dateUtc="2026-10-09T13:17:00Z"/>
                <w:rFonts w:ascii="Times New Roman" w:hAnsi="Times New Roman" w:cs="Times New Roman"/>
              </w:rPr>
            </w:pPr>
            <w:ins w:id="2311" w:author="Anderson, Kenneth" w:date="2026-10-09T09:17:00Z" w16du:dateUtc="2026-10-09T13:17:00Z">
              <w:r w:rsidRPr="007E5245">
                <w:rPr>
                  <w:rFonts w:ascii="Times New Roman" w:hAnsi="Times New Roman" w:cs="Times New Roman"/>
                  <w:color w:val="000000"/>
                </w:rPr>
                <w:t>2024</w:t>
              </w:r>
            </w:ins>
          </w:p>
        </w:tc>
        <w:tc>
          <w:tcPr>
            <w:tcW w:w="1176" w:type="dxa"/>
            <w:tcBorders>
              <w:top w:val="nil"/>
              <w:bottom w:val="single" w:sz="4" w:space="0" w:color="auto"/>
            </w:tcBorders>
            <w:tcPrChange w:id="2312" w:author="Anderson, Kenneth" w:date="2026-10-09T09:18:00Z" w16du:dateUtc="2026-10-09T13:18:00Z">
              <w:tcPr>
                <w:tcW w:w="1119" w:type="dxa"/>
                <w:tcBorders>
                  <w:top w:val="nil"/>
                  <w:bottom w:val="single" w:sz="4" w:space="0" w:color="auto"/>
                </w:tcBorders>
              </w:tcPr>
            </w:tcPrChange>
          </w:tcPr>
          <w:p w14:paraId="5DC7E37F"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13" w:author="Anderson, Kenneth" w:date="2026-10-09T09:17:00Z" w16du:dateUtc="2026-10-09T13:17:00Z"/>
                <w:rFonts w:ascii="Times New Roman" w:hAnsi="Times New Roman" w:cs="Times New Roman"/>
              </w:rPr>
            </w:pPr>
            <w:ins w:id="2314" w:author="Anderson, Kenneth" w:date="2026-10-09T09:17:00Z" w16du:dateUtc="2026-10-09T13:17:00Z">
              <w:r w:rsidRPr="007E5245">
                <w:rPr>
                  <w:rFonts w:ascii="Times New Roman" w:hAnsi="Times New Roman" w:cs="Times New Roman"/>
                  <w:color w:val="000000"/>
                </w:rPr>
                <w:t>1,214,616</w:t>
              </w:r>
            </w:ins>
          </w:p>
        </w:tc>
        <w:tc>
          <w:tcPr>
            <w:tcW w:w="933" w:type="dxa"/>
            <w:gridSpan w:val="2"/>
            <w:tcBorders>
              <w:top w:val="nil"/>
              <w:bottom w:val="single" w:sz="4" w:space="0" w:color="auto"/>
            </w:tcBorders>
            <w:vAlign w:val="center"/>
            <w:tcPrChange w:id="2315" w:author="Anderson, Kenneth" w:date="2026-10-09T09:18:00Z" w16du:dateUtc="2026-10-09T13:18:00Z">
              <w:tcPr>
                <w:tcW w:w="1374" w:type="dxa"/>
                <w:gridSpan w:val="2"/>
                <w:tcBorders>
                  <w:top w:val="nil"/>
                  <w:bottom w:val="single" w:sz="4" w:space="0" w:color="auto"/>
                </w:tcBorders>
              </w:tcPr>
            </w:tcPrChange>
          </w:tcPr>
          <w:p w14:paraId="586F6EC7" w14:textId="758249A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16" w:author="Anderson, Kenneth" w:date="2026-10-09T09:17:00Z" w16du:dateUtc="2026-10-09T13:17:00Z"/>
                <w:rFonts w:ascii="Times New Roman" w:hAnsi="Times New Roman" w:cs="Times New Roman"/>
                <w:sz w:val="22"/>
                <w:szCs w:val="22"/>
                <w:rPrChange w:id="2317" w:author="Anderson, Kenneth" w:date="2026-10-09T09:20:00Z" w16du:dateUtc="2026-10-09T13:20:00Z">
                  <w:rPr>
                    <w:ins w:id="2318" w:author="Anderson, Kenneth" w:date="2026-10-09T09:17:00Z" w16du:dateUtc="2026-10-09T13:17:00Z"/>
                    <w:rFonts w:ascii="Times New Roman" w:hAnsi="Times New Roman" w:cs="Times New Roman"/>
                  </w:rPr>
                </w:rPrChange>
              </w:rPr>
            </w:pPr>
            <w:ins w:id="2319" w:author="Anderson, Kenneth" w:date="2026-10-09T09:18:00Z" w16du:dateUtc="2026-10-09T13:18:00Z">
              <w:r w:rsidRPr="00344A90">
                <w:rPr>
                  <w:rFonts w:ascii="Times New Roman" w:hAnsi="Times New Roman" w:cs="Times New Roman"/>
                  <w:color w:val="000000"/>
                  <w:sz w:val="22"/>
                  <w:szCs w:val="22"/>
                  <w:rPrChange w:id="2320" w:author="Anderson, Kenneth" w:date="2026-10-09T09:20:00Z" w16du:dateUtc="2026-10-09T13:20:00Z">
                    <w:rPr>
                      <w:rFonts w:ascii="Segoe UI" w:hAnsi="Segoe UI" w:cs="Segoe UI"/>
                      <w:color w:val="000000"/>
                      <w:sz w:val="16"/>
                      <w:szCs w:val="16"/>
                    </w:rPr>
                  </w:rPrChange>
                </w:rPr>
                <w:t>19%</w:t>
              </w:r>
            </w:ins>
          </w:p>
        </w:tc>
        <w:tc>
          <w:tcPr>
            <w:tcW w:w="795" w:type="dxa"/>
            <w:tcBorders>
              <w:top w:val="nil"/>
              <w:bottom w:val="single" w:sz="4" w:space="0" w:color="auto"/>
            </w:tcBorders>
            <w:vAlign w:val="center"/>
            <w:tcPrChange w:id="2321" w:author="Anderson, Kenneth" w:date="2026-10-09T09:18:00Z" w16du:dateUtc="2026-10-09T13:18:00Z">
              <w:tcPr>
                <w:tcW w:w="893" w:type="dxa"/>
                <w:tcBorders>
                  <w:top w:val="nil"/>
                  <w:bottom w:val="single" w:sz="4" w:space="0" w:color="auto"/>
                </w:tcBorders>
              </w:tcPr>
            </w:tcPrChange>
          </w:tcPr>
          <w:p w14:paraId="45F9BADC" w14:textId="2E2BB97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22" w:author="Anderson, Kenneth" w:date="2026-10-09T09:17:00Z" w16du:dateUtc="2026-10-09T13:17:00Z"/>
                <w:rFonts w:ascii="Times New Roman" w:hAnsi="Times New Roman" w:cs="Times New Roman"/>
                <w:sz w:val="22"/>
                <w:szCs w:val="22"/>
                <w:rPrChange w:id="2323" w:author="Anderson, Kenneth" w:date="2026-10-09T09:20:00Z" w16du:dateUtc="2026-10-09T13:20:00Z">
                  <w:rPr>
                    <w:ins w:id="2324" w:author="Anderson, Kenneth" w:date="2026-10-09T09:17:00Z" w16du:dateUtc="2026-10-09T13:17:00Z"/>
                    <w:rFonts w:ascii="Times New Roman" w:hAnsi="Times New Roman" w:cs="Times New Roman"/>
                  </w:rPr>
                </w:rPrChange>
              </w:rPr>
            </w:pPr>
            <w:ins w:id="2325" w:author="Anderson, Kenneth" w:date="2026-10-09T09:18:00Z" w16du:dateUtc="2026-10-09T13:18:00Z">
              <w:r w:rsidRPr="00344A90">
                <w:rPr>
                  <w:rFonts w:ascii="Times New Roman" w:hAnsi="Times New Roman" w:cs="Times New Roman"/>
                  <w:color w:val="000000"/>
                  <w:sz w:val="22"/>
                  <w:szCs w:val="22"/>
                  <w:rPrChange w:id="2326" w:author="Anderson, Kenneth" w:date="2026-10-09T09:20:00Z" w16du:dateUtc="2026-10-09T13:20:00Z">
                    <w:rPr>
                      <w:rFonts w:ascii="Segoe UI" w:hAnsi="Segoe UI" w:cs="Segoe UI"/>
                      <w:color w:val="000000"/>
                      <w:sz w:val="16"/>
                      <w:szCs w:val="16"/>
                    </w:rPr>
                  </w:rPrChange>
                </w:rPr>
                <w:t>29%</w:t>
              </w:r>
            </w:ins>
          </w:p>
        </w:tc>
        <w:tc>
          <w:tcPr>
            <w:tcW w:w="939" w:type="dxa"/>
            <w:tcBorders>
              <w:top w:val="nil"/>
              <w:bottom w:val="single" w:sz="4" w:space="0" w:color="auto"/>
            </w:tcBorders>
            <w:vAlign w:val="center"/>
            <w:tcPrChange w:id="2327" w:author="Anderson, Kenneth" w:date="2026-10-09T09:18:00Z" w16du:dateUtc="2026-10-09T13:18:00Z">
              <w:tcPr>
                <w:tcW w:w="1553" w:type="dxa"/>
                <w:tcBorders>
                  <w:top w:val="nil"/>
                  <w:bottom w:val="single" w:sz="4" w:space="0" w:color="auto"/>
                </w:tcBorders>
              </w:tcPr>
            </w:tcPrChange>
          </w:tcPr>
          <w:p w14:paraId="18825959" w14:textId="76147AE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28" w:author="Anderson, Kenneth" w:date="2026-10-09T09:17:00Z" w16du:dateUtc="2026-10-09T13:17:00Z"/>
                <w:rFonts w:ascii="Times New Roman" w:hAnsi="Times New Roman" w:cs="Times New Roman"/>
                <w:sz w:val="22"/>
                <w:szCs w:val="22"/>
                <w:rPrChange w:id="2329" w:author="Anderson, Kenneth" w:date="2026-10-09T09:20:00Z" w16du:dateUtc="2026-10-09T13:20:00Z">
                  <w:rPr>
                    <w:ins w:id="2330" w:author="Anderson, Kenneth" w:date="2026-10-09T09:17:00Z" w16du:dateUtc="2026-10-09T13:17:00Z"/>
                    <w:rFonts w:ascii="Times New Roman" w:hAnsi="Times New Roman" w:cs="Times New Roman"/>
                  </w:rPr>
                </w:rPrChange>
              </w:rPr>
            </w:pPr>
            <w:ins w:id="2331" w:author="Anderson, Kenneth" w:date="2026-10-09T09:18:00Z" w16du:dateUtc="2026-10-09T13:18:00Z">
              <w:r w:rsidRPr="00344A90">
                <w:rPr>
                  <w:rFonts w:ascii="Times New Roman" w:hAnsi="Times New Roman" w:cs="Times New Roman"/>
                  <w:color w:val="000000"/>
                  <w:sz w:val="22"/>
                  <w:szCs w:val="22"/>
                  <w:rPrChange w:id="2332" w:author="Anderson, Kenneth" w:date="2026-10-09T09:20:00Z" w16du:dateUtc="2026-10-09T13:20:00Z">
                    <w:rPr>
                      <w:rFonts w:ascii="Segoe UI" w:hAnsi="Segoe UI" w:cs="Segoe UI"/>
                      <w:color w:val="000000"/>
                      <w:sz w:val="16"/>
                      <w:szCs w:val="16"/>
                    </w:rPr>
                  </w:rPrChange>
                </w:rPr>
                <w:t>47%</w:t>
              </w:r>
            </w:ins>
          </w:p>
        </w:tc>
        <w:tc>
          <w:tcPr>
            <w:tcW w:w="793" w:type="dxa"/>
            <w:tcBorders>
              <w:top w:val="nil"/>
              <w:bottom w:val="single" w:sz="4" w:space="0" w:color="auto"/>
            </w:tcBorders>
            <w:vAlign w:val="center"/>
            <w:tcPrChange w:id="2333" w:author="Anderson, Kenneth" w:date="2026-10-09T09:18:00Z" w16du:dateUtc="2026-10-09T13:18:00Z">
              <w:tcPr>
                <w:tcW w:w="891" w:type="dxa"/>
                <w:tcBorders>
                  <w:top w:val="nil"/>
                  <w:bottom w:val="single" w:sz="4" w:space="0" w:color="auto"/>
                </w:tcBorders>
              </w:tcPr>
            </w:tcPrChange>
          </w:tcPr>
          <w:p w14:paraId="5BAA737D" w14:textId="3EC2163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34" w:author="Anderson, Kenneth" w:date="2026-10-09T09:17:00Z" w16du:dateUtc="2026-10-09T13:17:00Z"/>
                <w:rFonts w:ascii="Times New Roman" w:hAnsi="Times New Roman" w:cs="Times New Roman"/>
                <w:sz w:val="22"/>
                <w:szCs w:val="22"/>
                <w:rPrChange w:id="2335" w:author="Anderson, Kenneth" w:date="2026-10-09T09:20:00Z" w16du:dateUtc="2026-10-09T13:20:00Z">
                  <w:rPr>
                    <w:ins w:id="2336" w:author="Anderson, Kenneth" w:date="2026-10-09T09:17:00Z" w16du:dateUtc="2026-10-09T13:17:00Z"/>
                    <w:rFonts w:ascii="Times New Roman" w:hAnsi="Times New Roman" w:cs="Times New Roman"/>
                  </w:rPr>
                </w:rPrChange>
              </w:rPr>
            </w:pPr>
            <w:ins w:id="2337" w:author="Anderson, Kenneth" w:date="2026-10-09T09:18:00Z" w16du:dateUtc="2026-10-09T13:18:00Z">
              <w:r w:rsidRPr="00344A90">
                <w:rPr>
                  <w:rFonts w:ascii="Times New Roman" w:hAnsi="Times New Roman" w:cs="Times New Roman"/>
                  <w:color w:val="000000"/>
                  <w:sz w:val="22"/>
                  <w:szCs w:val="22"/>
                  <w:rPrChange w:id="2338" w:author="Anderson, Kenneth" w:date="2026-10-09T09:20:00Z" w16du:dateUtc="2026-10-09T13:20:00Z">
                    <w:rPr>
                      <w:rFonts w:ascii="Segoe UI" w:hAnsi="Segoe UI" w:cs="Segoe UI"/>
                      <w:color w:val="000000"/>
                      <w:sz w:val="16"/>
                      <w:szCs w:val="16"/>
                    </w:rPr>
                  </w:rPrChange>
                </w:rPr>
                <w:t>63%</w:t>
              </w:r>
            </w:ins>
          </w:p>
        </w:tc>
        <w:tc>
          <w:tcPr>
            <w:tcW w:w="1165" w:type="dxa"/>
            <w:tcBorders>
              <w:top w:val="nil"/>
              <w:bottom w:val="single" w:sz="4" w:space="0" w:color="auto"/>
            </w:tcBorders>
            <w:vAlign w:val="center"/>
            <w:tcPrChange w:id="2339" w:author="Anderson, Kenneth" w:date="2026-10-09T09:18:00Z" w16du:dateUtc="2026-10-09T13:18:00Z">
              <w:tcPr>
                <w:tcW w:w="2529" w:type="dxa"/>
                <w:tcBorders>
                  <w:top w:val="nil"/>
                  <w:bottom w:val="single" w:sz="4" w:space="0" w:color="auto"/>
                </w:tcBorders>
              </w:tcPr>
            </w:tcPrChange>
          </w:tcPr>
          <w:p w14:paraId="351D592E" w14:textId="770D11E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40" w:author="Anderson, Kenneth" w:date="2026-10-09T09:17:00Z" w16du:dateUtc="2026-10-09T13:17:00Z"/>
                <w:rFonts w:ascii="Times New Roman" w:hAnsi="Times New Roman" w:cs="Times New Roman"/>
                <w:sz w:val="22"/>
                <w:szCs w:val="22"/>
                <w:rPrChange w:id="2341" w:author="Anderson, Kenneth" w:date="2026-10-09T09:20:00Z" w16du:dateUtc="2026-10-09T13:20:00Z">
                  <w:rPr>
                    <w:ins w:id="2342" w:author="Anderson, Kenneth" w:date="2026-10-09T09:17:00Z" w16du:dateUtc="2026-10-09T13:17:00Z"/>
                    <w:rFonts w:ascii="Times New Roman" w:hAnsi="Times New Roman" w:cs="Times New Roman"/>
                  </w:rPr>
                </w:rPrChange>
              </w:rPr>
            </w:pPr>
            <w:ins w:id="2343" w:author="Anderson, Kenneth" w:date="2026-10-09T09:18:00Z" w16du:dateUtc="2026-10-09T13:18:00Z">
              <w:r w:rsidRPr="00344A90">
                <w:rPr>
                  <w:rFonts w:ascii="Times New Roman" w:hAnsi="Times New Roman" w:cs="Times New Roman"/>
                  <w:color w:val="000000"/>
                  <w:sz w:val="22"/>
                  <w:szCs w:val="22"/>
                  <w:rPrChange w:id="2344" w:author="Anderson, Kenneth" w:date="2026-10-09T09:20:00Z" w16du:dateUtc="2026-10-09T13:20:00Z">
                    <w:rPr>
                      <w:rFonts w:ascii="Segoe UI" w:hAnsi="Segoe UI" w:cs="Segoe UI"/>
                      <w:color w:val="000000"/>
                      <w:sz w:val="16"/>
                      <w:szCs w:val="16"/>
                    </w:rPr>
                  </w:rPrChange>
                </w:rPr>
                <w:t>63%</w:t>
              </w:r>
            </w:ins>
          </w:p>
        </w:tc>
      </w:tr>
      <w:tr w:rsidR="00D32DEE" w:rsidRPr="007E5245" w14:paraId="4D1DF2CC" w14:textId="77777777" w:rsidTr="00D32DEE">
        <w:tblPrEx>
          <w:tblW w:w="0" w:type="auto"/>
          <w:tblLook w:val="06A0" w:firstRow="1" w:lastRow="0" w:firstColumn="1" w:lastColumn="0" w:noHBand="1" w:noVBand="1"/>
          <w:tblPrExChange w:id="2345" w:author="Anderson, Kenneth" w:date="2026-10-09T09:18:00Z" w16du:dateUtc="2026-10-09T13:18:00Z">
            <w:tblPrEx>
              <w:tblW w:w="0" w:type="auto"/>
              <w:tblLook w:val="06A0" w:firstRow="1" w:lastRow="0" w:firstColumn="1" w:lastColumn="0" w:noHBand="1" w:noVBand="1"/>
            </w:tblPrEx>
          </w:tblPrExChange>
        </w:tblPrEx>
        <w:trPr>
          <w:trHeight w:val="216"/>
          <w:ins w:id="2346" w:author="Anderson, Kenneth" w:date="2026-10-09T09:17:00Z"/>
          <w:trPrChange w:id="2347"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2348" w:author="Anderson, Kenneth" w:date="2026-10-09T09:18:00Z" w16du:dateUtc="2026-10-09T13:18:00Z">
              <w:tcPr>
                <w:tcW w:w="1060" w:type="dxa"/>
                <w:tcBorders>
                  <w:top w:val="single" w:sz="4" w:space="0" w:color="auto"/>
                  <w:bottom w:val="nil"/>
                </w:tcBorders>
              </w:tcPr>
            </w:tcPrChange>
          </w:tcPr>
          <w:p w14:paraId="2176459C" w14:textId="77777777" w:rsidR="00D32DEE" w:rsidRPr="007E5245" w:rsidRDefault="00D32DEE" w:rsidP="00D32DEE">
            <w:pPr>
              <w:pStyle w:val="TableNormal1"/>
              <w:rPr>
                <w:ins w:id="2349" w:author="Anderson, Kenneth" w:date="2026-10-09T09:17:00Z" w16du:dateUtc="2026-10-09T13:17:00Z"/>
                <w:rFonts w:ascii="Times New Roman" w:hAnsi="Times New Roman" w:cs="Times New Roman"/>
              </w:rPr>
            </w:pPr>
            <w:ins w:id="2350" w:author="Anderson, Kenneth" w:date="2026-10-09T09:17:00Z" w16du:dateUtc="2026-10-09T13:17:00Z">
              <w:r w:rsidRPr="007E5245">
                <w:rPr>
                  <w:rFonts w:ascii="Times New Roman" w:hAnsi="Times New Roman" w:cs="Times New Roman"/>
                  <w:color w:val="000000"/>
                </w:rPr>
                <w:t>BWLK</w:t>
              </w:r>
            </w:ins>
          </w:p>
        </w:tc>
        <w:tc>
          <w:tcPr>
            <w:tcW w:w="1216" w:type="dxa"/>
            <w:tcBorders>
              <w:top w:val="single" w:sz="4" w:space="0" w:color="auto"/>
              <w:bottom w:val="nil"/>
            </w:tcBorders>
            <w:tcPrChange w:id="2351" w:author="Anderson, Kenneth" w:date="2026-10-09T09:18:00Z" w16du:dateUtc="2026-10-09T13:18:00Z">
              <w:tcPr>
                <w:tcW w:w="1431" w:type="dxa"/>
                <w:tcBorders>
                  <w:top w:val="single" w:sz="4" w:space="0" w:color="auto"/>
                  <w:bottom w:val="nil"/>
                </w:tcBorders>
              </w:tcPr>
            </w:tcPrChange>
          </w:tcPr>
          <w:p w14:paraId="5159308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52" w:author="Anderson, Kenneth" w:date="2026-10-09T09:17:00Z" w16du:dateUtc="2026-10-09T13:17:00Z"/>
                <w:rFonts w:ascii="Times New Roman" w:hAnsi="Times New Roman" w:cs="Times New Roman"/>
              </w:rPr>
            </w:pPr>
            <w:ins w:id="2353" w:author="Anderson, Kenneth" w:date="2026-10-09T09:17:00Z" w16du:dateUtc="2026-10-09T13:17:00Z">
              <w:r w:rsidRPr="007E5245">
                <w:rPr>
                  <w:rFonts w:ascii="Times New Roman" w:hAnsi="Times New Roman" w:cs="Times New Roman"/>
                  <w:color w:val="000000"/>
                </w:rPr>
                <w:t>27</w:t>
              </w:r>
            </w:ins>
          </w:p>
        </w:tc>
        <w:tc>
          <w:tcPr>
            <w:tcW w:w="1206" w:type="dxa"/>
            <w:tcBorders>
              <w:top w:val="single" w:sz="4" w:space="0" w:color="auto"/>
              <w:bottom w:val="nil"/>
            </w:tcBorders>
            <w:tcPrChange w:id="2354" w:author="Anderson, Kenneth" w:date="2026-10-09T09:18:00Z" w16du:dateUtc="2026-10-09T13:18:00Z">
              <w:tcPr>
                <w:tcW w:w="2110" w:type="dxa"/>
                <w:tcBorders>
                  <w:top w:val="single" w:sz="4" w:space="0" w:color="auto"/>
                  <w:bottom w:val="nil"/>
                </w:tcBorders>
              </w:tcPr>
            </w:tcPrChange>
          </w:tcPr>
          <w:p w14:paraId="65A7E0D1"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355" w:author="Anderson, Kenneth" w:date="2026-10-09T09:17:00Z" w16du:dateUtc="2026-10-09T13:17:00Z"/>
                <w:rFonts w:ascii="Times New Roman" w:hAnsi="Times New Roman" w:cs="Times New Roman"/>
              </w:rPr>
            </w:pPr>
            <w:ins w:id="2356" w:author="Anderson, Kenneth" w:date="2026-10-09T09:17:00Z" w16du:dateUtc="2026-10-09T13:17:00Z">
              <w:r w:rsidRPr="007E5245">
                <w:rPr>
                  <w:rFonts w:ascii="Times New Roman" w:hAnsi="Times New Roman" w:cs="Times New Roman"/>
                  <w:color w:val="000000"/>
                </w:rPr>
                <w:t>2023</w:t>
              </w:r>
            </w:ins>
          </w:p>
        </w:tc>
        <w:tc>
          <w:tcPr>
            <w:tcW w:w="1176" w:type="dxa"/>
            <w:tcBorders>
              <w:top w:val="single" w:sz="4" w:space="0" w:color="auto"/>
              <w:bottom w:val="nil"/>
            </w:tcBorders>
            <w:tcPrChange w:id="2357" w:author="Anderson, Kenneth" w:date="2026-10-09T09:18:00Z" w16du:dateUtc="2026-10-09T13:18:00Z">
              <w:tcPr>
                <w:tcW w:w="1119" w:type="dxa"/>
                <w:tcBorders>
                  <w:top w:val="single" w:sz="4" w:space="0" w:color="auto"/>
                  <w:bottom w:val="nil"/>
                </w:tcBorders>
              </w:tcPr>
            </w:tcPrChange>
          </w:tcPr>
          <w:p w14:paraId="7468A516"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58" w:author="Anderson, Kenneth" w:date="2026-10-09T09:17:00Z" w16du:dateUtc="2026-10-09T13:17:00Z"/>
                <w:rFonts w:ascii="Times New Roman" w:hAnsi="Times New Roman" w:cs="Times New Roman"/>
              </w:rPr>
            </w:pPr>
            <w:ins w:id="2359" w:author="Anderson, Kenneth" w:date="2026-10-09T09:17:00Z" w16du:dateUtc="2026-10-09T13:17:00Z">
              <w:r w:rsidRPr="007E5245">
                <w:rPr>
                  <w:rFonts w:ascii="Times New Roman" w:hAnsi="Times New Roman" w:cs="Times New Roman"/>
                  <w:color w:val="000000"/>
                </w:rPr>
                <w:t>195,394</w:t>
              </w:r>
            </w:ins>
          </w:p>
        </w:tc>
        <w:tc>
          <w:tcPr>
            <w:tcW w:w="933" w:type="dxa"/>
            <w:gridSpan w:val="2"/>
            <w:tcBorders>
              <w:top w:val="single" w:sz="4" w:space="0" w:color="auto"/>
              <w:bottom w:val="nil"/>
            </w:tcBorders>
            <w:vAlign w:val="center"/>
            <w:tcPrChange w:id="2360" w:author="Anderson, Kenneth" w:date="2026-10-09T09:18:00Z" w16du:dateUtc="2026-10-09T13:18:00Z">
              <w:tcPr>
                <w:tcW w:w="1374" w:type="dxa"/>
                <w:gridSpan w:val="2"/>
                <w:tcBorders>
                  <w:top w:val="single" w:sz="4" w:space="0" w:color="auto"/>
                  <w:bottom w:val="nil"/>
                </w:tcBorders>
              </w:tcPr>
            </w:tcPrChange>
          </w:tcPr>
          <w:p w14:paraId="6D924429" w14:textId="348DCC7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61" w:author="Anderson, Kenneth" w:date="2026-10-09T09:17:00Z" w16du:dateUtc="2026-10-09T13:17:00Z"/>
                <w:rFonts w:ascii="Times New Roman" w:hAnsi="Times New Roman" w:cs="Times New Roman"/>
                <w:sz w:val="22"/>
                <w:szCs w:val="22"/>
                <w:rPrChange w:id="2362" w:author="Anderson, Kenneth" w:date="2026-10-09T09:20:00Z" w16du:dateUtc="2026-10-09T13:20:00Z">
                  <w:rPr>
                    <w:ins w:id="2363" w:author="Anderson, Kenneth" w:date="2026-10-09T09:17:00Z" w16du:dateUtc="2026-10-09T13:17:00Z"/>
                    <w:rFonts w:ascii="Times New Roman" w:hAnsi="Times New Roman" w:cs="Times New Roman"/>
                  </w:rPr>
                </w:rPrChange>
              </w:rPr>
            </w:pPr>
            <w:ins w:id="2364" w:author="Anderson, Kenneth" w:date="2026-10-09T09:18:00Z" w16du:dateUtc="2026-10-09T13:18:00Z">
              <w:r w:rsidRPr="00344A90">
                <w:rPr>
                  <w:rFonts w:ascii="Times New Roman" w:hAnsi="Times New Roman" w:cs="Times New Roman"/>
                  <w:color w:val="000000"/>
                  <w:sz w:val="22"/>
                  <w:szCs w:val="22"/>
                  <w:rPrChange w:id="2365" w:author="Anderson, Kenneth" w:date="2026-10-09T09:20:00Z" w16du:dateUtc="2026-10-09T13:20:00Z">
                    <w:rPr>
                      <w:rFonts w:ascii="Segoe UI" w:hAnsi="Segoe UI" w:cs="Segoe UI"/>
                      <w:color w:val="000000"/>
                      <w:sz w:val="16"/>
                      <w:szCs w:val="16"/>
                    </w:rPr>
                  </w:rPrChange>
                </w:rPr>
                <w:t>23%</w:t>
              </w:r>
            </w:ins>
          </w:p>
        </w:tc>
        <w:tc>
          <w:tcPr>
            <w:tcW w:w="795" w:type="dxa"/>
            <w:tcBorders>
              <w:top w:val="single" w:sz="4" w:space="0" w:color="auto"/>
              <w:bottom w:val="nil"/>
            </w:tcBorders>
            <w:vAlign w:val="center"/>
            <w:tcPrChange w:id="2366" w:author="Anderson, Kenneth" w:date="2026-10-09T09:18:00Z" w16du:dateUtc="2026-10-09T13:18:00Z">
              <w:tcPr>
                <w:tcW w:w="893" w:type="dxa"/>
                <w:tcBorders>
                  <w:top w:val="single" w:sz="4" w:space="0" w:color="auto"/>
                  <w:bottom w:val="nil"/>
                </w:tcBorders>
              </w:tcPr>
            </w:tcPrChange>
          </w:tcPr>
          <w:p w14:paraId="1F4DCCD0" w14:textId="3CD80BA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67" w:author="Anderson, Kenneth" w:date="2026-10-09T09:17:00Z" w16du:dateUtc="2026-10-09T13:17:00Z"/>
                <w:rFonts w:ascii="Times New Roman" w:hAnsi="Times New Roman" w:cs="Times New Roman"/>
                <w:sz w:val="22"/>
                <w:szCs w:val="22"/>
                <w:rPrChange w:id="2368" w:author="Anderson, Kenneth" w:date="2026-10-09T09:20:00Z" w16du:dateUtc="2026-10-09T13:20:00Z">
                  <w:rPr>
                    <w:ins w:id="2369" w:author="Anderson, Kenneth" w:date="2026-10-09T09:17:00Z" w16du:dateUtc="2026-10-09T13:17:00Z"/>
                    <w:rFonts w:ascii="Times New Roman" w:hAnsi="Times New Roman" w:cs="Times New Roman"/>
                  </w:rPr>
                </w:rPrChange>
              </w:rPr>
            </w:pPr>
            <w:ins w:id="2370" w:author="Anderson, Kenneth" w:date="2026-10-09T09:18:00Z" w16du:dateUtc="2026-10-09T13:18:00Z">
              <w:r w:rsidRPr="00344A90">
                <w:rPr>
                  <w:rFonts w:ascii="Times New Roman" w:hAnsi="Times New Roman" w:cs="Times New Roman"/>
                  <w:color w:val="000000"/>
                  <w:sz w:val="22"/>
                  <w:szCs w:val="22"/>
                  <w:rPrChange w:id="2371" w:author="Anderson, Kenneth" w:date="2026-10-09T09:20:00Z" w16du:dateUtc="2026-10-09T13:20:00Z">
                    <w:rPr>
                      <w:rFonts w:ascii="Segoe UI" w:hAnsi="Segoe UI" w:cs="Segoe UI"/>
                      <w:color w:val="000000"/>
                      <w:sz w:val="16"/>
                      <w:szCs w:val="16"/>
                    </w:rPr>
                  </w:rPrChange>
                </w:rPr>
                <w:t>51%</w:t>
              </w:r>
            </w:ins>
          </w:p>
        </w:tc>
        <w:tc>
          <w:tcPr>
            <w:tcW w:w="939" w:type="dxa"/>
            <w:tcBorders>
              <w:top w:val="single" w:sz="4" w:space="0" w:color="auto"/>
              <w:bottom w:val="nil"/>
            </w:tcBorders>
            <w:vAlign w:val="center"/>
            <w:tcPrChange w:id="2372" w:author="Anderson, Kenneth" w:date="2026-10-09T09:18:00Z" w16du:dateUtc="2026-10-09T13:18:00Z">
              <w:tcPr>
                <w:tcW w:w="1553" w:type="dxa"/>
                <w:tcBorders>
                  <w:top w:val="single" w:sz="4" w:space="0" w:color="auto"/>
                  <w:bottom w:val="nil"/>
                </w:tcBorders>
              </w:tcPr>
            </w:tcPrChange>
          </w:tcPr>
          <w:p w14:paraId="06B6FB0B" w14:textId="692884F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73" w:author="Anderson, Kenneth" w:date="2026-10-09T09:17:00Z" w16du:dateUtc="2026-10-09T13:17:00Z"/>
                <w:rFonts w:ascii="Times New Roman" w:hAnsi="Times New Roman" w:cs="Times New Roman"/>
                <w:sz w:val="22"/>
                <w:szCs w:val="22"/>
                <w:rPrChange w:id="2374" w:author="Anderson, Kenneth" w:date="2026-10-09T09:20:00Z" w16du:dateUtc="2026-10-09T13:20:00Z">
                  <w:rPr>
                    <w:ins w:id="2375" w:author="Anderson, Kenneth" w:date="2026-10-09T09:17:00Z" w16du:dateUtc="2026-10-09T13:17:00Z"/>
                    <w:rFonts w:ascii="Times New Roman" w:hAnsi="Times New Roman" w:cs="Times New Roman"/>
                  </w:rPr>
                </w:rPrChange>
              </w:rPr>
            </w:pPr>
            <w:ins w:id="2376" w:author="Anderson, Kenneth" w:date="2026-10-09T09:18:00Z" w16du:dateUtc="2026-10-09T13:18:00Z">
              <w:r w:rsidRPr="00344A90">
                <w:rPr>
                  <w:rFonts w:ascii="Times New Roman" w:hAnsi="Times New Roman" w:cs="Times New Roman"/>
                  <w:color w:val="000000"/>
                  <w:sz w:val="22"/>
                  <w:szCs w:val="22"/>
                  <w:rPrChange w:id="2377" w:author="Anderson, Kenneth" w:date="2026-10-09T09:20:00Z" w16du:dateUtc="2026-10-09T13:20:00Z">
                    <w:rPr>
                      <w:rFonts w:ascii="Segoe UI" w:hAnsi="Segoe UI" w:cs="Segoe UI"/>
                      <w:color w:val="000000"/>
                      <w:sz w:val="16"/>
                      <w:szCs w:val="16"/>
                    </w:rPr>
                  </w:rPrChange>
                </w:rPr>
                <w:t>84%</w:t>
              </w:r>
            </w:ins>
          </w:p>
        </w:tc>
        <w:tc>
          <w:tcPr>
            <w:tcW w:w="793" w:type="dxa"/>
            <w:tcBorders>
              <w:top w:val="single" w:sz="4" w:space="0" w:color="auto"/>
              <w:bottom w:val="nil"/>
            </w:tcBorders>
            <w:vAlign w:val="center"/>
            <w:tcPrChange w:id="2378" w:author="Anderson, Kenneth" w:date="2026-10-09T09:18:00Z" w16du:dateUtc="2026-10-09T13:18:00Z">
              <w:tcPr>
                <w:tcW w:w="891" w:type="dxa"/>
                <w:tcBorders>
                  <w:top w:val="single" w:sz="4" w:space="0" w:color="auto"/>
                  <w:bottom w:val="nil"/>
                </w:tcBorders>
              </w:tcPr>
            </w:tcPrChange>
          </w:tcPr>
          <w:p w14:paraId="34C9804E" w14:textId="570FD9B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79" w:author="Anderson, Kenneth" w:date="2026-10-09T09:17:00Z" w16du:dateUtc="2026-10-09T13:17:00Z"/>
                <w:rFonts w:ascii="Times New Roman" w:hAnsi="Times New Roman" w:cs="Times New Roman"/>
                <w:sz w:val="22"/>
                <w:szCs w:val="22"/>
                <w:rPrChange w:id="2380" w:author="Anderson, Kenneth" w:date="2026-10-09T09:20:00Z" w16du:dateUtc="2026-10-09T13:20:00Z">
                  <w:rPr>
                    <w:ins w:id="2381" w:author="Anderson, Kenneth" w:date="2026-10-09T09:17:00Z" w16du:dateUtc="2026-10-09T13:17:00Z"/>
                    <w:rFonts w:ascii="Times New Roman" w:hAnsi="Times New Roman" w:cs="Times New Roman"/>
                  </w:rPr>
                </w:rPrChange>
              </w:rPr>
            </w:pPr>
            <w:ins w:id="2382" w:author="Anderson, Kenneth" w:date="2026-10-09T09:18:00Z" w16du:dateUtc="2026-10-09T13:18:00Z">
              <w:r w:rsidRPr="00344A90">
                <w:rPr>
                  <w:rFonts w:ascii="Times New Roman" w:hAnsi="Times New Roman" w:cs="Times New Roman"/>
                  <w:color w:val="000000"/>
                  <w:sz w:val="22"/>
                  <w:szCs w:val="22"/>
                  <w:rPrChange w:id="2383" w:author="Anderson, Kenneth" w:date="2026-10-09T09:20:00Z" w16du:dateUtc="2026-10-09T13:20:00Z">
                    <w:rPr>
                      <w:rFonts w:ascii="Segoe UI" w:hAnsi="Segoe UI" w:cs="Segoe UI"/>
                      <w:color w:val="000000"/>
                      <w:sz w:val="16"/>
                      <w:szCs w:val="16"/>
                    </w:rPr>
                  </w:rPrChange>
                </w:rPr>
                <w:t>91%</w:t>
              </w:r>
            </w:ins>
          </w:p>
        </w:tc>
        <w:tc>
          <w:tcPr>
            <w:tcW w:w="1165" w:type="dxa"/>
            <w:tcBorders>
              <w:top w:val="single" w:sz="4" w:space="0" w:color="auto"/>
              <w:bottom w:val="nil"/>
            </w:tcBorders>
            <w:vAlign w:val="center"/>
            <w:tcPrChange w:id="2384" w:author="Anderson, Kenneth" w:date="2026-10-09T09:18:00Z" w16du:dateUtc="2026-10-09T13:18:00Z">
              <w:tcPr>
                <w:tcW w:w="2529" w:type="dxa"/>
                <w:tcBorders>
                  <w:top w:val="single" w:sz="4" w:space="0" w:color="auto"/>
                  <w:bottom w:val="nil"/>
                </w:tcBorders>
              </w:tcPr>
            </w:tcPrChange>
          </w:tcPr>
          <w:p w14:paraId="314C09BA" w14:textId="5ADB6AB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85" w:author="Anderson, Kenneth" w:date="2026-10-09T09:17:00Z" w16du:dateUtc="2026-10-09T13:17:00Z"/>
                <w:rFonts w:ascii="Times New Roman" w:hAnsi="Times New Roman" w:cs="Times New Roman"/>
                <w:sz w:val="22"/>
                <w:szCs w:val="22"/>
                <w:rPrChange w:id="2386" w:author="Anderson, Kenneth" w:date="2026-10-09T09:20:00Z" w16du:dateUtc="2026-10-09T13:20:00Z">
                  <w:rPr>
                    <w:ins w:id="2387" w:author="Anderson, Kenneth" w:date="2026-10-09T09:17:00Z" w16du:dateUtc="2026-10-09T13:17:00Z"/>
                    <w:rFonts w:ascii="Times New Roman" w:hAnsi="Times New Roman" w:cs="Times New Roman"/>
                  </w:rPr>
                </w:rPrChange>
              </w:rPr>
            </w:pPr>
            <w:ins w:id="2388" w:author="Anderson, Kenneth" w:date="2026-10-09T09:18:00Z" w16du:dateUtc="2026-10-09T13:18:00Z">
              <w:r w:rsidRPr="00344A90">
                <w:rPr>
                  <w:rFonts w:ascii="Times New Roman" w:hAnsi="Times New Roman" w:cs="Times New Roman"/>
                  <w:color w:val="000000"/>
                  <w:sz w:val="22"/>
                  <w:szCs w:val="22"/>
                  <w:rPrChange w:id="2389" w:author="Anderson, Kenneth" w:date="2026-10-09T09:20:00Z" w16du:dateUtc="2026-10-09T13:20:00Z">
                    <w:rPr>
                      <w:rFonts w:ascii="Segoe UI" w:hAnsi="Segoe UI" w:cs="Segoe UI"/>
                      <w:color w:val="000000"/>
                      <w:sz w:val="16"/>
                      <w:szCs w:val="16"/>
                    </w:rPr>
                  </w:rPrChange>
                </w:rPr>
                <w:t>94%</w:t>
              </w:r>
            </w:ins>
          </w:p>
        </w:tc>
      </w:tr>
      <w:tr w:rsidR="00D32DEE" w:rsidRPr="007E5245" w14:paraId="5E505952" w14:textId="77777777" w:rsidTr="00D32DEE">
        <w:tblPrEx>
          <w:tblW w:w="0" w:type="auto"/>
          <w:tblLook w:val="06A0" w:firstRow="1" w:lastRow="0" w:firstColumn="1" w:lastColumn="0" w:noHBand="1" w:noVBand="1"/>
          <w:tblPrExChange w:id="2390" w:author="Anderson, Kenneth" w:date="2026-10-09T09:18:00Z" w16du:dateUtc="2026-10-09T13:18:00Z">
            <w:tblPrEx>
              <w:tblW w:w="0" w:type="auto"/>
              <w:tblLook w:val="06A0" w:firstRow="1" w:lastRow="0" w:firstColumn="1" w:lastColumn="0" w:noHBand="1" w:noVBand="1"/>
            </w:tblPrEx>
          </w:tblPrExChange>
        </w:tblPrEx>
        <w:trPr>
          <w:trHeight w:val="216"/>
          <w:ins w:id="2391" w:author="Anderson, Kenneth" w:date="2026-10-09T09:17:00Z"/>
          <w:trPrChange w:id="2392"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Change w:id="2393" w:author="Anderson, Kenneth" w:date="2026-10-09T09:18:00Z" w16du:dateUtc="2026-10-09T13:18:00Z">
              <w:tcPr>
                <w:tcW w:w="1060" w:type="dxa"/>
                <w:tcBorders>
                  <w:top w:val="nil"/>
                  <w:bottom w:val="nil"/>
                </w:tcBorders>
              </w:tcPr>
            </w:tcPrChange>
          </w:tcPr>
          <w:p w14:paraId="10F847DD" w14:textId="77777777" w:rsidR="00D32DEE" w:rsidRPr="007E5245" w:rsidRDefault="00D32DEE" w:rsidP="00D32DEE">
            <w:pPr>
              <w:pStyle w:val="TableNormal1"/>
              <w:rPr>
                <w:ins w:id="2394" w:author="Anderson, Kenneth" w:date="2026-10-09T09:17:00Z" w16du:dateUtc="2026-10-09T13:17:00Z"/>
                <w:rFonts w:ascii="Times New Roman" w:hAnsi="Times New Roman" w:cs="Times New Roman"/>
              </w:rPr>
            </w:pPr>
          </w:p>
        </w:tc>
        <w:tc>
          <w:tcPr>
            <w:tcW w:w="1216" w:type="dxa"/>
            <w:tcBorders>
              <w:top w:val="nil"/>
              <w:bottom w:val="nil"/>
            </w:tcBorders>
            <w:tcPrChange w:id="2395" w:author="Anderson, Kenneth" w:date="2026-10-09T09:18:00Z" w16du:dateUtc="2026-10-09T13:18:00Z">
              <w:tcPr>
                <w:tcW w:w="1431" w:type="dxa"/>
                <w:tcBorders>
                  <w:top w:val="nil"/>
                  <w:bottom w:val="nil"/>
                </w:tcBorders>
              </w:tcPr>
            </w:tcPrChange>
          </w:tcPr>
          <w:p w14:paraId="1FE9B544"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396" w:author="Anderson, Kenneth" w:date="2026-10-09T09:17:00Z" w16du:dateUtc="2026-10-09T13:17:00Z"/>
                <w:rFonts w:ascii="Times New Roman" w:hAnsi="Times New Roman" w:cs="Times New Roman"/>
              </w:rPr>
            </w:pPr>
          </w:p>
        </w:tc>
        <w:tc>
          <w:tcPr>
            <w:tcW w:w="1206" w:type="dxa"/>
            <w:tcBorders>
              <w:top w:val="nil"/>
              <w:bottom w:val="nil"/>
            </w:tcBorders>
            <w:tcPrChange w:id="2397" w:author="Anderson, Kenneth" w:date="2026-10-09T09:18:00Z" w16du:dateUtc="2026-10-09T13:18:00Z">
              <w:tcPr>
                <w:tcW w:w="2110" w:type="dxa"/>
                <w:tcBorders>
                  <w:top w:val="nil"/>
                  <w:bottom w:val="nil"/>
                </w:tcBorders>
              </w:tcPr>
            </w:tcPrChange>
          </w:tcPr>
          <w:p w14:paraId="63DBAC38"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398" w:author="Anderson, Kenneth" w:date="2026-10-09T09:17:00Z" w16du:dateUtc="2026-10-09T13:17:00Z"/>
                <w:rFonts w:ascii="Times New Roman" w:hAnsi="Times New Roman" w:cs="Times New Roman"/>
              </w:rPr>
            </w:pPr>
            <w:ins w:id="2399" w:author="Anderson, Kenneth" w:date="2026-10-09T09:17:00Z" w16du:dateUtc="2026-10-09T13:17:00Z">
              <w:r w:rsidRPr="007E5245">
                <w:rPr>
                  <w:rFonts w:ascii="Times New Roman" w:hAnsi="Times New Roman" w:cs="Times New Roman"/>
                  <w:color w:val="000000"/>
                </w:rPr>
                <w:t>2024</w:t>
              </w:r>
            </w:ins>
          </w:p>
        </w:tc>
        <w:tc>
          <w:tcPr>
            <w:tcW w:w="1176" w:type="dxa"/>
            <w:tcBorders>
              <w:top w:val="nil"/>
              <w:bottom w:val="nil"/>
            </w:tcBorders>
            <w:tcPrChange w:id="2400" w:author="Anderson, Kenneth" w:date="2026-10-09T09:18:00Z" w16du:dateUtc="2026-10-09T13:18:00Z">
              <w:tcPr>
                <w:tcW w:w="1119" w:type="dxa"/>
                <w:tcBorders>
                  <w:top w:val="nil"/>
                  <w:bottom w:val="nil"/>
                </w:tcBorders>
              </w:tcPr>
            </w:tcPrChange>
          </w:tcPr>
          <w:p w14:paraId="7D6ADB3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01" w:author="Anderson, Kenneth" w:date="2026-10-09T09:17:00Z" w16du:dateUtc="2026-10-09T13:17:00Z"/>
                <w:rFonts w:ascii="Times New Roman" w:hAnsi="Times New Roman" w:cs="Times New Roman"/>
              </w:rPr>
            </w:pPr>
            <w:ins w:id="2402" w:author="Anderson, Kenneth" w:date="2026-10-09T09:17:00Z" w16du:dateUtc="2026-10-09T13:17:00Z">
              <w:r w:rsidRPr="007E5245">
                <w:rPr>
                  <w:rFonts w:ascii="Times New Roman" w:hAnsi="Times New Roman" w:cs="Times New Roman"/>
                  <w:color w:val="000000"/>
                </w:rPr>
                <w:t>438,735</w:t>
              </w:r>
            </w:ins>
          </w:p>
        </w:tc>
        <w:tc>
          <w:tcPr>
            <w:tcW w:w="933" w:type="dxa"/>
            <w:gridSpan w:val="2"/>
            <w:tcBorders>
              <w:top w:val="nil"/>
              <w:bottom w:val="nil"/>
            </w:tcBorders>
            <w:vAlign w:val="center"/>
            <w:tcPrChange w:id="2403" w:author="Anderson, Kenneth" w:date="2026-10-09T09:18:00Z" w16du:dateUtc="2026-10-09T13:18:00Z">
              <w:tcPr>
                <w:tcW w:w="1374" w:type="dxa"/>
                <w:gridSpan w:val="2"/>
                <w:tcBorders>
                  <w:top w:val="nil"/>
                  <w:bottom w:val="nil"/>
                </w:tcBorders>
              </w:tcPr>
            </w:tcPrChange>
          </w:tcPr>
          <w:p w14:paraId="076915B8" w14:textId="4063A8F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04" w:author="Anderson, Kenneth" w:date="2026-10-09T09:17:00Z" w16du:dateUtc="2026-10-09T13:17:00Z"/>
                <w:rFonts w:ascii="Times New Roman" w:hAnsi="Times New Roman" w:cs="Times New Roman"/>
                <w:sz w:val="22"/>
                <w:szCs w:val="22"/>
                <w:rPrChange w:id="2405" w:author="Anderson, Kenneth" w:date="2026-10-09T09:20:00Z" w16du:dateUtc="2026-10-09T13:20:00Z">
                  <w:rPr>
                    <w:ins w:id="2406" w:author="Anderson, Kenneth" w:date="2026-10-09T09:17:00Z" w16du:dateUtc="2026-10-09T13:17:00Z"/>
                    <w:rFonts w:ascii="Times New Roman" w:hAnsi="Times New Roman" w:cs="Times New Roman"/>
                  </w:rPr>
                </w:rPrChange>
              </w:rPr>
            </w:pPr>
            <w:ins w:id="2407" w:author="Anderson, Kenneth" w:date="2026-10-09T09:18:00Z" w16du:dateUtc="2026-10-09T13:18:00Z">
              <w:r w:rsidRPr="00344A90">
                <w:rPr>
                  <w:rFonts w:ascii="Times New Roman" w:hAnsi="Times New Roman" w:cs="Times New Roman"/>
                  <w:color w:val="000000"/>
                  <w:sz w:val="22"/>
                  <w:szCs w:val="22"/>
                  <w:rPrChange w:id="2408" w:author="Anderson, Kenneth" w:date="2026-10-09T09:20:00Z" w16du:dateUtc="2026-10-09T13:20:00Z">
                    <w:rPr>
                      <w:rFonts w:ascii="Segoe UI" w:hAnsi="Segoe UI" w:cs="Segoe UI"/>
                      <w:color w:val="000000"/>
                      <w:sz w:val="16"/>
                      <w:szCs w:val="16"/>
                    </w:rPr>
                  </w:rPrChange>
                </w:rPr>
                <w:t>52%</w:t>
              </w:r>
            </w:ins>
          </w:p>
        </w:tc>
        <w:tc>
          <w:tcPr>
            <w:tcW w:w="795" w:type="dxa"/>
            <w:tcBorders>
              <w:top w:val="nil"/>
              <w:bottom w:val="nil"/>
            </w:tcBorders>
            <w:vAlign w:val="center"/>
            <w:tcPrChange w:id="2409" w:author="Anderson, Kenneth" w:date="2026-10-09T09:18:00Z" w16du:dateUtc="2026-10-09T13:18:00Z">
              <w:tcPr>
                <w:tcW w:w="893" w:type="dxa"/>
                <w:tcBorders>
                  <w:top w:val="nil"/>
                  <w:bottom w:val="nil"/>
                </w:tcBorders>
              </w:tcPr>
            </w:tcPrChange>
          </w:tcPr>
          <w:p w14:paraId="6572D8A2" w14:textId="69F3A6D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10" w:author="Anderson, Kenneth" w:date="2026-10-09T09:17:00Z" w16du:dateUtc="2026-10-09T13:17:00Z"/>
                <w:rFonts w:ascii="Times New Roman" w:hAnsi="Times New Roman" w:cs="Times New Roman"/>
                <w:sz w:val="22"/>
                <w:szCs w:val="22"/>
                <w:rPrChange w:id="2411" w:author="Anderson, Kenneth" w:date="2026-10-09T09:20:00Z" w16du:dateUtc="2026-10-09T13:20:00Z">
                  <w:rPr>
                    <w:ins w:id="2412" w:author="Anderson, Kenneth" w:date="2026-10-09T09:17:00Z" w16du:dateUtc="2026-10-09T13:17:00Z"/>
                    <w:rFonts w:ascii="Times New Roman" w:hAnsi="Times New Roman" w:cs="Times New Roman"/>
                  </w:rPr>
                </w:rPrChange>
              </w:rPr>
            </w:pPr>
            <w:ins w:id="2413" w:author="Anderson, Kenneth" w:date="2026-10-09T09:18:00Z" w16du:dateUtc="2026-10-09T13:18:00Z">
              <w:r w:rsidRPr="00344A90">
                <w:rPr>
                  <w:rFonts w:ascii="Times New Roman" w:hAnsi="Times New Roman" w:cs="Times New Roman"/>
                  <w:color w:val="000000"/>
                  <w:sz w:val="22"/>
                  <w:szCs w:val="22"/>
                  <w:rPrChange w:id="2414" w:author="Anderson, Kenneth" w:date="2026-10-09T09:20:00Z" w16du:dateUtc="2026-10-09T13:20:00Z">
                    <w:rPr>
                      <w:rFonts w:ascii="Segoe UI" w:hAnsi="Segoe UI" w:cs="Segoe UI"/>
                      <w:color w:val="000000"/>
                      <w:sz w:val="16"/>
                      <w:szCs w:val="16"/>
                    </w:rPr>
                  </w:rPrChange>
                </w:rPr>
                <w:t>67%</w:t>
              </w:r>
            </w:ins>
          </w:p>
        </w:tc>
        <w:tc>
          <w:tcPr>
            <w:tcW w:w="939" w:type="dxa"/>
            <w:tcBorders>
              <w:top w:val="nil"/>
              <w:bottom w:val="nil"/>
            </w:tcBorders>
            <w:vAlign w:val="center"/>
            <w:tcPrChange w:id="2415" w:author="Anderson, Kenneth" w:date="2026-10-09T09:18:00Z" w16du:dateUtc="2026-10-09T13:18:00Z">
              <w:tcPr>
                <w:tcW w:w="1553" w:type="dxa"/>
                <w:tcBorders>
                  <w:top w:val="nil"/>
                  <w:bottom w:val="nil"/>
                </w:tcBorders>
              </w:tcPr>
            </w:tcPrChange>
          </w:tcPr>
          <w:p w14:paraId="01ED9FD0" w14:textId="1522CD6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16" w:author="Anderson, Kenneth" w:date="2026-10-09T09:17:00Z" w16du:dateUtc="2026-10-09T13:17:00Z"/>
                <w:rFonts w:ascii="Times New Roman" w:hAnsi="Times New Roman" w:cs="Times New Roman"/>
                <w:sz w:val="22"/>
                <w:szCs w:val="22"/>
                <w:rPrChange w:id="2417" w:author="Anderson, Kenneth" w:date="2026-10-09T09:20:00Z" w16du:dateUtc="2026-10-09T13:20:00Z">
                  <w:rPr>
                    <w:ins w:id="2418" w:author="Anderson, Kenneth" w:date="2026-10-09T09:17:00Z" w16du:dateUtc="2026-10-09T13:17:00Z"/>
                    <w:rFonts w:ascii="Times New Roman" w:hAnsi="Times New Roman" w:cs="Times New Roman"/>
                  </w:rPr>
                </w:rPrChange>
              </w:rPr>
            </w:pPr>
            <w:ins w:id="2419" w:author="Anderson, Kenneth" w:date="2026-10-09T09:18:00Z" w16du:dateUtc="2026-10-09T13:18:00Z">
              <w:r w:rsidRPr="00344A90">
                <w:rPr>
                  <w:rFonts w:ascii="Times New Roman" w:hAnsi="Times New Roman" w:cs="Times New Roman"/>
                  <w:color w:val="000000"/>
                  <w:sz w:val="22"/>
                  <w:szCs w:val="22"/>
                  <w:rPrChange w:id="2420" w:author="Anderson, Kenneth" w:date="2026-10-09T09:20:00Z" w16du:dateUtc="2026-10-09T13:20:00Z">
                    <w:rPr>
                      <w:rFonts w:ascii="Segoe UI" w:hAnsi="Segoe UI" w:cs="Segoe UI"/>
                      <w:color w:val="000000"/>
                      <w:sz w:val="16"/>
                      <w:szCs w:val="16"/>
                    </w:rPr>
                  </w:rPrChange>
                </w:rPr>
                <w:t>60%</w:t>
              </w:r>
            </w:ins>
          </w:p>
        </w:tc>
        <w:tc>
          <w:tcPr>
            <w:tcW w:w="793" w:type="dxa"/>
            <w:tcBorders>
              <w:top w:val="nil"/>
              <w:bottom w:val="nil"/>
            </w:tcBorders>
            <w:vAlign w:val="center"/>
            <w:tcPrChange w:id="2421" w:author="Anderson, Kenneth" w:date="2026-10-09T09:18:00Z" w16du:dateUtc="2026-10-09T13:18:00Z">
              <w:tcPr>
                <w:tcW w:w="891" w:type="dxa"/>
                <w:tcBorders>
                  <w:top w:val="nil"/>
                  <w:bottom w:val="nil"/>
                </w:tcBorders>
              </w:tcPr>
            </w:tcPrChange>
          </w:tcPr>
          <w:p w14:paraId="1418A3B1" w14:textId="6B3FBAA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22" w:author="Anderson, Kenneth" w:date="2026-10-09T09:17:00Z" w16du:dateUtc="2026-10-09T13:17:00Z"/>
                <w:rFonts w:ascii="Times New Roman" w:hAnsi="Times New Roman" w:cs="Times New Roman"/>
                <w:sz w:val="22"/>
                <w:szCs w:val="22"/>
                <w:rPrChange w:id="2423" w:author="Anderson, Kenneth" w:date="2026-10-09T09:20:00Z" w16du:dateUtc="2026-10-09T13:20:00Z">
                  <w:rPr>
                    <w:ins w:id="2424" w:author="Anderson, Kenneth" w:date="2026-10-09T09:17:00Z" w16du:dateUtc="2026-10-09T13:17:00Z"/>
                    <w:rFonts w:ascii="Times New Roman" w:hAnsi="Times New Roman" w:cs="Times New Roman"/>
                  </w:rPr>
                </w:rPrChange>
              </w:rPr>
            </w:pPr>
            <w:ins w:id="2425" w:author="Anderson, Kenneth" w:date="2026-10-09T09:18:00Z" w16du:dateUtc="2026-10-09T13:18:00Z">
              <w:r w:rsidRPr="00344A90">
                <w:rPr>
                  <w:rFonts w:ascii="Times New Roman" w:hAnsi="Times New Roman" w:cs="Times New Roman"/>
                  <w:color w:val="000000"/>
                  <w:sz w:val="22"/>
                  <w:szCs w:val="22"/>
                  <w:rPrChange w:id="2426" w:author="Anderson, Kenneth" w:date="2026-10-09T09:20:00Z" w16du:dateUtc="2026-10-09T13:20:00Z">
                    <w:rPr>
                      <w:rFonts w:ascii="Segoe UI" w:hAnsi="Segoe UI" w:cs="Segoe UI"/>
                      <w:color w:val="000000"/>
                      <w:sz w:val="16"/>
                      <w:szCs w:val="16"/>
                    </w:rPr>
                  </w:rPrChange>
                </w:rPr>
                <w:t>73%</w:t>
              </w:r>
            </w:ins>
          </w:p>
        </w:tc>
        <w:tc>
          <w:tcPr>
            <w:tcW w:w="1165" w:type="dxa"/>
            <w:tcBorders>
              <w:top w:val="nil"/>
              <w:bottom w:val="nil"/>
            </w:tcBorders>
            <w:vAlign w:val="center"/>
            <w:tcPrChange w:id="2427" w:author="Anderson, Kenneth" w:date="2026-10-09T09:18:00Z" w16du:dateUtc="2026-10-09T13:18:00Z">
              <w:tcPr>
                <w:tcW w:w="2529" w:type="dxa"/>
                <w:tcBorders>
                  <w:top w:val="nil"/>
                  <w:bottom w:val="nil"/>
                </w:tcBorders>
              </w:tcPr>
            </w:tcPrChange>
          </w:tcPr>
          <w:p w14:paraId="104C6877" w14:textId="491D4C0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28" w:author="Anderson, Kenneth" w:date="2026-10-09T09:17:00Z" w16du:dateUtc="2026-10-09T13:17:00Z"/>
                <w:rFonts w:ascii="Times New Roman" w:hAnsi="Times New Roman" w:cs="Times New Roman"/>
                <w:sz w:val="22"/>
                <w:szCs w:val="22"/>
                <w:rPrChange w:id="2429" w:author="Anderson, Kenneth" w:date="2026-10-09T09:20:00Z" w16du:dateUtc="2026-10-09T13:20:00Z">
                  <w:rPr>
                    <w:ins w:id="2430" w:author="Anderson, Kenneth" w:date="2026-10-09T09:17:00Z" w16du:dateUtc="2026-10-09T13:17:00Z"/>
                    <w:rFonts w:ascii="Times New Roman" w:hAnsi="Times New Roman" w:cs="Times New Roman"/>
                  </w:rPr>
                </w:rPrChange>
              </w:rPr>
            </w:pPr>
            <w:ins w:id="2431" w:author="Anderson, Kenneth" w:date="2026-10-09T09:18:00Z" w16du:dateUtc="2026-10-09T13:18:00Z">
              <w:r w:rsidRPr="00344A90">
                <w:rPr>
                  <w:rFonts w:ascii="Times New Roman" w:hAnsi="Times New Roman" w:cs="Times New Roman"/>
                  <w:color w:val="000000"/>
                  <w:sz w:val="22"/>
                  <w:szCs w:val="22"/>
                  <w:rPrChange w:id="2432" w:author="Anderson, Kenneth" w:date="2026-10-09T09:20:00Z" w16du:dateUtc="2026-10-09T13:20:00Z">
                    <w:rPr>
                      <w:rFonts w:ascii="Segoe UI" w:hAnsi="Segoe UI" w:cs="Segoe UI"/>
                      <w:color w:val="000000"/>
                      <w:sz w:val="16"/>
                      <w:szCs w:val="16"/>
                    </w:rPr>
                  </w:rPrChange>
                </w:rPr>
                <w:t>0%</w:t>
              </w:r>
            </w:ins>
          </w:p>
        </w:tc>
      </w:tr>
      <w:tr w:rsidR="00D32DEE" w:rsidRPr="007E5245" w14:paraId="311A4037" w14:textId="77777777" w:rsidTr="00D32DEE">
        <w:tblPrEx>
          <w:tblW w:w="0" w:type="auto"/>
          <w:tblLook w:val="06A0" w:firstRow="1" w:lastRow="0" w:firstColumn="1" w:lastColumn="0" w:noHBand="1" w:noVBand="1"/>
          <w:tblPrExChange w:id="2433" w:author="Anderson, Kenneth" w:date="2026-10-09T09:18:00Z" w16du:dateUtc="2026-10-09T13:18:00Z">
            <w:tblPrEx>
              <w:tblW w:w="0" w:type="auto"/>
              <w:tblLook w:val="06A0" w:firstRow="1" w:lastRow="0" w:firstColumn="1" w:lastColumn="0" w:noHBand="1" w:noVBand="1"/>
            </w:tblPrEx>
          </w:tblPrExChange>
        </w:tblPrEx>
        <w:trPr>
          <w:trHeight w:val="216"/>
          <w:ins w:id="2434" w:author="Anderson, Kenneth" w:date="2026-10-09T09:17:00Z"/>
          <w:trPrChange w:id="2435"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2436" w:author="Anderson, Kenneth" w:date="2026-10-09T09:18:00Z" w16du:dateUtc="2026-10-09T13:18:00Z">
              <w:tcPr>
                <w:tcW w:w="1060" w:type="dxa"/>
                <w:tcBorders>
                  <w:top w:val="nil"/>
                  <w:bottom w:val="single" w:sz="4" w:space="0" w:color="auto"/>
                </w:tcBorders>
              </w:tcPr>
            </w:tcPrChange>
          </w:tcPr>
          <w:p w14:paraId="4B7F928E" w14:textId="77777777" w:rsidR="00D32DEE" w:rsidRPr="007E5245" w:rsidRDefault="00D32DEE" w:rsidP="00D32DEE">
            <w:pPr>
              <w:pStyle w:val="TableNormal1"/>
              <w:rPr>
                <w:ins w:id="2437"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2438" w:author="Anderson, Kenneth" w:date="2026-10-09T09:18:00Z" w16du:dateUtc="2026-10-09T13:18:00Z">
              <w:tcPr>
                <w:tcW w:w="1431" w:type="dxa"/>
                <w:tcBorders>
                  <w:top w:val="nil"/>
                  <w:bottom w:val="single" w:sz="4" w:space="0" w:color="auto"/>
                </w:tcBorders>
              </w:tcPr>
            </w:tcPrChange>
          </w:tcPr>
          <w:p w14:paraId="78261D6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39"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2440" w:author="Anderson, Kenneth" w:date="2026-10-09T09:18:00Z" w16du:dateUtc="2026-10-09T13:18:00Z">
              <w:tcPr>
                <w:tcW w:w="2110" w:type="dxa"/>
                <w:tcBorders>
                  <w:top w:val="nil"/>
                  <w:bottom w:val="single" w:sz="4" w:space="0" w:color="auto"/>
                </w:tcBorders>
              </w:tcPr>
            </w:tcPrChange>
          </w:tcPr>
          <w:p w14:paraId="69433E74"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441" w:author="Anderson, Kenneth" w:date="2026-10-09T09:17:00Z" w16du:dateUtc="2026-10-09T13:17:00Z"/>
                <w:rFonts w:ascii="Times New Roman" w:hAnsi="Times New Roman" w:cs="Times New Roman"/>
              </w:rPr>
            </w:pPr>
            <w:ins w:id="2442"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2443" w:author="Anderson, Kenneth" w:date="2026-10-09T09:18:00Z" w16du:dateUtc="2026-10-09T13:18:00Z">
              <w:tcPr>
                <w:tcW w:w="1119" w:type="dxa"/>
                <w:tcBorders>
                  <w:top w:val="nil"/>
                  <w:bottom w:val="single" w:sz="4" w:space="0" w:color="auto"/>
                </w:tcBorders>
              </w:tcPr>
            </w:tcPrChange>
          </w:tcPr>
          <w:p w14:paraId="53BFC4FA"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44" w:author="Anderson, Kenneth" w:date="2026-10-09T09:17:00Z" w16du:dateUtc="2026-10-09T13:17:00Z"/>
                <w:rFonts w:ascii="Times New Roman" w:hAnsi="Times New Roman" w:cs="Times New Roman"/>
              </w:rPr>
            </w:pPr>
            <w:ins w:id="2445" w:author="Anderson, Kenneth" w:date="2026-10-09T09:17:00Z" w16du:dateUtc="2026-10-09T13:17:00Z">
              <w:r w:rsidRPr="007E5245">
                <w:rPr>
                  <w:rFonts w:ascii="Times New Roman" w:hAnsi="Times New Roman" w:cs="Times New Roman"/>
                  <w:color w:val="000000"/>
                </w:rPr>
                <w:t>177,637</w:t>
              </w:r>
            </w:ins>
          </w:p>
        </w:tc>
        <w:tc>
          <w:tcPr>
            <w:tcW w:w="933" w:type="dxa"/>
            <w:gridSpan w:val="2"/>
            <w:tcBorders>
              <w:top w:val="nil"/>
              <w:bottom w:val="single" w:sz="4" w:space="0" w:color="auto"/>
            </w:tcBorders>
            <w:vAlign w:val="center"/>
            <w:tcPrChange w:id="2446" w:author="Anderson, Kenneth" w:date="2026-10-09T09:18:00Z" w16du:dateUtc="2026-10-09T13:18:00Z">
              <w:tcPr>
                <w:tcW w:w="1374" w:type="dxa"/>
                <w:gridSpan w:val="2"/>
                <w:tcBorders>
                  <w:top w:val="nil"/>
                  <w:bottom w:val="single" w:sz="4" w:space="0" w:color="auto"/>
                </w:tcBorders>
              </w:tcPr>
            </w:tcPrChange>
          </w:tcPr>
          <w:p w14:paraId="7EF486AE" w14:textId="612EB3B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47" w:author="Anderson, Kenneth" w:date="2026-10-09T09:17:00Z" w16du:dateUtc="2026-10-09T13:17:00Z"/>
                <w:rFonts w:ascii="Times New Roman" w:hAnsi="Times New Roman" w:cs="Times New Roman"/>
                <w:sz w:val="22"/>
                <w:szCs w:val="22"/>
                <w:rPrChange w:id="2448" w:author="Anderson, Kenneth" w:date="2026-10-09T09:20:00Z" w16du:dateUtc="2026-10-09T13:20:00Z">
                  <w:rPr>
                    <w:ins w:id="2449" w:author="Anderson, Kenneth" w:date="2026-10-09T09:17:00Z" w16du:dateUtc="2026-10-09T13:17:00Z"/>
                    <w:rFonts w:ascii="Times New Roman" w:hAnsi="Times New Roman" w:cs="Times New Roman"/>
                  </w:rPr>
                </w:rPrChange>
              </w:rPr>
            </w:pPr>
            <w:ins w:id="2450" w:author="Anderson, Kenneth" w:date="2026-10-09T09:18:00Z" w16du:dateUtc="2026-10-09T13:18:00Z">
              <w:r w:rsidRPr="00344A90">
                <w:rPr>
                  <w:rFonts w:ascii="Times New Roman" w:hAnsi="Times New Roman" w:cs="Times New Roman"/>
                  <w:color w:val="000000"/>
                  <w:sz w:val="22"/>
                  <w:szCs w:val="22"/>
                  <w:rPrChange w:id="2451" w:author="Anderson, Kenneth" w:date="2026-10-09T09:20:00Z" w16du:dateUtc="2026-10-09T13:20:00Z">
                    <w:rPr>
                      <w:rFonts w:ascii="Segoe UI" w:hAnsi="Segoe UI" w:cs="Segoe UI"/>
                      <w:color w:val="000000"/>
                      <w:sz w:val="16"/>
                      <w:szCs w:val="16"/>
                    </w:rPr>
                  </w:rPrChange>
                </w:rPr>
                <w:t>47%</w:t>
              </w:r>
            </w:ins>
          </w:p>
        </w:tc>
        <w:tc>
          <w:tcPr>
            <w:tcW w:w="795" w:type="dxa"/>
            <w:tcBorders>
              <w:top w:val="nil"/>
              <w:bottom w:val="single" w:sz="4" w:space="0" w:color="auto"/>
            </w:tcBorders>
            <w:vAlign w:val="center"/>
            <w:tcPrChange w:id="2452" w:author="Anderson, Kenneth" w:date="2026-10-09T09:18:00Z" w16du:dateUtc="2026-10-09T13:18:00Z">
              <w:tcPr>
                <w:tcW w:w="893" w:type="dxa"/>
                <w:tcBorders>
                  <w:top w:val="nil"/>
                  <w:bottom w:val="single" w:sz="4" w:space="0" w:color="auto"/>
                </w:tcBorders>
              </w:tcPr>
            </w:tcPrChange>
          </w:tcPr>
          <w:p w14:paraId="05DFB594" w14:textId="5FFA5F9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53" w:author="Anderson, Kenneth" w:date="2026-10-09T09:17:00Z" w16du:dateUtc="2026-10-09T13:17:00Z"/>
                <w:rFonts w:ascii="Times New Roman" w:hAnsi="Times New Roman" w:cs="Times New Roman"/>
                <w:sz w:val="22"/>
                <w:szCs w:val="22"/>
                <w:rPrChange w:id="2454" w:author="Anderson, Kenneth" w:date="2026-10-09T09:20:00Z" w16du:dateUtc="2026-10-09T13:20:00Z">
                  <w:rPr>
                    <w:ins w:id="2455" w:author="Anderson, Kenneth" w:date="2026-10-09T09:17:00Z" w16du:dateUtc="2026-10-09T13:17:00Z"/>
                    <w:rFonts w:ascii="Times New Roman" w:hAnsi="Times New Roman" w:cs="Times New Roman"/>
                  </w:rPr>
                </w:rPrChange>
              </w:rPr>
            </w:pPr>
            <w:ins w:id="2456" w:author="Anderson, Kenneth" w:date="2026-10-09T09:18:00Z" w16du:dateUtc="2026-10-09T13:18:00Z">
              <w:r w:rsidRPr="00344A90">
                <w:rPr>
                  <w:rFonts w:ascii="Times New Roman" w:hAnsi="Times New Roman" w:cs="Times New Roman"/>
                  <w:color w:val="000000"/>
                  <w:sz w:val="22"/>
                  <w:szCs w:val="22"/>
                  <w:rPrChange w:id="2457" w:author="Anderson, Kenneth" w:date="2026-10-09T09:20:00Z" w16du:dateUtc="2026-10-09T13:20:00Z">
                    <w:rPr>
                      <w:rFonts w:ascii="Segoe UI" w:hAnsi="Segoe UI" w:cs="Segoe UI"/>
                      <w:color w:val="000000"/>
                      <w:sz w:val="16"/>
                      <w:szCs w:val="16"/>
                    </w:rPr>
                  </w:rPrChange>
                </w:rPr>
                <w:t>75%</w:t>
              </w:r>
            </w:ins>
          </w:p>
        </w:tc>
        <w:tc>
          <w:tcPr>
            <w:tcW w:w="939" w:type="dxa"/>
            <w:tcBorders>
              <w:top w:val="nil"/>
              <w:bottom w:val="single" w:sz="4" w:space="0" w:color="auto"/>
            </w:tcBorders>
            <w:vAlign w:val="center"/>
            <w:tcPrChange w:id="2458" w:author="Anderson, Kenneth" w:date="2026-10-09T09:18:00Z" w16du:dateUtc="2026-10-09T13:18:00Z">
              <w:tcPr>
                <w:tcW w:w="1553" w:type="dxa"/>
                <w:tcBorders>
                  <w:top w:val="nil"/>
                  <w:bottom w:val="single" w:sz="4" w:space="0" w:color="auto"/>
                </w:tcBorders>
              </w:tcPr>
            </w:tcPrChange>
          </w:tcPr>
          <w:p w14:paraId="7245A5AF" w14:textId="38DC905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59" w:author="Anderson, Kenneth" w:date="2026-10-09T09:17:00Z" w16du:dateUtc="2026-10-09T13:17:00Z"/>
                <w:rFonts w:ascii="Times New Roman" w:hAnsi="Times New Roman" w:cs="Times New Roman"/>
                <w:sz w:val="22"/>
                <w:szCs w:val="22"/>
                <w:rPrChange w:id="2460" w:author="Anderson, Kenneth" w:date="2026-10-09T09:20:00Z" w16du:dateUtc="2026-10-09T13:20:00Z">
                  <w:rPr>
                    <w:ins w:id="2461" w:author="Anderson, Kenneth" w:date="2026-10-09T09:17:00Z" w16du:dateUtc="2026-10-09T13:17:00Z"/>
                    <w:rFonts w:ascii="Times New Roman" w:hAnsi="Times New Roman" w:cs="Times New Roman"/>
                  </w:rPr>
                </w:rPrChange>
              </w:rPr>
            </w:pPr>
            <w:ins w:id="2462" w:author="Anderson, Kenneth" w:date="2026-10-09T09:18:00Z" w16du:dateUtc="2026-10-09T13:18:00Z">
              <w:r w:rsidRPr="00344A90">
                <w:rPr>
                  <w:rFonts w:ascii="Times New Roman" w:hAnsi="Times New Roman" w:cs="Times New Roman"/>
                  <w:color w:val="000000"/>
                  <w:sz w:val="22"/>
                  <w:szCs w:val="22"/>
                  <w:rPrChange w:id="2463" w:author="Anderson, Kenneth" w:date="2026-10-09T09:20:00Z" w16du:dateUtc="2026-10-09T13:20:00Z">
                    <w:rPr>
                      <w:rFonts w:ascii="Segoe UI" w:hAnsi="Segoe UI" w:cs="Segoe UI"/>
                      <w:color w:val="000000"/>
                      <w:sz w:val="16"/>
                      <w:szCs w:val="16"/>
                    </w:rPr>
                  </w:rPrChange>
                </w:rPr>
                <w:t>71%</w:t>
              </w:r>
            </w:ins>
          </w:p>
        </w:tc>
        <w:tc>
          <w:tcPr>
            <w:tcW w:w="793" w:type="dxa"/>
            <w:tcBorders>
              <w:top w:val="nil"/>
              <w:bottom w:val="single" w:sz="4" w:space="0" w:color="auto"/>
            </w:tcBorders>
            <w:vAlign w:val="center"/>
            <w:tcPrChange w:id="2464" w:author="Anderson, Kenneth" w:date="2026-10-09T09:18:00Z" w16du:dateUtc="2026-10-09T13:18:00Z">
              <w:tcPr>
                <w:tcW w:w="891" w:type="dxa"/>
                <w:tcBorders>
                  <w:top w:val="nil"/>
                  <w:bottom w:val="single" w:sz="4" w:space="0" w:color="auto"/>
                </w:tcBorders>
              </w:tcPr>
            </w:tcPrChange>
          </w:tcPr>
          <w:p w14:paraId="74F2303E" w14:textId="2042509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65" w:author="Anderson, Kenneth" w:date="2026-10-09T09:17:00Z" w16du:dateUtc="2026-10-09T13:17:00Z"/>
                <w:rFonts w:ascii="Times New Roman" w:hAnsi="Times New Roman" w:cs="Times New Roman"/>
                <w:sz w:val="22"/>
                <w:szCs w:val="22"/>
                <w:rPrChange w:id="2466" w:author="Anderson, Kenneth" w:date="2026-10-09T09:20:00Z" w16du:dateUtc="2026-10-09T13:20:00Z">
                  <w:rPr>
                    <w:ins w:id="2467" w:author="Anderson, Kenneth" w:date="2026-10-09T09:17:00Z" w16du:dateUtc="2026-10-09T13:17:00Z"/>
                    <w:rFonts w:ascii="Times New Roman" w:hAnsi="Times New Roman" w:cs="Times New Roman"/>
                  </w:rPr>
                </w:rPrChange>
              </w:rPr>
            </w:pPr>
            <w:ins w:id="2468" w:author="Anderson, Kenneth" w:date="2026-10-09T09:18:00Z" w16du:dateUtc="2026-10-09T13:18:00Z">
              <w:r w:rsidRPr="00344A90">
                <w:rPr>
                  <w:rFonts w:ascii="Times New Roman" w:hAnsi="Times New Roman" w:cs="Times New Roman"/>
                  <w:color w:val="000000"/>
                  <w:sz w:val="22"/>
                  <w:szCs w:val="22"/>
                  <w:rPrChange w:id="2469" w:author="Anderson, Kenneth" w:date="2026-10-09T09:20:00Z" w16du:dateUtc="2026-10-09T13:20:00Z">
                    <w:rPr>
                      <w:rFonts w:ascii="Segoe UI" w:hAnsi="Segoe UI" w:cs="Segoe UI"/>
                      <w:color w:val="000000"/>
                      <w:sz w:val="16"/>
                      <w:szCs w:val="16"/>
                    </w:rPr>
                  </w:rPrChange>
                </w:rPr>
                <w:t>77%</w:t>
              </w:r>
            </w:ins>
          </w:p>
        </w:tc>
        <w:tc>
          <w:tcPr>
            <w:tcW w:w="1165" w:type="dxa"/>
            <w:tcBorders>
              <w:top w:val="nil"/>
              <w:bottom w:val="single" w:sz="4" w:space="0" w:color="auto"/>
            </w:tcBorders>
            <w:vAlign w:val="center"/>
            <w:tcPrChange w:id="2470" w:author="Anderson, Kenneth" w:date="2026-10-09T09:18:00Z" w16du:dateUtc="2026-10-09T13:18:00Z">
              <w:tcPr>
                <w:tcW w:w="2529" w:type="dxa"/>
                <w:tcBorders>
                  <w:top w:val="nil"/>
                  <w:bottom w:val="single" w:sz="4" w:space="0" w:color="auto"/>
                </w:tcBorders>
              </w:tcPr>
            </w:tcPrChange>
          </w:tcPr>
          <w:p w14:paraId="0A31BC87" w14:textId="4F7112F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71" w:author="Anderson, Kenneth" w:date="2026-10-09T09:17:00Z" w16du:dateUtc="2026-10-09T13:17:00Z"/>
                <w:rFonts w:ascii="Times New Roman" w:hAnsi="Times New Roman" w:cs="Times New Roman"/>
                <w:sz w:val="22"/>
                <w:szCs w:val="22"/>
                <w:rPrChange w:id="2472" w:author="Anderson, Kenneth" w:date="2026-10-09T09:20:00Z" w16du:dateUtc="2026-10-09T13:20:00Z">
                  <w:rPr>
                    <w:ins w:id="2473" w:author="Anderson, Kenneth" w:date="2026-10-09T09:17:00Z" w16du:dateUtc="2026-10-09T13:17:00Z"/>
                    <w:rFonts w:ascii="Times New Roman" w:hAnsi="Times New Roman" w:cs="Times New Roman"/>
                  </w:rPr>
                </w:rPrChange>
              </w:rPr>
            </w:pPr>
            <w:ins w:id="2474" w:author="Anderson, Kenneth" w:date="2026-10-09T09:18:00Z" w16du:dateUtc="2026-10-09T13:18:00Z">
              <w:r w:rsidRPr="00344A90">
                <w:rPr>
                  <w:rFonts w:ascii="Times New Roman" w:hAnsi="Times New Roman" w:cs="Times New Roman"/>
                  <w:color w:val="000000"/>
                  <w:sz w:val="22"/>
                  <w:szCs w:val="22"/>
                  <w:rPrChange w:id="2475" w:author="Anderson, Kenneth" w:date="2026-10-09T09:20:00Z" w16du:dateUtc="2026-10-09T13:20:00Z">
                    <w:rPr>
                      <w:rFonts w:ascii="Segoe UI" w:hAnsi="Segoe UI" w:cs="Segoe UI"/>
                      <w:color w:val="000000"/>
                      <w:sz w:val="16"/>
                      <w:szCs w:val="16"/>
                    </w:rPr>
                  </w:rPrChange>
                </w:rPr>
                <w:t>-13%</w:t>
              </w:r>
            </w:ins>
          </w:p>
        </w:tc>
      </w:tr>
      <w:tr w:rsidR="00D32DEE" w:rsidRPr="007E5245" w14:paraId="5B27F6DA" w14:textId="77777777" w:rsidTr="00D32DEE">
        <w:tblPrEx>
          <w:tblW w:w="0" w:type="auto"/>
          <w:tblLook w:val="06A0" w:firstRow="1" w:lastRow="0" w:firstColumn="1" w:lastColumn="0" w:noHBand="1" w:noVBand="1"/>
          <w:tblPrExChange w:id="2476" w:author="Anderson, Kenneth" w:date="2026-10-09T09:18:00Z" w16du:dateUtc="2026-10-09T13:18:00Z">
            <w:tblPrEx>
              <w:tblW w:w="0" w:type="auto"/>
              <w:tblLook w:val="06A0" w:firstRow="1" w:lastRow="0" w:firstColumn="1" w:lastColumn="0" w:noHBand="1" w:noVBand="1"/>
            </w:tblPrEx>
          </w:tblPrExChange>
        </w:tblPrEx>
        <w:trPr>
          <w:trHeight w:val="216"/>
          <w:ins w:id="2477" w:author="Anderson, Kenneth" w:date="2026-10-09T09:17:00Z"/>
          <w:trPrChange w:id="2478"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2479" w:author="Anderson, Kenneth" w:date="2026-10-09T09:18:00Z" w16du:dateUtc="2026-10-09T13:18:00Z">
              <w:tcPr>
                <w:tcW w:w="1060" w:type="dxa"/>
                <w:tcBorders>
                  <w:top w:val="single" w:sz="4" w:space="0" w:color="auto"/>
                  <w:bottom w:val="nil"/>
                </w:tcBorders>
              </w:tcPr>
            </w:tcPrChange>
          </w:tcPr>
          <w:p w14:paraId="571E4829" w14:textId="77777777" w:rsidR="00D32DEE" w:rsidRPr="007E5245" w:rsidRDefault="00D32DEE" w:rsidP="00D32DEE">
            <w:pPr>
              <w:pStyle w:val="TableNormal1"/>
              <w:rPr>
                <w:ins w:id="2480" w:author="Anderson, Kenneth" w:date="2026-10-09T09:17:00Z" w16du:dateUtc="2026-10-09T13:17:00Z"/>
                <w:rFonts w:ascii="Times New Roman" w:hAnsi="Times New Roman" w:cs="Times New Roman"/>
              </w:rPr>
            </w:pPr>
            <w:ins w:id="2481" w:author="Anderson, Kenneth" w:date="2026-10-09T09:17:00Z" w16du:dateUtc="2026-10-09T13:17:00Z">
              <w:r w:rsidRPr="007E5245">
                <w:rPr>
                  <w:rFonts w:ascii="Times New Roman" w:hAnsi="Times New Roman" w:cs="Times New Roman"/>
                  <w:color w:val="000000"/>
                </w:rPr>
                <w:t>EFLA</w:t>
              </w:r>
            </w:ins>
          </w:p>
        </w:tc>
        <w:tc>
          <w:tcPr>
            <w:tcW w:w="1216" w:type="dxa"/>
            <w:tcBorders>
              <w:top w:val="single" w:sz="4" w:space="0" w:color="auto"/>
              <w:bottom w:val="nil"/>
            </w:tcBorders>
            <w:tcPrChange w:id="2482" w:author="Anderson, Kenneth" w:date="2026-10-09T09:18:00Z" w16du:dateUtc="2026-10-09T13:18:00Z">
              <w:tcPr>
                <w:tcW w:w="1431" w:type="dxa"/>
                <w:tcBorders>
                  <w:top w:val="single" w:sz="4" w:space="0" w:color="auto"/>
                  <w:bottom w:val="nil"/>
                </w:tcBorders>
              </w:tcPr>
            </w:tcPrChange>
          </w:tcPr>
          <w:p w14:paraId="3FC31FFE"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83" w:author="Anderson, Kenneth" w:date="2026-10-09T09:17:00Z" w16du:dateUtc="2026-10-09T13:17:00Z"/>
                <w:rFonts w:ascii="Times New Roman" w:hAnsi="Times New Roman" w:cs="Times New Roman"/>
              </w:rPr>
            </w:pPr>
            <w:ins w:id="2484" w:author="Anderson, Kenneth" w:date="2026-10-09T09:17:00Z" w16du:dateUtc="2026-10-09T13:17:00Z">
              <w:r w:rsidRPr="007E5245">
                <w:rPr>
                  <w:rFonts w:ascii="Times New Roman" w:hAnsi="Times New Roman" w:cs="Times New Roman"/>
                  <w:color w:val="000000"/>
                </w:rPr>
                <w:t>3.5</w:t>
              </w:r>
            </w:ins>
          </w:p>
        </w:tc>
        <w:tc>
          <w:tcPr>
            <w:tcW w:w="1206" w:type="dxa"/>
            <w:tcBorders>
              <w:top w:val="single" w:sz="4" w:space="0" w:color="auto"/>
              <w:bottom w:val="nil"/>
            </w:tcBorders>
            <w:tcPrChange w:id="2485" w:author="Anderson, Kenneth" w:date="2026-10-09T09:18:00Z" w16du:dateUtc="2026-10-09T13:18:00Z">
              <w:tcPr>
                <w:tcW w:w="2110" w:type="dxa"/>
                <w:tcBorders>
                  <w:top w:val="single" w:sz="4" w:space="0" w:color="auto"/>
                  <w:bottom w:val="nil"/>
                </w:tcBorders>
              </w:tcPr>
            </w:tcPrChange>
          </w:tcPr>
          <w:p w14:paraId="3BAF179C"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486" w:author="Anderson, Kenneth" w:date="2026-10-09T09:17:00Z" w16du:dateUtc="2026-10-09T13:17:00Z"/>
                <w:rFonts w:ascii="Times New Roman" w:hAnsi="Times New Roman" w:cs="Times New Roman"/>
              </w:rPr>
            </w:pPr>
            <w:ins w:id="2487" w:author="Anderson, Kenneth" w:date="2026-10-09T09:17:00Z" w16du:dateUtc="2026-10-09T13:17:00Z">
              <w:r w:rsidRPr="007E5245">
                <w:rPr>
                  <w:rFonts w:ascii="Times New Roman" w:hAnsi="Times New Roman" w:cs="Times New Roman"/>
                  <w:color w:val="000000"/>
                </w:rPr>
                <w:t>2024</w:t>
              </w:r>
            </w:ins>
          </w:p>
        </w:tc>
        <w:tc>
          <w:tcPr>
            <w:tcW w:w="1176" w:type="dxa"/>
            <w:tcBorders>
              <w:top w:val="single" w:sz="4" w:space="0" w:color="auto"/>
              <w:bottom w:val="nil"/>
            </w:tcBorders>
            <w:tcPrChange w:id="2488" w:author="Anderson, Kenneth" w:date="2026-10-09T09:18:00Z" w16du:dateUtc="2026-10-09T13:18:00Z">
              <w:tcPr>
                <w:tcW w:w="1119" w:type="dxa"/>
                <w:tcBorders>
                  <w:top w:val="single" w:sz="4" w:space="0" w:color="auto"/>
                  <w:bottom w:val="nil"/>
                </w:tcBorders>
              </w:tcPr>
            </w:tcPrChange>
          </w:tcPr>
          <w:p w14:paraId="47298853"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89" w:author="Anderson, Kenneth" w:date="2026-10-09T09:17:00Z" w16du:dateUtc="2026-10-09T13:17:00Z"/>
                <w:rFonts w:ascii="Times New Roman" w:hAnsi="Times New Roman" w:cs="Times New Roman"/>
              </w:rPr>
            </w:pPr>
            <w:ins w:id="2490" w:author="Anderson, Kenneth" w:date="2026-10-09T09:17:00Z" w16du:dateUtc="2026-10-09T13:17:00Z">
              <w:r w:rsidRPr="007E5245">
                <w:rPr>
                  <w:rFonts w:ascii="Times New Roman" w:hAnsi="Times New Roman" w:cs="Times New Roman"/>
                  <w:color w:val="000000"/>
                </w:rPr>
                <w:t>867,904</w:t>
              </w:r>
            </w:ins>
          </w:p>
        </w:tc>
        <w:tc>
          <w:tcPr>
            <w:tcW w:w="933" w:type="dxa"/>
            <w:gridSpan w:val="2"/>
            <w:tcBorders>
              <w:top w:val="single" w:sz="4" w:space="0" w:color="auto"/>
              <w:bottom w:val="nil"/>
            </w:tcBorders>
            <w:vAlign w:val="center"/>
            <w:tcPrChange w:id="2491" w:author="Anderson, Kenneth" w:date="2026-10-09T09:18:00Z" w16du:dateUtc="2026-10-09T13:18:00Z">
              <w:tcPr>
                <w:tcW w:w="1374" w:type="dxa"/>
                <w:gridSpan w:val="2"/>
                <w:tcBorders>
                  <w:top w:val="single" w:sz="4" w:space="0" w:color="auto"/>
                  <w:bottom w:val="nil"/>
                </w:tcBorders>
              </w:tcPr>
            </w:tcPrChange>
          </w:tcPr>
          <w:p w14:paraId="1F5FAB06" w14:textId="5C1559B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92" w:author="Anderson, Kenneth" w:date="2026-10-09T09:17:00Z" w16du:dateUtc="2026-10-09T13:17:00Z"/>
                <w:rFonts w:ascii="Times New Roman" w:hAnsi="Times New Roman" w:cs="Times New Roman"/>
                <w:sz w:val="22"/>
                <w:szCs w:val="22"/>
                <w:rPrChange w:id="2493" w:author="Anderson, Kenneth" w:date="2026-10-09T09:20:00Z" w16du:dateUtc="2026-10-09T13:20:00Z">
                  <w:rPr>
                    <w:ins w:id="2494" w:author="Anderson, Kenneth" w:date="2026-10-09T09:17:00Z" w16du:dateUtc="2026-10-09T13:17:00Z"/>
                    <w:rFonts w:ascii="Times New Roman" w:hAnsi="Times New Roman" w:cs="Times New Roman"/>
                  </w:rPr>
                </w:rPrChange>
              </w:rPr>
            </w:pPr>
            <w:ins w:id="2495" w:author="Anderson, Kenneth" w:date="2026-10-09T09:18:00Z" w16du:dateUtc="2026-10-09T13:18:00Z">
              <w:r w:rsidRPr="00344A90">
                <w:rPr>
                  <w:rFonts w:ascii="Times New Roman" w:hAnsi="Times New Roman" w:cs="Times New Roman"/>
                  <w:color w:val="000000"/>
                  <w:sz w:val="22"/>
                  <w:szCs w:val="22"/>
                  <w:rPrChange w:id="2496" w:author="Anderson, Kenneth" w:date="2026-10-09T09:20:00Z" w16du:dateUtc="2026-10-09T13:20:00Z">
                    <w:rPr>
                      <w:rFonts w:ascii="Segoe UI" w:hAnsi="Segoe UI" w:cs="Segoe UI"/>
                      <w:color w:val="000000"/>
                      <w:sz w:val="16"/>
                      <w:szCs w:val="16"/>
                    </w:rPr>
                  </w:rPrChange>
                </w:rPr>
                <w:t>76%</w:t>
              </w:r>
            </w:ins>
          </w:p>
        </w:tc>
        <w:tc>
          <w:tcPr>
            <w:tcW w:w="795" w:type="dxa"/>
            <w:tcBorders>
              <w:top w:val="single" w:sz="4" w:space="0" w:color="auto"/>
              <w:bottom w:val="nil"/>
            </w:tcBorders>
            <w:vAlign w:val="center"/>
            <w:tcPrChange w:id="2497" w:author="Anderson, Kenneth" w:date="2026-10-09T09:18:00Z" w16du:dateUtc="2026-10-09T13:18:00Z">
              <w:tcPr>
                <w:tcW w:w="893" w:type="dxa"/>
                <w:tcBorders>
                  <w:top w:val="single" w:sz="4" w:space="0" w:color="auto"/>
                  <w:bottom w:val="nil"/>
                </w:tcBorders>
              </w:tcPr>
            </w:tcPrChange>
          </w:tcPr>
          <w:p w14:paraId="3430DAF9" w14:textId="1A5D38A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498" w:author="Anderson, Kenneth" w:date="2026-10-09T09:17:00Z" w16du:dateUtc="2026-10-09T13:17:00Z"/>
                <w:rFonts w:ascii="Times New Roman" w:hAnsi="Times New Roman" w:cs="Times New Roman"/>
                <w:sz w:val="22"/>
                <w:szCs w:val="22"/>
                <w:rPrChange w:id="2499" w:author="Anderson, Kenneth" w:date="2026-10-09T09:20:00Z" w16du:dateUtc="2026-10-09T13:20:00Z">
                  <w:rPr>
                    <w:ins w:id="2500" w:author="Anderson, Kenneth" w:date="2026-10-09T09:17:00Z" w16du:dateUtc="2026-10-09T13:17:00Z"/>
                    <w:rFonts w:ascii="Times New Roman" w:hAnsi="Times New Roman" w:cs="Times New Roman"/>
                  </w:rPr>
                </w:rPrChange>
              </w:rPr>
            </w:pPr>
            <w:ins w:id="2501" w:author="Anderson, Kenneth" w:date="2026-10-09T09:18:00Z" w16du:dateUtc="2026-10-09T13:18:00Z">
              <w:r w:rsidRPr="00344A90">
                <w:rPr>
                  <w:rFonts w:ascii="Times New Roman" w:hAnsi="Times New Roman" w:cs="Times New Roman"/>
                  <w:color w:val="000000"/>
                  <w:sz w:val="22"/>
                  <w:szCs w:val="22"/>
                  <w:rPrChange w:id="2502" w:author="Anderson, Kenneth" w:date="2026-10-09T09:20:00Z" w16du:dateUtc="2026-10-09T13:20:00Z">
                    <w:rPr>
                      <w:rFonts w:ascii="Segoe UI" w:hAnsi="Segoe UI" w:cs="Segoe UI"/>
                      <w:color w:val="000000"/>
                      <w:sz w:val="16"/>
                      <w:szCs w:val="16"/>
                    </w:rPr>
                  </w:rPrChange>
                </w:rPr>
                <w:t>35%</w:t>
              </w:r>
            </w:ins>
          </w:p>
        </w:tc>
        <w:tc>
          <w:tcPr>
            <w:tcW w:w="939" w:type="dxa"/>
            <w:tcBorders>
              <w:top w:val="single" w:sz="4" w:space="0" w:color="auto"/>
              <w:bottom w:val="nil"/>
            </w:tcBorders>
            <w:vAlign w:val="center"/>
            <w:tcPrChange w:id="2503" w:author="Anderson, Kenneth" w:date="2026-10-09T09:18:00Z" w16du:dateUtc="2026-10-09T13:18:00Z">
              <w:tcPr>
                <w:tcW w:w="1553" w:type="dxa"/>
                <w:tcBorders>
                  <w:top w:val="single" w:sz="4" w:space="0" w:color="auto"/>
                  <w:bottom w:val="nil"/>
                </w:tcBorders>
              </w:tcPr>
            </w:tcPrChange>
          </w:tcPr>
          <w:p w14:paraId="514D5B79" w14:textId="7DAA450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04" w:author="Anderson, Kenneth" w:date="2026-10-09T09:17:00Z" w16du:dateUtc="2026-10-09T13:17:00Z"/>
                <w:rFonts w:ascii="Times New Roman" w:hAnsi="Times New Roman" w:cs="Times New Roman"/>
                <w:sz w:val="22"/>
                <w:szCs w:val="22"/>
                <w:rPrChange w:id="2505" w:author="Anderson, Kenneth" w:date="2026-10-09T09:20:00Z" w16du:dateUtc="2026-10-09T13:20:00Z">
                  <w:rPr>
                    <w:ins w:id="2506" w:author="Anderson, Kenneth" w:date="2026-10-09T09:17:00Z" w16du:dateUtc="2026-10-09T13:17:00Z"/>
                    <w:rFonts w:ascii="Times New Roman" w:hAnsi="Times New Roman" w:cs="Times New Roman"/>
                  </w:rPr>
                </w:rPrChange>
              </w:rPr>
            </w:pPr>
            <w:ins w:id="2507" w:author="Anderson, Kenneth" w:date="2026-10-09T09:18:00Z" w16du:dateUtc="2026-10-09T13:18:00Z">
              <w:r w:rsidRPr="00344A90">
                <w:rPr>
                  <w:rFonts w:ascii="Times New Roman" w:hAnsi="Times New Roman" w:cs="Times New Roman"/>
                  <w:color w:val="000000"/>
                  <w:sz w:val="22"/>
                  <w:szCs w:val="22"/>
                  <w:rPrChange w:id="2508" w:author="Anderson, Kenneth" w:date="2026-10-09T09:20:00Z" w16du:dateUtc="2026-10-09T13:20:00Z">
                    <w:rPr>
                      <w:rFonts w:ascii="Segoe UI" w:hAnsi="Segoe UI" w:cs="Segoe UI"/>
                      <w:color w:val="000000"/>
                      <w:sz w:val="16"/>
                      <w:szCs w:val="16"/>
                    </w:rPr>
                  </w:rPrChange>
                </w:rPr>
                <w:t>54%</w:t>
              </w:r>
            </w:ins>
          </w:p>
        </w:tc>
        <w:tc>
          <w:tcPr>
            <w:tcW w:w="793" w:type="dxa"/>
            <w:tcBorders>
              <w:top w:val="single" w:sz="4" w:space="0" w:color="auto"/>
              <w:bottom w:val="nil"/>
            </w:tcBorders>
            <w:vAlign w:val="center"/>
            <w:tcPrChange w:id="2509" w:author="Anderson, Kenneth" w:date="2026-10-09T09:18:00Z" w16du:dateUtc="2026-10-09T13:18:00Z">
              <w:tcPr>
                <w:tcW w:w="891" w:type="dxa"/>
                <w:tcBorders>
                  <w:top w:val="single" w:sz="4" w:space="0" w:color="auto"/>
                  <w:bottom w:val="nil"/>
                </w:tcBorders>
              </w:tcPr>
            </w:tcPrChange>
          </w:tcPr>
          <w:p w14:paraId="1FBB02B5" w14:textId="4DAA499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10" w:author="Anderson, Kenneth" w:date="2026-10-09T09:17:00Z" w16du:dateUtc="2026-10-09T13:17:00Z"/>
                <w:rFonts w:ascii="Times New Roman" w:hAnsi="Times New Roman" w:cs="Times New Roman"/>
                <w:sz w:val="22"/>
                <w:szCs w:val="22"/>
                <w:rPrChange w:id="2511" w:author="Anderson, Kenneth" w:date="2026-10-09T09:20:00Z" w16du:dateUtc="2026-10-09T13:20:00Z">
                  <w:rPr>
                    <w:ins w:id="2512" w:author="Anderson, Kenneth" w:date="2026-10-09T09:17:00Z" w16du:dateUtc="2026-10-09T13:17:00Z"/>
                    <w:rFonts w:ascii="Times New Roman" w:hAnsi="Times New Roman" w:cs="Times New Roman"/>
                  </w:rPr>
                </w:rPrChange>
              </w:rPr>
            </w:pPr>
            <w:ins w:id="2513" w:author="Anderson, Kenneth" w:date="2026-10-09T09:18:00Z" w16du:dateUtc="2026-10-09T13:18:00Z">
              <w:r w:rsidRPr="00344A90">
                <w:rPr>
                  <w:rFonts w:ascii="Times New Roman" w:hAnsi="Times New Roman" w:cs="Times New Roman"/>
                  <w:color w:val="000000"/>
                  <w:sz w:val="22"/>
                  <w:szCs w:val="22"/>
                  <w:rPrChange w:id="2514" w:author="Anderson, Kenneth" w:date="2026-10-09T09:20:00Z" w16du:dateUtc="2026-10-09T13:20:00Z">
                    <w:rPr>
                      <w:rFonts w:ascii="Segoe UI" w:hAnsi="Segoe UI" w:cs="Segoe UI"/>
                      <w:color w:val="000000"/>
                      <w:sz w:val="16"/>
                      <w:szCs w:val="16"/>
                    </w:rPr>
                  </w:rPrChange>
                </w:rPr>
                <w:t>45%</w:t>
              </w:r>
            </w:ins>
          </w:p>
        </w:tc>
        <w:tc>
          <w:tcPr>
            <w:tcW w:w="1165" w:type="dxa"/>
            <w:tcBorders>
              <w:top w:val="single" w:sz="4" w:space="0" w:color="auto"/>
              <w:bottom w:val="nil"/>
            </w:tcBorders>
            <w:vAlign w:val="center"/>
            <w:tcPrChange w:id="2515" w:author="Anderson, Kenneth" w:date="2026-10-09T09:18:00Z" w16du:dateUtc="2026-10-09T13:18:00Z">
              <w:tcPr>
                <w:tcW w:w="2529" w:type="dxa"/>
                <w:tcBorders>
                  <w:top w:val="single" w:sz="4" w:space="0" w:color="auto"/>
                  <w:bottom w:val="nil"/>
                </w:tcBorders>
              </w:tcPr>
            </w:tcPrChange>
          </w:tcPr>
          <w:p w14:paraId="646393BF" w14:textId="4ABAECF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16" w:author="Anderson, Kenneth" w:date="2026-10-09T09:17:00Z" w16du:dateUtc="2026-10-09T13:17:00Z"/>
                <w:rFonts w:ascii="Times New Roman" w:hAnsi="Times New Roman" w:cs="Times New Roman"/>
                <w:sz w:val="22"/>
                <w:szCs w:val="22"/>
                <w:rPrChange w:id="2517" w:author="Anderson, Kenneth" w:date="2026-10-09T09:20:00Z" w16du:dateUtc="2026-10-09T13:20:00Z">
                  <w:rPr>
                    <w:ins w:id="2518" w:author="Anderson, Kenneth" w:date="2026-10-09T09:17:00Z" w16du:dateUtc="2026-10-09T13:17:00Z"/>
                    <w:rFonts w:ascii="Times New Roman" w:hAnsi="Times New Roman" w:cs="Times New Roman"/>
                  </w:rPr>
                </w:rPrChange>
              </w:rPr>
            </w:pPr>
            <w:ins w:id="2519" w:author="Anderson, Kenneth" w:date="2026-10-09T09:18:00Z" w16du:dateUtc="2026-10-09T13:18:00Z">
              <w:r w:rsidRPr="00344A90">
                <w:rPr>
                  <w:rFonts w:ascii="Times New Roman" w:hAnsi="Times New Roman" w:cs="Times New Roman"/>
                  <w:color w:val="000000"/>
                  <w:sz w:val="22"/>
                  <w:szCs w:val="22"/>
                  <w:rPrChange w:id="2520" w:author="Anderson, Kenneth" w:date="2026-10-09T09:20:00Z" w16du:dateUtc="2026-10-09T13:20:00Z">
                    <w:rPr>
                      <w:rFonts w:ascii="Segoe UI" w:hAnsi="Segoe UI" w:cs="Segoe UI"/>
                      <w:color w:val="000000"/>
                      <w:sz w:val="16"/>
                      <w:szCs w:val="16"/>
                    </w:rPr>
                  </w:rPrChange>
                </w:rPr>
                <w:t>48%</w:t>
              </w:r>
            </w:ins>
          </w:p>
        </w:tc>
      </w:tr>
      <w:tr w:rsidR="00D32DEE" w:rsidRPr="007E5245" w14:paraId="70D8507A" w14:textId="77777777" w:rsidTr="00D32DEE">
        <w:tblPrEx>
          <w:tblW w:w="0" w:type="auto"/>
          <w:tblLook w:val="06A0" w:firstRow="1" w:lastRow="0" w:firstColumn="1" w:lastColumn="0" w:noHBand="1" w:noVBand="1"/>
          <w:tblPrExChange w:id="2521" w:author="Anderson, Kenneth" w:date="2026-10-09T09:18:00Z" w16du:dateUtc="2026-10-09T13:18:00Z">
            <w:tblPrEx>
              <w:tblW w:w="0" w:type="auto"/>
              <w:tblLook w:val="06A0" w:firstRow="1" w:lastRow="0" w:firstColumn="1" w:lastColumn="0" w:noHBand="1" w:noVBand="1"/>
            </w:tblPrEx>
          </w:tblPrExChange>
        </w:tblPrEx>
        <w:trPr>
          <w:trHeight w:val="216"/>
          <w:ins w:id="2522" w:author="Anderson, Kenneth" w:date="2026-10-09T09:17:00Z"/>
          <w:trPrChange w:id="2523"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2524" w:author="Anderson, Kenneth" w:date="2026-10-09T09:18:00Z" w16du:dateUtc="2026-10-09T13:18:00Z">
              <w:tcPr>
                <w:tcW w:w="1060" w:type="dxa"/>
                <w:tcBorders>
                  <w:top w:val="nil"/>
                  <w:bottom w:val="single" w:sz="4" w:space="0" w:color="auto"/>
                </w:tcBorders>
              </w:tcPr>
            </w:tcPrChange>
          </w:tcPr>
          <w:p w14:paraId="2735FBB0" w14:textId="77777777" w:rsidR="00D32DEE" w:rsidRPr="007E5245" w:rsidRDefault="00D32DEE" w:rsidP="00D32DEE">
            <w:pPr>
              <w:pStyle w:val="TableNormal1"/>
              <w:rPr>
                <w:ins w:id="2525"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2526" w:author="Anderson, Kenneth" w:date="2026-10-09T09:18:00Z" w16du:dateUtc="2026-10-09T13:18:00Z">
              <w:tcPr>
                <w:tcW w:w="1431" w:type="dxa"/>
                <w:tcBorders>
                  <w:top w:val="nil"/>
                  <w:bottom w:val="single" w:sz="4" w:space="0" w:color="auto"/>
                </w:tcBorders>
              </w:tcPr>
            </w:tcPrChange>
          </w:tcPr>
          <w:p w14:paraId="5D055764"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27"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2528" w:author="Anderson, Kenneth" w:date="2026-10-09T09:18:00Z" w16du:dateUtc="2026-10-09T13:18:00Z">
              <w:tcPr>
                <w:tcW w:w="2110" w:type="dxa"/>
                <w:tcBorders>
                  <w:top w:val="nil"/>
                  <w:bottom w:val="single" w:sz="4" w:space="0" w:color="auto"/>
                </w:tcBorders>
              </w:tcPr>
            </w:tcPrChange>
          </w:tcPr>
          <w:p w14:paraId="30F689F8"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529" w:author="Anderson, Kenneth" w:date="2026-10-09T09:17:00Z" w16du:dateUtc="2026-10-09T13:17:00Z"/>
                <w:rFonts w:ascii="Times New Roman" w:hAnsi="Times New Roman" w:cs="Times New Roman"/>
              </w:rPr>
            </w:pPr>
            <w:ins w:id="2530"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2531" w:author="Anderson, Kenneth" w:date="2026-10-09T09:18:00Z" w16du:dateUtc="2026-10-09T13:18:00Z">
              <w:tcPr>
                <w:tcW w:w="1119" w:type="dxa"/>
                <w:tcBorders>
                  <w:top w:val="nil"/>
                  <w:bottom w:val="single" w:sz="4" w:space="0" w:color="auto"/>
                </w:tcBorders>
              </w:tcPr>
            </w:tcPrChange>
          </w:tcPr>
          <w:p w14:paraId="7D17C57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32" w:author="Anderson, Kenneth" w:date="2026-10-09T09:17:00Z" w16du:dateUtc="2026-10-09T13:17:00Z"/>
                <w:rFonts w:ascii="Times New Roman" w:hAnsi="Times New Roman" w:cs="Times New Roman"/>
              </w:rPr>
            </w:pPr>
            <w:ins w:id="2533" w:author="Anderson, Kenneth" w:date="2026-10-09T09:17:00Z" w16du:dateUtc="2026-10-09T13:17:00Z">
              <w:r w:rsidRPr="007E5245">
                <w:rPr>
                  <w:rFonts w:ascii="Times New Roman" w:hAnsi="Times New Roman" w:cs="Times New Roman"/>
                  <w:color w:val="000000"/>
                </w:rPr>
                <w:t>1,434,010</w:t>
              </w:r>
            </w:ins>
          </w:p>
        </w:tc>
        <w:tc>
          <w:tcPr>
            <w:tcW w:w="933" w:type="dxa"/>
            <w:gridSpan w:val="2"/>
            <w:tcBorders>
              <w:top w:val="nil"/>
              <w:bottom w:val="single" w:sz="4" w:space="0" w:color="auto"/>
            </w:tcBorders>
            <w:vAlign w:val="center"/>
            <w:tcPrChange w:id="2534" w:author="Anderson, Kenneth" w:date="2026-10-09T09:18:00Z" w16du:dateUtc="2026-10-09T13:18:00Z">
              <w:tcPr>
                <w:tcW w:w="1374" w:type="dxa"/>
                <w:gridSpan w:val="2"/>
                <w:tcBorders>
                  <w:top w:val="nil"/>
                  <w:bottom w:val="single" w:sz="4" w:space="0" w:color="auto"/>
                </w:tcBorders>
              </w:tcPr>
            </w:tcPrChange>
          </w:tcPr>
          <w:p w14:paraId="14001073" w14:textId="4022644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35" w:author="Anderson, Kenneth" w:date="2026-10-09T09:17:00Z" w16du:dateUtc="2026-10-09T13:17:00Z"/>
                <w:rFonts w:ascii="Times New Roman" w:hAnsi="Times New Roman" w:cs="Times New Roman"/>
                <w:sz w:val="22"/>
                <w:szCs w:val="22"/>
                <w:rPrChange w:id="2536" w:author="Anderson, Kenneth" w:date="2026-10-09T09:20:00Z" w16du:dateUtc="2026-10-09T13:20:00Z">
                  <w:rPr>
                    <w:ins w:id="2537" w:author="Anderson, Kenneth" w:date="2026-10-09T09:17:00Z" w16du:dateUtc="2026-10-09T13:17:00Z"/>
                    <w:rFonts w:ascii="Times New Roman" w:hAnsi="Times New Roman" w:cs="Times New Roman"/>
                  </w:rPr>
                </w:rPrChange>
              </w:rPr>
            </w:pPr>
            <w:ins w:id="2538" w:author="Anderson, Kenneth" w:date="2026-10-09T09:18:00Z" w16du:dateUtc="2026-10-09T13:18:00Z">
              <w:r w:rsidRPr="00344A90">
                <w:rPr>
                  <w:rFonts w:ascii="Times New Roman" w:hAnsi="Times New Roman" w:cs="Times New Roman"/>
                  <w:color w:val="000000"/>
                  <w:sz w:val="22"/>
                  <w:szCs w:val="22"/>
                  <w:rPrChange w:id="2539" w:author="Anderson, Kenneth" w:date="2026-10-09T09:20:00Z" w16du:dateUtc="2026-10-09T13:20:00Z">
                    <w:rPr>
                      <w:rFonts w:ascii="Segoe UI" w:hAnsi="Segoe UI" w:cs="Segoe UI"/>
                      <w:color w:val="000000"/>
                      <w:sz w:val="16"/>
                      <w:szCs w:val="16"/>
                    </w:rPr>
                  </w:rPrChange>
                </w:rPr>
                <w:t>26%</w:t>
              </w:r>
            </w:ins>
          </w:p>
        </w:tc>
        <w:tc>
          <w:tcPr>
            <w:tcW w:w="795" w:type="dxa"/>
            <w:tcBorders>
              <w:top w:val="nil"/>
              <w:bottom w:val="single" w:sz="4" w:space="0" w:color="auto"/>
            </w:tcBorders>
            <w:vAlign w:val="center"/>
            <w:tcPrChange w:id="2540" w:author="Anderson, Kenneth" w:date="2026-10-09T09:18:00Z" w16du:dateUtc="2026-10-09T13:18:00Z">
              <w:tcPr>
                <w:tcW w:w="893" w:type="dxa"/>
                <w:tcBorders>
                  <w:top w:val="nil"/>
                  <w:bottom w:val="single" w:sz="4" w:space="0" w:color="auto"/>
                </w:tcBorders>
              </w:tcPr>
            </w:tcPrChange>
          </w:tcPr>
          <w:p w14:paraId="6183BC8E" w14:textId="3AB0E4F5"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41" w:author="Anderson, Kenneth" w:date="2026-10-09T09:17:00Z" w16du:dateUtc="2026-10-09T13:17:00Z"/>
                <w:rFonts w:ascii="Times New Roman" w:hAnsi="Times New Roman" w:cs="Times New Roman"/>
                <w:sz w:val="22"/>
                <w:szCs w:val="22"/>
                <w:rPrChange w:id="2542" w:author="Anderson, Kenneth" w:date="2026-10-09T09:20:00Z" w16du:dateUtc="2026-10-09T13:20:00Z">
                  <w:rPr>
                    <w:ins w:id="2543" w:author="Anderson, Kenneth" w:date="2026-10-09T09:17:00Z" w16du:dateUtc="2026-10-09T13:17:00Z"/>
                    <w:rFonts w:ascii="Times New Roman" w:hAnsi="Times New Roman" w:cs="Times New Roman"/>
                  </w:rPr>
                </w:rPrChange>
              </w:rPr>
            </w:pPr>
            <w:ins w:id="2544" w:author="Anderson, Kenneth" w:date="2026-10-09T09:18:00Z" w16du:dateUtc="2026-10-09T13:18:00Z">
              <w:r w:rsidRPr="00344A90">
                <w:rPr>
                  <w:rFonts w:ascii="Times New Roman" w:hAnsi="Times New Roman" w:cs="Times New Roman"/>
                  <w:color w:val="000000"/>
                  <w:sz w:val="22"/>
                  <w:szCs w:val="22"/>
                  <w:rPrChange w:id="2545" w:author="Anderson, Kenneth" w:date="2026-10-09T09:20:00Z" w16du:dateUtc="2026-10-09T13:20:00Z">
                    <w:rPr>
                      <w:rFonts w:ascii="Segoe UI" w:hAnsi="Segoe UI" w:cs="Segoe UI"/>
                      <w:color w:val="000000"/>
                      <w:sz w:val="16"/>
                      <w:szCs w:val="16"/>
                    </w:rPr>
                  </w:rPrChange>
                </w:rPr>
                <w:t>13%</w:t>
              </w:r>
            </w:ins>
          </w:p>
        </w:tc>
        <w:tc>
          <w:tcPr>
            <w:tcW w:w="939" w:type="dxa"/>
            <w:tcBorders>
              <w:top w:val="nil"/>
              <w:bottom w:val="single" w:sz="4" w:space="0" w:color="auto"/>
            </w:tcBorders>
            <w:vAlign w:val="center"/>
            <w:tcPrChange w:id="2546" w:author="Anderson, Kenneth" w:date="2026-10-09T09:18:00Z" w16du:dateUtc="2026-10-09T13:18:00Z">
              <w:tcPr>
                <w:tcW w:w="1553" w:type="dxa"/>
                <w:tcBorders>
                  <w:top w:val="nil"/>
                  <w:bottom w:val="single" w:sz="4" w:space="0" w:color="auto"/>
                </w:tcBorders>
              </w:tcPr>
            </w:tcPrChange>
          </w:tcPr>
          <w:p w14:paraId="15E576F2" w14:textId="2055803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47" w:author="Anderson, Kenneth" w:date="2026-10-09T09:17:00Z" w16du:dateUtc="2026-10-09T13:17:00Z"/>
                <w:rFonts w:ascii="Times New Roman" w:hAnsi="Times New Roman" w:cs="Times New Roman"/>
                <w:sz w:val="22"/>
                <w:szCs w:val="22"/>
                <w:rPrChange w:id="2548" w:author="Anderson, Kenneth" w:date="2026-10-09T09:20:00Z" w16du:dateUtc="2026-10-09T13:20:00Z">
                  <w:rPr>
                    <w:ins w:id="2549" w:author="Anderson, Kenneth" w:date="2026-10-09T09:17:00Z" w16du:dateUtc="2026-10-09T13:17:00Z"/>
                    <w:rFonts w:ascii="Times New Roman" w:hAnsi="Times New Roman" w:cs="Times New Roman"/>
                  </w:rPr>
                </w:rPrChange>
              </w:rPr>
            </w:pPr>
            <w:ins w:id="2550" w:author="Anderson, Kenneth" w:date="2026-10-09T09:18:00Z" w16du:dateUtc="2026-10-09T13:18:00Z">
              <w:r w:rsidRPr="00344A90">
                <w:rPr>
                  <w:rFonts w:ascii="Times New Roman" w:hAnsi="Times New Roman" w:cs="Times New Roman"/>
                  <w:color w:val="000000"/>
                  <w:sz w:val="22"/>
                  <w:szCs w:val="22"/>
                  <w:rPrChange w:id="2551" w:author="Anderson, Kenneth" w:date="2026-10-09T09:20:00Z" w16du:dateUtc="2026-10-09T13:20:00Z">
                    <w:rPr>
                      <w:rFonts w:ascii="Segoe UI" w:hAnsi="Segoe UI" w:cs="Segoe UI"/>
                      <w:color w:val="000000"/>
                      <w:sz w:val="16"/>
                      <w:szCs w:val="16"/>
                    </w:rPr>
                  </w:rPrChange>
                </w:rPr>
                <w:t>25%</w:t>
              </w:r>
            </w:ins>
          </w:p>
        </w:tc>
        <w:tc>
          <w:tcPr>
            <w:tcW w:w="793" w:type="dxa"/>
            <w:tcBorders>
              <w:top w:val="nil"/>
              <w:bottom w:val="single" w:sz="4" w:space="0" w:color="auto"/>
            </w:tcBorders>
            <w:vAlign w:val="center"/>
            <w:tcPrChange w:id="2552" w:author="Anderson, Kenneth" w:date="2026-10-09T09:18:00Z" w16du:dateUtc="2026-10-09T13:18:00Z">
              <w:tcPr>
                <w:tcW w:w="891" w:type="dxa"/>
                <w:tcBorders>
                  <w:top w:val="nil"/>
                  <w:bottom w:val="single" w:sz="4" w:space="0" w:color="auto"/>
                </w:tcBorders>
              </w:tcPr>
            </w:tcPrChange>
          </w:tcPr>
          <w:p w14:paraId="1F10CFD9" w14:textId="6D4CB85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53" w:author="Anderson, Kenneth" w:date="2026-10-09T09:17:00Z" w16du:dateUtc="2026-10-09T13:17:00Z"/>
                <w:rFonts w:ascii="Times New Roman" w:hAnsi="Times New Roman" w:cs="Times New Roman"/>
                <w:sz w:val="22"/>
                <w:szCs w:val="22"/>
                <w:rPrChange w:id="2554" w:author="Anderson, Kenneth" w:date="2026-10-09T09:20:00Z" w16du:dateUtc="2026-10-09T13:20:00Z">
                  <w:rPr>
                    <w:ins w:id="2555" w:author="Anderson, Kenneth" w:date="2026-10-09T09:17:00Z" w16du:dateUtc="2026-10-09T13:17:00Z"/>
                    <w:rFonts w:ascii="Times New Roman" w:hAnsi="Times New Roman" w:cs="Times New Roman"/>
                  </w:rPr>
                </w:rPrChange>
              </w:rPr>
            </w:pPr>
            <w:ins w:id="2556" w:author="Anderson, Kenneth" w:date="2026-10-09T09:18:00Z" w16du:dateUtc="2026-10-09T13:18:00Z">
              <w:r w:rsidRPr="00344A90">
                <w:rPr>
                  <w:rFonts w:ascii="Times New Roman" w:hAnsi="Times New Roman" w:cs="Times New Roman"/>
                  <w:color w:val="000000"/>
                  <w:sz w:val="22"/>
                  <w:szCs w:val="22"/>
                  <w:rPrChange w:id="2557" w:author="Anderson, Kenneth" w:date="2026-10-09T09:20:00Z" w16du:dateUtc="2026-10-09T13:20:00Z">
                    <w:rPr>
                      <w:rFonts w:ascii="Segoe UI" w:hAnsi="Segoe UI" w:cs="Segoe UI"/>
                      <w:color w:val="000000"/>
                      <w:sz w:val="16"/>
                      <w:szCs w:val="16"/>
                    </w:rPr>
                  </w:rPrChange>
                </w:rPr>
                <w:t>13%</w:t>
              </w:r>
            </w:ins>
          </w:p>
        </w:tc>
        <w:tc>
          <w:tcPr>
            <w:tcW w:w="1165" w:type="dxa"/>
            <w:tcBorders>
              <w:top w:val="nil"/>
              <w:bottom w:val="single" w:sz="4" w:space="0" w:color="auto"/>
            </w:tcBorders>
            <w:vAlign w:val="center"/>
            <w:tcPrChange w:id="2558" w:author="Anderson, Kenneth" w:date="2026-10-09T09:18:00Z" w16du:dateUtc="2026-10-09T13:18:00Z">
              <w:tcPr>
                <w:tcW w:w="2529" w:type="dxa"/>
                <w:tcBorders>
                  <w:top w:val="nil"/>
                  <w:bottom w:val="single" w:sz="4" w:space="0" w:color="auto"/>
                </w:tcBorders>
              </w:tcPr>
            </w:tcPrChange>
          </w:tcPr>
          <w:p w14:paraId="63027891" w14:textId="0F4205F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59" w:author="Anderson, Kenneth" w:date="2026-10-09T09:17:00Z" w16du:dateUtc="2026-10-09T13:17:00Z"/>
                <w:rFonts w:ascii="Times New Roman" w:hAnsi="Times New Roman" w:cs="Times New Roman"/>
                <w:sz w:val="22"/>
                <w:szCs w:val="22"/>
                <w:rPrChange w:id="2560" w:author="Anderson, Kenneth" w:date="2026-10-09T09:20:00Z" w16du:dateUtc="2026-10-09T13:20:00Z">
                  <w:rPr>
                    <w:ins w:id="2561" w:author="Anderson, Kenneth" w:date="2026-10-09T09:17:00Z" w16du:dateUtc="2026-10-09T13:17:00Z"/>
                    <w:rFonts w:ascii="Times New Roman" w:hAnsi="Times New Roman" w:cs="Times New Roman"/>
                  </w:rPr>
                </w:rPrChange>
              </w:rPr>
            </w:pPr>
            <w:ins w:id="2562" w:author="Anderson, Kenneth" w:date="2026-10-09T09:18:00Z" w16du:dateUtc="2026-10-09T13:18:00Z">
              <w:r w:rsidRPr="00344A90">
                <w:rPr>
                  <w:rFonts w:ascii="Times New Roman" w:hAnsi="Times New Roman" w:cs="Times New Roman"/>
                  <w:color w:val="000000"/>
                  <w:sz w:val="22"/>
                  <w:szCs w:val="22"/>
                  <w:rPrChange w:id="2563" w:author="Anderson, Kenneth" w:date="2026-10-09T09:20:00Z" w16du:dateUtc="2026-10-09T13:20:00Z">
                    <w:rPr>
                      <w:rFonts w:ascii="Segoe UI" w:hAnsi="Segoe UI" w:cs="Segoe UI"/>
                      <w:color w:val="000000"/>
                      <w:sz w:val="16"/>
                      <w:szCs w:val="16"/>
                    </w:rPr>
                  </w:rPrChange>
                </w:rPr>
                <w:t>-59%</w:t>
              </w:r>
            </w:ins>
          </w:p>
        </w:tc>
      </w:tr>
      <w:tr w:rsidR="00D32DEE" w:rsidRPr="007E5245" w14:paraId="099F1431" w14:textId="77777777" w:rsidTr="00D32DEE">
        <w:tblPrEx>
          <w:tblW w:w="0" w:type="auto"/>
          <w:tblLook w:val="06A0" w:firstRow="1" w:lastRow="0" w:firstColumn="1" w:lastColumn="0" w:noHBand="1" w:noVBand="1"/>
          <w:tblPrExChange w:id="2564" w:author="Anderson, Kenneth" w:date="2026-10-09T09:18:00Z" w16du:dateUtc="2026-10-09T13:18:00Z">
            <w:tblPrEx>
              <w:tblW w:w="0" w:type="auto"/>
              <w:tblLook w:val="06A0" w:firstRow="1" w:lastRow="0" w:firstColumn="1" w:lastColumn="0" w:noHBand="1" w:noVBand="1"/>
            </w:tblPrEx>
          </w:tblPrExChange>
        </w:tblPrEx>
        <w:trPr>
          <w:trHeight w:val="216"/>
          <w:ins w:id="2565" w:author="Anderson, Kenneth" w:date="2026-10-09T09:17:00Z"/>
          <w:trPrChange w:id="2566"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2567" w:author="Anderson, Kenneth" w:date="2026-10-09T09:18:00Z" w16du:dateUtc="2026-10-09T13:18:00Z">
              <w:tcPr>
                <w:tcW w:w="1060" w:type="dxa"/>
                <w:tcBorders>
                  <w:top w:val="single" w:sz="4" w:space="0" w:color="auto"/>
                  <w:bottom w:val="nil"/>
                </w:tcBorders>
              </w:tcPr>
            </w:tcPrChange>
          </w:tcPr>
          <w:p w14:paraId="3594578D" w14:textId="77777777" w:rsidR="00D32DEE" w:rsidRPr="007E5245" w:rsidRDefault="00D32DEE" w:rsidP="00D32DEE">
            <w:pPr>
              <w:pStyle w:val="TableNormal1"/>
              <w:rPr>
                <w:ins w:id="2568" w:author="Anderson, Kenneth" w:date="2026-10-09T09:17:00Z" w16du:dateUtc="2026-10-09T13:17:00Z"/>
                <w:rFonts w:ascii="Times New Roman" w:hAnsi="Times New Roman" w:cs="Times New Roman"/>
              </w:rPr>
            </w:pPr>
            <w:ins w:id="2569" w:author="Anderson, Kenneth" w:date="2026-10-09T09:17:00Z" w16du:dateUtc="2026-10-09T13:17:00Z">
              <w:r w:rsidRPr="007E5245">
                <w:rPr>
                  <w:rFonts w:ascii="Times New Roman" w:hAnsi="Times New Roman" w:cs="Times New Roman"/>
                  <w:color w:val="000000"/>
                </w:rPr>
                <w:t>FORB</w:t>
              </w:r>
            </w:ins>
          </w:p>
        </w:tc>
        <w:tc>
          <w:tcPr>
            <w:tcW w:w="1216" w:type="dxa"/>
            <w:tcBorders>
              <w:top w:val="single" w:sz="4" w:space="0" w:color="auto"/>
              <w:bottom w:val="nil"/>
            </w:tcBorders>
            <w:tcPrChange w:id="2570" w:author="Anderson, Kenneth" w:date="2026-10-09T09:18:00Z" w16du:dateUtc="2026-10-09T13:18:00Z">
              <w:tcPr>
                <w:tcW w:w="1431" w:type="dxa"/>
                <w:tcBorders>
                  <w:top w:val="single" w:sz="4" w:space="0" w:color="auto"/>
                  <w:bottom w:val="nil"/>
                </w:tcBorders>
              </w:tcPr>
            </w:tcPrChange>
          </w:tcPr>
          <w:p w14:paraId="16EF802F"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71" w:author="Anderson, Kenneth" w:date="2026-10-09T09:17:00Z" w16du:dateUtc="2026-10-09T13:17:00Z"/>
                <w:rFonts w:ascii="Times New Roman" w:hAnsi="Times New Roman" w:cs="Times New Roman"/>
              </w:rPr>
            </w:pPr>
            <w:ins w:id="2572" w:author="Anderson, Kenneth" w:date="2026-10-09T09:17:00Z" w16du:dateUtc="2026-10-09T13:17:00Z">
              <w:r w:rsidRPr="007E5245">
                <w:rPr>
                  <w:rFonts w:ascii="Times New Roman" w:hAnsi="Times New Roman" w:cs="Times New Roman"/>
                  <w:color w:val="000000"/>
                </w:rPr>
                <w:t>5</w:t>
              </w:r>
            </w:ins>
          </w:p>
        </w:tc>
        <w:tc>
          <w:tcPr>
            <w:tcW w:w="1206" w:type="dxa"/>
            <w:tcBorders>
              <w:top w:val="single" w:sz="4" w:space="0" w:color="auto"/>
              <w:bottom w:val="nil"/>
            </w:tcBorders>
            <w:tcPrChange w:id="2573" w:author="Anderson, Kenneth" w:date="2026-10-09T09:18:00Z" w16du:dateUtc="2026-10-09T13:18:00Z">
              <w:tcPr>
                <w:tcW w:w="2110" w:type="dxa"/>
                <w:tcBorders>
                  <w:top w:val="single" w:sz="4" w:space="0" w:color="auto"/>
                  <w:bottom w:val="nil"/>
                </w:tcBorders>
              </w:tcPr>
            </w:tcPrChange>
          </w:tcPr>
          <w:p w14:paraId="7D155B3E"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574" w:author="Anderson, Kenneth" w:date="2026-10-09T09:17:00Z" w16du:dateUtc="2026-10-09T13:17:00Z"/>
                <w:rFonts w:ascii="Times New Roman" w:hAnsi="Times New Roman" w:cs="Times New Roman"/>
              </w:rPr>
            </w:pPr>
            <w:ins w:id="2575" w:author="Anderson, Kenneth" w:date="2026-10-09T09:17:00Z" w16du:dateUtc="2026-10-09T13:17:00Z">
              <w:r w:rsidRPr="007E5245">
                <w:rPr>
                  <w:rFonts w:ascii="Times New Roman" w:hAnsi="Times New Roman" w:cs="Times New Roman"/>
                  <w:color w:val="000000"/>
                </w:rPr>
                <w:t>2023</w:t>
              </w:r>
            </w:ins>
          </w:p>
        </w:tc>
        <w:tc>
          <w:tcPr>
            <w:tcW w:w="1176" w:type="dxa"/>
            <w:tcBorders>
              <w:top w:val="single" w:sz="4" w:space="0" w:color="auto"/>
              <w:bottom w:val="nil"/>
            </w:tcBorders>
            <w:tcPrChange w:id="2576" w:author="Anderson, Kenneth" w:date="2026-10-09T09:18:00Z" w16du:dateUtc="2026-10-09T13:18:00Z">
              <w:tcPr>
                <w:tcW w:w="1119" w:type="dxa"/>
                <w:tcBorders>
                  <w:top w:val="single" w:sz="4" w:space="0" w:color="auto"/>
                  <w:bottom w:val="nil"/>
                </w:tcBorders>
              </w:tcPr>
            </w:tcPrChange>
          </w:tcPr>
          <w:p w14:paraId="375A675D"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77" w:author="Anderson, Kenneth" w:date="2026-10-09T09:17:00Z" w16du:dateUtc="2026-10-09T13:17:00Z"/>
                <w:rFonts w:ascii="Times New Roman" w:hAnsi="Times New Roman" w:cs="Times New Roman"/>
              </w:rPr>
            </w:pPr>
            <w:ins w:id="2578" w:author="Anderson, Kenneth" w:date="2026-10-09T09:17:00Z" w16du:dateUtc="2026-10-09T13:17:00Z">
              <w:r w:rsidRPr="007E5245">
                <w:rPr>
                  <w:rFonts w:ascii="Times New Roman" w:hAnsi="Times New Roman" w:cs="Times New Roman"/>
                  <w:color w:val="000000"/>
                </w:rPr>
                <w:t>15,657</w:t>
              </w:r>
            </w:ins>
          </w:p>
        </w:tc>
        <w:tc>
          <w:tcPr>
            <w:tcW w:w="933" w:type="dxa"/>
            <w:gridSpan w:val="2"/>
            <w:tcBorders>
              <w:top w:val="single" w:sz="4" w:space="0" w:color="auto"/>
              <w:bottom w:val="nil"/>
            </w:tcBorders>
            <w:vAlign w:val="center"/>
            <w:tcPrChange w:id="2579" w:author="Anderson, Kenneth" w:date="2026-10-09T09:18:00Z" w16du:dateUtc="2026-10-09T13:18:00Z">
              <w:tcPr>
                <w:tcW w:w="1374" w:type="dxa"/>
                <w:gridSpan w:val="2"/>
                <w:tcBorders>
                  <w:top w:val="single" w:sz="4" w:space="0" w:color="auto"/>
                  <w:bottom w:val="nil"/>
                </w:tcBorders>
              </w:tcPr>
            </w:tcPrChange>
          </w:tcPr>
          <w:p w14:paraId="223C2EC8" w14:textId="6B189C6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80" w:author="Anderson, Kenneth" w:date="2026-10-09T09:17:00Z" w16du:dateUtc="2026-10-09T13:17:00Z"/>
                <w:rFonts w:ascii="Times New Roman" w:hAnsi="Times New Roman" w:cs="Times New Roman"/>
                <w:sz w:val="22"/>
                <w:szCs w:val="22"/>
                <w:rPrChange w:id="2581" w:author="Anderson, Kenneth" w:date="2026-10-09T09:20:00Z" w16du:dateUtc="2026-10-09T13:20:00Z">
                  <w:rPr>
                    <w:ins w:id="2582" w:author="Anderson, Kenneth" w:date="2026-10-09T09:17:00Z" w16du:dateUtc="2026-10-09T13:17:00Z"/>
                    <w:rFonts w:ascii="Times New Roman" w:hAnsi="Times New Roman" w:cs="Times New Roman"/>
                  </w:rPr>
                </w:rPrChange>
              </w:rPr>
            </w:pPr>
            <w:ins w:id="2583" w:author="Anderson, Kenneth" w:date="2026-10-09T09:18:00Z" w16du:dateUtc="2026-10-09T13:18:00Z">
              <w:r w:rsidRPr="00344A90">
                <w:rPr>
                  <w:rFonts w:ascii="Times New Roman" w:hAnsi="Times New Roman" w:cs="Times New Roman"/>
                  <w:color w:val="000000"/>
                  <w:sz w:val="22"/>
                  <w:szCs w:val="22"/>
                  <w:rPrChange w:id="2584" w:author="Anderson, Kenneth" w:date="2026-10-09T09:20:00Z" w16du:dateUtc="2026-10-09T13:20:00Z">
                    <w:rPr>
                      <w:rFonts w:ascii="Segoe UI" w:hAnsi="Segoe UI" w:cs="Segoe UI"/>
                      <w:color w:val="000000"/>
                      <w:sz w:val="16"/>
                      <w:szCs w:val="16"/>
                    </w:rPr>
                  </w:rPrChange>
                </w:rPr>
                <w:t>25%</w:t>
              </w:r>
            </w:ins>
          </w:p>
        </w:tc>
        <w:tc>
          <w:tcPr>
            <w:tcW w:w="795" w:type="dxa"/>
            <w:tcBorders>
              <w:top w:val="single" w:sz="4" w:space="0" w:color="auto"/>
              <w:bottom w:val="nil"/>
            </w:tcBorders>
            <w:vAlign w:val="center"/>
            <w:tcPrChange w:id="2585" w:author="Anderson, Kenneth" w:date="2026-10-09T09:18:00Z" w16du:dateUtc="2026-10-09T13:18:00Z">
              <w:tcPr>
                <w:tcW w:w="893" w:type="dxa"/>
                <w:tcBorders>
                  <w:top w:val="single" w:sz="4" w:space="0" w:color="auto"/>
                  <w:bottom w:val="nil"/>
                </w:tcBorders>
              </w:tcPr>
            </w:tcPrChange>
          </w:tcPr>
          <w:p w14:paraId="79DB79E2" w14:textId="7922F6D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86" w:author="Anderson, Kenneth" w:date="2026-10-09T09:17:00Z" w16du:dateUtc="2026-10-09T13:17:00Z"/>
                <w:rFonts w:ascii="Times New Roman" w:hAnsi="Times New Roman" w:cs="Times New Roman"/>
                <w:sz w:val="22"/>
                <w:szCs w:val="22"/>
                <w:rPrChange w:id="2587" w:author="Anderson, Kenneth" w:date="2026-10-09T09:20:00Z" w16du:dateUtc="2026-10-09T13:20:00Z">
                  <w:rPr>
                    <w:ins w:id="2588" w:author="Anderson, Kenneth" w:date="2026-10-09T09:17:00Z" w16du:dateUtc="2026-10-09T13:17:00Z"/>
                    <w:rFonts w:ascii="Times New Roman" w:hAnsi="Times New Roman" w:cs="Times New Roman"/>
                  </w:rPr>
                </w:rPrChange>
              </w:rPr>
            </w:pPr>
            <w:ins w:id="2589" w:author="Anderson, Kenneth" w:date="2026-10-09T09:18:00Z" w16du:dateUtc="2026-10-09T13:18:00Z">
              <w:r w:rsidRPr="00344A90">
                <w:rPr>
                  <w:rFonts w:ascii="Times New Roman" w:hAnsi="Times New Roman" w:cs="Times New Roman"/>
                  <w:color w:val="000000"/>
                  <w:sz w:val="22"/>
                  <w:szCs w:val="22"/>
                  <w:rPrChange w:id="2590" w:author="Anderson, Kenneth" w:date="2026-10-09T09:20:00Z" w16du:dateUtc="2026-10-09T13:20:00Z">
                    <w:rPr>
                      <w:rFonts w:ascii="Segoe UI" w:hAnsi="Segoe UI" w:cs="Segoe UI"/>
                      <w:color w:val="000000"/>
                      <w:sz w:val="16"/>
                      <w:szCs w:val="16"/>
                    </w:rPr>
                  </w:rPrChange>
                </w:rPr>
                <w:t>-12%</w:t>
              </w:r>
            </w:ins>
          </w:p>
        </w:tc>
        <w:tc>
          <w:tcPr>
            <w:tcW w:w="939" w:type="dxa"/>
            <w:tcBorders>
              <w:top w:val="single" w:sz="4" w:space="0" w:color="auto"/>
              <w:bottom w:val="nil"/>
            </w:tcBorders>
            <w:vAlign w:val="center"/>
            <w:tcPrChange w:id="2591" w:author="Anderson, Kenneth" w:date="2026-10-09T09:18:00Z" w16du:dateUtc="2026-10-09T13:18:00Z">
              <w:tcPr>
                <w:tcW w:w="1553" w:type="dxa"/>
                <w:tcBorders>
                  <w:top w:val="single" w:sz="4" w:space="0" w:color="auto"/>
                  <w:bottom w:val="nil"/>
                </w:tcBorders>
              </w:tcPr>
            </w:tcPrChange>
          </w:tcPr>
          <w:p w14:paraId="73DFBB06" w14:textId="325E0255"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92" w:author="Anderson, Kenneth" w:date="2026-10-09T09:17:00Z" w16du:dateUtc="2026-10-09T13:17:00Z"/>
                <w:rFonts w:ascii="Times New Roman" w:hAnsi="Times New Roman" w:cs="Times New Roman"/>
                <w:sz w:val="22"/>
                <w:szCs w:val="22"/>
                <w:rPrChange w:id="2593" w:author="Anderson, Kenneth" w:date="2026-10-09T09:20:00Z" w16du:dateUtc="2026-10-09T13:20:00Z">
                  <w:rPr>
                    <w:ins w:id="2594" w:author="Anderson, Kenneth" w:date="2026-10-09T09:17:00Z" w16du:dateUtc="2026-10-09T13:17:00Z"/>
                    <w:rFonts w:ascii="Times New Roman" w:hAnsi="Times New Roman" w:cs="Times New Roman"/>
                  </w:rPr>
                </w:rPrChange>
              </w:rPr>
            </w:pPr>
            <w:ins w:id="2595" w:author="Anderson, Kenneth" w:date="2026-10-09T09:18:00Z" w16du:dateUtc="2026-10-09T13:18:00Z">
              <w:r w:rsidRPr="00344A90">
                <w:rPr>
                  <w:rFonts w:ascii="Times New Roman" w:hAnsi="Times New Roman" w:cs="Times New Roman"/>
                  <w:color w:val="000000"/>
                  <w:sz w:val="22"/>
                  <w:szCs w:val="22"/>
                  <w:rPrChange w:id="2596" w:author="Anderson, Kenneth" w:date="2026-10-09T09:20:00Z" w16du:dateUtc="2026-10-09T13:20:00Z">
                    <w:rPr>
                      <w:rFonts w:ascii="Segoe UI" w:hAnsi="Segoe UI" w:cs="Segoe UI"/>
                      <w:color w:val="000000"/>
                      <w:sz w:val="16"/>
                      <w:szCs w:val="16"/>
                    </w:rPr>
                  </w:rPrChange>
                </w:rPr>
                <w:t>17%</w:t>
              </w:r>
            </w:ins>
          </w:p>
        </w:tc>
        <w:tc>
          <w:tcPr>
            <w:tcW w:w="793" w:type="dxa"/>
            <w:tcBorders>
              <w:top w:val="single" w:sz="4" w:space="0" w:color="auto"/>
              <w:bottom w:val="nil"/>
            </w:tcBorders>
            <w:vAlign w:val="center"/>
            <w:tcPrChange w:id="2597" w:author="Anderson, Kenneth" w:date="2026-10-09T09:18:00Z" w16du:dateUtc="2026-10-09T13:18:00Z">
              <w:tcPr>
                <w:tcW w:w="891" w:type="dxa"/>
                <w:tcBorders>
                  <w:top w:val="single" w:sz="4" w:space="0" w:color="auto"/>
                  <w:bottom w:val="nil"/>
                </w:tcBorders>
              </w:tcPr>
            </w:tcPrChange>
          </w:tcPr>
          <w:p w14:paraId="6916D2FB" w14:textId="2D0AC22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598" w:author="Anderson, Kenneth" w:date="2026-10-09T09:17:00Z" w16du:dateUtc="2026-10-09T13:17:00Z"/>
                <w:rFonts w:ascii="Times New Roman" w:hAnsi="Times New Roman" w:cs="Times New Roman"/>
                <w:sz w:val="22"/>
                <w:szCs w:val="22"/>
                <w:rPrChange w:id="2599" w:author="Anderson, Kenneth" w:date="2026-10-09T09:20:00Z" w16du:dateUtc="2026-10-09T13:20:00Z">
                  <w:rPr>
                    <w:ins w:id="2600" w:author="Anderson, Kenneth" w:date="2026-10-09T09:17:00Z" w16du:dateUtc="2026-10-09T13:17:00Z"/>
                    <w:rFonts w:ascii="Times New Roman" w:hAnsi="Times New Roman" w:cs="Times New Roman"/>
                  </w:rPr>
                </w:rPrChange>
              </w:rPr>
            </w:pPr>
            <w:ins w:id="2601" w:author="Anderson, Kenneth" w:date="2026-10-09T09:18:00Z" w16du:dateUtc="2026-10-09T13:18:00Z">
              <w:r w:rsidRPr="00344A90">
                <w:rPr>
                  <w:rFonts w:ascii="Times New Roman" w:hAnsi="Times New Roman" w:cs="Times New Roman"/>
                  <w:color w:val="000000"/>
                  <w:sz w:val="22"/>
                  <w:szCs w:val="22"/>
                  <w:rPrChange w:id="2602" w:author="Anderson, Kenneth" w:date="2026-10-09T09:20:00Z" w16du:dateUtc="2026-10-09T13:20:00Z">
                    <w:rPr>
                      <w:rFonts w:ascii="Segoe UI" w:hAnsi="Segoe UI" w:cs="Segoe UI"/>
                      <w:color w:val="000000"/>
                      <w:sz w:val="16"/>
                      <w:szCs w:val="16"/>
                    </w:rPr>
                  </w:rPrChange>
                </w:rPr>
                <w:t>3%</w:t>
              </w:r>
            </w:ins>
          </w:p>
        </w:tc>
        <w:tc>
          <w:tcPr>
            <w:tcW w:w="1165" w:type="dxa"/>
            <w:tcBorders>
              <w:top w:val="single" w:sz="4" w:space="0" w:color="auto"/>
              <w:bottom w:val="nil"/>
            </w:tcBorders>
            <w:vAlign w:val="center"/>
            <w:tcPrChange w:id="2603" w:author="Anderson, Kenneth" w:date="2026-10-09T09:18:00Z" w16du:dateUtc="2026-10-09T13:18:00Z">
              <w:tcPr>
                <w:tcW w:w="2529" w:type="dxa"/>
                <w:tcBorders>
                  <w:top w:val="single" w:sz="4" w:space="0" w:color="auto"/>
                  <w:bottom w:val="nil"/>
                </w:tcBorders>
              </w:tcPr>
            </w:tcPrChange>
          </w:tcPr>
          <w:p w14:paraId="2BA8E67D" w14:textId="5A67F79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04" w:author="Anderson, Kenneth" w:date="2026-10-09T09:17:00Z" w16du:dateUtc="2026-10-09T13:17:00Z"/>
                <w:rFonts w:ascii="Times New Roman" w:hAnsi="Times New Roman" w:cs="Times New Roman"/>
                <w:sz w:val="22"/>
                <w:szCs w:val="22"/>
                <w:rPrChange w:id="2605" w:author="Anderson, Kenneth" w:date="2026-10-09T09:20:00Z" w16du:dateUtc="2026-10-09T13:20:00Z">
                  <w:rPr>
                    <w:ins w:id="2606" w:author="Anderson, Kenneth" w:date="2026-10-09T09:17:00Z" w16du:dateUtc="2026-10-09T13:17:00Z"/>
                    <w:rFonts w:ascii="Times New Roman" w:hAnsi="Times New Roman" w:cs="Times New Roman"/>
                  </w:rPr>
                </w:rPrChange>
              </w:rPr>
            </w:pPr>
            <w:ins w:id="2607" w:author="Anderson, Kenneth" w:date="2026-10-09T09:18:00Z" w16du:dateUtc="2026-10-09T13:18:00Z">
              <w:r w:rsidRPr="00344A90">
                <w:rPr>
                  <w:rFonts w:ascii="Times New Roman" w:hAnsi="Times New Roman" w:cs="Times New Roman"/>
                  <w:color w:val="000000"/>
                  <w:sz w:val="22"/>
                  <w:szCs w:val="22"/>
                  <w:rPrChange w:id="2608" w:author="Anderson, Kenneth" w:date="2026-10-09T09:20:00Z" w16du:dateUtc="2026-10-09T13:20:00Z">
                    <w:rPr>
                      <w:rFonts w:ascii="Segoe UI" w:hAnsi="Segoe UI" w:cs="Segoe UI"/>
                      <w:color w:val="000000"/>
                      <w:sz w:val="16"/>
                      <w:szCs w:val="16"/>
                    </w:rPr>
                  </w:rPrChange>
                </w:rPr>
                <w:t>17%</w:t>
              </w:r>
            </w:ins>
          </w:p>
        </w:tc>
      </w:tr>
      <w:tr w:rsidR="00D32DEE" w:rsidRPr="007E5245" w14:paraId="63461C11" w14:textId="77777777" w:rsidTr="00D32DEE">
        <w:tblPrEx>
          <w:tblW w:w="0" w:type="auto"/>
          <w:tblLook w:val="06A0" w:firstRow="1" w:lastRow="0" w:firstColumn="1" w:lastColumn="0" w:noHBand="1" w:noVBand="1"/>
          <w:tblPrExChange w:id="2609" w:author="Anderson, Kenneth" w:date="2026-10-09T09:18:00Z" w16du:dateUtc="2026-10-09T13:18:00Z">
            <w:tblPrEx>
              <w:tblW w:w="0" w:type="auto"/>
              <w:tblLook w:val="06A0" w:firstRow="1" w:lastRow="0" w:firstColumn="1" w:lastColumn="0" w:noHBand="1" w:noVBand="1"/>
            </w:tblPrEx>
          </w:tblPrExChange>
        </w:tblPrEx>
        <w:trPr>
          <w:trHeight w:val="216"/>
          <w:ins w:id="2610" w:author="Anderson, Kenneth" w:date="2026-10-09T09:17:00Z"/>
          <w:trPrChange w:id="2611"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Change w:id="2612" w:author="Anderson, Kenneth" w:date="2026-10-09T09:18:00Z" w16du:dateUtc="2026-10-09T13:18:00Z">
              <w:tcPr>
                <w:tcW w:w="1060" w:type="dxa"/>
                <w:tcBorders>
                  <w:top w:val="nil"/>
                  <w:bottom w:val="nil"/>
                </w:tcBorders>
              </w:tcPr>
            </w:tcPrChange>
          </w:tcPr>
          <w:p w14:paraId="36D659EB" w14:textId="77777777" w:rsidR="00D32DEE" w:rsidRPr="007E5245" w:rsidRDefault="00D32DEE" w:rsidP="00D32DEE">
            <w:pPr>
              <w:pStyle w:val="TableNormal1"/>
              <w:rPr>
                <w:ins w:id="2613" w:author="Anderson, Kenneth" w:date="2026-10-09T09:17:00Z" w16du:dateUtc="2026-10-09T13:17:00Z"/>
                <w:rFonts w:ascii="Times New Roman" w:hAnsi="Times New Roman" w:cs="Times New Roman"/>
              </w:rPr>
            </w:pPr>
          </w:p>
        </w:tc>
        <w:tc>
          <w:tcPr>
            <w:tcW w:w="1216" w:type="dxa"/>
            <w:tcBorders>
              <w:top w:val="nil"/>
              <w:bottom w:val="nil"/>
            </w:tcBorders>
            <w:tcPrChange w:id="2614" w:author="Anderson, Kenneth" w:date="2026-10-09T09:18:00Z" w16du:dateUtc="2026-10-09T13:18:00Z">
              <w:tcPr>
                <w:tcW w:w="1431" w:type="dxa"/>
                <w:tcBorders>
                  <w:top w:val="nil"/>
                  <w:bottom w:val="nil"/>
                </w:tcBorders>
              </w:tcPr>
            </w:tcPrChange>
          </w:tcPr>
          <w:p w14:paraId="5844561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15" w:author="Anderson, Kenneth" w:date="2026-10-09T09:17:00Z" w16du:dateUtc="2026-10-09T13:17:00Z"/>
                <w:rFonts w:ascii="Times New Roman" w:hAnsi="Times New Roman" w:cs="Times New Roman"/>
              </w:rPr>
            </w:pPr>
          </w:p>
        </w:tc>
        <w:tc>
          <w:tcPr>
            <w:tcW w:w="1206" w:type="dxa"/>
            <w:tcBorders>
              <w:top w:val="nil"/>
              <w:bottom w:val="nil"/>
            </w:tcBorders>
            <w:tcPrChange w:id="2616" w:author="Anderson, Kenneth" w:date="2026-10-09T09:18:00Z" w16du:dateUtc="2026-10-09T13:18:00Z">
              <w:tcPr>
                <w:tcW w:w="2110" w:type="dxa"/>
                <w:tcBorders>
                  <w:top w:val="nil"/>
                  <w:bottom w:val="nil"/>
                </w:tcBorders>
              </w:tcPr>
            </w:tcPrChange>
          </w:tcPr>
          <w:p w14:paraId="50A7F318"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617" w:author="Anderson, Kenneth" w:date="2026-10-09T09:17:00Z" w16du:dateUtc="2026-10-09T13:17:00Z"/>
                <w:rFonts w:ascii="Times New Roman" w:hAnsi="Times New Roman" w:cs="Times New Roman"/>
              </w:rPr>
            </w:pPr>
            <w:ins w:id="2618" w:author="Anderson, Kenneth" w:date="2026-10-09T09:17:00Z" w16du:dateUtc="2026-10-09T13:17:00Z">
              <w:r w:rsidRPr="007E5245">
                <w:rPr>
                  <w:rFonts w:ascii="Times New Roman" w:hAnsi="Times New Roman" w:cs="Times New Roman"/>
                  <w:color w:val="000000"/>
                </w:rPr>
                <w:t>2024</w:t>
              </w:r>
            </w:ins>
          </w:p>
        </w:tc>
        <w:tc>
          <w:tcPr>
            <w:tcW w:w="1176" w:type="dxa"/>
            <w:tcBorders>
              <w:top w:val="nil"/>
              <w:bottom w:val="nil"/>
            </w:tcBorders>
            <w:tcPrChange w:id="2619" w:author="Anderson, Kenneth" w:date="2026-10-09T09:18:00Z" w16du:dateUtc="2026-10-09T13:18:00Z">
              <w:tcPr>
                <w:tcW w:w="1119" w:type="dxa"/>
                <w:tcBorders>
                  <w:top w:val="nil"/>
                  <w:bottom w:val="nil"/>
                </w:tcBorders>
              </w:tcPr>
            </w:tcPrChange>
          </w:tcPr>
          <w:p w14:paraId="5625BCC7"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20" w:author="Anderson, Kenneth" w:date="2026-10-09T09:17:00Z" w16du:dateUtc="2026-10-09T13:17:00Z"/>
                <w:rFonts w:ascii="Times New Roman" w:hAnsi="Times New Roman" w:cs="Times New Roman"/>
              </w:rPr>
            </w:pPr>
            <w:ins w:id="2621" w:author="Anderson, Kenneth" w:date="2026-10-09T09:17:00Z" w16du:dateUtc="2026-10-09T13:17:00Z">
              <w:r w:rsidRPr="007E5245">
                <w:rPr>
                  <w:rFonts w:ascii="Times New Roman" w:hAnsi="Times New Roman" w:cs="Times New Roman"/>
                  <w:color w:val="000000"/>
                </w:rPr>
                <w:t>10,866</w:t>
              </w:r>
            </w:ins>
          </w:p>
        </w:tc>
        <w:tc>
          <w:tcPr>
            <w:tcW w:w="933" w:type="dxa"/>
            <w:gridSpan w:val="2"/>
            <w:tcBorders>
              <w:top w:val="nil"/>
              <w:bottom w:val="nil"/>
            </w:tcBorders>
            <w:vAlign w:val="center"/>
            <w:tcPrChange w:id="2622" w:author="Anderson, Kenneth" w:date="2026-10-09T09:18:00Z" w16du:dateUtc="2026-10-09T13:18:00Z">
              <w:tcPr>
                <w:tcW w:w="1374" w:type="dxa"/>
                <w:gridSpan w:val="2"/>
                <w:tcBorders>
                  <w:top w:val="nil"/>
                  <w:bottom w:val="nil"/>
                </w:tcBorders>
              </w:tcPr>
            </w:tcPrChange>
          </w:tcPr>
          <w:p w14:paraId="00C80F10" w14:textId="69978D5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23" w:author="Anderson, Kenneth" w:date="2026-10-09T09:17:00Z" w16du:dateUtc="2026-10-09T13:17:00Z"/>
                <w:rFonts w:ascii="Times New Roman" w:hAnsi="Times New Roman" w:cs="Times New Roman"/>
                <w:sz w:val="22"/>
                <w:szCs w:val="22"/>
                <w:rPrChange w:id="2624" w:author="Anderson, Kenneth" w:date="2026-10-09T09:20:00Z" w16du:dateUtc="2026-10-09T13:20:00Z">
                  <w:rPr>
                    <w:ins w:id="2625" w:author="Anderson, Kenneth" w:date="2026-10-09T09:17:00Z" w16du:dateUtc="2026-10-09T13:17:00Z"/>
                    <w:rFonts w:ascii="Times New Roman" w:hAnsi="Times New Roman" w:cs="Times New Roman"/>
                  </w:rPr>
                </w:rPrChange>
              </w:rPr>
            </w:pPr>
            <w:ins w:id="2626" w:author="Anderson, Kenneth" w:date="2026-10-09T09:18:00Z" w16du:dateUtc="2026-10-09T13:18:00Z">
              <w:r w:rsidRPr="00344A90">
                <w:rPr>
                  <w:rFonts w:ascii="Times New Roman" w:hAnsi="Times New Roman" w:cs="Times New Roman"/>
                  <w:color w:val="000000"/>
                  <w:sz w:val="22"/>
                  <w:szCs w:val="22"/>
                  <w:rPrChange w:id="2627" w:author="Anderson, Kenneth" w:date="2026-10-09T09:20:00Z" w16du:dateUtc="2026-10-09T13:20:00Z">
                    <w:rPr>
                      <w:rFonts w:ascii="Segoe UI" w:hAnsi="Segoe UI" w:cs="Segoe UI"/>
                      <w:color w:val="000000"/>
                      <w:sz w:val="16"/>
                      <w:szCs w:val="16"/>
                    </w:rPr>
                  </w:rPrChange>
                </w:rPr>
                <w:t>25%</w:t>
              </w:r>
            </w:ins>
          </w:p>
        </w:tc>
        <w:tc>
          <w:tcPr>
            <w:tcW w:w="795" w:type="dxa"/>
            <w:tcBorders>
              <w:top w:val="nil"/>
              <w:bottom w:val="nil"/>
            </w:tcBorders>
            <w:vAlign w:val="center"/>
            <w:tcPrChange w:id="2628" w:author="Anderson, Kenneth" w:date="2026-10-09T09:18:00Z" w16du:dateUtc="2026-10-09T13:18:00Z">
              <w:tcPr>
                <w:tcW w:w="893" w:type="dxa"/>
                <w:tcBorders>
                  <w:top w:val="nil"/>
                  <w:bottom w:val="nil"/>
                </w:tcBorders>
              </w:tcPr>
            </w:tcPrChange>
          </w:tcPr>
          <w:p w14:paraId="15F69A74" w14:textId="7CBE22A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29" w:author="Anderson, Kenneth" w:date="2026-10-09T09:17:00Z" w16du:dateUtc="2026-10-09T13:17:00Z"/>
                <w:rFonts w:ascii="Times New Roman" w:hAnsi="Times New Roman" w:cs="Times New Roman"/>
                <w:sz w:val="22"/>
                <w:szCs w:val="22"/>
                <w:rPrChange w:id="2630" w:author="Anderson, Kenneth" w:date="2026-10-09T09:20:00Z" w16du:dateUtc="2026-10-09T13:20:00Z">
                  <w:rPr>
                    <w:ins w:id="2631" w:author="Anderson, Kenneth" w:date="2026-10-09T09:17:00Z" w16du:dateUtc="2026-10-09T13:17:00Z"/>
                    <w:rFonts w:ascii="Times New Roman" w:hAnsi="Times New Roman" w:cs="Times New Roman"/>
                  </w:rPr>
                </w:rPrChange>
              </w:rPr>
            </w:pPr>
            <w:ins w:id="2632" w:author="Anderson, Kenneth" w:date="2026-10-09T09:18:00Z" w16du:dateUtc="2026-10-09T13:18:00Z">
              <w:r w:rsidRPr="00344A90">
                <w:rPr>
                  <w:rFonts w:ascii="Times New Roman" w:hAnsi="Times New Roman" w:cs="Times New Roman"/>
                  <w:color w:val="000000"/>
                  <w:sz w:val="22"/>
                  <w:szCs w:val="22"/>
                  <w:rPrChange w:id="2633" w:author="Anderson, Kenneth" w:date="2026-10-09T09:20:00Z" w16du:dateUtc="2026-10-09T13:20:00Z">
                    <w:rPr>
                      <w:rFonts w:ascii="Segoe UI" w:hAnsi="Segoe UI" w:cs="Segoe UI"/>
                      <w:color w:val="000000"/>
                      <w:sz w:val="16"/>
                      <w:szCs w:val="16"/>
                    </w:rPr>
                  </w:rPrChange>
                </w:rPr>
                <w:t>-11%</w:t>
              </w:r>
            </w:ins>
          </w:p>
        </w:tc>
        <w:tc>
          <w:tcPr>
            <w:tcW w:w="939" w:type="dxa"/>
            <w:tcBorders>
              <w:top w:val="nil"/>
              <w:bottom w:val="nil"/>
            </w:tcBorders>
            <w:vAlign w:val="center"/>
            <w:tcPrChange w:id="2634" w:author="Anderson, Kenneth" w:date="2026-10-09T09:18:00Z" w16du:dateUtc="2026-10-09T13:18:00Z">
              <w:tcPr>
                <w:tcW w:w="1553" w:type="dxa"/>
                <w:tcBorders>
                  <w:top w:val="nil"/>
                  <w:bottom w:val="nil"/>
                </w:tcBorders>
              </w:tcPr>
            </w:tcPrChange>
          </w:tcPr>
          <w:p w14:paraId="30900C1D" w14:textId="3964EAA5"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35" w:author="Anderson, Kenneth" w:date="2026-10-09T09:17:00Z" w16du:dateUtc="2026-10-09T13:17:00Z"/>
                <w:rFonts w:ascii="Times New Roman" w:hAnsi="Times New Roman" w:cs="Times New Roman"/>
                <w:sz w:val="22"/>
                <w:szCs w:val="22"/>
                <w:rPrChange w:id="2636" w:author="Anderson, Kenneth" w:date="2026-10-09T09:20:00Z" w16du:dateUtc="2026-10-09T13:20:00Z">
                  <w:rPr>
                    <w:ins w:id="2637" w:author="Anderson, Kenneth" w:date="2026-10-09T09:17:00Z" w16du:dateUtc="2026-10-09T13:17:00Z"/>
                    <w:rFonts w:ascii="Times New Roman" w:hAnsi="Times New Roman" w:cs="Times New Roman"/>
                  </w:rPr>
                </w:rPrChange>
              </w:rPr>
            </w:pPr>
            <w:ins w:id="2638" w:author="Anderson, Kenneth" w:date="2026-10-09T09:18:00Z" w16du:dateUtc="2026-10-09T13:18:00Z">
              <w:r w:rsidRPr="00344A90">
                <w:rPr>
                  <w:rFonts w:ascii="Times New Roman" w:hAnsi="Times New Roman" w:cs="Times New Roman"/>
                  <w:color w:val="000000"/>
                  <w:sz w:val="22"/>
                  <w:szCs w:val="22"/>
                  <w:rPrChange w:id="2639" w:author="Anderson, Kenneth" w:date="2026-10-09T09:20:00Z" w16du:dateUtc="2026-10-09T13:20:00Z">
                    <w:rPr>
                      <w:rFonts w:ascii="Segoe UI" w:hAnsi="Segoe UI" w:cs="Segoe UI"/>
                      <w:color w:val="000000"/>
                      <w:sz w:val="16"/>
                      <w:szCs w:val="16"/>
                    </w:rPr>
                  </w:rPrChange>
                </w:rPr>
                <w:t>18%</w:t>
              </w:r>
            </w:ins>
          </w:p>
        </w:tc>
        <w:tc>
          <w:tcPr>
            <w:tcW w:w="793" w:type="dxa"/>
            <w:tcBorders>
              <w:top w:val="nil"/>
              <w:bottom w:val="nil"/>
            </w:tcBorders>
            <w:vAlign w:val="center"/>
            <w:tcPrChange w:id="2640" w:author="Anderson, Kenneth" w:date="2026-10-09T09:18:00Z" w16du:dateUtc="2026-10-09T13:18:00Z">
              <w:tcPr>
                <w:tcW w:w="891" w:type="dxa"/>
                <w:tcBorders>
                  <w:top w:val="nil"/>
                  <w:bottom w:val="nil"/>
                </w:tcBorders>
              </w:tcPr>
            </w:tcPrChange>
          </w:tcPr>
          <w:p w14:paraId="212D8DD0" w14:textId="33B1FF0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41" w:author="Anderson, Kenneth" w:date="2026-10-09T09:17:00Z" w16du:dateUtc="2026-10-09T13:17:00Z"/>
                <w:rFonts w:ascii="Times New Roman" w:hAnsi="Times New Roman" w:cs="Times New Roman"/>
                <w:sz w:val="22"/>
                <w:szCs w:val="22"/>
                <w:rPrChange w:id="2642" w:author="Anderson, Kenneth" w:date="2026-10-09T09:20:00Z" w16du:dateUtc="2026-10-09T13:20:00Z">
                  <w:rPr>
                    <w:ins w:id="2643" w:author="Anderson, Kenneth" w:date="2026-10-09T09:17:00Z" w16du:dateUtc="2026-10-09T13:17:00Z"/>
                    <w:rFonts w:ascii="Times New Roman" w:hAnsi="Times New Roman" w:cs="Times New Roman"/>
                  </w:rPr>
                </w:rPrChange>
              </w:rPr>
            </w:pPr>
            <w:ins w:id="2644" w:author="Anderson, Kenneth" w:date="2026-10-09T09:18:00Z" w16du:dateUtc="2026-10-09T13:18:00Z">
              <w:r w:rsidRPr="00344A90">
                <w:rPr>
                  <w:rFonts w:ascii="Times New Roman" w:hAnsi="Times New Roman" w:cs="Times New Roman"/>
                  <w:color w:val="000000"/>
                  <w:sz w:val="22"/>
                  <w:szCs w:val="22"/>
                  <w:rPrChange w:id="2645" w:author="Anderson, Kenneth" w:date="2026-10-09T09:20:00Z" w16du:dateUtc="2026-10-09T13:20:00Z">
                    <w:rPr>
                      <w:rFonts w:ascii="Segoe UI" w:hAnsi="Segoe UI" w:cs="Segoe UI"/>
                      <w:color w:val="000000"/>
                      <w:sz w:val="16"/>
                      <w:szCs w:val="16"/>
                    </w:rPr>
                  </w:rPrChange>
                </w:rPr>
                <w:t>4%</w:t>
              </w:r>
            </w:ins>
          </w:p>
        </w:tc>
        <w:tc>
          <w:tcPr>
            <w:tcW w:w="1165" w:type="dxa"/>
            <w:tcBorders>
              <w:top w:val="nil"/>
              <w:bottom w:val="nil"/>
            </w:tcBorders>
            <w:vAlign w:val="center"/>
            <w:tcPrChange w:id="2646" w:author="Anderson, Kenneth" w:date="2026-10-09T09:18:00Z" w16du:dateUtc="2026-10-09T13:18:00Z">
              <w:tcPr>
                <w:tcW w:w="2529" w:type="dxa"/>
                <w:tcBorders>
                  <w:top w:val="nil"/>
                  <w:bottom w:val="nil"/>
                </w:tcBorders>
              </w:tcPr>
            </w:tcPrChange>
          </w:tcPr>
          <w:p w14:paraId="6BA63B84" w14:textId="56130BA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47" w:author="Anderson, Kenneth" w:date="2026-10-09T09:17:00Z" w16du:dateUtc="2026-10-09T13:17:00Z"/>
                <w:rFonts w:ascii="Times New Roman" w:hAnsi="Times New Roman" w:cs="Times New Roman"/>
                <w:sz w:val="22"/>
                <w:szCs w:val="22"/>
                <w:rPrChange w:id="2648" w:author="Anderson, Kenneth" w:date="2026-10-09T09:20:00Z" w16du:dateUtc="2026-10-09T13:20:00Z">
                  <w:rPr>
                    <w:ins w:id="2649" w:author="Anderson, Kenneth" w:date="2026-10-09T09:17:00Z" w16du:dateUtc="2026-10-09T13:17:00Z"/>
                    <w:rFonts w:ascii="Times New Roman" w:hAnsi="Times New Roman" w:cs="Times New Roman"/>
                  </w:rPr>
                </w:rPrChange>
              </w:rPr>
            </w:pPr>
            <w:ins w:id="2650" w:author="Anderson, Kenneth" w:date="2026-10-09T09:18:00Z" w16du:dateUtc="2026-10-09T13:18:00Z">
              <w:r w:rsidRPr="00344A90">
                <w:rPr>
                  <w:rFonts w:ascii="Times New Roman" w:hAnsi="Times New Roman" w:cs="Times New Roman"/>
                  <w:color w:val="000000"/>
                  <w:sz w:val="22"/>
                  <w:szCs w:val="22"/>
                  <w:rPrChange w:id="2651" w:author="Anderson, Kenneth" w:date="2026-10-09T09:20:00Z" w16du:dateUtc="2026-10-09T13:20:00Z">
                    <w:rPr>
                      <w:rFonts w:ascii="Segoe UI" w:hAnsi="Segoe UI" w:cs="Segoe UI"/>
                      <w:color w:val="000000"/>
                      <w:sz w:val="16"/>
                      <w:szCs w:val="16"/>
                    </w:rPr>
                  </w:rPrChange>
                </w:rPr>
                <w:t>18%</w:t>
              </w:r>
            </w:ins>
          </w:p>
        </w:tc>
      </w:tr>
      <w:tr w:rsidR="00D32DEE" w:rsidRPr="007E5245" w14:paraId="097698C4" w14:textId="77777777" w:rsidTr="00D32DEE">
        <w:tblPrEx>
          <w:tblW w:w="0" w:type="auto"/>
          <w:tblLook w:val="06A0" w:firstRow="1" w:lastRow="0" w:firstColumn="1" w:lastColumn="0" w:noHBand="1" w:noVBand="1"/>
          <w:tblPrExChange w:id="2652" w:author="Anderson, Kenneth" w:date="2026-10-09T09:18:00Z" w16du:dateUtc="2026-10-09T13:18:00Z">
            <w:tblPrEx>
              <w:tblW w:w="0" w:type="auto"/>
              <w:tblLook w:val="06A0" w:firstRow="1" w:lastRow="0" w:firstColumn="1" w:lastColumn="0" w:noHBand="1" w:noVBand="1"/>
            </w:tblPrEx>
          </w:tblPrExChange>
        </w:tblPrEx>
        <w:trPr>
          <w:trHeight w:val="216"/>
          <w:ins w:id="2653" w:author="Anderson, Kenneth" w:date="2026-10-09T09:17:00Z"/>
          <w:trPrChange w:id="2654"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2655" w:author="Anderson, Kenneth" w:date="2026-10-09T09:18:00Z" w16du:dateUtc="2026-10-09T13:18:00Z">
              <w:tcPr>
                <w:tcW w:w="1060" w:type="dxa"/>
                <w:tcBorders>
                  <w:top w:val="nil"/>
                  <w:bottom w:val="single" w:sz="4" w:space="0" w:color="auto"/>
                </w:tcBorders>
              </w:tcPr>
            </w:tcPrChange>
          </w:tcPr>
          <w:p w14:paraId="13AFA9FF" w14:textId="77777777" w:rsidR="00D32DEE" w:rsidRPr="007E5245" w:rsidRDefault="00D32DEE" w:rsidP="00D32DEE">
            <w:pPr>
              <w:pStyle w:val="TableNormal1"/>
              <w:rPr>
                <w:ins w:id="2656"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2657" w:author="Anderson, Kenneth" w:date="2026-10-09T09:18:00Z" w16du:dateUtc="2026-10-09T13:18:00Z">
              <w:tcPr>
                <w:tcW w:w="1431" w:type="dxa"/>
                <w:tcBorders>
                  <w:top w:val="nil"/>
                  <w:bottom w:val="single" w:sz="4" w:space="0" w:color="auto"/>
                </w:tcBorders>
              </w:tcPr>
            </w:tcPrChange>
          </w:tcPr>
          <w:p w14:paraId="55194BBD"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58"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2659" w:author="Anderson, Kenneth" w:date="2026-10-09T09:18:00Z" w16du:dateUtc="2026-10-09T13:18:00Z">
              <w:tcPr>
                <w:tcW w:w="2110" w:type="dxa"/>
                <w:tcBorders>
                  <w:top w:val="nil"/>
                  <w:bottom w:val="single" w:sz="4" w:space="0" w:color="auto"/>
                </w:tcBorders>
              </w:tcPr>
            </w:tcPrChange>
          </w:tcPr>
          <w:p w14:paraId="467B8307"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660" w:author="Anderson, Kenneth" w:date="2026-10-09T09:17:00Z" w16du:dateUtc="2026-10-09T13:17:00Z"/>
                <w:rFonts w:ascii="Times New Roman" w:hAnsi="Times New Roman" w:cs="Times New Roman"/>
              </w:rPr>
            </w:pPr>
            <w:ins w:id="2661"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2662" w:author="Anderson, Kenneth" w:date="2026-10-09T09:18:00Z" w16du:dateUtc="2026-10-09T13:18:00Z">
              <w:tcPr>
                <w:tcW w:w="1119" w:type="dxa"/>
                <w:tcBorders>
                  <w:top w:val="nil"/>
                  <w:bottom w:val="single" w:sz="4" w:space="0" w:color="auto"/>
                </w:tcBorders>
              </w:tcPr>
            </w:tcPrChange>
          </w:tcPr>
          <w:p w14:paraId="0B5E7691"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63" w:author="Anderson, Kenneth" w:date="2026-10-09T09:17:00Z" w16du:dateUtc="2026-10-09T13:17:00Z"/>
                <w:rFonts w:ascii="Times New Roman" w:hAnsi="Times New Roman" w:cs="Times New Roman"/>
              </w:rPr>
            </w:pPr>
            <w:ins w:id="2664" w:author="Anderson, Kenneth" w:date="2026-10-09T09:17:00Z" w16du:dateUtc="2026-10-09T13:17:00Z">
              <w:r w:rsidRPr="007E5245">
                <w:rPr>
                  <w:rFonts w:ascii="Times New Roman" w:hAnsi="Times New Roman" w:cs="Times New Roman"/>
                  <w:color w:val="000000"/>
                </w:rPr>
                <w:t>20,858</w:t>
              </w:r>
            </w:ins>
          </w:p>
        </w:tc>
        <w:tc>
          <w:tcPr>
            <w:tcW w:w="933" w:type="dxa"/>
            <w:gridSpan w:val="2"/>
            <w:tcBorders>
              <w:top w:val="nil"/>
              <w:bottom w:val="single" w:sz="4" w:space="0" w:color="auto"/>
            </w:tcBorders>
            <w:vAlign w:val="center"/>
            <w:tcPrChange w:id="2665" w:author="Anderson, Kenneth" w:date="2026-10-09T09:18:00Z" w16du:dateUtc="2026-10-09T13:18:00Z">
              <w:tcPr>
                <w:tcW w:w="1374" w:type="dxa"/>
                <w:gridSpan w:val="2"/>
                <w:tcBorders>
                  <w:top w:val="nil"/>
                  <w:bottom w:val="single" w:sz="4" w:space="0" w:color="auto"/>
                </w:tcBorders>
              </w:tcPr>
            </w:tcPrChange>
          </w:tcPr>
          <w:p w14:paraId="41F7560B" w14:textId="5DD6A37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66" w:author="Anderson, Kenneth" w:date="2026-10-09T09:17:00Z" w16du:dateUtc="2026-10-09T13:17:00Z"/>
                <w:rFonts w:ascii="Times New Roman" w:hAnsi="Times New Roman" w:cs="Times New Roman"/>
                <w:sz w:val="22"/>
                <w:szCs w:val="22"/>
                <w:rPrChange w:id="2667" w:author="Anderson, Kenneth" w:date="2026-10-09T09:20:00Z" w16du:dateUtc="2026-10-09T13:20:00Z">
                  <w:rPr>
                    <w:ins w:id="2668" w:author="Anderson, Kenneth" w:date="2026-10-09T09:17:00Z" w16du:dateUtc="2026-10-09T13:17:00Z"/>
                    <w:rFonts w:ascii="Times New Roman" w:hAnsi="Times New Roman" w:cs="Times New Roman"/>
                  </w:rPr>
                </w:rPrChange>
              </w:rPr>
            </w:pPr>
            <w:ins w:id="2669" w:author="Anderson, Kenneth" w:date="2026-10-09T09:18:00Z" w16du:dateUtc="2026-10-09T13:18:00Z">
              <w:r w:rsidRPr="00344A90">
                <w:rPr>
                  <w:rFonts w:ascii="Times New Roman" w:hAnsi="Times New Roman" w:cs="Times New Roman"/>
                  <w:color w:val="000000"/>
                  <w:sz w:val="22"/>
                  <w:szCs w:val="22"/>
                  <w:rPrChange w:id="2670" w:author="Anderson, Kenneth" w:date="2026-10-09T09:20:00Z" w16du:dateUtc="2026-10-09T13:20:00Z">
                    <w:rPr>
                      <w:rFonts w:ascii="Segoe UI" w:hAnsi="Segoe UI" w:cs="Segoe UI"/>
                      <w:color w:val="000000"/>
                      <w:sz w:val="16"/>
                      <w:szCs w:val="16"/>
                    </w:rPr>
                  </w:rPrChange>
                </w:rPr>
                <w:t>23%</w:t>
              </w:r>
            </w:ins>
          </w:p>
        </w:tc>
        <w:tc>
          <w:tcPr>
            <w:tcW w:w="795" w:type="dxa"/>
            <w:tcBorders>
              <w:top w:val="nil"/>
              <w:bottom w:val="single" w:sz="4" w:space="0" w:color="auto"/>
            </w:tcBorders>
            <w:vAlign w:val="center"/>
            <w:tcPrChange w:id="2671" w:author="Anderson, Kenneth" w:date="2026-10-09T09:18:00Z" w16du:dateUtc="2026-10-09T13:18:00Z">
              <w:tcPr>
                <w:tcW w:w="893" w:type="dxa"/>
                <w:tcBorders>
                  <w:top w:val="nil"/>
                  <w:bottom w:val="single" w:sz="4" w:space="0" w:color="auto"/>
                </w:tcBorders>
              </w:tcPr>
            </w:tcPrChange>
          </w:tcPr>
          <w:p w14:paraId="48ACB4C5" w14:textId="53BE9D6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72" w:author="Anderson, Kenneth" w:date="2026-10-09T09:17:00Z" w16du:dateUtc="2026-10-09T13:17:00Z"/>
                <w:rFonts w:ascii="Times New Roman" w:hAnsi="Times New Roman" w:cs="Times New Roman"/>
                <w:sz w:val="22"/>
                <w:szCs w:val="22"/>
                <w:rPrChange w:id="2673" w:author="Anderson, Kenneth" w:date="2026-10-09T09:20:00Z" w16du:dateUtc="2026-10-09T13:20:00Z">
                  <w:rPr>
                    <w:ins w:id="2674" w:author="Anderson, Kenneth" w:date="2026-10-09T09:17:00Z" w16du:dateUtc="2026-10-09T13:17:00Z"/>
                    <w:rFonts w:ascii="Times New Roman" w:hAnsi="Times New Roman" w:cs="Times New Roman"/>
                  </w:rPr>
                </w:rPrChange>
              </w:rPr>
            </w:pPr>
            <w:ins w:id="2675" w:author="Anderson, Kenneth" w:date="2026-10-09T09:18:00Z" w16du:dateUtc="2026-10-09T13:18:00Z">
              <w:r w:rsidRPr="00344A90">
                <w:rPr>
                  <w:rFonts w:ascii="Times New Roman" w:hAnsi="Times New Roman" w:cs="Times New Roman"/>
                  <w:color w:val="000000"/>
                  <w:sz w:val="22"/>
                  <w:szCs w:val="22"/>
                  <w:rPrChange w:id="2676" w:author="Anderson, Kenneth" w:date="2026-10-09T09:20:00Z" w16du:dateUtc="2026-10-09T13:20:00Z">
                    <w:rPr>
                      <w:rFonts w:ascii="Segoe UI" w:hAnsi="Segoe UI" w:cs="Segoe UI"/>
                      <w:color w:val="000000"/>
                      <w:sz w:val="16"/>
                      <w:szCs w:val="16"/>
                    </w:rPr>
                  </w:rPrChange>
                </w:rPr>
                <w:t>-14%</w:t>
              </w:r>
            </w:ins>
          </w:p>
        </w:tc>
        <w:tc>
          <w:tcPr>
            <w:tcW w:w="939" w:type="dxa"/>
            <w:tcBorders>
              <w:top w:val="nil"/>
              <w:bottom w:val="single" w:sz="4" w:space="0" w:color="auto"/>
            </w:tcBorders>
            <w:vAlign w:val="center"/>
            <w:tcPrChange w:id="2677" w:author="Anderson, Kenneth" w:date="2026-10-09T09:18:00Z" w16du:dateUtc="2026-10-09T13:18:00Z">
              <w:tcPr>
                <w:tcW w:w="1553" w:type="dxa"/>
                <w:tcBorders>
                  <w:top w:val="nil"/>
                  <w:bottom w:val="single" w:sz="4" w:space="0" w:color="auto"/>
                </w:tcBorders>
              </w:tcPr>
            </w:tcPrChange>
          </w:tcPr>
          <w:p w14:paraId="249FBC11" w14:textId="54F0C56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78" w:author="Anderson, Kenneth" w:date="2026-10-09T09:17:00Z" w16du:dateUtc="2026-10-09T13:17:00Z"/>
                <w:rFonts w:ascii="Times New Roman" w:hAnsi="Times New Roman" w:cs="Times New Roman"/>
                <w:sz w:val="22"/>
                <w:szCs w:val="22"/>
                <w:rPrChange w:id="2679" w:author="Anderson, Kenneth" w:date="2026-10-09T09:20:00Z" w16du:dateUtc="2026-10-09T13:20:00Z">
                  <w:rPr>
                    <w:ins w:id="2680" w:author="Anderson, Kenneth" w:date="2026-10-09T09:17:00Z" w16du:dateUtc="2026-10-09T13:17:00Z"/>
                    <w:rFonts w:ascii="Times New Roman" w:hAnsi="Times New Roman" w:cs="Times New Roman"/>
                  </w:rPr>
                </w:rPrChange>
              </w:rPr>
            </w:pPr>
            <w:ins w:id="2681" w:author="Anderson, Kenneth" w:date="2026-10-09T09:18:00Z" w16du:dateUtc="2026-10-09T13:18:00Z">
              <w:r w:rsidRPr="00344A90">
                <w:rPr>
                  <w:rFonts w:ascii="Times New Roman" w:hAnsi="Times New Roman" w:cs="Times New Roman"/>
                  <w:color w:val="000000"/>
                  <w:sz w:val="22"/>
                  <w:szCs w:val="22"/>
                  <w:rPrChange w:id="2682" w:author="Anderson, Kenneth" w:date="2026-10-09T09:20:00Z" w16du:dateUtc="2026-10-09T13:20:00Z">
                    <w:rPr>
                      <w:rFonts w:ascii="Segoe UI" w:hAnsi="Segoe UI" w:cs="Segoe UI"/>
                      <w:color w:val="000000"/>
                      <w:sz w:val="16"/>
                      <w:szCs w:val="16"/>
                    </w:rPr>
                  </w:rPrChange>
                </w:rPr>
                <w:t>16%</w:t>
              </w:r>
            </w:ins>
          </w:p>
        </w:tc>
        <w:tc>
          <w:tcPr>
            <w:tcW w:w="793" w:type="dxa"/>
            <w:tcBorders>
              <w:top w:val="nil"/>
              <w:bottom w:val="single" w:sz="4" w:space="0" w:color="auto"/>
            </w:tcBorders>
            <w:vAlign w:val="center"/>
            <w:tcPrChange w:id="2683" w:author="Anderson, Kenneth" w:date="2026-10-09T09:18:00Z" w16du:dateUtc="2026-10-09T13:18:00Z">
              <w:tcPr>
                <w:tcW w:w="891" w:type="dxa"/>
                <w:tcBorders>
                  <w:top w:val="nil"/>
                  <w:bottom w:val="single" w:sz="4" w:space="0" w:color="auto"/>
                </w:tcBorders>
              </w:tcPr>
            </w:tcPrChange>
          </w:tcPr>
          <w:p w14:paraId="1EFE8B21" w14:textId="2D688AE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84" w:author="Anderson, Kenneth" w:date="2026-10-09T09:17:00Z" w16du:dateUtc="2026-10-09T13:17:00Z"/>
                <w:rFonts w:ascii="Times New Roman" w:hAnsi="Times New Roman" w:cs="Times New Roman"/>
                <w:sz w:val="22"/>
                <w:szCs w:val="22"/>
                <w:rPrChange w:id="2685" w:author="Anderson, Kenneth" w:date="2026-10-09T09:20:00Z" w16du:dateUtc="2026-10-09T13:20:00Z">
                  <w:rPr>
                    <w:ins w:id="2686" w:author="Anderson, Kenneth" w:date="2026-10-09T09:17:00Z" w16du:dateUtc="2026-10-09T13:17:00Z"/>
                    <w:rFonts w:ascii="Times New Roman" w:hAnsi="Times New Roman" w:cs="Times New Roman"/>
                  </w:rPr>
                </w:rPrChange>
              </w:rPr>
            </w:pPr>
            <w:ins w:id="2687" w:author="Anderson, Kenneth" w:date="2026-10-09T09:18:00Z" w16du:dateUtc="2026-10-09T13:18:00Z">
              <w:r w:rsidRPr="00344A90">
                <w:rPr>
                  <w:rFonts w:ascii="Times New Roman" w:hAnsi="Times New Roman" w:cs="Times New Roman"/>
                  <w:color w:val="000000"/>
                  <w:sz w:val="22"/>
                  <w:szCs w:val="22"/>
                  <w:rPrChange w:id="2688" w:author="Anderson, Kenneth" w:date="2026-10-09T09:20:00Z" w16du:dateUtc="2026-10-09T13:20:00Z">
                    <w:rPr>
                      <w:rFonts w:ascii="Segoe UI" w:hAnsi="Segoe UI" w:cs="Segoe UI"/>
                      <w:color w:val="000000"/>
                      <w:sz w:val="16"/>
                      <w:szCs w:val="16"/>
                    </w:rPr>
                  </w:rPrChange>
                </w:rPr>
                <w:t>2%</w:t>
              </w:r>
            </w:ins>
          </w:p>
        </w:tc>
        <w:tc>
          <w:tcPr>
            <w:tcW w:w="1165" w:type="dxa"/>
            <w:tcBorders>
              <w:top w:val="nil"/>
              <w:bottom w:val="single" w:sz="4" w:space="0" w:color="auto"/>
            </w:tcBorders>
            <w:vAlign w:val="center"/>
            <w:tcPrChange w:id="2689" w:author="Anderson, Kenneth" w:date="2026-10-09T09:18:00Z" w16du:dateUtc="2026-10-09T13:18:00Z">
              <w:tcPr>
                <w:tcW w:w="2529" w:type="dxa"/>
                <w:tcBorders>
                  <w:top w:val="nil"/>
                  <w:bottom w:val="single" w:sz="4" w:space="0" w:color="auto"/>
                </w:tcBorders>
              </w:tcPr>
            </w:tcPrChange>
          </w:tcPr>
          <w:p w14:paraId="262C383F" w14:textId="2699ED6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690" w:author="Anderson, Kenneth" w:date="2026-10-09T09:17:00Z" w16du:dateUtc="2026-10-09T13:17:00Z"/>
                <w:rFonts w:ascii="Times New Roman" w:hAnsi="Times New Roman" w:cs="Times New Roman"/>
                <w:sz w:val="22"/>
                <w:szCs w:val="22"/>
                <w:rPrChange w:id="2691" w:author="Anderson, Kenneth" w:date="2026-10-09T09:20:00Z" w16du:dateUtc="2026-10-09T13:20:00Z">
                  <w:rPr>
                    <w:ins w:id="2692" w:author="Anderson, Kenneth" w:date="2026-10-09T09:17:00Z" w16du:dateUtc="2026-10-09T13:17:00Z"/>
                    <w:rFonts w:ascii="Times New Roman" w:hAnsi="Times New Roman" w:cs="Times New Roman"/>
                  </w:rPr>
                </w:rPrChange>
              </w:rPr>
            </w:pPr>
            <w:ins w:id="2693" w:author="Anderson, Kenneth" w:date="2026-10-09T09:18:00Z" w16du:dateUtc="2026-10-09T13:18:00Z">
              <w:r w:rsidRPr="00344A90">
                <w:rPr>
                  <w:rFonts w:ascii="Times New Roman" w:hAnsi="Times New Roman" w:cs="Times New Roman"/>
                  <w:color w:val="000000"/>
                  <w:sz w:val="22"/>
                  <w:szCs w:val="22"/>
                  <w:rPrChange w:id="2694" w:author="Anderson, Kenneth" w:date="2026-10-09T09:20:00Z" w16du:dateUtc="2026-10-09T13:20:00Z">
                    <w:rPr>
                      <w:rFonts w:ascii="Segoe UI" w:hAnsi="Segoe UI" w:cs="Segoe UI"/>
                      <w:color w:val="000000"/>
                      <w:sz w:val="16"/>
                      <w:szCs w:val="16"/>
                    </w:rPr>
                  </w:rPrChange>
                </w:rPr>
                <w:t>15%</w:t>
              </w:r>
            </w:ins>
          </w:p>
        </w:tc>
      </w:tr>
      <w:tr w:rsidR="00D32DEE" w:rsidRPr="007E5245" w14:paraId="11855963" w14:textId="77777777" w:rsidTr="00D32DEE">
        <w:tblPrEx>
          <w:tblW w:w="0" w:type="auto"/>
          <w:tblLook w:val="06A0" w:firstRow="1" w:lastRow="0" w:firstColumn="1" w:lastColumn="0" w:noHBand="1" w:noVBand="1"/>
          <w:tblPrExChange w:id="2695" w:author="Anderson, Kenneth" w:date="2026-10-09T09:18:00Z" w16du:dateUtc="2026-10-09T13:18:00Z">
            <w:tblPrEx>
              <w:tblW w:w="0" w:type="auto"/>
              <w:tblLook w:val="06A0" w:firstRow="1" w:lastRow="0" w:firstColumn="1" w:lastColumn="0" w:noHBand="1" w:noVBand="1"/>
            </w:tblPrEx>
          </w:tblPrExChange>
        </w:tblPrEx>
        <w:trPr>
          <w:trHeight w:val="216"/>
          <w:ins w:id="2696" w:author="Anderson, Kenneth" w:date="2026-10-09T09:17:00Z"/>
          <w:trPrChange w:id="2697"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2698" w:author="Anderson, Kenneth" w:date="2026-10-09T09:18:00Z" w16du:dateUtc="2026-10-09T13:18:00Z">
              <w:tcPr>
                <w:tcW w:w="1060" w:type="dxa"/>
                <w:tcBorders>
                  <w:top w:val="single" w:sz="4" w:space="0" w:color="auto"/>
                  <w:bottom w:val="nil"/>
                </w:tcBorders>
              </w:tcPr>
            </w:tcPrChange>
          </w:tcPr>
          <w:p w14:paraId="25CF3C72" w14:textId="77777777" w:rsidR="00D32DEE" w:rsidRPr="007E5245" w:rsidRDefault="00D32DEE" w:rsidP="00D32DEE">
            <w:pPr>
              <w:pStyle w:val="TableNormal1"/>
              <w:rPr>
                <w:ins w:id="2699" w:author="Anderson, Kenneth" w:date="2026-10-09T09:17:00Z" w16du:dateUtc="2026-10-09T13:17:00Z"/>
                <w:rFonts w:ascii="Times New Roman" w:hAnsi="Times New Roman" w:cs="Times New Roman"/>
              </w:rPr>
            </w:pPr>
            <w:ins w:id="2700" w:author="Anderson, Kenneth" w:date="2026-10-09T09:17:00Z" w16du:dateUtc="2026-10-09T13:17:00Z">
              <w:r w:rsidRPr="007E5245">
                <w:rPr>
                  <w:rFonts w:ascii="Times New Roman" w:hAnsi="Times New Roman" w:cs="Times New Roman"/>
                  <w:color w:val="000000"/>
                </w:rPr>
                <w:t>GORF</w:t>
              </w:r>
            </w:ins>
          </w:p>
        </w:tc>
        <w:tc>
          <w:tcPr>
            <w:tcW w:w="1216" w:type="dxa"/>
            <w:tcBorders>
              <w:top w:val="single" w:sz="4" w:space="0" w:color="auto"/>
              <w:bottom w:val="nil"/>
            </w:tcBorders>
            <w:tcPrChange w:id="2701" w:author="Anderson, Kenneth" w:date="2026-10-09T09:18:00Z" w16du:dateUtc="2026-10-09T13:18:00Z">
              <w:tcPr>
                <w:tcW w:w="1431" w:type="dxa"/>
                <w:tcBorders>
                  <w:top w:val="single" w:sz="4" w:space="0" w:color="auto"/>
                  <w:bottom w:val="nil"/>
                </w:tcBorders>
              </w:tcPr>
            </w:tcPrChange>
          </w:tcPr>
          <w:p w14:paraId="1A4E9F75"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02" w:author="Anderson, Kenneth" w:date="2026-10-09T09:17:00Z" w16du:dateUtc="2026-10-09T13:17:00Z"/>
                <w:rFonts w:ascii="Times New Roman" w:hAnsi="Times New Roman" w:cs="Times New Roman"/>
              </w:rPr>
            </w:pPr>
            <w:ins w:id="2703" w:author="Anderson, Kenneth" w:date="2026-10-09T09:17:00Z" w16du:dateUtc="2026-10-09T13:17:00Z">
              <w:r w:rsidRPr="007E5245">
                <w:rPr>
                  <w:rFonts w:ascii="Times New Roman" w:hAnsi="Times New Roman" w:cs="Times New Roman"/>
                  <w:color w:val="000000"/>
                </w:rPr>
                <w:t>1</w:t>
              </w:r>
            </w:ins>
          </w:p>
        </w:tc>
        <w:tc>
          <w:tcPr>
            <w:tcW w:w="1206" w:type="dxa"/>
            <w:tcBorders>
              <w:top w:val="single" w:sz="4" w:space="0" w:color="auto"/>
              <w:bottom w:val="nil"/>
            </w:tcBorders>
            <w:tcPrChange w:id="2704" w:author="Anderson, Kenneth" w:date="2026-10-09T09:18:00Z" w16du:dateUtc="2026-10-09T13:18:00Z">
              <w:tcPr>
                <w:tcW w:w="2110" w:type="dxa"/>
                <w:tcBorders>
                  <w:top w:val="single" w:sz="4" w:space="0" w:color="auto"/>
                  <w:bottom w:val="nil"/>
                </w:tcBorders>
              </w:tcPr>
            </w:tcPrChange>
          </w:tcPr>
          <w:p w14:paraId="55480E44"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705" w:author="Anderson, Kenneth" w:date="2026-10-09T09:17:00Z" w16du:dateUtc="2026-10-09T13:17:00Z"/>
                <w:rFonts w:ascii="Times New Roman" w:hAnsi="Times New Roman" w:cs="Times New Roman"/>
              </w:rPr>
            </w:pPr>
            <w:ins w:id="2706" w:author="Anderson, Kenneth" w:date="2026-10-09T09:17:00Z" w16du:dateUtc="2026-10-09T13:17:00Z">
              <w:r w:rsidRPr="007E5245">
                <w:rPr>
                  <w:rFonts w:ascii="Times New Roman" w:hAnsi="Times New Roman" w:cs="Times New Roman"/>
                  <w:color w:val="000000"/>
                </w:rPr>
                <w:t>2024</w:t>
              </w:r>
            </w:ins>
          </w:p>
        </w:tc>
        <w:tc>
          <w:tcPr>
            <w:tcW w:w="1176" w:type="dxa"/>
            <w:tcBorders>
              <w:top w:val="single" w:sz="4" w:space="0" w:color="auto"/>
              <w:bottom w:val="nil"/>
            </w:tcBorders>
            <w:tcPrChange w:id="2707" w:author="Anderson, Kenneth" w:date="2026-10-09T09:18:00Z" w16du:dateUtc="2026-10-09T13:18:00Z">
              <w:tcPr>
                <w:tcW w:w="1119" w:type="dxa"/>
                <w:tcBorders>
                  <w:top w:val="single" w:sz="4" w:space="0" w:color="auto"/>
                  <w:bottom w:val="nil"/>
                </w:tcBorders>
              </w:tcPr>
            </w:tcPrChange>
          </w:tcPr>
          <w:p w14:paraId="48581A7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08" w:author="Anderson, Kenneth" w:date="2026-10-09T09:17:00Z" w16du:dateUtc="2026-10-09T13:17:00Z"/>
                <w:rFonts w:ascii="Times New Roman" w:hAnsi="Times New Roman" w:cs="Times New Roman"/>
              </w:rPr>
            </w:pPr>
            <w:ins w:id="2709" w:author="Anderson, Kenneth" w:date="2026-10-09T09:17:00Z" w16du:dateUtc="2026-10-09T13:17:00Z">
              <w:r w:rsidRPr="007E5245">
                <w:rPr>
                  <w:rFonts w:ascii="Times New Roman" w:hAnsi="Times New Roman" w:cs="Times New Roman"/>
                  <w:color w:val="000000"/>
                </w:rPr>
                <w:t>115</w:t>
              </w:r>
            </w:ins>
          </w:p>
        </w:tc>
        <w:tc>
          <w:tcPr>
            <w:tcW w:w="933" w:type="dxa"/>
            <w:gridSpan w:val="2"/>
            <w:tcBorders>
              <w:top w:val="single" w:sz="4" w:space="0" w:color="auto"/>
              <w:bottom w:val="nil"/>
            </w:tcBorders>
            <w:vAlign w:val="center"/>
            <w:tcPrChange w:id="2710" w:author="Anderson, Kenneth" w:date="2026-10-09T09:18:00Z" w16du:dateUtc="2026-10-09T13:18:00Z">
              <w:tcPr>
                <w:tcW w:w="1374" w:type="dxa"/>
                <w:gridSpan w:val="2"/>
                <w:tcBorders>
                  <w:top w:val="single" w:sz="4" w:space="0" w:color="auto"/>
                  <w:bottom w:val="nil"/>
                </w:tcBorders>
              </w:tcPr>
            </w:tcPrChange>
          </w:tcPr>
          <w:p w14:paraId="76FC70A4" w14:textId="4D62FC1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11" w:author="Anderson, Kenneth" w:date="2026-10-09T09:17:00Z" w16du:dateUtc="2026-10-09T13:17:00Z"/>
                <w:rFonts w:ascii="Times New Roman" w:hAnsi="Times New Roman" w:cs="Times New Roman"/>
                <w:sz w:val="22"/>
                <w:szCs w:val="22"/>
                <w:rPrChange w:id="2712" w:author="Anderson, Kenneth" w:date="2026-10-09T09:20:00Z" w16du:dateUtc="2026-10-09T13:20:00Z">
                  <w:rPr>
                    <w:ins w:id="2713" w:author="Anderson, Kenneth" w:date="2026-10-09T09:17:00Z" w16du:dateUtc="2026-10-09T13:17:00Z"/>
                    <w:rFonts w:ascii="Times New Roman" w:hAnsi="Times New Roman" w:cs="Times New Roman"/>
                  </w:rPr>
                </w:rPrChange>
              </w:rPr>
            </w:pPr>
            <w:ins w:id="2714" w:author="Anderson, Kenneth" w:date="2026-10-09T09:18:00Z" w16du:dateUtc="2026-10-09T13:18:00Z">
              <w:r w:rsidRPr="00344A90">
                <w:rPr>
                  <w:rFonts w:ascii="Times New Roman" w:hAnsi="Times New Roman" w:cs="Times New Roman"/>
                  <w:color w:val="000000"/>
                  <w:sz w:val="22"/>
                  <w:szCs w:val="22"/>
                  <w:rPrChange w:id="2715" w:author="Anderson, Kenneth" w:date="2026-10-09T09:20:00Z" w16du:dateUtc="2026-10-09T13:20:00Z">
                    <w:rPr>
                      <w:rFonts w:ascii="Segoe UI" w:hAnsi="Segoe UI" w:cs="Segoe UI"/>
                      <w:color w:val="000000"/>
                      <w:sz w:val="16"/>
                      <w:szCs w:val="16"/>
                    </w:rPr>
                  </w:rPrChange>
                </w:rPr>
                <w:t>14%</w:t>
              </w:r>
            </w:ins>
          </w:p>
        </w:tc>
        <w:tc>
          <w:tcPr>
            <w:tcW w:w="795" w:type="dxa"/>
            <w:tcBorders>
              <w:top w:val="single" w:sz="4" w:space="0" w:color="auto"/>
              <w:bottom w:val="nil"/>
            </w:tcBorders>
            <w:vAlign w:val="center"/>
            <w:tcPrChange w:id="2716" w:author="Anderson, Kenneth" w:date="2026-10-09T09:18:00Z" w16du:dateUtc="2026-10-09T13:18:00Z">
              <w:tcPr>
                <w:tcW w:w="893" w:type="dxa"/>
                <w:tcBorders>
                  <w:top w:val="single" w:sz="4" w:space="0" w:color="auto"/>
                  <w:bottom w:val="nil"/>
                </w:tcBorders>
              </w:tcPr>
            </w:tcPrChange>
          </w:tcPr>
          <w:p w14:paraId="4D7A37DE" w14:textId="3456DB7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17" w:author="Anderson, Kenneth" w:date="2026-10-09T09:17:00Z" w16du:dateUtc="2026-10-09T13:17:00Z"/>
                <w:rFonts w:ascii="Times New Roman" w:hAnsi="Times New Roman" w:cs="Times New Roman"/>
                <w:sz w:val="22"/>
                <w:szCs w:val="22"/>
                <w:rPrChange w:id="2718" w:author="Anderson, Kenneth" w:date="2026-10-09T09:20:00Z" w16du:dateUtc="2026-10-09T13:20:00Z">
                  <w:rPr>
                    <w:ins w:id="2719" w:author="Anderson, Kenneth" w:date="2026-10-09T09:17:00Z" w16du:dateUtc="2026-10-09T13:17:00Z"/>
                    <w:rFonts w:ascii="Times New Roman" w:hAnsi="Times New Roman" w:cs="Times New Roman"/>
                  </w:rPr>
                </w:rPrChange>
              </w:rPr>
            </w:pPr>
            <w:ins w:id="2720" w:author="Anderson, Kenneth" w:date="2026-10-09T09:18:00Z" w16du:dateUtc="2026-10-09T13:18:00Z">
              <w:r w:rsidRPr="00344A90">
                <w:rPr>
                  <w:rFonts w:ascii="Times New Roman" w:hAnsi="Times New Roman" w:cs="Times New Roman"/>
                  <w:color w:val="000000"/>
                  <w:sz w:val="22"/>
                  <w:szCs w:val="22"/>
                  <w:rPrChange w:id="2721" w:author="Anderson, Kenneth" w:date="2026-10-09T09:20:00Z" w16du:dateUtc="2026-10-09T13:20:00Z">
                    <w:rPr>
                      <w:rFonts w:ascii="Segoe UI" w:hAnsi="Segoe UI" w:cs="Segoe UI"/>
                      <w:color w:val="000000"/>
                      <w:sz w:val="16"/>
                      <w:szCs w:val="16"/>
                    </w:rPr>
                  </w:rPrChange>
                </w:rPr>
                <w:t>14%</w:t>
              </w:r>
            </w:ins>
          </w:p>
        </w:tc>
        <w:tc>
          <w:tcPr>
            <w:tcW w:w="939" w:type="dxa"/>
            <w:tcBorders>
              <w:top w:val="single" w:sz="4" w:space="0" w:color="auto"/>
              <w:bottom w:val="nil"/>
            </w:tcBorders>
            <w:vAlign w:val="center"/>
            <w:tcPrChange w:id="2722" w:author="Anderson, Kenneth" w:date="2026-10-09T09:18:00Z" w16du:dateUtc="2026-10-09T13:18:00Z">
              <w:tcPr>
                <w:tcW w:w="1553" w:type="dxa"/>
                <w:tcBorders>
                  <w:top w:val="single" w:sz="4" w:space="0" w:color="auto"/>
                  <w:bottom w:val="nil"/>
                </w:tcBorders>
              </w:tcPr>
            </w:tcPrChange>
          </w:tcPr>
          <w:p w14:paraId="64BE15E4" w14:textId="4A1FE5C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23" w:author="Anderson, Kenneth" w:date="2026-10-09T09:17:00Z" w16du:dateUtc="2026-10-09T13:17:00Z"/>
                <w:rFonts w:ascii="Times New Roman" w:hAnsi="Times New Roman" w:cs="Times New Roman"/>
                <w:sz w:val="22"/>
                <w:szCs w:val="22"/>
                <w:rPrChange w:id="2724" w:author="Anderson, Kenneth" w:date="2026-10-09T09:20:00Z" w16du:dateUtc="2026-10-09T13:20:00Z">
                  <w:rPr>
                    <w:ins w:id="2725" w:author="Anderson, Kenneth" w:date="2026-10-09T09:17:00Z" w16du:dateUtc="2026-10-09T13:17:00Z"/>
                    <w:rFonts w:ascii="Times New Roman" w:hAnsi="Times New Roman" w:cs="Times New Roman"/>
                  </w:rPr>
                </w:rPrChange>
              </w:rPr>
            </w:pPr>
            <w:ins w:id="2726" w:author="Anderson, Kenneth" w:date="2026-10-09T09:18:00Z" w16du:dateUtc="2026-10-09T13:18:00Z">
              <w:r w:rsidRPr="00344A90">
                <w:rPr>
                  <w:rFonts w:ascii="Times New Roman" w:hAnsi="Times New Roman" w:cs="Times New Roman"/>
                  <w:color w:val="000000"/>
                  <w:sz w:val="22"/>
                  <w:szCs w:val="22"/>
                  <w:rPrChange w:id="2727" w:author="Anderson, Kenneth" w:date="2026-10-09T09:20:00Z" w16du:dateUtc="2026-10-09T13:20:00Z">
                    <w:rPr>
                      <w:rFonts w:ascii="Segoe UI" w:hAnsi="Segoe UI" w:cs="Segoe UI"/>
                      <w:color w:val="000000"/>
                      <w:sz w:val="16"/>
                      <w:szCs w:val="16"/>
                    </w:rPr>
                  </w:rPrChange>
                </w:rPr>
                <w:t>14%</w:t>
              </w:r>
            </w:ins>
          </w:p>
        </w:tc>
        <w:tc>
          <w:tcPr>
            <w:tcW w:w="793" w:type="dxa"/>
            <w:tcBorders>
              <w:top w:val="single" w:sz="4" w:space="0" w:color="auto"/>
              <w:bottom w:val="nil"/>
            </w:tcBorders>
            <w:vAlign w:val="center"/>
            <w:tcPrChange w:id="2728" w:author="Anderson, Kenneth" w:date="2026-10-09T09:18:00Z" w16du:dateUtc="2026-10-09T13:18:00Z">
              <w:tcPr>
                <w:tcW w:w="891" w:type="dxa"/>
                <w:tcBorders>
                  <w:top w:val="single" w:sz="4" w:space="0" w:color="auto"/>
                  <w:bottom w:val="nil"/>
                </w:tcBorders>
              </w:tcPr>
            </w:tcPrChange>
          </w:tcPr>
          <w:p w14:paraId="6B5AA84A" w14:textId="4A16308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29" w:author="Anderson, Kenneth" w:date="2026-10-09T09:17:00Z" w16du:dateUtc="2026-10-09T13:17:00Z"/>
                <w:rFonts w:ascii="Times New Roman" w:hAnsi="Times New Roman" w:cs="Times New Roman"/>
                <w:sz w:val="22"/>
                <w:szCs w:val="22"/>
                <w:rPrChange w:id="2730" w:author="Anderson, Kenneth" w:date="2026-10-09T09:20:00Z" w16du:dateUtc="2026-10-09T13:20:00Z">
                  <w:rPr>
                    <w:ins w:id="2731" w:author="Anderson, Kenneth" w:date="2026-10-09T09:17:00Z" w16du:dateUtc="2026-10-09T13:17:00Z"/>
                    <w:rFonts w:ascii="Times New Roman" w:hAnsi="Times New Roman" w:cs="Times New Roman"/>
                  </w:rPr>
                </w:rPrChange>
              </w:rPr>
            </w:pPr>
            <w:ins w:id="2732" w:author="Anderson, Kenneth" w:date="2026-10-09T09:18:00Z" w16du:dateUtc="2026-10-09T13:18:00Z">
              <w:r w:rsidRPr="00344A90">
                <w:rPr>
                  <w:rFonts w:ascii="Times New Roman" w:hAnsi="Times New Roman" w:cs="Times New Roman"/>
                  <w:color w:val="000000"/>
                  <w:sz w:val="22"/>
                  <w:szCs w:val="22"/>
                  <w:rPrChange w:id="2733" w:author="Anderson, Kenneth" w:date="2026-10-09T09:20:00Z" w16du:dateUtc="2026-10-09T13:20:00Z">
                    <w:rPr>
                      <w:rFonts w:ascii="Segoe UI" w:hAnsi="Segoe UI" w:cs="Segoe UI"/>
                      <w:color w:val="000000"/>
                      <w:sz w:val="16"/>
                      <w:szCs w:val="16"/>
                    </w:rPr>
                  </w:rPrChange>
                </w:rPr>
                <w:t>14%</w:t>
              </w:r>
            </w:ins>
          </w:p>
        </w:tc>
        <w:tc>
          <w:tcPr>
            <w:tcW w:w="1165" w:type="dxa"/>
            <w:tcBorders>
              <w:top w:val="single" w:sz="4" w:space="0" w:color="auto"/>
              <w:bottom w:val="nil"/>
            </w:tcBorders>
            <w:vAlign w:val="center"/>
            <w:tcPrChange w:id="2734" w:author="Anderson, Kenneth" w:date="2026-10-09T09:18:00Z" w16du:dateUtc="2026-10-09T13:18:00Z">
              <w:tcPr>
                <w:tcW w:w="2529" w:type="dxa"/>
                <w:tcBorders>
                  <w:top w:val="single" w:sz="4" w:space="0" w:color="auto"/>
                  <w:bottom w:val="nil"/>
                </w:tcBorders>
              </w:tcPr>
            </w:tcPrChange>
          </w:tcPr>
          <w:p w14:paraId="0FF6FE45" w14:textId="2DCCA7A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35" w:author="Anderson, Kenneth" w:date="2026-10-09T09:17:00Z" w16du:dateUtc="2026-10-09T13:17:00Z"/>
                <w:rFonts w:ascii="Times New Roman" w:hAnsi="Times New Roman" w:cs="Times New Roman"/>
                <w:sz w:val="22"/>
                <w:szCs w:val="22"/>
                <w:rPrChange w:id="2736" w:author="Anderson, Kenneth" w:date="2026-10-09T09:20:00Z" w16du:dateUtc="2026-10-09T13:20:00Z">
                  <w:rPr>
                    <w:ins w:id="2737" w:author="Anderson, Kenneth" w:date="2026-10-09T09:17:00Z" w16du:dateUtc="2026-10-09T13:17:00Z"/>
                    <w:rFonts w:ascii="Times New Roman" w:hAnsi="Times New Roman" w:cs="Times New Roman"/>
                  </w:rPr>
                </w:rPrChange>
              </w:rPr>
            </w:pPr>
            <w:ins w:id="2738" w:author="Anderson, Kenneth" w:date="2026-10-09T09:18:00Z" w16du:dateUtc="2026-10-09T13:18:00Z">
              <w:r w:rsidRPr="00344A90">
                <w:rPr>
                  <w:rFonts w:ascii="Times New Roman" w:hAnsi="Times New Roman" w:cs="Times New Roman"/>
                  <w:color w:val="000000"/>
                  <w:sz w:val="22"/>
                  <w:szCs w:val="22"/>
                  <w:rPrChange w:id="2739" w:author="Anderson, Kenneth" w:date="2026-10-09T09:20:00Z" w16du:dateUtc="2026-10-09T13:20:00Z">
                    <w:rPr>
                      <w:rFonts w:ascii="Segoe UI" w:hAnsi="Segoe UI" w:cs="Segoe UI"/>
                      <w:color w:val="000000"/>
                      <w:sz w:val="16"/>
                      <w:szCs w:val="16"/>
                    </w:rPr>
                  </w:rPrChange>
                </w:rPr>
                <w:t>14%</w:t>
              </w:r>
            </w:ins>
          </w:p>
        </w:tc>
      </w:tr>
      <w:tr w:rsidR="00D32DEE" w:rsidRPr="007E5245" w14:paraId="58F84B92" w14:textId="77777777" w:rsidTr="00D32DEE">
        <w:tblPrEx>
          <w:tblW w:w="0" w:type="auto"/>
          <w:tblLook w:val="06A0" w:firstRow="1" w:lastRow="0" w:firstColumn="1" w:lastColumn="0" w:noHBand="1" w:noVBand="1"/>
          <w:tblPrExChange w:id="2740" w:author="Anderson, Kenneth" w:date="2026-10-09T09:18:00Z" w16du:dateUtc="2026-10-09T13:18:00Z">
            <w:tblPrEx>
              <w:tblW w:w="0" w:type="auto"/>
              <w:tblLook w:val="06A0" w:firstRow="1" w:lastRow="0" w:firstColumn="1" w:lastColumn="0" w:noHBand="1" w:noVBand="1"/>
            </w:tblPrEx>
          </w:tblPrExChange>
        </w:tblPrEx>
        <w:trPr>
          <w:trHeight w:val="216"/>
          <w:ins w:id="2741" w:author="Anderson, Kenneth" w:date="2026-10-09T09:17:00Z"/>
          <w:trPrChange w:id="2742"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2743" w:author="Anderson, Kenneth" w:date="2026-10-09T09:18:00Z" w16du:dateUtc="2026-10-09T13:18:00Z">
              <w:tcPr>
                <w:tcW w:w="1060" w:type="dxa"/>
                <w:tcBorders>
                  <w:top w:val="nil"/>
                  <w:bottom w:val="single" w:sz="4" w:space="0" w:color="auto"/>
                </w:tcBorders>
              </w:tcPr>
            </w:tcPrChange>
          </w:tcPr>
          <w:p w14:paraId="43C2E6E8" w14:textId="77777777" w:rsidR="00D32DEE" w:rsidRPr="007E5245" w:rsidRDefault="00D32DEE" w:rsidP="00D32DEE">
            <w:pPr>
              <w:pStyle w:val="TableNormal1"/>
              <w:rPr>
                <w:ins w:id="2744"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2745" w:author="Anderson, Kenneth" w:date="2026-10-09T09:18:00Z" w16du:dateUtc="2026-10-09T13:18:00Z">
              <w:tcPr>
                <w:tcW w:w="1431" w:type="dxa"/>
                <w:tcBorders>
                  <w:top w:val="nil"/>
                  <w:bottom w:val="single" w:sz="4" w:space="0" w:color="auto"/>
                </w:tcBorders>
              </w:tcPr>
            </w:tcPrChange>
          </w:tcPr>
          <w:p w14:paraId="2721381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46"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2747" w:author="Anderson, Kenneth" w:date="2026-10-09T09:18:00Z" w16du:dateUtc="2026-10-09T13:18:00Z">
              <w:tcPr>
                <w:tcW w:w="2110" w:type="dxa"/>
                <w:tcBorders>
                  <w:top w:val="nil"/>
                  <w:bottom w:val="single" w:sz="4" w:space="0" w:color="auto"/>
                </w:tcBorders>
              </w:tcPr>
            </w:tcPrChange>
          </w:tcPr>
          <w:p w14:paraId="40725E3E"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748" w:author="Anderson, Kenneth" w:date="2026-10-09T09:17:00Z" w16du:dateUtc="2026-10-09T13:17:00Z"/>
                <w:rFonts w:ascii="Times New Roman" w:hAnsi="Times New Roman" w:cs="Times New Roman"/>
              </w:rPr>
            </w:pPr>
            <w:ins w:id="2749"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2750" w:author="Anderson, Kenneth" w:date="2026-10-09T09:18:00Z" w16du:dateUtc="2026-10-09T13:18:00Z">
              <w:tcPr>
                <w:tcW w:w="1119" w:type="dxa"/>
                <w:tcBorders>
                  <w:top w:val="nil"/>
                  <w:bottom w:val="single" w:sz="4" w:space="0" w:color="auto"/>
                </w:tcBorders>
              </w:tcPr>
            </w:tcPrChange>
          </w:tcPr>
          <w:p w14:paraId="7E9642B7"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51" w:author="Anderson, Kenneth" w:date="2026-10-09T09:17:00Z" w16du:dateUtc="2026-10-09T13:17:00Z"/>
                <w:rFonts w:ascii="Times New Roman" w:hAnsi="Times New Roman" w:cs="Times New Roman"/>
              </w:rPr>
            </w:pPr>
            <w:ins w:id="2752" w:author="Anderson, Kenneth" w:date="2026-10-09T09:17:00Z" w16du:dateUtc="2026-10-09T13:17:00Z">
              <w:r w:rsidRPr="007E5245">
                <w:rPr>
                  <w:rFonts w:ascii="Times New Roman" w:hAnsi="Times New Roman" w:cs="Times New Roman"/>
                  <w:color w:val="000000"/>
                </w:rPr>
                <w:t>613</w:t>
              </w:r>
            </w:ins>
          </w:p>
        </w:tc>
        <w:tc>
          <w:tcPr>
            <w:tcW w:w="933" w:type="dxa"/>
            <w:gridSpan w:val="2"/>
            <w:tcBorders>
              <w:top w:val="nil"/>
              <w:bottom w:val="single" w:sz="4" w:space="0" w:color="auto"/>
            </w:tcBorders>
            <w:vAlign w:val="center"/>
            <w:tcPrChange w:id="2753" w:author="Anderson, Kenneth" w:date="2026-10-09T09:18:00Z" w16du:dateUtc="2026-10-09T13:18:00Z">
              <w:tcPr>
                <w:tcW w:w="1374" w:type="dxa"/>
                <w:gridSpan w:val="2"/>
                <w:tcBorders>
                  <w:top w:val="nil"/>
                  <w:bottom w:val="single" w:sz="4" w:space="0" w:color="auto"/>
                </w:tcBorders>
              </w:tcPr>
            </w:tcPrChange>
          </w:tcPr>
          <w:p w14:paraId="658A70A5" w14:textId="1B25731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54" w:author="Anderson, Kenneth" w:date="2026-10-09T09:17:00Z" w16du:dateUtc="2026-10-09T13:17:00Z"/>
                <w:rFonts w:ascii="Times New Roman" w:hAnsi="Times New Roman" w:cs="Times New Roman"/>
                <w:sz w:val="22"/>
                <w:szCs w:val="22"/>
                <w:rPrChange w:id="2755" w:author="Anderson, Kenneth" w:date="2026-10-09T09:20:00Z" w16du:dateUtc="2026-10-09T13:20:00Z">
                  <w:rPr>
                    <w:ins w:id="2756" w:author="Anderson, Kenneth" w:date="2026-10-09T09:17:00Z" w16du:dateUtc="2026-10-09T13:17:00Z"/>
                    <w:rFonts w:ascii="Times New Roman" w:hAnsi="Times New Roman" w:cs="Times New Roman"/>
                  </w:rPr>
                </w:rPrChange>
              </w:rPr>
            </w:pPr>
            <w:ins w:id="2757" w:author="Anderson, Kenneth" w:date="2026-10-09T09:18:00Z" w16du:dateUtc="2026-10-09T13:18:00Z">
              <w:r w:rsidRPr="00344A90">
                <w:rPr>
                  <w:rFonts w:ascii="Times New Roman" w:hAnsi="Times New Roman" w:cs="Times New Roman"/>
                  <w:color w:val="000000"/>
                  <w:sz w:val="22"/>
                  <w:szCs w:val="22"/>
                  <w:rPrChange w:id="2758" w:author="Anderson, Kenneth" w:date="2026-10-09T09:20:00Z" w16du:dateUtc="2026-10-09T13:20:00Z">
                    <w:rPr>
                      <w:rFonts w:ascii="Segoe UI" w:hAnsi="Segoe UI" w:cs="Segoe UI"/>
                      <w:color w:val="000000"/>
                      <w:sz w:val="16"/>
                      <w:szCs w:val="16"/>
                    </w:rPr>
                  </w:rPrChange>
                </w:rPr>
                <w:t>8%</w:t>
              </w:r>
            </w:ins>
          </w:p>
        </w:tc>
        <w:tc>
          <w:tcPr>
            <w:tcW w:w="795" w:type="dxa"/>
            <w:tcBorders>
              <w:top w:val="nil"/>
              <w:bottom w:val="single" w:sz="4" w:space="0" w:color="auto"/>
            </w:tcBorders>
            <w:vAlign w:val="center"/>
            <w:tcPrChange w:id="2759" w:author="Anderson, Kenneth" w:date="2026-10-09T09:18:00Z" w16du:dateUtc="2026-10-09T13:18:00Z">
              <w:tcPr>
                <w:tcW w:w="893" w:type="dxa"/>
                <w:tcBorders>
                  <w:top w:val="nil"/>
                  <w:bottom w:val="single" w:sz="4" w:space="0" w:color="auto"/>
                </w:tcBorders>
              </w:tcPr>
            </w:tcPrChange>
          </w:tcPr>
          <w:p w14:paraId="0B10680D" w14:textId="3AFBCFC5"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60" w:author="Anderson, Kenneth" w:date="2026-10-09T09:17:00Z" w16du:dateUtc="2026-10-09T13:17:00Z"/>
                <w:rFonts w:ascii="Times New Roman" w:hAnsi="Times New Roman" w:cs="Times New Roman"/>
                <w:sz w:val="22"/>
                <w:szCs w:val="22"/>
                <w:rPrChange w:id="2761" w:author="Anderson, Kenneth" w:date="2026-10-09T09:20:00Z" w16du:dateUtc="2026-10-09T13:20:00Z">
                  <w:rPr>
                    <w:ins w:id="2762" w:author="Anderson, Kenneth" w:date="2026-10-09T09:17:00Z" w16du:dateUtc="2026-10-09T13:17:00Z"/>
                    <w:rFonts w:ascii="Times New Roman" w:hAnsi="Times New Roman" w:cs="Times New Roman"/>
                  </w:rPr>
                </w:rPrChange>
              </w:rPr>
            </w:pPr>
            <w:ins w:id="2763" w:author="Anderson, Kenneth" w:date="2026-10-09T09:18:00Z" w16du:dateUtc="2026-10-09T13:18:00Z">
              <w:r w:rsidRPr="00344A90">
                <w:rPr>
                  <w:rFonts w:ascii="Times New Roman" w:hAnsi="Times New Roman" w:cs="Times New Roman"/>
                  <w:color w:val="000000"/>
                  <w:sz w:val="22"/>
                  <w:szCs w:val="22"/>
                  <w:rPrChange w:id="2764" w:author="Anderson, Kenneth" w:date="2026-10-09T09:20:00Z" w16du:dateUtc="2026-10-09T13:20:00Z">
                    <w:rPr>
                      <w:rFonts w:ascii="Segoe UI" w:hAnsi="Segoe UI" w:cs="Segoe UI"/>
                      <w:color w:val="000000"/>
                      <w:sz w:val="16"/>
                      <w:szCs w:val="16"/>
                    </w:rPr>
                  </w:rPrChange>
                </w:rPr>
                <w:t>8%</w:t>
              </w:r>
            </w:ins>
          </w:p>
        </w:tc>
        <w:tc>
          <w:tcPr>
            <w:tcW w:w="939" w:type="dxa"/>
            <w:tcBorders>
              <w:top w:val="nil"/>
              <w:bottom w:val="single" w:sz="4" w:space="0" w:color="auto"/>
            </w:tcBorders>
            <w:vAlign w:val="center"/>
            <w:tcPrChange w:id="2765" w:author="Anderson, Kenneth" w:date="2026-10-09T09:18:00Z" w16du:dateUtc="2026-10-09T13:18:00Z">
              <w:tcPr>
                <w:tcW w:w="1553" w:type="dxa"/>
                <w:tcBorders>
                  <w:top w:val="nil"/>
                  <w:bottom w:val="single" w:sz="4" w:space="0" w:color="auto"/>
                </w:tcBorders>
              </w:tcPr>
            </w:tcPrChange>
          </w:tcPr>
          <w:p w14:paraId="0F7462BD" w14:textId="6DF7FC5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66" w:author="Anderson, Kenneth" w:date="2026-10-09T09:17:00Z" w16du:dateUtc="2026-10-09T13:17:00Z"/>
                <w:rFonts w:ascii="Times New Roman" w:hAnsi="Times New Roman" w:cs="Times New Roman"/>
                <w:sz w:val="22"/>
                <w:szCs w:val="22"/>
                <w:rPrChange w:id="2767" w:author="Anderson, Kenneth" w:date="2026-10-09T09:20:00Z" w16du:dateUtc="2026-10-09T13:20:00Z">
                  <w:rPr>
                    <w:ins w:id="2768" w:author="Anderson, Kenneth" w:date="2026-10-09T09:17:00Z" w16du:dateUtc="2026-10-09T13:17:00Z"/>
                    <w:rFonts w:ascii="Times New Roman" w:hAnsi="Times New Roman" w:cs="Times New Roman"/>
                  </w:rPr>
                </w:rPrChange>
              </w:rPr>
            </w:pPr>
            <w:ins w:id="2769" w:author="Anderson, Kenneth" w:date="2026-10-09T09:18:00Z" w16du:dateUtc="2026-10-09T13:18:00Z">
              <w:r w:rsidRPr="00344A90">
                <w:rPr>
                  <w:rFonts w:ascii="Times New Roman" w:hAnsi="Times New Roman" w:cs="Times New Roman"/>
                  <w:color w:val="000000"/>
                  <w:sz w:val="22"/>
                  <w:szCs w:val="22"/>
                  <w:rPrChange w:id="2770" w:author="Anderson, Kenneth" w:date="2026-10-09T09:20:00Z" w16du:dateUtc="2026-10-09T13:20:00Z">
                    <w:rPr>
                      <w:rFonts w:ascii="Segoe UI" w:hAnsi="Segoe UI" w:cs="Segoe UI"/>
                      <w:color w:val="000000"/>
                      <w:sz w:val="16"/>
                      <w:szCs w:val="16"/>
                    </w:rPr>
                  </w:rPrChange>
                </w:rPr>
                <w:t>8%</w:t>
              </w:r>
            </w:ins>
          </w:p>
        </w:tc>
        <w:tc>
          <w:tcPr>
            <w:tcW w:w="793" w:type="dxa"/>
            <w:tcBorders>
              <w:top w:val="nil"/>
              <w:bottom w:val="single" w:sz="4" w:space="0" w:color="auto"/>
            </w:tcBorders>
            <w:vAlign w:val="center"/>
            <w:tcPrChange w:id="2771" w:author="Anderson, Kenneth" w:date="2026-10-09T09:18:00Z" w16du:dateUtc="2026-10-09T13:18:00Z">
              <w:tcPr>
                <w:tcW w:w="891" w:type="dxa"/>
                <w:tcBorders>
                  <w:top w:val="nil"/>
                  <w:bottom w:val="single" w:sz="4" w:space="0" w:color="auto"/>
                </w:tcBorders>
              </w:tcPr>
            </w:tcPrChange>
          </w:tcPr>
          <w:p w14:paraId="7EFC9FFC" w14:textId="6CB668A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72" w:author="Anderson, Kenneth" w:date="2026-10-09T09:17:00Z" w16du:dateUtc="2026-10-09T13:17:00Z"/>
                <w:rFonts w:ascii="Times New Roman" w:hAnsi="Times New Roman" w:cs="Times New Roman"/>
                <w:sz w:val="22"/>
                <w:szCs w:val="22"/>
                <w:rPrChange w:id="2773" w:author="Anderson, Kenneth" w:date="2026-10-09T09:20:00Z" w16du:dateUtc="2026-10-09T13:20:00Z">
                  <w:rPr>
                    <w:ins w:id="2774" w:author="Anderson, Kenneth" w:date="2026-10-09T09:17:00Z" w16du:dateUtc="2026-10-09T13:17:00Z"/>
                    <w:rFonts w:ascii="Times New Roman" w:hAnsi="Times New Roman" w:cs="Times New Roman"/>
                  </w:rPr>
                </w:rPrChange>
              </w:rPr>
            </w:pPr>
            <w:ins w:id="2775" w:author="Anderson, Kenneth" w:date="2026-10-09T09:18:00Z" w16du:dateUtc="2026-10-09T13:18:00Z">
              <w:r w:rsidRPr="00344A90">
                <w:rPr>
                  <w:rFonts w:ascii="Times New Roman" w:hAnsi="Times New Roman" w:cs="Times New Roman"/>
                  <w:color w:val="000000"/>
                  <w:sz w:val="22"/>
                  <w:szCs w:val="22"/>
                  <w:rPrChange w:id="2776" w:author="Anderson, Kenneth" w:date="2026-10-09T09:20:00Z" w16du:dateUtc="2026-10-09T13:20:00Z">
                    <w:rPr>
                      <w:rFonts w:ascii="Segoe UI" w:hAnsi="Segoe UI" w:cs="Segoe UI"/>
                      <w:color w:val="000000"/>
                      <w:sz w:val="16"/>
                      <w:szCs w:val="16"/>
                    </w:rPr>
                  </w:rPrChange>
                </w:rPr>
                <w:t>8%</w:t>
              </w:r>
            </w:ins>
          </w:p>
        </w:tc>
        <w:tc>
          <w:tcPr>
            <w:tcW w:w="1165" w:type="dxa"/>
            <w:tcBorders>
              <w:top w:val="nil"/>
              <w:bottom w:val="single" w:sz="4" w:space="0" w:color="auto"/>
            </w:tcBorders>
            <w:vAlign w:val="center"/>
            <w:tcPrChange w:id="2777" w:author="Anderson, Kenneth" w:date="2026-10-09T09:18:00Z" w16du:dateUtc="2026-10-09T13:18:00Z">
              <w:tcPr>
                <w:tcW w:w="2529" w:type="dxa"/>
                <w:tcBorders>
                  <w:top w:val="nil"/>
                  <w:bottom w:val="single" w:sz="4" w:space="0" w:color="auto"/>
                </w:tcBorders>
              </w:tcPr>
            </w:tcPrChange>
          </w:tcPr>
          <w:p w14:paraId="3C9270A5" w14:textId="613A792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78" w:author="Anderson, Kenneth" w:date="2026-10-09T09:17:00Z" w16du:dateUtc="2026-10-09T13:17:00Z"/>
                <w:rFonts w:ascii="Times New Roman" w:hAnsi="Times New Roman" w:cs="Times New Roman"/>
                <w:sz w:val="22"/>
                <w:szCs w:val="22"/>
                <w:rPrChange w:id="2779" w:author="Anderson, Kenneth" w:date="2026-10-09T09:20:00Z" w16du:dateUtc="2026-10-09T13:20:00Z">
                  <w:rPr>
                    <w:ins w:id="2780" w:author="Anderson, Kenneth" w:date="2026-10-09T09:17:00Z" w16du:dateUtc="2026-10-09T13:17:00Z"/>
                    <w:rFonts w:ascii="Times New Roman" w:hAnsi="Times New Roman" w:cs="Times New Roman"/>
                  </w:rPr>
                </w:rPrChange>
              </w:rPr>
            </w:pPr>
            <w:ins w:id="2781" w:author="Anderson, Kenneth" w:date="2026-10-09T09:18:00Z" w16du:dateUtc="2026-10-09T13:18:00Z">
              <w:r w:rsidRPr="00344A90">
                <w:rPr>
                  <w:rFonts w:ascii="Times New Roman" w:hAnsi="Times New Roman" w:cs="Times New Roman"/>
                  <w:color w:val="000000"/>
                  <w:sz w:val="22"/>
                  <w:szCs w:val="22"/>
                  <w:rPrChange w:id="2782" w:author="Anderson, Kenneth" w:date="2026-10-09T09:20:00Z" w16du:dateUtc="2026-10-09T13:20:00Z">
                    <w:rPr>
                      <w:rFonts w:ascii="Segoe UI" w:hAnsi="Segoe UI" w:cs="Segoe UI"/>
                      <w:color w:val="000000"/>
                      <w:sz w:val="16"/>
                      <w:szCs w:val="16"/>
                    </w:rPr>
                  </w:rPrChange>
                </w:rPr>
                <w:t>8%</w:t>
              </w:r>
            </w:ins>
          </w:p>
        </w:tc>
      </w:tr>
      <w:tr w:rsidR="00D32DEE" w:rsidRPr="007E5245" w14:paraId="33ABC73F" w14:textId="77777777" w:rsidTr="00D32DEE">
        <w:tblPrEx>
          <w:tblW w:w="0" w:type="auto"/>
          <w:tblLook w:val="06A0" w:firstRow="1" w:lastRow="0" w:firstColumn="1" w:lastColumn="0" w:noHBand="1" w:noVBand="1"/>
          <w:tblPrExChange w:id="2783" w:author="Anderson, Kenneth" w:date="2026-10-09T09:18:00Z" w16du:dateUtc="2026-10-09T13:18:00Z">
            <w:tblPrEx>
              <w:tblW w:w="0" w:type="auto"/>
              <w:tblLook w:val="06A0" w:firstRow="1" w:lastRow="0" w:firstColumn="1" w:lastColumn="0" w:noHBand="1" w:noVBand="1"/>
            </w:tblPrEx>
          </w:tblPrExChange>
        </w:tblPrEx>
        <w:trPr>
          <w:trHeight w:val="216"/>
          <w:ins w:id="2784" w:author="Anderson, Kenneth" w:date="2026-10-09T09:17:00Z"/>
          <w:trPrChange w:id="2785"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2786" w:author="Anderson, Kenneth" w:date="2026-10-09T09:18:00Z" w16du:dateUtc="2026-10-09T13:18:00Z">
              <w:tcPr>
                <w:tcW w:w="1060" w:type="dxa"/>
                <w:tcBorders>
                  <w:top w:val="single" w:sz="4" w:space="0" w:color="auto"/>
                  <w:bottom w:val="single" w:sz="4" w:space="0" w:color="auto"/>
                </w:tcBorders>
              </w:tcPr>
            </w:tcPrChange>
          </w:tcPr>
          <w:p w14:paraId="487813E1" w14:textId="77777777" w:rsidR="00D32DEE" w:rsidRPr="007E5245" w:rsidRDefault="00D32DEE" w:rsidP="00D32DEE">
            <w:pPr>
              <w:pStyle w:val="TableNormal1"/>
              <w:rPr>
                <w:ins w:id="2787" w:author="Anderson, Kenneth" w:date="2026-10-09T09:17:00Z" w16du:dateUtc="2026-10-09T13:17:00Z"/>
                <w:rFonts w:ascii="Times New Roman" w:hAnsi="Times New Roman" w:cs="Times New Roman"/>
              </w:rPr>
            </w:pPr>
            <w:ins w:id="2788" w:author="Anderson, Kenneth" w:date="2026-10-09T09:17:00Z" w16du:dateUtc="2026-10-09T13:17:00Z">
              <w:r w:rsidRPr="007E5245">
                <w:rPr>
                  <w:rFonts w:ascii="Times New Roman" w:hAnsi="Times New Roman" w:cs="Times New Roman"/>
                  <w:color w:val="000000"/>
                </w:rPr>
                <w:t>LITP</w:t>
              </w:r>
            </w:ins>
          </w:p>
        </w:tc>
        <w:tc>
          <w:tcPr>
            <w:tcW w:w="1216" w:type="dxa"/>
            <w:tcBorders>
              <w:top w:val="single" w:sz="4" w:space="0" w:color="auto"/>
              <w:bottom w:val="single" w:sz="4" w:space="0" w:color="auto"/>
            </w:tcBorders>
            <w:tcPrChange w:id="2789" w:author="Anderson, Kenneth" w:date="2026-10-09T09:18:00Z" w16du:dateUtc="2026-10-09T13:18:00Z">
              <w:tcPr>
                <w:tcW w:w="1431" w:type="dxa"/>
                <w:tcBorders>
                  <w:top w:val="single" w:sz="4" w:space="0" w:color="auto"/>
                  <w:bottom w:val="single" w:sz="4" w:space="0" w:color="auto"/>
                </w:tcBorders>
              </w:tcPr>
            </w:tcPrChange>
          </w:tcPr>
          <w:p w14:paraId="419F718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90" w:author="Anderson, Kenneth" w:date="2026-10-09T09:17:00Z" w16du:dateUtc="2026-10-09T13:17:00Z"/>
                <w:rFonts w:ascii="Times New Roman" w:hAnsi="Times New Roman" w:cs="Times New Roman"/>
              </w:rPr>
            </w:pPr>
            <w:ins w:id="2791" w:author="Anderson, Kenneth" w:date="2026-10-09T09:17:00Z" w16du:dateUtc="2026-10-09T13:17:00Z">
              <w:r w:rsidRPr="007E5245">
                <w:rPr>
                  <w:rFonts w:ascii="Times New Roman" w:hAnsi="Times New Roman" w:cs="Times New Roman"/>
                  <w:color w:val="000000"/>
                </w:rPr>
                <w:t>95</w:t>
              </w:r>
            </w:ins>
          </w:p>
        </w:tc>
        <w:tc>
          <w:tcPr>
            <w:tcW w:w="1206" w:type="dxa"/>
            <w:tcBorders>
              <w:top w:val="single" w:sz="4" w:space="0" w:color="auto"/>
              <w:bottom w:val="single" w:sz="4" w:space="0" w:color="auto"/>
            </w:tcBorders>
            <w:tcPrChange w:id="2792" w:author="Anderson, Kenneth" w:date="2026-10-09T09:18:00Z" w16du:dateUtc="2026-10-09T13:18:00Z">
              <w:tcPr>
                <w:tcW w:w="2110" w:type="dxa"/>
                <w:tcBorders>
                  <w:top w:val="single" w:sz="4" w:space="0" w:color="auto"/>
                  <w:bottom w:val="single" w:sz="4" w:space="0" w:color="auto"/>
                </w:tcBorders>
              </w:tcPr>
            </w:tcPrChange>
          </w:tcPr>
          <w:p w14:paraId="1CD36399"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793" w:author="Anderson, Kenneth" w:date="2026-10-09T09:17:00Z" w16du:dateUtc="2026-10-09T13:17:00Z"/>
                <w:rFonts w:ascii="Times New Roman" w:hAnsi="Times New Roman" w:cs="Times New Roman"/>
              </w:rPr>
            </w:pPr>
            <w:ins w:id="2794"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2795" w:author="Anderson, Kenneth" w:date="2026-10-09T09:18:00Z" w16du:dateUtc="2026-10-09T13:18:00Z">
              <w:tcPr>
                <w:tcW w:w="1119" w:type="dxa"/>
                <w:tcBorders>
                  <w:top w:val="single" w:sz="4" w:space="0" w:color="auto"/>
                  <w:bottom w:val="single" w:sz="4" w:space="0" w:color="auto"/>
                </w:tcBorders>
              </w:tcPr>
            </w:tcPrChange>
          </w:tcPr>
          <w:p w14:paraId="74A09B5A"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96" w:author="Anderson, Kenneth" w:date="2026-10-09T09:17:00Z" w16du:dateUtc="2026-10-09T13:17:00Z"/>
                <w:rFonts w:ascii="Times New Roman" w:hAnsi="Times New Roman" w:cs="Times New Roman"/>
              </w:rPr>
            </w:pPr>
            <w:ins w:id="2797" w:author="Anderson, Kenneth" w:date="2026-10-09T09:17:00Z" w16du:dateUtc="2026-10-09T13:17:00Z">
              <w:r w:rsidRPr="007E5245">
                <w:rPr>
                  <w:rFonts w:ascii="Times New Roman" w:hAnsi="Times New Roman" w:cs="Times New Roman"/>
                  <w:color w:val="000000"/>
                </w:rPr>
                <w:t>149,847</w:t>
              </w:r>
            </w:ins>
          </w:p>
        </w:tc>
        <w:tc>
          <w:tcPr>
            <w:tcW w:w="933" w:type="dxa"/>
            <w:gridSpan w:val="2"/>
            <w:tcBorders>
              <w:top w:val="single" w:sz="4" w:space="0" w:color="auto"/>
              <w:bottom w:val="single" w:sz="4" w:space="0" w:color="auto"/>
            </w:tcBorders>
            <w:vAlign w:val="center"/>
            <w:tcPrChange w:id="2798" w:author="Anderson, Kenneth" w:date="2026-10-09T09:18:00Z" w16du:dateUtc="2026-10-09T13:18:00Z">
              <w:tcPr>
                <w:tcW w:w="1374" w:type="dxa"/>
                <w:gridSpan w:val="2"/>
                <w:tcBorders>
                  <w:top w:val="single" w:sz="4" w:space="0" w:color="auto"/>
                  <w:bottom w:val="single" w:sz="4" w:space="0" w:color="auto"/>
                </w:tcBorders>
              </w:tcPr>
            </w:tcPrChange>
          </w:tcPr>
          <w:p w14:paraId="5074C36E" w14:textId="3168362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799" w:author="Anderson, Kenneth" w:date="2026-10-09T09:17:00Z" w16du:dateUtc="2026-10-09T13:17:00Z"/>
                <w:rFonts w:ascii="Times New Roman" w:hAnsi="Times New Roman" w:cs="Times New Roman"/>
                <w:sz w:val="22"/>
                <w:szCs w:val="22"/>
                <w:rPrChange w:id="2800" w:author="Anderson, Kenneth" w:date="2026-10-09T09:20:00Z" w16du:dateUtc="2026-10-09T13:20:00Z">
                  <w:rPr>
                    <w:ins w:id="2801" w:author="Anderson, Kenneth" w:date="2026-10-09T09:17:00Z" w16du:dateUtc="2026-10-09T13:17:00Z"/>
                    <w:rFonts w:ascii="Times New Roman" w:hAnsi="Times New Roman" w:cs="Times New Roman"/>
                  </w:rPr>
                </w:rPrChange>
              </w:rPr>
            </w:pPr>
            <w:ins w:id="2802" w:author="Anderson, Kenneth" w:date="2026-10-09T09:18:00Z" w16du:dateUtc="2026-10-09T13:18:00Z">
              <w:r w:rsidRPr="00344A90">
                <w:rPr>
                  <w:rFonts w:ascii="Times New Roman" w:hAnsi="Times New Roman" w:cs="Times New Roman"/>
                  <w:color w:val="000000"/>
                  <w:sz w:val="22"/>
                  <w:szCs w:val="22"/>
                  <w:rPrChange w:id="2803" w:author="Anderson, Kenneth" w:date="2026-10-09T09:20:00Z" w16du:dateUtc="2026-10-09T13:20:00Z">
                    <w:rPr>
                      <w:rFonts w:ascii="Segoe UI" w:hAnsi="Segoe UI" w:cs="Segoe UI"/>
                      <w:color w:val="000000"/>
                      <w:sz w:val="16"/>
                      <w:szCs w:val="16"/>
                    </w:rPr>
                  </w:rPrChange>
                </w:rPr>
                <w:t>57%</w:t>
              </w:r>
            </w:ins>
          </w:p>
        </w:tc>
        <w:tc>
          <w:tcPr>
            <w:tcW w:w="795" w:type="dxa"/>
            <w:tcBorders>
              <w:top w:val="single" w:sz="4" w:space="0" w:color="auto"/>
              <w:bottom w:val="single" w:sz="4" w:space="0" w:color="auto"/>
            </w:tcBorders>
            <w:vAlign w:val="center"/>
            <w:tcPrChange w:id="2804" w:author="Anderson, Kenneth" w:date="2026-10-09T09:18:00Z" w16du:dateUtc="2026-10-09T13:18:00Z">
              <w:tcPr>
                <w:tcW w:w="893" w:type="dxa"/>
                <w:tcBorders>
                  <w:top w:val="single" w:sz="4" w:space="0" w:color="auto"/>
                  <w:bottom w:val="single" w:sz="4" w:space="0" w:color="auto"/>
                </w:tcBorders>
              </w:tcPr>
            </w:tcPrChange>
          </w:tcPr>
          <w:p w14:paraId="2A7A36FE" w14:textId="6AE671A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05" w:author="Anderson, Kenneth" w:date="2026-10-09T09:17:00Z" w16du:dateUtc="2026-10-09T13:17:00Z"/>
                <w:rFonts w:ascii="Times New Roman" w:hAnsi="Times New Roman" w:cs="Times New Roman"/>
                <w:sz w:val="22"/>
                <w:szCs w:val="22"/>
                <w:rPrChange w:id="2806" w:author="Anderson, Kenneth" w:date="2026-10-09T09:20:00Z" w16du:dateUtc="2026-10-09T13:20:00Z">
                  <w:rPr>
                    <w:ins w:id="2807" w:author="Anderson, Kenneth" w:date="2026-10-09T09:17:00Z" w16du:dateUtc="2026-10-09T13:17:00Z"/>
                    <w:rFonts w:ascii="Times New Roman" w:hAnsi="Times New Roman" w:cs="Times New Roman"/>
                  </w:rPr>
                </w:rPrChange>
              </w:rPr>
            </w:pPr>
            <w:ins w:id="2808" w:author="Anderson, Kenneth" w:date="2026-10-09T09:18:00Z" w16du:dateUtc="2026-10-09T13:18:00Z">
              <w:r w:rsidRPr="00344A90">
                <w:rPr>
                  <w:rFonts w:ascii="Times New Roman" w:hAnsi="Times New Roman" w:cs="Times New Roman"/>
                  <w:color w:val="000000"/>
                  <w:sz w:val="22"/>
                  <w:szCs w:val="22"/>
                  <w:rPrChange w:id="2809" w:author="Anderson, Kenneth" w:date="2026-10-09T09:20:00Z" w16du:dateUtc="2026-10-09T13:20:00Z">
                    <w:rPr>
                      <w:rFonts w:ascii="Segoe UI" w:hAnsi="Segoe UI" w:cs="Segoe UI"/>
                      <w:color w:val="000000"/>
                      <w:sz w:val="16"/>
                      <w:szCs w:val="16"/>
                    </w:rPr>
                  </w:rPrChange>
                </w:rPr>
                <w:t>57%</w:t>
              </w:r>
            </w:ins>
          </w:p>
        </w:tc>
        <w:tc>
          <w:tcPr>
            <w:tcW w:w="939" w:type="dxa"/>
            <w:tcBorders>
              <w:top w:val="single" w:sz="4" w:space="0" w:color="auto"/>
              <w:bottom w:val="single" w:sz="4" w:space="0" w:color="auto"/>
            </w:tcBorders>
            <w:vAlign w:val="center"/>
            <w:tcPrChange w:id="2810" w:author="Anderson, Kenneth" w:date="2026-10-09T09:18:00Z" w16du:dateUtc="2026-10-09T13:18:00Z">
              <w:tcPr>
                <w:tcW w:w="1553" w:type="dxa"/>
                <w:tcBorders>
                  <w:top w:val="single" w:sz="4" w:space="0" w:color="auto"/>
                  <w:bottom w:val="single" w:sz="4" w:space="0" w:color="auto"/>
                </w:tcBorders>
              </w:tcPr>
            </w:tcPrChange>
          </w:tcPr>
          <w:p w14:paraId="2D9C748F" w14:textId="296A3B8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11" w:author="Anderson, Kenneth" w:date="2026-10-09T09:17:00Z" w16du:dateUtc="2026-10-09T13:17:00Z"/>
                <w:rFonts w:ascii="Times New Roman" w:hAnsi="Times New Roman" w:cs="Times New Roman"/>
                <w:sz w:val="22"/>
                <w:szCs w:val="22"/>
                <w:rPrChange w:id="2812" w:author="Anderson, Kenneth" w:date="2026-10-09T09:20:00Z" w16du:dateUtc="2026-10-09T13:20:00Z">
                  <w:rPr>
                    <w:ins w:id="2813" w:author="Anderson, Kenneth" w:date="2026-10-09T09:17:00Z" w16du:dateUtc="2026-10-09T13:17:00Z"/>
                    <w:rFonts w:ascii="Times New Roman" w:hAnsi="Times New Roman" w:cs="Times New Roman"/>
                  </w:rPr>
                </w:rPrChange>
              </w:rPr>
            </w:pPr>
            <w:ins w:id="2814" w:author="Anderson, Kenneth" w:date="2026-10-09T09:18:00Z" w16du:dateUtc="2026-10-09T13:18:00Z">
              <w:r w:rsidRPr="00344A90">
                <w:rPr>
                  <w:rFonts w:ascii="Times New Roman" w:hAnsi="Times New Roman" w:cs="Times New Roman"/>
                  <w:color w:val="000000"/>
                  <w:sz w:val="22"/>
                  <w:szCs w:val="22"/>
                  <w:rPrChange w:id="2815" w:author="Anderson, Kenneth" w:date="2026-10-09T09:20:00Z" w16du:dateUtc="2026-10-09T13:20:00Z">
                    <w:rPr>
                      <w:rFonts w:ascii="Segoe UI" w:hAnsi="Segoe UI" w:cs="Segoe UI"/>
                      <w:color w:val="000000"/>
                      <w:sz w:val="16"/>
                      <w:szCs w:val="16"/>
                    </w:rPr>
                  </w:rPrChange>
                </w:rPr>
                <w:t>83%</w:t>
              </w:r>
            </w:ins>
          </w:p>
        </w:tc>
        <w:tc>
          <w:tcPr>
            <w:tcW w:w="793" w:type="dxa"/>
            <w:tcBorders>
              <w:top w:val="single" w:sz="4" w:space="0" w:color="auto"/>
              <w:bottom w:val="single" w:sz="4" w:space="0" w:color="auto"/>
            </w:tcBorders>
            <w:vAlign w:val="center"/>
            <w:tcPrChange w:id="2816" w:author="Anderson, Kenneth" w:date="2026-10-09T09:18:00Z" w16du:dateUtc="2026-10-09T13:18:00Z">
              <w:tcPr>
                <w:tcW w:w="891" w:type="dxa"/>
                <w:tcBorders>
                  <w:top w:val="single" w:sz="4" w:space="0" w:color="auto"/>
                  <w:bottom w:val="single" w:sz="4" w:space="0" w:color="auto"/>
                </w:tcBorders>
              </w:tcPr>
            </w:tcPrChange>
          </w:tcPr>
          <w:p w14:paraId="663053F6" w14:textId="7F7D0A7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17" w:author="Anderson, Kenneth" w:date="2026-10-09T09:17:00Z" w16du:dateUtc="2026-10-09T13:17:00Z"/>
                <w:rFonts w:ascii="Times New Roman" w:hAnsi="Times New Roman" w:cs="Times New Roman"/>
                <w:sz w:val="22"/>
                <w:szCs w:val="22"/>
                <w:rPrChange w:id="2818" w:author="Anderson, Kenneth" w:date="2026-10-09T09:20:00Z" w16du:dateUtc="2026-10-09T13:20:00Z">
                  <w:rPr>
                    <w:ins w:id="2819" w:author="Anderson, Kenneth" w:date="2026-10-09T09:17:00Z" w16du:dateUtc="2026-10-09T13:17:00Z"/>
                    <w:rFonts w:ascii="Times New Roman" w:hAnsi="Times New Roman" w:cs="Times New Roman"/>
                  </w:rPr>
                </w:rPrChange>
              </w:rPr>
            </w:pPr>
            <w:ins w:id="2820" w:author="Anderson, Kenneth" w:date="2026-10-09T09:18:00Z" w16du:dateUtc="2026-10-09T13:18:00Z">
              <w:r w:rsidRPr="00344A90">
                <w:rPr>
                  <w:rFonts w:ascii="Times New Roman" w:hAnsi="Times New Roman" w:cs="Times New Roman"/>
                  <w:color w:val="000000"/>
                  <w:sz w:val="22"/>
                  <w:szCs w:val="22"/>
                  <w:rPrChange w:id="2821" w:author="Anderson, Kenneth" w:date="2026-10-09T09:20:00Z" w16du:dateUtc="2026-10-09T13:20:00Z">
                    <w:rPr>
                      <w:rFonts w:ascii="Segoe UI" w:hAnsi="Segoe UI" w:cs="Segoe UI"/>
                      <w:color w:val="000000"/>
                      <w:sz w:val="16"/>
                      <w:szCs w:val="16"/>
                    </w:rPr>
                  </w:rPrChange>
                </w:rPr>
                <w:t>96%</w:t>
              </w:r>
            </w:ins>
          </w:p>
        </w:tc>
        <w:tc>
          <w:tcPr>
            <w:tcW w:w="1165" w:type="dxa"/>
            <w:tcBorders>
              <w:top w:val="single" w:sz="4" w:space="0" w:color="auto"/>
              <w:bottom w:val="single" w:sz="4" w:space="0" w:color="auto"/>
            </w:tcBorders>
            <w:vAlign w:val="center"/>
            <w:tcPrChange w:id="2822" w:author="Anderson, Kenneth" w:date="2026-10-09T09:18:00Z" w16du:dateUtc="2026-10-09T13:18:00Z">
              <w:tcPr>
                <w:tcW w:w="2529" w:type="dxa"/>
                <w:tcBorders>
                  <w:top w:val="single" w:sz="4" w:space="0" w:color="auto"/>
                  <w:bottom w:val="single" w:sz="4" w:space="0" w:color="auto"/>
                </w:tcBorders>
              </w:tcPr>
            </w:tcPrChange>
          </w:tcPr>
          <w:p w14:paraId="6711DF2E" w14:textId="64C919B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23" w:author="Anderson, Kenneth" w:date="2026-10-09T09:17:00Z" w16du:dateUtc="2026-10-09T13:17:00Z"/>
                <w:rFonts w:ascii="Times New Roman" w:hAnsi="Times New Roman" w:cs="Times New Roman"/>
                <w:sz w:val="22"/>
                <w:szCs w:val="22"/>
                <w:rPrChange w:id="2824" w:author="Anderson, Kenneth" w:date="2026-10-09T09:20:00Z" w16du:dateUtc="2026-10-09T13:20:00Z">
                  <w:rPr>
                    <w:ins w:id="2825" w:author="Anderson, Kenneth" w:date="2026-10-09T09:17:00Z" w16du:dateUtc="2026-10-09T13:17:00Z"/>
                    <w:rFonts w:ascii="Times New Roman" w:hAnsi="Times New Roman" w:cs="Times New Roman"/>
                  </w:rPr>
                </w:rPrChange>
              </w:rPr>
            </w:pPr>
            <w:ins w:id="2826" w:author="Anderson, Kenneth" w:date="2026-10-09T09:18:00Z" w16du:dateUtc="2026-10-09T13:18:00Z">
              <w:r w:rsidRPr="00344A90">
                <w:rPr>
                  <w:rFonts w:ascii="Times New Roman" w:hAnsi="Times New Roman" w:cs="Times New Roman"/>
                  <w:color w:val="000000"/>
                  <w:sz w:val="22"/>
                  <w:szCs w:val="22"/>
                  <w:rPrChange w:id="2827" w:author="Anderson, Kenneth" w:date="2026-10-09T09:20:00Z" w16du:dateUtc="2026-10-09T13:20:00Z">
                    <w:rPr>
                      <w:rFonts w:ascii="Segoe UI" w:hAnsi="Segoe UI" w:cs="Segoe UI"/>
                      <w:color w:val="000000"/>
                      <w:sz w:val="16"/>
                      <w:szCs w:val="16"/>
                    </w:rPr>
                  </w:rPrChange>
                </w:rPr>
                <w:t>72%</w:t>
              </w:r>
            </w:ins>
          </w:p>
        </w:tc>
      </w:tr>
      <w:tr w:rsidR="00D32DEE" w:rsidRPr="007E5245" w14:paraId="70C4F148" w14:textId="77777777" w:rsidTr="00D32DEE">
        <w:tblPrEx>
          <w:tblW w:w="0" w:type="auto"/>
          <w:tblLook w:val="06A0" w:firstRow="1" w:lastRow="0" w:firstColumn="1" w:lastColumn="0" w:noHBand="1" w:noVBand="1"/>
          <w:tblPrExChange w:id="2828" w:author="Anderson, Kenneth" w:date="2026-10-09T09:18:00Z" w16du:dateUtc="2026-10-09T13:18:00Z">
            <w:tblPrEx>
              <w:tblW w:w="0" w:type="auto"/>
              <w:tblLook w:val="06A0" w:firstRow="1" w:lastRow="0" w:firstColumn="1" w:lastColumn="0" w:noHBand="1" w:noVBand="1"/>
            </w:tblPrEx>
          </w:tblPrExChange>
        </w:tblPrEx>
        <w:trPr>
          <w:trHeight w:val="216"/>
          <w:ins w:id="2829" w:author="Anderson, Kenneth" w:date="2026-10-09T09:17:00Z"/>
          <w:trPrChange w:id="2830"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2831" w:author="Anderson, Kenneth" w:date="2026-10-09T09:18:00Z" w16du:dateUtc="2026-10-09T13:18:00Z">
              <w:tcPr>
                <w:tcW w:w="1060" w:type="dxa"/>
                <w:tcBorders>
                  <w:top w:val="single" w:sz="4" w:space="0" w:color="auto"/>
                  <w:bottom w:val="nil"/>
                </w:tcBorders>
              </w:tcPr>
            </w:tcPrChange>
          </w:tcPr>
          <w:p w14:paraId="60078610" w14:textId="77777777" w:rsidR="00D32DEE" w:rsidRPr="007E5245" w:rsidRDefault="00D32DEE" w:rsidP="00D32DEE">
            <w:pPr>
              <w:pStyle w:val="TableNormal1"/>
              <w:rPr>
                <w:ins w:id="2832" w:author="Anderson, Kenneth" w:date="2026-10-09T09:17:00Z" w16du:dateUtc="2026-10-09T13:17:00Z"/>
                <w:rFonts w:ascii="Times New Roman" w:hAnsi="Times New Roman" w:cs="Times New Roman"/>
              </w:rPr>
            </w:pPr>
            <w:ins w:id="2833" w:author="Anderson, Kenneth" w:date="2026-10-09T09:17:00Z" w16du:dateUtc="2026-10-09T13:17:00Z">
              <w:r w:rsidRPr="007E5245">
                <w:rPr>
                  <w:rFonts w:ascii="Times New Roman" w:hAnsi="Times New Roman" w:cs="Times New Roman"/>
                  <w:color w:val="000000"/>
                </w:rPr>
                <w:t>MAGM</w:t>
              </w:r>
            </w:ins>
          </w:p>
        </w:tc>
        <w:tc>
          <w:tcPr>
            <w:tcW w:w="1216" w:type="dxa"/>
            <w:tcBorders>
              <w:top w:val="single" w:sz="4" w:space="0" w:color="auto"/>
              <w:bottom w:val="nil"/>
            </w:tcBorders>
            <w:tcPrChange w:id="2834" w:author="Anderson, Kenneth" w:date="2026-10-09T09:18:00Z" w16du:dateUtc="2026-10-09T13:18:00Z">
              <w:tcPr>
                <w:tcW w:w="1431" w:type="dxa"/>
                <w:tcBorders>
                  <w:top w:val="single" w:sz="4" w:space="0" w:color="auto"/>
                  <w:bottom w:val="nil"/>
                </w:tcBorders>
              </w:tcPr>
            </w:tcPrChange>
          </w:tcPr>
          <w:p w14:paraId="1BAF0D46"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35" w:author="Anderson, Kenneth" w:date="2026-10-09T09:17:00Z" w16du:dateUtc="2026-10-09T13:17:00Z"/>
                <w:rFonts w:ascii="Times New Roman" w:hAnsi="Times New Roman" w:cs="Times New Roman"/>
              </w:rPr>
            </w:pPr>
            <w:ins w:id="2836" w:author="Anderson, Kenneth" w:date="2026-10-09T09:17:00Z" w16du:dateUtc="2026-10-09T13:17:00Z">
              <w:r w:rsidRPr="007E5245">
                <w:rPr>
                  <w:rFonts w:ascii="Times New Roman" w:hAnsi="Times New Roman" w:cs="Times New Roman"/>
                  <w:color w:val="000000"/>
                </w:rPr>
                <w:t>173</w:t>
              </w:r>
            </w:ins>
          </w:p>
        </w:tc>
        <w:tc>
          <w:tcPr>
            <w:tcW w:w="1206" w:type="dxa"/>
            <w:tcBorders>
              <w:top w:val="single" w:sz="4" w:space="0" w:color="auto"/>
              <w:bottom w:val="nil"/>
            </w:tcBorders>
            <w:tcPrChange w:id="2837" w:author="Anderson, Kenneth" w:date="2026-10-09T09:18:00Z" w16du:dateUtc="2026-10-09T13:18:00Z">
              <w:tcPr>
                <w:tcW w:w="2110" w:type="dxa"/>
                <w:tcBorders>
                  <w:top w:val="single" w:sz="4" w:space="0" w:color="auto"/>
                  <w:bottom w:val="nil"/>
                </w:tcBorders>
              </w:tcPr>
            </w:tcPrChange>
          </w:tcPr>
          <w:p w14:paraId="259CFAC4"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838" w:author="Anderson, Kenneth" w:date="2026-10-09T09:17:00Z" w16du:dateUtc="2026-10-09T13:17:00Z"/>
                <w:rFonts w:ascii="Times New Roman" w:hAnsi="Times New Roman" w:cs="Times New Roman"/>
              </w:rPr>
            </w:pPr>
            <w:ins w:id="2839" w:author="Anderson, Kenneth" w:date="2026-10-09T09:17:00Z" w16du:dateUtc="2026-10-09T13:17:00Z">
              <w:r w:rsidRPr="007E5245">
                <w:rPr>
                  <w:rFonts w:ascii="Times New Roman" w:hAnsi="Times New Roman" w:cs="Times New Roman"/>
                  <w:color w:val="000000"/>
                </w:rPr>
                <w:t>2024</w:t>
              </w:r>
            </w:ins>
          </w:p>
        </w:tc>
        <w:tc>
          <w:tcPr>
            <w:tcW w:w="1176" w:type="dxa"/>
            <w:tcBorders>
              <w:top w:val="single" w:sz="4" w:space="0" w:color="auto"/>
              <w:bottom w:val="nil"/>
            </w:tcBorders>
            <w:tcPrChange w:id="2840" w:author="Anderson, Kenneth" w:date="2026-10-09T09:18:00Z" w16du:dateUtc="2026-10-09T13:18:00Z">
              <w:tcPr>
                <w:tcW w:w="1119" w:type="dxa"/>
                <w:tcBorders>
                  <w:top w:val="single" w:sz="4" w:space="0" w:color="auto"/>
                  <w:bottom w:val="nil"/>
                </w:tcBorders>
              </w:tcPr>
            </w:tcPrChange>
          </w:tcPr>
          <w:p w14:paraId="124CFDD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41" w:author="Anderson, Kenneth" w:date="2026-10-09T09:17:00Z" w16du:dateUtc="2026-10-09T13:17:00Z"/>
                <w:rFonts w:ascii="Times New Roman" w:hAnsi="Times New Roman" w:cs="Times New Roman"/>
              </w:rPr>
            </w:pPr>
            <w:ins w:id="2842" w:author="Anderson, Kenneth" w:date="2026-10-09T09:17:00Z" w16du:dateUtc="2026-10-09T13:17:00Z">
              <w:r w:rsidRPr="007E5245">
                <w:rPr>
                  <w:rFonts w:ascii="Times New Roman" w:hAnsi="Times New Roman" w:cs="Times New Roman"/>
                  <w:color w:val="000000"/>
                </w:rPr>
                <w:t>149,224</w:t>
              </w:r>
            </w:ins>
          </w:p>
        </w:tc>
        <w:tc>
          <w:tcPr>
            <w:tcW w:w="933" w:type="dxa"/>
            <w:gridSpan w:val="2"/>
            <w:tcBorders>
              <w:top w:val="single" w:sz="4" w:space="0" w:color="auto"/>
              <w:bottom w:val="nil"/>
            </w:tcBorders>
            <w:vAlign w:val="center"/>
            <w:tcPrChange w:id="2843" w:author="Anderson, Kenneth" w:date="2026-10-09T09:18:00Z" w16du:dateUtc="2026-10-09T13:18:00Z">
              <w:tcPr>
                <w:tcW w:w="1374" w:type="dxa"/>
                <w:gridSpan w:val="2"/>
                <w:tcBorders>
                  <w:top w:val="single" w:sz="4" w:space="0" w:color="auto"/>
                  <w:bottom w:val="nil"/>
                </w:tcBorders>
              </w:tcPr>
            </w:tcPrChange>
          </w:tcPr>
          <w:p w14:paraId="2EB38D6E" w14:textId="65082F9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44" w:author="Anderson, Kenneth" w:date="2026-10-09T09:17:00Z" w16du:dateUtc="2026-10-09T13:17:00Z"/>
                <w:rFonts w:ascii="Times New Roman" w:hAnsi="Times New Roman" w:cs="Times New Roman"/>
                <w:sz w:val="22"/>
                <w:szCs w:val="22"/>
                <w:rPrChange w:id="2845" w:author="Anderson, Kenneth" w:date="2026-10-09T09:20:00Z" w16du:dateUtc="2026-10-09T13:20:00Z">
                  <w:rPr>
                    <w:ins w:id="2846" w:author="Anderson, Kenneth" w:date="2026-10-09T09:17:00Z" w16du:dateUtc="2026-10-09T13:17:00Z"/>
                    <w:rFonts w:ascii="Times New Roman" w:hAnsi="Times New Roman" w:cs="Times New Roman"/>
                  </w:rPr>
                </w:rPrChange>
              </w:rPr>
            </w:pPr>
            <w:ins w:id="2847" w:author="Anderson, Kenneth" w:date="2026-10-09T09:18:00Z" w16du:dateUtc="2026-10-09T13:18:00Z">
              <w:r w:rsidRPr="00344A90">
                <w:rPr>
                  <w:rFonts w:ascii="Times New Roman" w:hAnsi="Times New Roman" w:cs="Times New Roman"/>
                  <w:color w:val="000000"/>
                  <w:sz w:val="22"/>
                  <w:szCs w:val="22"/>
                  <w:rPrChange w:id="2848" w:author="Anderson, Kenneth" w:date="2026-10-09T09:20:00Z" w16du:dateUtc="2026-10-09T13:20:00Z">
                    <w:rPr>
                      <w:rFonts w:ascii="Segoe UI" w:hAnsi="Segoe UI" w:cs="Segoe UI"/>
                      <w:color w:val="000000"/>
                      <w:sz w:val="16"/>
                      <w:szCs w:val="16"/>
                    </w:rPr>
                  </w:rPrChange>
                </w:rPr>
                <w:t>38%</w:t>
              </w:r>
            </w:ins>
          </w:p>
        </w:tc>
        <w:tc>
          <w:tcPr>
            <w:tcW w:w="795" w:type="dxa"/>
            <w:tcBorders>
              <w:top w:val="single" w:sz="4" w:space="0" w:color="auto"/>
              <w:bottom w:val="nil"/>
            </w:tcBorders>
            <w:vAlign w:val="center"/>
            <w:tcPrChange w:id="2849" w:author="Anderson, Kenneth" w:date="2026-10-09T09:18:00Z" w16du:dateUtc="2026-10-09T13:18:00Z">
              <w:tcPr>
                <w:tcW w:w="893" w:type="dxa"/>
                <w:tcBorders>
                  <w:top w:val="single" w:sz="4" w:space="0" w:color="auto"/>
                  <w:bottom w:val="nil"/>
                </w:tcBorders>
              </w:tcPr>
            </w:tcPrChange>
          </w:tcPr>
          <w:p w14:paraId="39458AC1" w14:textId="5187F33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50" w:author="Anderson, Kenneth" w:date="2026-10-09T09:17:00Z" w16du:dateUtc="2026-10-09T13:17:00Z"/>
                <w:rFonts w:ascii="Times New Roman" w:hAnsi="Times New Roman" w:cs="Times New Roman"/>
                <w:sz w:val="22"/>
                <w:szCs w:val="22"/>
                <w:rPrChange w:id="2851" w:author="Anderson, Kenneth" w:date="2026-10-09T09:20:00Z" w16du:dateUtc="2026-10-09T13:20:00Z">
                  <w:rPr>
                    <w:ins w:id="2852" w:author="Anderson, Kenneth" w:date="2026-10-09T09:17:00Z" w16du:dateUtc="2026-10-09T13:17:00Z"/>
                    <w:rFonts w:ascii="Times New Roman" w:hAnsi="Times New Roman" w:cs="Times New Roman"/>
                  </w:rPr>
                </w:rPrChange>
              </w:rPr>
            </w:pPr>
            <w:ins w:id="2853" w:author="Anderson, Kenneth" w:date="2026-10-09T09:18:00Z" w16du:dateUtc="2026-10-09T13:18:00Z">
              <w:r w:rsidRPr="00344A90">
                <w:rPr>
                  <w:rFonts w:ascii="Times New Roman" w:hAnsi="Times New Roman" w:cs="Times New Roman"/>
                  <w:color w:val="000000"/>
                  <w:sz w:val="22"/>
                  <w:szCs w:val="22"/>
                  <w:rPrChange w:id="2854" w:author="Anderson, Kenneth" w:date="2026-10-09T09:20:00Z" w16du:dateUtc="2026-10-09T13:20:00Z">
                    <w:rPr>
                      <w:rFonts w:ascii="Segoe UI" w:hAnsi="Segoe UI" w:cs="Segoe UI"/>
                      <w:color w:val="000000"/>
                      <w:sz w:val="16"/>
                      <w:szCs w:val="16"/>
                    </w:rPr>
                  </w:rPrChange>
                </w:rPr>
                <w:t>28%</w:t>
              </w:r>
            </w:ins>
          </w:p>
        </w:tc>
        <w:tc>
          <w:tcPr>
            <w:tcW w:w="939" w:type="dxa"/>
            <w:tcBorders>
              <w:top w:val="single" w:sz="4" w:space="0" w:color="auto"/>
              <w:bottom w:val="nil"/>
            </w:tcBorders>
            <w:vAlign w:val="center"/>
            <w:tcPrChange w:id="2855" w:author="Anderson, Kenneth" w:date="2026-10-09T09:18:00Z" w16du:dateUtc="2026-10-09T13:18:00Z">
              <w:tcPr>
                <w:tcW w:w="1553" w:type="dxa"/>
                <w:tcBorders>
                  <w:top w:val="single" w:sz="4" w:space="0" w:color="auto"/>
                  <w:bottom w:val="nil"/>
                </w:tcBorders>
              </w:tcPr>
            </w:tcPrChange>
          </w:tcPr>
          <w:p w14:paraId="3BE8E721" w14:textId="3F2E54F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56" w:author="Anderson, Kenneth" w:date="2026-10-09T09:17:00Z" w16du:dateUtc="2026-10-09T13:17:00Z"/>
                <w:rFonts w:ascii="Times New Roman" w:hAnsi="Times New Roman" w:cs="Times New Roman"/>
                <w:sz w:val="22"/>
                <w:szCs w:val="22"/>
                <w:rPrChange w:id="2857" w:author="Anderson, Kenneth" w:date="2026-10-09T09:20:00Z" w16du:dateUtc="2026-10-09T13:20:00Z">
                  <w:rPr>
                    <w:ins w:id="2858" w:author="Anderson, Kenneth" w:date="2026-10-09T09:17:00Z" w16du:dateUtc="2026-10-09T13:17:00Z"/>
                    <w:rFonts w:ascii="Times New Roman" w:hAnsi="Times New Roman" w:cs="Times New Roman"/>
                  </w:rPr>
                </w:rPrChange>
              </w:rPr>
            </w:pPr>
            <w:ins w:id="2859" w:author="Anderson, Kenneth" w:date="2026-10-09T09:18:00Z" w16du:dateUtc="2026-10-09T13:18:00Z">
              <w:r w:rsidRPr="00344A90">
                <w:rPr>
                  <w:rFonts w:ascii="Times New Roman" w:hAnsi="Times New Roman" w:cs="Times New Roman"/>
                  <w:color w:val="000000"/>
                  <w:sz w:val="22"/>
                  <w:szCs w:val="22"/>
                  <w:rPrChange w:id="2860" w:author="Anderson, Kenneth" w:date="2026-10-09T09:20:00Z" w16du:dateUtc="2026-10-09T13:20:00Z">
                    <w:rPr>
                      <w:rFonts w:ascii="Segoe UI" w:hAnsi="Segoe UI" w:cs="Segoe UI"/>
                      <w:color w:val="000000"/>
                      <w:sz w:val="16"/>
                      <w:szCs w:val="16"/>
                    </w:rPr>
                  </w:rPrChange>
                </w:rPr>
                <w:t>42%</w:t>
              </w:r>
            </w:ins>
          </w:p>
        </w:tc>
        <w:tc>
          <w:tcPr>
            <w:tcW w:w="793" w:type="dxa"/>
            <w:tcBorders>
              <w:top w:val="single" w:sz="4" w:space="0" w:color="auto"/>
              <w:bottom w:val="nil"/>
            </w:tcBorders>
            <w:vAlign w:val="center"/>
            <w:tcPrChange w:id="2861" w:author="Anderson, Kenneth" w:date="2026-10-09T09:18:00Z" w16du:dateUtc="2026-10-09T13:18:00Z">
              <w:tcPr>
                <w:tcW w:w="891" w:type="dxa"/>
                <w:tcBorders>
                  <w:top w:val="single" w:sz="4" w:space="0" w:color="auto"/>
                  <w:bottom w:val="nil"/>
                </w:tcBorders>
              </w:tcPr>
            </w:tcPrChange>
          </w:tcPr>
          <w:p w14:paraId="70F7AEBB" w14:textId="45C98BB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62" w:author="Anderson, Kenneth" w:date="2026-10-09T09:17:00Z" w16du:dateUtc="2026-10-09T13:17:00Z"/>
                <w:rFonts w:ascii="Times New Roman" w:hAnsi="Times New Roman" w:cs="Times New Roman"/>
                <w:sz w:val="22"/>
                <w:szCs w:val="22"/>
                <w:rPrChange w:id="2863" w:author="Anderson, Kenneth" w:date="2026-10-09T09:20:00Z" w16du:dateUtc="2026-10-09T13:20:00Z">
                  <w:rPr>
                    <w:ins w:id="2864" w:author="Anderson, Kenneth" w:date="2026-10-09T09:17:00Z" w16du:dateUtc="2026-10-09T13:17:00Z"/>
                    <w:rFonts w:ascii="Times New Roman" w:hAnsi="Times New Roman" w:cs="Times New Roman"/>
                  </w:rPr>
                </w:rPrChange>
              </w:rPr>
            </w:pPr>
            <w:ins w:id="2865" w:author="Anderson, Kenneth" w:date="2026-10-09T09:18:00Z" w16du:dateUtc="2026-10-09T13:18:00Z">
              <w:r w:rsidRPr="00344A90">
                <w:rPr>
                  <w:rFonts w:ascii="Times New Roman" w:hAnsi="Times New Roman" w:cs="Times New Roman"/>
                  <w:color w:val="000000"/>
                  <w:sz w:val="22"/>
                  <w:szCs w:val="22"/>
                  <w:rPrChange w:id="2866" w:author="Anderson, Kenneth" w:date="2026-10-09T09:20:00Z" w16du:dateUtc="2026-10-09T13:20:00Z">
                    <w:rPr>
                      <w:rFonts w:ascii="Segoe UI" w:hAnsi="Segoe UI" w:cs="Segoe UI"/>
                      <w:color w:val="000000"/>
                      <w:sz w:val="16"/>
                      <w:szCs w:val="16"/>
                    </w:rPr>
                  </w:rPrChange>
                </w:rPr>
                <w:t>2%</w:t>
              </w:r>
            </w:ins>
          </w:p>
        </w:tc>
        <w:tc>
          <w:tcPr>
            <w:tcW w:w="1165" w:type="dxa"/>
            <w:tcBorders>
              <w:top w:val="single" w:sz="4" w:space="0" w:color="auto"/>
              <w:bottom w:val="nil"/>
            </w:tcBorders>
            <w:vAlign w:val="center"/>
            <w:tcPrChange w:id="2867" w:author="Anderson, Kenneth" w:date="2026-10-09T09:18:00Z" w16du:dateUtc="2026-10-09T13:18:00Z">
              <w:tcPr>
                <w:tcW w:w="2529" w:type="dxa"/>
                <w:tcBorders>
                  <w:top w:val="single" w:sz="4" w:space="0" w:color="auto"/>
                  <w:bottom w:val="nil"/>
                </w:tcBorders>
              </w:tcPr>
            </w:tcPrChange>
          </w:tcPr>
          <w:p w14:paraId="68F742A7" w14:textId="389AF5E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68" w:author="Anderson, Kenneth" w:date="2026-10-09T09:17:00Z" w16du:dateUtc="2026-10-09T13:17:00Z"/>
                <w:rFonts w:ascii="Times New Roman" w:hAnsi="Times New Roman" w:cs="Times New Roman"/>
                <w:sz w:val="22"/>
                <w:szCs w:val="22"/>
                <w:rPrChange w:id="2869" w:author="Anderson, Kenneth" w:date="2026-10-09T09:20:00Z" w16du:dateUtc="2026-10-09T13:20:00Z">
                  <w:rPr>
                    <w:ins w:id="2870" w:author="Anderson, Kenneth" w:date="2026-10-09T09:17:00Z" w16du:dateUtc="2026-10-09T13:17:00Z"/>
                    <w:rFonts w:ascii="Times New Roman" w:hAnsi="Times New Roman" w:cs="Times New Roman"/>
                  </w:rPr>
                </w:rPrChange>
              </w:rPr>
            </w:pPr>
            <w:ins w:id="2871" w:author="Anderson, Kenneth" w:date="2026-10-09T09:18:00Z" w16du:dateUtc="2026-10-09T13:18:00Z">
              <w:r w:rsidRPr="00344A90">
                <w:rPr>
                  <w:rFonts w:ascii="Times New Roman" w:hAnsi="Times New Roman" w:cs="Times New Roman"/>
                  <w:color w:val="000000"/>
                  <w:sz w:val="22"/>
                  <w:szCs w:val="22"/>
                  <w:rPrChange w:id="2872" w:author="Anderson, Kenneth" w:date="2026-10-09T09:20:00Z" w16du:dateUtc="2026-10-09T13:20:00Z">
                    <w:rPr>
                      <w:rFonts w:ascii="Segoe UI" w:hAnsi="Segoe UI" w:cs="Segoe UI"/>
                      <w:color w:val="000000"/>
                      <w:sz w:val="16"/>
                      <w:szCs w:val="16"/>
                    </w:rPr>
                  </w:rPrChange>
                </w:rPr>
                <w:t>20%</w:t>
              </w:r>
            </w:ins>
          </w:p>
        </w:tc>
      </w:tr>
      <w:tr w:rsidR="00D32DEE" w:rsidRPr="007E5245" w14:paraId="185A7A6B" w14:textId="77777777" w:rsidTr="00D32DEE">
        <w:tblPrEx>
          <w:tblW w:w="0" w:type="auto"/>
          <w:tblLook w:val="06A0" w:firstRow="1" w:lastRow="0" w:firstColumn="1" w:lastColumn="0" w:noHBand="1" w:noVBand="1"/>
          <w:tblPrExChange w:id="2873" w:author="Anderson, Kenneth" w:date="2026-10-09T09:18:00Z" w16du:dateUtc="2026-10-09T13:18:00Z">
            <w:tblPrEx>
              <w:tblW w:w="0" w:type="auto"/>
              <w:tblLook w:val="06A0" w:firstRow="1" w:lastRow="0" w:firstColumn="1" w:lastColumn="0" w:noHBand="1" w:noVBand="1"/>
            </w:tblPrEx>
          </w:tblPrExChange>
        </w:tblPrEx>
        <w:trPr>
          <w:trHeight w:val="216"/>
          <w:ins w:id="2874" w:author="Anderson, Kenneth" w:date="2026-10-09T09:17:00Z"/>
          <w:trPrChange w:id="2875"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2876" w:author="Anderson, Kenneth" w:date="2026-10-09T09:18:00Z" w16du:dateUtc="2026-10-09T13:18:00Z">
              <w:tcPr>
                <w:tcW w:w="1060" w:type="dxa"/>
                <w:tcBorders>
                  <w:top w:val="nil"/>
                  <w:bottom w:val="single" w:sz="4" w:space="0" w:color="auto"/>
                </w:tcBorders>
              </w:tcPr>
            </w:tcPrChange>
          </w:tcPr>
          <w:p w14:paraId="4E695795" w14:textId="77777777" w:rsidR="00D32DEE" w:rsidRPr="007E5245" w:rsidRDefault="00D32DEE" w:rsidP="00D32DEE">
            <w:pPr>
              <w:pStyle w:val="TableNormal1"/>
              <w:rPr>
                <w:ins w:id="2877"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2878" w:author="Anderson, Kenneth" w:date="2026-10-09T09:18:00Z" w16du:dateUtc="2026-10-09T13:18:00Z">
              <w:tcPr>
                <w:tcW w:w="1431" w:type="dxa"/>
                <w:tcBorders>
                  <w:top w:val="nil"/>
                  <w:bottom w:val="single" w:sz="4" w:space="0" w:color="auto"/>
                </w:tcBorders>
              </w:tcPr>
            </w:tcPrChange>
          </w:tcPr>
          <w:p w14:paraId="3A51D5DB"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79"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2880" w:author="Anderson, Kenneth" w:date="2026-10-09T09:18:00Z" w16du:dateUtc="2026-10-09T13:18:00Z">
              <w:tcPr>
                <w:tcW w:w="2110" w:type="dxa"/>
                <w:tcBorders>
                  <w:top w:val="nil"/>
                  <w:bottom w:val="single" w:sz="4" w:space="0" w:color="auto"/>
                </w:tcBorders>
              </w:tcPr>
            </w:tcPrChange>
          </w:tcPr>
          <w:p w14:paraId="70860D85"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881" w:author="Anderson, Kenneth" w:date="2026-10-09T09:17:00Z" w16du:dateUtc="2026-10-09T13:17:00Z"/>
                <w:rFonts w:ascii="Times New Roman" w:hAnsi="Times New Roman" w:cs="Times New Roman"/>
              </w:rPr>
            </w:pPr>
            <w:ins w:id="2882"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2883" w:author="Anderson, Kenneth" w:date="2026-10-09T09:18:00Z" w16du:dateUtc="2026-10-09T13:18:00Z">
              <w:tcPr>
                <w:tcW w:w="1119" w:type="dxa"/>
                <w:tcBorders>
                  <w:top w:val="nil"/>
                  <w:bottom w:val="single" w:sz="4" w:space="0" w:color="auto"/>
                </w:tcBorders>
              </w:tcPr>
            </w:tcPrChange>
          </w:tcPr>
          <w:p w14:paraId="61C194C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84" w:author="Anderson, Kenneth" w:date="2026-10-09T09:17:00Z" w16du:dateUtc="2026-10-09T13:17:00Z"/>
                <w:rFonts w:ascii="Times New Roman" w:hAnsi="Times New Roman" w:cs="Times New Roman"/>
              </w:rPr>
            </w:pPr>
            <w:ins w:id="2885" w:author="Anderson, Kenneth" w:date="2026-10-09T09:17:00Z" w16du:dateUtc="2026-10-09T13:17:00Z">
              <w:r w:rsidRPr="007E5245">
                <w:rPr>
                  <w:rFonts w:ascii="Times New Roman" w:hAnsi="Times New Roman" w:cs="Times New Roman"/>
                  <w:color w:val="000000"/>
                </w:rPr>
                <w:t>623,492</w:t>
              </w:r>
            </w:ins>
          </w:p>
        </w:tc>
        <w:tc>
          <w:tcPr>
            <w:tcW w:w="933" w:type="dxa"/>
            <w:gridSpan w:val="2"/>
            <w:tcBorders>
              <w:top w:val="nil"/>
              <w:bottom w:val="single" w:sz="4" w:space="0" w:color="auto"/>
            </w:tcBorders>
            <w:vAlign w:val="center"/>
            <w:tcPrChange w:id="2886" w:author="Anderson, Kenneth" w:date="2026-10-09T09:18:00Z" w16du:dateUtc="2026-10-09T13:18:00Z">
              <w:tcPr>
                <w:tcW w:w="1374" w:type="dxa"/>
                <w:gridSpan w:val="2"/>
                <w:tcBorders>
                  <w:top w:val="nil"/>
                  <w:bottom w:val="single" w:sz="4" w:space="0" w:color="auto"/>
                </w:tcBorders>
              </w:tcPr>
            </w:tcPrChange>
          </w:tcPr>
          <w:p w14:paraId="5A75CB65" w14:textId="41A2330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87" w:author="Anderson, Kenneth" w:date="2026-10-09T09:17:00Z" w16du:dateUtc="2026-10-09T13:17:00Z"/>
                <w:rFonts w:ascii="Times New Roman" w:hAnsi="Times New Roman" w:cs="Times New Roman"/>
                <w:sz w:val="22"/>
                <w:szCs w:val="22"/>
                <w:rPrChange w:id="2888" w:author="Anderson, Kenneth" w:date="2026-10-09T09:20:00Z" w16du:dateUtc="2026-10-09T13:20:00Z">
                  <w:rPr>
                    <w:ins w:id="2889" w:author="Anderson, Kenneth" w:date="2026-10-09T09:17:00Z" w16du:dateUtc="2026-10-09T13:17:00Z"/>
                    <w:rFonts w:ascii="Times New Roman" w:hAnsi="Times New Roman" w:cs="Times New Roman"/>
                  </w:rPr>
                </w:rPrChange>
              </w:rPr>
            </w:pPr>
            <w:ins w:id="2890" w:author="Anderson, Kenneth" w:date="2026-10-09T09:18:00Z" w16du:dateUtc="2026-10-09T13:18:00Z">
              <w:r w:rsidRPr="00344A90">
                <w:rPr>
                  <w:rFonts w:ascii="Times New Roman" w:hAnsi="Times New Roman" w:cs="Times New Roman"/>
                  <w:color w:val="000000"/>
                  <w:sz w:val="22"/>
                  <w:szCs w:val="22"/>
                  <w:rPrChange w:id="2891" w:author="Anderson, Kenneth" w:date="2026-10-09T09:20:00Z" w16du:dateUtc="2026-10-09T13:20:00Z">
                    <w:rPr>
                      <w:rFonts w:ascii="Segoe UI" w:hAnsi="Segoe UI" w:cs="Segoe UI"/>
                      <w:color w:val="000000"/>
                      <w:sz w:val="16"/>
                      <w:szCs w:val="16"/>
                    </w:rPr>
                  </w:rPrChange>
                </w:rPr>
                <w:t>75%</w:t>
              </w:r>
            </w:ins>
          </w:p>
        </w:tc>
        <w:tc>
          <w:tcPr>
            <w:tcW w:w="795" w:type="dxa"/>
            <w:tcBorders>
              <w:top w:val="nil"/>
              <w:bottom w:val="single" w:sz="4" w:space="0" w:color="auto"/>
            </w:tcBorders>
            <w:vAlign w:val="center"/>
            <w:tcPrChange w:id="2892" w:author="Anderson, Kenneth" w:date="2026-10-09T09:18:00Z" w16du:dateUtc="2026-10-09T13:18:00Z">
              <w:tcPr>
                <w:tcW w:w="893" w:type="dxa"/>
                <w:tcBorders>
                  <w:top w:val="nil"/>
                  <w:bottom w:val="single" w:sz="4" w:space="0" w:color="auto"/>
                </w:tcBorders>
              </w:tcPr>
            </w:tcPrChange>
          </w:tcPr>
          <w:p w14:paraId="7408BC80" w14:textId="58BF670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93" w:author="Anderson, Kenneth" w:date="2026-10-09T09:17:00Z" w16du:dateUtc="2026-10-09T13:17:00Z"/>
                <w:rFonts w:ascii="Times New Roman" w:hAnsi="Times New Roman" w:cs="Times New Roman"/>
                <w:sz w:val="22"/>
                <w:szCs w:val="22"/>
                <w:rPrChange w:id="2894" w:author="Anderson, Kenneth" w:date="2026-10-09T09:20:00Z" w16du:dateUtc="2026-10-09T13:20:00Z">
                  <w:rPr>
                    <w:ins w:id="2895" w:author="Anderson, Kenneth" w:date="2026-10-09T09:17:00Z" w16du:dateUtc="2026-10-09T13:17:00Z"/>
                    <w:rFonts w:ascii="Times New Roman" w:hAnsi="Times New Roman" w:cs="Times New Roman"/>
                  </w:rPr>
                </w:rPrChange>
              </w:rPr>
            </w:pPr>
            <w:ins w:id="2896" w:author="Anderson, Kenneth" w:date="2026-10-09T09:18:00Z" w16du:dateUtc="2026-10-09T13:18:00Z">
              <w:r w:rsidRPr="00344A90">
                <w:rPr>
                  <w:rFonts w:ascii="Times New Roman" w:hAnsi="Times New Roman" w:cs="Times New Roman"/>
                  <w:color w:val="000000"/>
                  <w:sz w:val="22"/>
                  <w:szCs w:val="22"/>
                  <w:rPrChange w:id="2897" w:author="Anderson, Kenneth" w:date="2026-10-09T09:20:00Z" w16du:dateUtc="2026-10-09T13:20:00Z">
                    <w:rPr>
                      <w:rFonts w:ascii="Segoe UI" w:hAnsi="Segoe UI" w:cs="Segoe UI"/>
                      <w:color w:val="000000"/>
                      <w:sz w:val="16"/>
                      <w:szCs w:val="16"/>
                    </w:rPr>
                  </w:rPrChange>
                </w:rPr>
                <w:t>89%</w:t>
              </w:r>
            </w:ins>
          </w:p>
        </w:tc>
        <w:tc>
          <w:tcPr>
            <w:tcW w:w="939" w:type="dxa"/>
            <w:tcBorders>
              <w:top w:val="nil"/>
              <w:bottom w:val="single" w:sz="4" w:space="0" w:color="auto"/>
            </w:tcBorders>
            <w:vAlign w:val="center"/>
            <w:tcPrChange w:id="2898" w:author="Anderson, Kenneth" w:date="2026-10-09T09:18:00Z" w16du:dateUtc="2026-10-09T13:18:00Z">
              <w:tcPr>
                <w:tcW w:w="1553" w:type="dxa"/>
                <w:tcBorders>
                  <w:top w:val="nil"/>
                  <w:bottom w:val="single" w:sz="4" w:space="0" w:color="auto"/>
                </w:tcBorders>
              </w:tcPr>
            </w:tcPrChange>
          </w:tcPr>
          <w:p w14:paraId="0E348066" w14:textId="0631FED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899" w:author="Anderson, Kenneth" w:date="2026-10-09T09:17:00Z" w16du:dateUtc="2026-10-09T13:17:00Z"/>
                <w:rFonts w:ascii="Times New Roman" w:hAnsi="Times New Roman" w:cs="Times New Roman"/>
                <w:sz w:val="22"/>
                <w:szCs w:val="22"/>
                <w:rPrChange w:id="2900" w:author="Anderson, Kenneth" w:date="2026-10-09T09:20:00Z" w16du:dateUtc="2026-10-09T13:20:00Z">
                  <w:rPr>
                    <w:ins w:id="2901" w:author="Anderson, Kenneth" w:date="2026-10-09T09:17:00Z" w16du:dateUtc="2026-10-09T13:17:00Z"/>
                    <w:rFonts w:ascii="Times New Roman" w:hAnsi="Times New Roman" w:cs="Times New Roman"/>
                  </w:rPr>
                </w:rPrChange>
              </w:rPr>
            </w:pPr>
            <w:ins w:id="2902" w:author="Anderson, Kenneth" w:date="2026-10-09T09:18:00Z" w16du:dateUtc="2026-10-09T13:18:00Z">
              <w:r w:rsidRPr="00344A90">
                <w:rPr>
                  <w:rFonts w:ascii="Times New Roman" w:hAnsi="Times New Roman" w:cs="Times New Roman"/>
                  <w:color w:val="000000"/>
                  <w:sz w:val="22"/>
                  <w:szCs w:val="22"/>
                  <w:rPrChange w:id="2903" w:author="Anderson, Kenneth" w:date="2026-10-09T09:20:00Z" w16du:dateUtc="2026-10-09T13:20:00Z">
                    <w:rPr>
                      <w:rFonts w:ascii="Segoe UI" w:hAnsi="Segoe UI" w:cs="Segoe UI"/>
                      <w:color w:val="000000"/>
                      <w:sz w:val="16"/>
                      <w:szCs w:val="16"/>
                    </w:rPr>
                  </w:rPrChange>
                </w:rPr>
                <w:t>64%</w:t>
              </w:r>
            </w:ins>
          </w:p>
        </w:tc>
        <w:tc>
          <w:tcPr>
            <w:tcW w:w="793" w:type="dxa"/>
            <w:tcBorders>
              <w:top w:val="nil"/>
              <w:bottom w:val="single" w:sz="4" w:space="0" w:color="auto"/>
            </w:tcBorders>
            <w:vAlign w:val="center"/>
            <w:tcPrChange w:id="2904" w:author="Anderson, Kenneth" w:date="2026-10-09T09:18:00Z" w16du:dateUtc="2026-10-09T13:18:00Z">
              <w:tcPr>
                <w:tcW w:w="891" w:type="dxa"/>
                <w:tcBorders>
                  <w:top w:val="nil"/>
                  <w:bottom w:val="single" w:sz="4" w:space="0" w:color="auto"/>
                </w:tcBorders>
              </w:tcPr>
            </w:tcPrChange>
          </w:tcPr>
          <w:p w14:paraId="0F2E9350" w14:textId="467CAFA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05" w:author="Anderson, Kenneth" w:date="2026-10-09T09:17:00Z" w16du:dateUtc="2026-10-09T13:17:00Z"/>
                <w:rFonts w:ascii="Times New Roman" w:hAnsi="Times New Roman" w:cs="Times New Roman"/>
                <w:sz w:val="22"/>
                <w:szCs w:val="22"/>
                <w:rPrChange w:id="2906" w:author="Anderson, Kenneth" w:date="2026-10-09T09:20:00Z" w16du:dateUtc="2026-10-09T13:20:00Z">
                  <w:rPr>
                    <w:ins w:id="2907" w:author="Anderson, Kenneth" w:date="2026-10-09T09:17:00Z" w16du:dateUtc="2026-10-09T13:17:00Z"/>
                    <w:rFonts w:ascii="Times New Roman" w:hAnsi="Times New Roman" w:cs="Times New Roman"/>
                  </w:rPr>
                </w:rPrChange>
              </w:rPr>
            </w:pPr>
            <w:ins w:id="2908" w:author="Anderson, Kenneth" w:date="2026-10-09T09:18:00Z" w16du:dateUtc="2026-10-09T13:18:00Z">
              <w:r w:rsidRPr="00344A90">
                <w:rPr>
                  <w:rFonts w:ascii="Times New Roman" w:hAnsi="Times New Roman" w:cs="Times New Roman"/>
                  <w:color w:val="000000"/>
                  <w:sz w:val="22"/>
                  <w:szCs w:val="22"/>
                  <w:rPrChange w:id="2909" w:author="Anderson, Kenneth" w:date="2026-10-09T09:20:00Z" w16du:dateUtc="2026-10-09T13:20:00Z">
                    <w:rPr>
                      <w:rFonts w:ascii="Segoe UI" w:hAnsi="Segoe UI" w:cs="Segoe UI"/>
                      <w:color w:val="000000"/>
                      <w:sz w:val="16"/>
                      <w:szCs w:val="16"/>
                    </w:rPr>
                  </w:rPrChange>
                </w:rPr>
                <w:t>92%</w:t>
              </w:r>
            </w:ins>
          </w:p>
        </w:tc>
        <w:tc>
          <w:tcPr>
            <w:tcW w:w="1165" w:type="dxa"/>
            <w:tcBorders>
              <w:top w:val="nil"/>
              <w:bottom w:val="single" w:sz="4" w:space="0" w:color="auto"/>
            </w:tcBorders>
            <w:vAlign w:val="center"/>
            <w:tcPrChange w:id="2910" w:author="Anderson, Kenneth" w:date="2026-10-09T09:18:00Z" w16du:dateUtc="2026-10-09T13:18:00Z">
              <w:tcPr>
                <w:tcW w:w="2529" w:type="dxa"/>
                <w:tcBorders>
                  <w:top w:val="nil"/>
                  <w:bottom w:val="single" w:sz="4" w:space="0" w:color="auto"/>
                </w:tcBorders>
              </w:tcPr>
            </w:tcPrChange>
          </w:tcPr>
          <w:p w14:paraId="08D617C4" w14:textId="3875E1F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11" w:author="Anderson, Kenneth" w:date="2026-10-09T09:17:00Z" w16du:dateUtc="2026-10-09T13:17:00Z"/>
                <w:rFonts w:ascii="Times New Roman" w:hAnsi="Times New Roman" w:cs="Times New Roman"/>
                <w:sz w:val="22"/>
                <w:szCs w:val="22"/>
                <w:rPrChange w:id="2912" w:author="Anderson, Kenneth" w:date="2026-10-09T09:20:00Z" w16du:dateUtc="2026-10-09T13:20:00Z">
                  <w:rPr>
                    <w:ins w:id="2913" w:author="Anderson, Kenneth" w:date="2026-10-09T09:17:00Z" w16du:dateUtc="2026-10-09T13:17:00Z"/>
                    <w:rFonts w:ascii="Times New Roman" w:hAnsi="Times New Roman" w:cs="Times New Roman"/>
                  </w:rPr>
                </w:rPrChange>
              </w:rPr>
            </w:pPr>
            <w:ins w:id="2914" w:author="Anderson, Kenneth" w:date="2026-10-09T09:18:00Z" w16du:dateUtc="2026-10-09T13:18:00Z">
              <w:r w:rsidRPr="00344A90">
                <w:rPr>
                  <w:rFonts w:ascii="Times New Roman" w:hAnsi="Times New Roman" w:cs="Times New Roman"/>
                  <w:color w:val="000000"/>
                  <w:sz w:val="22"/>
                  <w:szCs w:val="22"/>
                  <w:rPrChange w:id="2915" w:author="Anderson, Kenneth" w:date="2026-10-09T09:20:00Z" w16du:dateUtc="2026-10-09T13:20:00Z">
                    <w:rPr>
                      <w:rFonts w:ascii="Segoe UI" w:hAnsi="Segoe UI" w:cs="Segoe UI"/>
                      <w:color w:val="000000"/>
                      <w:sz w:val="16"/>
                      <w:szCs w:val="16"/>
                    </w:rPr>
                  </w:rPrChange>
                </w:rPr>
                <w:t>66%</w:t>
              </w:r>
            </w:ins>
          </w:p>
        </w:tc>
      </w:tr>
      <w:tr w:rsidR="00D32DEE" w:rsidRPr="007E5245" w14:paraId="393F8C40" w14:textId="77777777" w:rsidTr="00D32DEE">
        <w:tblPrEx>
          <w:tblW w:w="0" w:type="auto"/>
          <w:tblLook w:val="06A0" w:firstRow="1" w:lastRow="0" w:firstColumn="1" w:lastColumn="0" w:noHBand="1" w:noVBand="1"/>
          <w:tblPrExChange w:id="2916" w:author="Anderson, Kenneth" w:date="2026-10-09T09:18:00Z" w16du:dateUtc="2026-10-09T13:18:00Z">
            <w:tblPrEx>
              <w:tblW w:w="0" w:type="auto"/>
              <w:tblLook w:val="06A0" w:firstRow="1" w:lastRow="0" w:firstColumn="1" w:lastColumn="0" w:noHBand="1" w:noVBand="1"/>
            </w:tblPrEx>
          </w:tblPrExChange>
        </w:tblPrEx>
        <w:trPr>
          <w:trHeight w:val="216"/>
          <w:ins w:id="2917" w:author="Anderson, Kenneth" w:date="2026-10-09T09:17:00Z"/>
          <w:trPrChange w:id="2918"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2919" w:author="Anderson, Kenneth" w:date="2026-10-09T09:18:00Z" w16du:dateUtc="2026-10-09T13:18:00Z">
              <w:tcPr>
                <w:tcW w:w="1060" w:type="dxa"/>
                <w:tcBorders>
                  <w:top w:val="single" w:sz="4" w:space="0" w:color="auto"/>
                  <w:bottom w:val="single" w:sz="4" w:space="0" w:color="auto"/>
                </w:tcBorders>
              </w:tcPr>
            </w:tcPrChange>
          </w:tcPr>
          <w:p w14:paraId="621727E5" w14:textId="77777777" w:rsidR="00D32DEE" w:rsidRPr="007E5245" w:rsidRDefault="00D32DEE" w:rsidP="00D32DEE">
            <w:pPr>
              <w:pStyle w:val="TableNormal1"/>
              <w:rPr>
                <w:ins w:id="2920" w:author="Anderson, Kenneth" w:date="2026-10-09T09:17:00Z" w16du:dateUtc="2026-10-09T13:17:00Z"/>
                <w:rFonts w:ascii="Times New Roman" w:hAnsi="Times New Roman" w:cs="Times New Roman"/>
              </w:rPr>
            </w:pPr>
            <w:ins w:id="2921" w:author="Anderson, Kenneth" w:date="2026-10-09T09:17:00Z" w16du:dateUtc="2026-10-09T13:17:00Z">
              <w:r w:rsidRPr="007E5245">
                <w:rPr>
                  <w:rFonts w:ascii="Times New Roman" w:hAnsi="Times New Roman" w:cs="Times New Roman"/>
                  <w:color w:val="000000"/>
                </w:rPr>
                <w:t>MARR</w:t>
              </w:r>
            </w:ins>
          </w:p>
        </w:tc>
        <w:tc>
          <w:tcPr>
            <w:tcW w:w="1216" w:type="dxa"/>
            <w:tcBorders>
              <w:top w:val="single" w:sz="4" w:space="0" w:color="auto"/>
              <w:bottom w:val="single" w:sz="4" w:space="0" w:color="auto"/>
            </w:tcBorders>
            <w:tcPrChange w:id="2922" w:author="Anderson, Kenneth" w:date="2026-10-09T09:18:00Z" w16du:dateUtc="2026-10-09T13:18:00Z">
              <w:tcPr>
                <w:tcW w:w="1431" w:type="dxa"/>
                <w:tcBorders>
                  <w:top w:val="single" w:sz="4" w:space="0" w:color="auto"/>
                  <w:bottom w:val="single" w:sz="4" w:space="0" w:color="auto"/>
                </w:tcBorders>
              </w:tcPr>
            </w:tcPrChange>
          </w:tcPr>
          <w:p w14:paraId="2D6271E8"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23" w:author="Anderson, Kenneth" w:date="2026-10-09T09:17:00Z" w16du:dateUtc="2026-10-09T13:17:00Z"/>
                <w:rFonts w:ascii="Times New Roman" w:hAnsi="Times New Roman" w:cs="Times New Roman"/>
              </w:rPr>
            </w:pPr>
            <w:ins w:id="2924" w:author="Anderson, Kenneth" w:date="2026-10-09T09:17:00Z" w16du:dateUtc="2026-10-09T13:17:00Z">
              <w:r w:rsidRPr="007E5245">
                <w:rPr>
                  <w:rFonts w:ascii="Times New Roman" w:hAnsi="Times New Roman" w:cs="Times New Roman"/>
                  <w:color w:val="000000"/>
                </w:rPr>
                <w:t>16</w:t>
              </w:r>
            </w:ins>
          </w:p>
        </w:tc>
        <w:tc>
          <w:tcPr>
            <w:tcW w:w="1206" w:type="dxa"/>
            <w:tcBorders>
              <w:top w:val="single" w:sz="4" w:space="0" w:color="auto"/>
              <w:bottom w:val="single" w:sz="4" w:space="0" w:color="auto"/>
            </w:tcBorders>
            <w:tcPrChange w:id="2925" w:author="Anderson, Kenneth" w:date="2026-10-09T09:18:00Z" w16du:dateUtc="2026-10-09T13:18:00Z">
              <w:tcPr>
                <w:tcW w:w="2110" w:type="dxa"/>
                <w:tcBorders>
                  <w:top w:val="single" w:sz="4" w:space="0" w:color="auto"/>
                  <w:bottom w:val="single" w:sz="4" w:space="0" w:color="auto"/>
                </w:tcBorders>
              </w:tcPr>
            </w:tcPrChange>
          </w:tcPr>
          <w:p w14:paraId="34B89278"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926" w:author="Anderson, Kenneth" w:date="2026-10-09T09:17:00Z" w16du:dateUtc="2026-10-09T13:17:00Z"/>
                <w:rFonts w:ascii="Times New Roman" w:hAnsi="Times New Roman" w:cs="Times New Roman"/>
              </w:rPr>
            </w:pPr>
            <w:ins w:id="2927"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2928" w:author="Anderson, Kenneth" w:date="2026-10-09T09:18:00Z" w16du:dateUtc="2026-10-09T13:18:00Z">
              <w:tcPr>
                <w:tcW w:w="1119" w:type="dxa"/>
                <w:tcBorders>
                  <w:top w:val="single" w:sz="4" w:space="0" w:color="auto"/>
                  <w:bottom w:val="single" w:sz="4" w:space="0" w:color="auto"/>
                </w:tcBorders>
              </w:tcPr>
            </w:tcPrChange>
          </w:tcPr>
          <w:p w14:paraId="27D7E07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29" w:author="Anderson, Kenneth" w:date="2026-10-09T09:17:00Z" w16du:dateUtc="2026-10-09T13:17:00Z"/>
                <w:rFonts w:ascii="Times New Roman" w:hAnsi="Times New Roman" w:cs="Times New Roman"/>
              </w:rPr>
            </w:pPr>
            <w:ins w:id="2930" w:author="Anderson, Kenneth" w:date="2026-10-09T09:17:00Z" w16du:dateUtc="2026-10-09T13:17:00Z">
              <w:r w:rsidRPr="007E5245">
                <w:rPr>
                  <w:rFonts w:ascii="Times New Roman" w:hAnsi="Times New Roman" w:cs="Times New Roman"/>
                  <w:color w:val="000000"/>
                </w:rPr>
                <w:t>8,073</w:t>
              </w:r>
            </w:ins>
          </w:p>
        </w:tc>
        <w:tc>
          <w:tcPr>
            <w:tcW w:w="933" w:type="dxa"/>
            <w:gridSpan w:val="2"/>
            <w:tcBorders>
              <w:top w:val="single" w:sz="4" w:space="0" w:color="auto"/>
              <w:bottom w:val="single" w:sz="4" w:space="0" w:color="auto"/>
            </w:tcBorders>
            <w:vAlign w:val="center"/>
            <w:tcPrChange w:id="2931" w:author="Anderson, Kenneth" w:date="2026-10-09T09:18:00Z" w16du:dateUtc="2026-10-09T13:18:00Z">
              <w:tcPr>
                <w:tcW w:w="1374" w:type="dxa"/>
                <w:gridSpan w:val="2"/>
                <w:tcBorders>
                  <w:top w:val="single" w:sz="4" w:space="0" w:color="auto"/>
                  <w:bottom w:val="single" w:sz="4" w:space="0" w:color="auto"/>
                </w:tcBorders>
              </w:tcPr>
            </w:tcPrChange>
          </w:tcPr>
          <w:p w14:paraId="1FCBB530" w14:textId="485839C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32" w:author="Anderson, Kenneth" w:date="2026-10-09T09:17:00Z" w16du:dateUtc="2026-10-09T13:17:00Z"/>
                <w:rFonts w:ascii="Times New Roman" w:hAnsi="Times New Roman" w:cs="Times New Roman"/>
                <w:sz w:val="22"/>
                <w:szCs w:val="22"/>
                <w:rPrChange w:id="2933" w:author="Anderson, Kenneth" w:date="2026-10-09T09:20:00Z" w16du:dateUtc="2026-10-09T13:20:00Z">
                  <w:rPr>
                    <w:ins w:id="2934" w:author="Anderson, Kenneth" w:date="2026-10-09T09:17:00Z" w16du:dateUtc="2026-10-09T13:17:00Z"/>
                    <w:rFonts w:ascii="Times New Roman" w:hAnsi="Times New Roman" w:cs="Times New Roman"/>
                  </w:rPr>
                </w:rPrChange>
              </w:rPr>
            </w:pPr>
            <w:ins w:id="2935" w:author="Anderson, Kenneth" w:date="2026-10-09T09:18:00Z" w16du:dateUtc="2026-10-09T13:18:00Z">
              <w:r w:rsidRPr="00344A90">
                <w:rPr>
                  <w:rFonts w:ascii="Times New Roman" w:hAnsi="Times New Roman" w:cs="Times New Roman"/>
                  <w:color w:val="000000"/>
                  <w:sz w:val="22"/>
                  <w:szCs w:val="22"/>
                  <w:rPrChange w:id="2936" w:author="Anderson, Kenneth" w:date="2026-10-09T09:20:00Z" w16du:dateUtc="2026-10-09T13:20:00Z">
                    <w:rPr>
                      <w:rFonts w:ascii="Segoe UI" w:hAnsi="Segoe UI" w:cs="Segoe UI"/>
                      <w:color w:val="000000"/>
                      <w:sz w:val="16"/>
                      <w:szCs w:val="16"/>
                    </w:rPr>
                  </w:rPrChange>
                </w:rPr>
                <w:t>80%</w:t>
              </w:r>
            </w:ins>
          </w:p>
        </w:tc>
        <w:tc>
          <w:tcPr>
            <w:tcW w:w="795" w:type="dxa"/>
            <w:tcBorders>
              <w:top w:val="single" w:sz="4" w:space="0" w:color="auto"/>
              <w:bottom w:val="single" w:sz="4" w:space="0" w:color="auto"/>
            </w:tcBorders>
            <w:vAlign w:val="center"/>
            <w:tcPrChange w:id="2937" w:author="Anderson, Kenneth" w:date="2026-10-09T09:18:00Z" w16du:dateUtc="2026-10-09T13:18:00Z">
              <w:tcPr>
                <w:tcW w:w="893" w:type="dxa"/>
                <w:tcBorders>
                  <w:top w:val="single" w:sz="4" w:space="0" w:color="auto"/>
                  <w:bottom w:val="single" w:sz="4" w:space="0" w:color="auto"/>
                </w:tcBorders>
              </w:tcPr>
            </w:tcPrChange>
          </w:tcPr>
          <w:p w14:paraId="64F2B87E" w14:textId="57EF922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38" w:author="Anderson, Kenneth" w:date="2026-10-09T09:17:00Z" w16du:dateUtc="2026-10-09T13:17:00Z"/>
                <w:rFonts w:ascii="Times New Roman" w:hAnsi="Times New Roman" w:cs="Times New Roman"/>
                <w:sz w:val="22"/>
                <w:szCs w:val="22"/>
                <w:rPrChange w:id="2939" w:author="Anderson, Kenneth" w:date="2026-10-09T09:20:00Z" w16du:dateUtc="2026-10-09T13:20:00Z">
                  <w:rPr>
                    <w:ins w:id="2940" w:author="Anderson, Kenneth" w:date="2026-10-09T09:17:00Z" w16du:dateUtc="2026-10-09T13:17:00Z"/>
                    <w:rFonts w:ascii="Times New Roman" w:hAnsi="Times New Roman" w:cs="Times New Roman"/>
                  </w:rPr>
                </w:rPrChange>
              </w:rPr>
            </w:pPr>
            <w:ins w:id="2941" w:author="Anderson, Kenneth" w:date="2026-10-09T09:18:00Z" w16du:dateUtc="2026-10-09T13:18:00Z">
              <w:r w:rsidRPr="00344A90">
                <w:rPr>
                  <w:rFonts w:ascii="Times New Roman" w:hAnsi="Times New Roman" w:cs="Times New Roman"/>
                  <w:color w:val="000000"/>
                  <w:sz w:val="22"/>
                  <w:szCs w:val="22"/>
                  <w:rPrChange w:id="2942" w:author="Anderson, Kenneth" w:date="2026-10-09T09:20:00Z" w16du:dateUtc="2026-10-09T13:20:00Z">
                    <w:rPr>
                      <w:rFonts w:ascii="Segoe UI" w:hAnsi="Segoe UI" w:cs="Segoe UI"/>
                      <w:color w:val="000000"/>
                      <w:sz w:val="16"/>
                      <w:szCs w:val="16"/>
                    </w:rPr>
                  </w:rPrChange>
                </w:rPr>
                <w:t>95%</w:t>
              </w:r>
            </w:ins>
          </w:p>
        </w:tc>
        <w:tc>
          <w:tcPr>
            <w:tcW w:w="939" w:type="dxa"/>
            <w:tcBorders>
              <w:top w:val="single" w:sz="4" w:space="0" w:color="auto"/>
              <w:bottom w:val="single" w:sz="4" w:space="0" w:color="auto"/>
            </w:tcBorders>
            <w:vAlign w:val="center"/>
            <w:tcPrChange w:id="2943" w:author="Anderson, Kenneth" w:date="2026-10-09T09:18:00Z" w16du:dateUtc="2026-10-09T13:18:00Z">
              <w:tcPr>
                <w:tcW w:w="1553" w:type="dxa"/>
                <w:tcBorders>
                  <w:top w:val="single" w:sz="4" w:space="0" w:color="auto"/>
                  <w:bottom w:val="single" w:sz="4" w:space="0" w:color="auto"/>
                </w:tcBorders>
              </w:tcPr>
            </w:tcPrChange>
          </w:tcPr>
          <w:p w14:paraId="4E9CB39B" w14:textId="10245F05"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44" w:author="Anderson, Kenneth" w:date="2026-10-09T09:17:00Z" w16du:dateUtc="2026-10-09T13:17:00Z"/>
                <w:rFonts w:ascii="Times New Roman" w:hAnsi="Times New Roman" w:cs="Times New Roman"/>
                <w:sz w:val="22"/>
                <w:szCs w:val="22"/>
                <w:rPrChange w:id="2945" w:author="Anderson, Kenneth" w:date="2026-10-09T09:20:00Z" w16du:dateUtc="2026-10-09T13:20:00Z">
                  <w:rPr>
                    <w:ins w:id="2946" w:author="Anderson, Kenneth" w:date="2026-10-09T09:17:00Z" w16du:dateUtc="2026-10-09T13:17:00Z"/>
                    <w:rFonts w:ascii="Times New Roman" w:hAnsi="Times New Roman" w:cs="Times New Roman"/>
                  </w:rPr>
                </w:rPrChange>
              </w:rPr>
            </w:pPr>
            <w:ins w:id="2947" w:author="Anderson, Kenneth" w:date="2026-10-09T09:18:00Z" w16du:dateUtc="2026-10-09T13:18:00Z">
              <w:r w:rsidRPr="00344A90">
                <w:rPr>
                  <w:rFonts w:ascii="Times New Roman" w:hAnsi="Times New Roman" w:cs="Times New Roman"/>
                  <w:color w:val="000000"/>
                  <w:sz w:val="22"/>
                  <w:szCs w:val="22"/>
                  <w:rPrChange w:id="2948" w:author="Anderson, Kenneth" w:date="2026-10-09T09:20:00Z" w16du:dateUtc="2026-10-09T13:20:00Z">
                    <w:rPr>
                      <w:rFonts w:ascii="Segoe UI" w:hAnsi="Segoe UI" w:cs="Segoe UI"/>
                      <w:color w:val="000000"/>
                      <w:sz w:val="16"/>
                      <w:szCs w:val="16"/>
                    </w:rPr>
                  </w:rPrChange>
                </w:rPr>
                <w:t>54%</w:t>
              </w:r>
            </w:ins>
          </w:p>
        </w:tc>
        <w:tc>
          <w:tcPr>
            <w:tcW w:w="793" w:type="dxa"/>
            <w:tcBorders>
              <w:top w:val="single" w:sz="4" w:space="0" w:color="auto"/>
              <w:bottom w:val="single" w:sz="4" w:space="0" w:color="auto"/>
            </w:tcBorders>
            <w:vAlign w:val="center"/>
            <w:tcPrChange w:id="2949" w:author="Anderson, Kenneth" w:date="2026-10-09T09:18:00Z" w16du:dateUtc="2026-10-09T13:18:00Z">
              <w:tcPr>
                <w:tcW w:w="891" w:type="dxa"/>
                <w:tcBorders>
                  <w:top w:val="single" w:sz="4" w:space="0" w:color="auto"/>
                  <w:bottom w:val="single" w:sz="4" w:space="0" w:color="auto"/>
                </w:tcBorders>
              </w:tcPr>
            </w:tcPrChange>
          </w:tcPr>
          <w:p w14:paraId="6CA3287C" w14:textId="58D2097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50" w:author="Anderson, Kenneth" w:date="2026-10-09T09:17:00Z" w16du:dateUtc="2026-10-09T13:17:00Z"/>
                <w:rFonts w:ascii="Times New Roman" w:hAnsi="Times New Roman" w:cs="Times New Roman"/>
                <w:sz w:val="22"/>
                <w:szCs w:val="22"/>
                <w:rPrChange w:id="2951" w:author="Anderson, Kenneth" w:date="2026-10-09T09:20:00Z" w16du:dateUtc="2026-10-09T13:20:00Z">
                  <w:rPr>
                    <w:ins w:id="2952" w:author="Anderson, Kenneth" w:date="2026-10-09T09:17:00Z" w16du:dateUtc="2026-10-09T13:17:00Z"/>
                    <w:rFonts w:ascii="Times New Roman" w:hAnsi="Times New Roman" w:cs="Times New Roman"/>
                  </w:rPr>
                </w:rPrChange>
              </w:rPr>
            </w:pPr>
            <w:ins w:id="2953" w:author="Anderson, Kenneth" w:date="2026-10-09T09:18:00Z" w16du:dateUtc="2026-10-09T13:18:00Z">
              <w:r w:rsidRPr="00344A90">
                <w:rPr>
                  <w:rFonts w:ascii="Times New Roman" w:hAnsi="Times New Roman" w:cs="Times New Roman"/>
                  <w:color w:val="000000"/>
                  <w:sz w:val="22"/>
                  <w:szCs w:val="22"/>
                  <w:rPrChange w:id="2954" w:author="Anderson, Kenneth" w:date="2026-10-09T09:20:00Z" w16du:dateUtc="2026-10-09T13:20:00Z">
                    <w:rPr>
                      <w:rFonts w:ascii="Segoe UI" w:hAnsi="Segoe UI" w:cs="Segoe UI"/>
                      <w:color w:val="000000"/>
                      <w:sz w:val="16"/>
                      <w:szCs w:val="16"/>
                    </w:rPr>
                  </w:rPrChange>
                </w:rPr>
                <w:t>99%</w:t>
              </w:r>
            </w:ins>
          </w:p>
        </w:tc>
        <w:tc>
          <w:tcPr>
            <w:tcW w:w="1165" w:type="dxa"/>
            <w:tcBorders>
              <w:top w:val="single" w:sz="4" w:space="0" w:color="auto"/>
              <w:bottom w:val="single" w:sz="4" w:space="0" w:color="auto"/>
            </w:tcBorders>
            <w:vAlign w:val="center"/>
            <w:tcPrChange w:id="2955" w:author="Anderson, Kenneth" w:date="2026-10-09T09:18:00Z" w16du:dateUtc="2026-10-09T13:18:00Z">
              <w:tcPr>
                <w:tcW w:w="2529" w:type="dxa"/>
                <w:tcBorders>
                  <w:top w:val="single" w:sz="4" w:space="0" w:color="auto"/>
                  <w:bottom w:val="single" w:sz="4" w:space="0" w:color="auto"/>
                </w:tcBorders>
              </w:tcPr>
            </w:tcPrChange>
          </w:tcPr>
          <w:p w14:paraId="4A54FB75" w14:textId="21EC7AA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56" w:author="Anderson, Kenneth" w:date="2026-10-09T09:17:00Z" w16du:dateUtc="2026-10-09T13:17:00Z"/>
                <w:rFonts w:ascii="Times New Roman" w:hAnsi="Times New Roman" w:cs="Times New Roman"/>
                <w:sz w:val="22"/>
                <w:szCs w:val="22"/>
                <w:rPrChange w:id="2957" w:author="Anderson, Kenneth" w:date="2026-10-09T09:20:00Z" w16du:dateUtc="2026-10-09T13:20:00Z">
                  <w:rPr>
                    <w:ins w:id="2958" w:author="Anderson, Kenneth" w:date="2026-10-09T09:17:00Z" w16du:dateUtc="2026-10-09T13:17:00Z"/>
                    <w:rFonts w:ascii="Times New Roman" w:hAnsi="Times New Roman" w:cs="Times New Roman"/>
                  </w:rPr>
                </w:rPrChange>
              </w:rPr>
            </w:pPr>
            <w:ins w:id="2959" w:author="Anderson, Kenneth" w:date="2026-10-09T09:18:00Z" w16du:dateUtc="2026-10-09T13:18:00Z">
              <w:r w:rsidRPr="00344A90">
                <w:rPr>
                  <w:rFonts w:ascii="Times New Roman" w:hAnsi="Times New Roman" w:cs="Times New Roman"/>
                  <w:color w:val="000000"/>
                  <w:sz w:val="22"/>
                  <w:szCs w:val="22"/>
                  <w:rPrChange w:id="2960" w:author="Anderson, Kenneth" w:date="2026-10-09T09:20:00Z" w16du:dateUtc="2026-10-09T13:20:00Z">
                    <w:rPr>
                      <w:rFonts w:ascii="Segoe UI" w:hAnsi="Segoe UI" w:cs="Segoe UI"/>
                      <w:color w:val="000000"/>
                      <w:sz w:val="16"/>
                      <w:szCs w:val="16"/>
                    </w:rPr>
                  </w:rPrChange>
                </w:rPr>
                <w:t>-8%</w:t>
              </w:r>
            </w:ins>
          </w:p>
        </w:tc>
      </w:tr>
      <w:tr w:rsidR="00D32DEE" w:rsidRPr="007E5245" w14:paraId="7C951BB6" w14:textId="77777777" w:rsidTr="00D32DEE">
        <w:tblPrEx>
          <w:tblW w:w="0" w:type="auto"/>
          <w:tblLook w:val="06A0" w:firstRow="1" w:lastRow="0" w:firstColumn="1" w:lastColumn="0" w:noHBand="1" w:noVBand="1"/>
          <w:tblPrExChange w:id="2961" w:author="Anderson, Kenneth" w:date="2026-10-09T09:18:00Z" w16du:dateUtc="2026-10-09T13:18:00Z">
            <w:tblPrEx>
              <w:tblW w:w="0" w:type="auto"/>
              <w:tblLook w:val="06A0" w:firstRow="1" w:lastRow="0" w:firstColumn="1" w:lastColumn="0" w:noHBand="1" w:noVBand="1"/>
            </w:tblPrEx>
          </w:tblPrExChange>
        </w:tblPrEx>
        <w:trPr>
          <w:trHeight w:val="216"/>
          <w:ins w:id="2962" w:author="Anderson, Kenneth" w:date="2026-10-09T09:17:00Z"/>
          <w:trPrChange w:id="2963"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2964" w:author="Anderson, Kenneth" w:date="2026-10-09T09:18:00Z" w16du:dateUtc="2026-10-09T13:18:00Z">
              <w:tcPr>
                <w:tcW w:w="1060" w:type="dxa"/>
                <w:tcBorders>
                  <w:top w:val="single" w:sz="4" w:space="0" w:color="auto"/>
                  <w:bottom w:val="single" w:sz="4" w:space="0" w:color="auto"/>
                </w:tcBorders>
              </w:tcPr>
            </w:tcPrChange>
          </w:tcPr>
          <w:p w14:paraId="55F4376F" w14:textId="77777777" w:rsidR="00D32DEE" w:rsidRPr="007E5245" w:rsidRDefault="00D32DEE" w:rsidP="00D32DEE">
            <w:pPr>
              <w:pStyle w:val="TableNormal1"/>
              <w:rPr>
                <w:ins w:id="2965" w:author="Anderson, Kenneth" w:date="2026-10-09T09:17:00Z" w16du:dateUtc="2026-10-09T13:17:00Z"/>
                <w:rFonts w:ascii="Times New Roman" w:hAnsi="Times New Roman" w:cs="Times New Roman"/>
              </w:rPr>
            </w:pPr>
            <w:ins w:id="2966" w:author="Anderson, Kenneth" w:date="2026-10-09T09:17:00Z" w16du:dateUtc="2026-10-09T13:17:00Z">
              <w:r w:rsidRPr="007E5245">
                <w:rPr>
                  <w:rFonts w:ascii="Times New Roman" w:hAnsi="Times New Roman" w:cs="Times New Roman"/>
                  <w:color w:val="000000"/>
                </w:rPr>
                <w:t>MERW1</w:t>
              </w:r>
            </w:ins>
          </w:p>
        </w:tc>
        <w:tc>
          <w:tcPr>
            <w:tcW w:w="1216" w:type="dxa"/>
            <w:tcBorders>
              <w:top w:val="single" w:sz="4" w:space="0" w:color="auto"/>
              <w:bottom w:val="single" w:sz="4" w:space="0" w:color="auto"/>
            </w:tcBorders>
            <w:tcPrChange w:id="2967" w:author="Anderson, Kenneth" w:date="2026-10-09T09:18:00Z" w16du:dateUtc="2026-10-09T13:18:00Z">
              <w:tcPr>
                <w:tcW w:w="1431" w:type="dxa"/>
                <w:tcBorders>
                  <w:top w:val="single" w:sz="4" w:space="0" w:color="auto"/>
                  <w:bottom w:val="single" w:sz="4" w:space="0" w:color="auto"/>
                </w:tcBorders>
              </w:tcPr>
            </w:tcPrChange>
          </w:tcPr>
          <w:p w14:paraId="14FF8268"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68" w:author="Anderson, Kenneth" w:date="2026-10-09T09:17:00Z" w16du:dateUtc="2026-10-09T13:17:00Z"/>
                <w:rFonts w:ascii="Times New Roman" w:hAnsi="Times New Roman" w:cs="Times New Roman"/>
              </w:rPr>
            </w:pPr>
            <w:ins w:id="2969" w:author="Anderson, Kenneth" w:date="2026-10-09T09:17:00Z" w16du:dateUtc="2026-10-09T13:17:00Z">
              <w:r w:rsidRPr="007E5245">
                <w:rPr>
                  <w:rFonts w:ascii="Times New Roman" w:hAnsi="Times New Roman" w:cs="Times New Roman"/>
                  <w:color w:val="000000"/>
                </w:rPr>
                <w:t>15</w:t>
              </w:r>
            </w:ins>
          </w:p>
        </w:tc>
        <w:tc>
          <w:tcPr>
            <w:tcW w:w="1206" w:type="dxa"/>
            <w:tcBorders>
              <w:top w:val="single" w:sz="4" w:space="0" w:color="auto"/>
              <w:bottom w:val="single" w:sz="4" w:space="0" w:color="auto"/>
            </w:tcBorders>
            <w:tcPrChange w:id="2970" w:author="Anderson, Kenneth" w:date="2026-10-09T09:18:00Z" w16du:dateUtc="2026-10-09T13:18:00Z">
              <w:tcPr>
                <w:tcW w:w="2110" w:type="dxa"/>
                <w:tcBorders>
                  <w:top w:val="single" w:sz="4" w:space="0" w:color="auto"/>
                  <w:bottom w:val="single" w:sz="4" w:space="0" w:color="auto"/>
                </w:tcBorders>
              </w:tcPr>
            </w:tcPrChange>
          </w:tcPr>
          <w:p w14:paraId="293A8488"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2971" w:author="Anderson, Kenneth" w:date="2026-10-09T09:17:00Z" w16du:dateUtc="2026-10-09T13:17:00Z"/>
                <w:rFonts w:ascii="Times New Roman" w:hAnsi="Times New Roman" w:cs="Times New Roman"/>
              </w:rPr>
            </w:pPr>
            <w:ins w:id="2972"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2973" w:author="Anderson, Kenneth" w:date="2026-10-09T09:18:00Z" w16du:dateUtc="2026-10-09T13:18:00Z">
              <w:tcPr>
                <w:tcW w:w="1119" w:type="dxa"/>
                <w:tcBorders>
                  <w:top w:val="single" w:sz="4" w:space="0" w:color="auto"/>
                  <w:bottom w:val="single" w:sz="4" w:space="0" w:color="auto"/>
                </w:tcBorders>
              </w:tcPr>
            </w:tcPrChange>
          </w:tcPr>
          <w:p w14:paraId="44FB2A73"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74" w:author="Anderson, Kenneth" w:date="2026-10-09T09:17:00Z" w16du:dateUtc="2026-10-09T13:17:00Z"/>
                <w:rFonts w:ascii="Times New Roman" w:hAnsi="Times New Roman" w:cs="Times New Roman"/>
              </w:rPr>
            </w:pPr>
            <w:ins w:id="2975" w:author="Anderson, Kenneth" w:date="2026-10-09T09:17:00Z" w16du:dateUtc="2026-10-09T13:17:00Z">
              <w:r w:rsidRPr="007E5245">
                <w:rPr>
                  <w:rFonts w:ascii="Times New Roman" w:hAnsi="Times New Roman" w:cs="Times New Roman"/>
                  <w:color w:val="000000"/>
                </w:rPr>
                <w:t>57,229</w:t>
              </w:r>
            </w:ins>
          </w:p>
        </w:tc>
        <w:tc>
          <w:tcPr>
            <w:tcW w:w="933" w:type="dxa"/>
            <w:gridSpan w:val="2"/>
            <w:tcBorders>
              <w:top w:val="single" w:sz="4" w:space="0" w:color="auto"/>
              <w:bottom w:val="single" w:sz="4" w:space="0" w:color="auto"/>
            </w:tcBorders>
            <w:vAlign w:val="center"/>
            <w:tcPrChange w:id="2976" w:author="Anderson, Kenneth" w:date="2026-10-09T09:18:00Z" w16du:dateUtc="2026-10-09T13:18:00Z">
              <w:tcPr>
                <w:tcW w:w="1374" w:type="dxa"/>
                <w:gridSpan w:val="2"/>
                <w:tcBorders>
                  <w:top w:val="single" w:sz="4" w:space="0" w:color="auto"/>
                  <w:bottom w:val="single" w:sz="4" w:space="0" w:color="auto"/>
                </w:tcBorders>
              </w:tcPr>
            </w:tcPrChange>
          </w:tcPr>
          <w:p w14:paraId="72985DD5" w14:textId="2AA5A8C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77" w:author="Anderson, Kenneth" w:date="2026-10-09T09:17:00Z" w16du:dateUtc="2026-10-09T13:17:00Z"/>
                <w:rFonts w:ascii="Times New Roman" w:hAnsi="Times New Roman" w:cs="Times New Roman"/>
                <w:sz w:val="22"/>
                <w:szCs w:val="22"/>
                <w:rPrChange w:id="2978" w:author="Anderson, Kenneth" w:date="2026-10-09T09:20:00Z" w16du:dateUtc="2026-10-09T13:20:00Z">
                  <w:rPr>
                    <w:ins w:id="2979" w:author="Anderson, Kenneth" w:date="2026-10-09T09:17:00Z" w16du:dateUtc="2026-10-09T13:17:00Z"/>
                    <w:rFonts w:ascii="Times New Roman" w:hAnsi="Times New Roman" w:cs="Times New Roman"/>
                  </w:rPr>
                </w:rPrChange>
              </w:rPr>
            </w:pPr>
            <w:ins w:id="2980" w:author="Anderson, Kenneth" w:date="2026-10-09T09:18:00Z" w16du:dateUtc="2026-10-09T13:18:00Z">
              <w:r w:rsidRPr="00344A90">
                <w:rPr>
                  <w:rFonts w:ascii="Times New Roman" w:hAnsi="Times New Roman" w:cs="Times New Roman"/>
                  <w:color w:val="000000"/>
                  <w:sz w:val="22"/>
                  <w:szCs w:val="22"/>
                  <w:rPrChange w:id="2981" w:author="Anderson, Kenneth" w:date="2026-10-09T09:20:00Z" w16du:dateUtc="2026-10-09T13:20:00Z">
                    <w:rPr>
                      <w:rFonts w:ascii="Segoe UI" w:hAnsi="Segoe UI" w:cs="Segoe UI"/>
                      <w:color w:val="000000"/>
                      <w:sz w:val="16"/>
                      <w:szCs w:val="16"/>
                    </w:rPr>
                  </w:rPrChange>
                </w:rPr>
                <w:t>-21%</w:t>
              </w:r>
            </w:ins>
          </w:p>
        </w:tc>
        <w:tc>
          <w:tcPr>
            <w:tcW w:w="795" w:type="dxa"/>
            <w:tcBorders>
              <w:top w:val="single" w:sz="4" w:space="0" w:color="auto"/>
              <w:bottom w:val="single" w:sz="4" w:space="0" w:color="auto"/>
            </w:tcBorders>
            <w:vAlign w:val="center"/>
            <w:tcPrChange w:id="2982" w:author="Anderson, Kenneth" w:date="2026-10-09T09:18:00Z" w16du:dateUtc="2026-10-09T13:18:00Z">
              <w:tcPr>
                <w:tcW w:w="893" w:type="dxa"/>
                <w:tcBorders>
                  <w:top w:val="single" w:sz="4" w:space="0" w:color="auto"/>
                  <w:bottom w:val="single" w:sz="4" w:space="0" w:color="auto"/>
                </w:tcBorders>
              </w:tcPr>
            </w:tcPrChange>
          </w:tcPr>
          <w:p w14:paraId="5A54AF56" w14:textId="15ED9B7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83" w:author="Anderson, Kenneth" w:date="2026-10-09T09:17:00Z" w16du:dateUtc="2026-10-09T13:17:00Z"/>
                <w:rFonts w:ascii="Times New Roman" w:hAnsi="Times New Roman" w:cs="Times New Roman"/>
                <w:sz w:val="22"/>
                <w:szCs w:val="22"/>
                <w:rPrChange w:id="2984" w:author="Anderson, Kenneth" w:date="2026-10-09T09:20:00Z" w16du:dateUtc="2026-10-09T13:20:00Z">
                  <w:rPr>
                    <w:ins w:id="2985" w:author="Anderson, Kenneth" w:date="2026-10-09T09:17:00Z" w16du:dateUtc="2026-10-09T13:17:00Z"/>
                    <w:rFonts w:ascii="Times New Roman" w:hAnsi="Times New Roman" w:cs="Times New Roman"/>
                  </w:rPr>
                </w:rPrChange>
              </w:rPr>
            </w:pPr>
            <w:ins w:id="2986" w:author="Anderson, Kenneth" w:date="2026-10-09T09:18:00Z" w16du:dateUtc="2026-10-09T13:18:00Z">
              <w:r w:rsidRPr="00344A90">
                <w:rPr>
                  <w:rFonts w:ascii="Times New Roman" w:hAnsi="Times New Roman" w:cs="Times New Roman"/>
                  <w:color w:val="000000"/>
                  <w:sz w:val="22"/>
                  <w:szCs w:val="22"/>
                  <w:rPrChange w:id="2987" w:author="Anderson, Kenneth" w:date="2026-10-09T09:20:00Z" w16du:dateUtc="2026-10-09T13:20:00Z">
                    <w:rPr>
                      <w:rFonts w:ascii="Segoe UI" w:hAnsi="Segoe UI" w:cs="Segoe UI"/>
                      <w:color w:val="000000"/>
                      <w:sz w:val="16"/>
                      <w:szCs w:val="16"/>
                    </w:rPr>
                  </w:rPrChange>
                </w:rPr>
                <w:t>90%</w:t>
              </w:r>
            </w:ins>
          </w:p>
        </w:tc>
        <w:tc>
          <w:tcPr>
            <w:tcW w:w="939" w:type="dxa"/>
            <w:tcBorders>
              <w:top w:val="single" w:sz="4" w:space="0" w:color="auto"/>
              <w:bottom w:val="single" w:sz="4" w:space="0" w:color="auto"/>
            </w:tcBorders>
            <w:vAlign w:val="center"/>
            <w:tcPrChange w:id="2988" w:author="Anderson, Kenneth" w:date="2026-10-09T09:18:00Z" w16du:dateUtc="2026-10-09T13:18:00Z">
              <w:tcPr>
                <w:tcW w:w="1553" w:type="dxa"/>
                <w:tcBorders>
                  <w:top w:val="single" w:sz="4" w:space="0" w:color="auto"/>
                  <w:bottom w:val="single" w:sz="4" w:space="0" w:color="auto"/>
                </w:tcBorders>
              </w:tcPr>
            </w:tcPrChange>
          </w:tcPr>
          <w:p w14:paraId="7DD752ED" w14:textId="6DF5F98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89" w:author="Anderson, Kenneth" w:date="2026-10-09T09:17:00Z" w16du:dateUtc="2026-10-09T13:17:00Z"/>
                <w:rFonts w:ascii="Times New Roman" w:hAnsi="Times New Roman" w:cs="Times New Roman"/>
                <w:sz w:val="22"/>
                <w:szCs w:val="22"/>
                <w:rPrChange w:id="2990" w:author="Anderson, Kenneth" w:date="2026-10-09T09:20:00Z" w16du:dateUtc="2026-10-09T13:20:00Z">
                  <w:rPr>
                    <w:ins w:id="2991" w:author="Anderson, Kenneth" w:date="2026-10-09T09:17:00Z" w16du:dateUtc="2026-10-09T13:17:00Z"/>
                    <w:rFonts w:ascii="Times New Roman" w:hAnsi="Times New Roman" w:cs="Times New Roman"/>
                  </w:rPr>
                </w:rPrChange>
              </w:rPr>
            </w:pPr>
            <w:ins w:id="2992" w:author="Anderson, Kenneth" w:date="2026-10-09T09:18:00Z" w16du:dateUtc="2026-10-09T13:18:00Z">
              <w:r w:rsidRPr="00344A90">
                <w:rPr>
                  <w:rFonts w:ascii="Times New Roman" w:hAnsi="Times New Roman" w:cs="Times New Roman"/>
                  <w:color w:val="000000"/>
                  <w:sz w:val="22"/>
                  <w:szCs w:val="22"/>
                  <w:rPrChange w:id="2993" w:author="Anderson, Kenneth" w:date="2026-10-09T09:20:00Z" w16du:dateUtc="2026-10-09T13:20:00Z">
                    <w:rPr>
                      <w:rFonts w:ascii="Segoe UI" w:hAnsi="Segoe UI" w:cs="Segoe UI"/>
                      <w:color w:val="000000"/>
                      <w:sz w:val="16"/>
                      <w:szCs w:val="16"/>
                    </w:rPr>
                  </w:rPrChange>
                </w:rPr>
                <w:t>-9%</w:t>
              </w:r>
            </w:ins>
          </w:p>
        </w:tc>
        <w:tc>
          <w:tcPr>
            <w:tcW w:w="793" w:type="dxa"/>
            <w:tcBorders>
              <w:top w:val="single" w:sz="4" w:space="0" w:color="auto"/>
              <w:bottom w:val="single" w:sz="4" w:space="0" w:color="auto"/>
            </w:tcBorders>
            <w:vAlign w:val="center"/>
            <w:tcPrChange w:id="2994" w:author="Anderson, Kenneth" w:date="2026-10-09T09:18:00Z" w16du:dateUtc="2026-10-09T13:18:00Z">
              <w:tcPr>
                <w:tcW w:w="891" w:type="dxa"/>
                <w:tcBorders>
                  <w:top w:val="single" w:sz="4" w:space="0" w:color="auto"/>
                  <w:bottom w:val="single" w:sz="4" w:space="0" w:color="auto"/>
                </w:tcBorders>
              </w:tcPr>
            </w:tcPrChange>
          </w:tcPr>
          <w:p w14:paraId="48954263" w14:textId="443DD63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2995" w:author="Anderson, Kenneth" w:date="2026-10-09T09:17:00Z" w16du:dateUtc="2026-10-09T13:17:00Z"/>
                <w:rFonts w:ascii="Times New Roman" w:hAnsi="Times New Roman" w:cs="Times New Roman"/>
                <w:sz w:val="22"/>
                <w:szCs w:val="22"/>
                <w:rPrChange w:id="2996" w:author="Anderson, Kenneth" w:date="2026-10-09T09:20:00Z" w16du:dateUtc="2026-10-09T13:20:00Z">
                  <w:rPr>
                    <w:ins w:id="2997" w:author="Anderson, Kenneth" w:date="2026-10-09T09:17:00Z" w16du:dateUtc="2026-10-09T13:17:00Z"/>
                    <w:rFonts w:ascii="Times New Roman" w:hAnsi="Times New Roman" w:cs="Times New Roman"/>
                  </w:rPr>
                </w:rPrChange>
              </w:rPr>
            </w:pPr>
            <w:ins w:id="2998" w:author="Anderson, Kenneth" w:date="2026-10-09T09:18:00Z" w16du:dateUtc="2026-10-09T13:18:00Z">
              <w:r w:rsidRPr="00344A90">
                <w:rPr>
                  <w:rFonts w:ascii="Times New Roman" w:hAnsi="Times New Roman" w:cs="Times New Roman"/>
                  <w:color w:val="000000"/>
                  <w:sz w:val="22"/>
                  <w:szCs w:val="22"/>
                  <w:rPrChange w:id="2999" w:author="Anderson, Kenneth" w:date="2026-10-09T09:20:00Z" w16du:dateUtc="2026-10-09T13:20:00Z">
                    <w:rPr>
                      <w:rFonts w:ascii="Segoe UI" w:hAnsi="Segoe UI" w:cs="Segoe UI"/>
                      <w:color w:val="000000"/>
                      <w:sz w:val="16"/>
                      <w:szCs w:val="16"/>
                    </w:rPr>
                  </w:rPrChange>
                </w:rPr>
                <w:t>25%</w:t>
              </w:r>
            </w:ins>
          </w:p>
        </w:tc>
        <w:tc>
          <w:tcPr>
            <w:tcW w:w="1165" w:type="dxa"/>
            <w:tcBorders>
              <w:top w:val="single" w:sz="4" w:space="0" w:color="auto"/>
              <w:bottom w:val="single" w:sz="4" w:space="0" w:color="auto"/>
            </w:tcBorders>
            <w:vAlign w:val="center"/>
            <w:tcPrChange w:id="3000" w:author="Anderson, Kenneth" w:date="2026-10-09T09:18:00Z" w16du:dateUtc="2026-10-09T13:18:00Z">
              <w:tcPr>
                <w:tcW w:w="2529" w:type="dxa"/>
                <w:tcBorders>
                  <w:top w:val="single" w:sz="4" w:space="0" w:color="auto"/>
                  <w:bottom w:val="single" w:sz="4" w:space="0" w:color="auto"/>
                </w:tcBorders>
              </w:tcPr>
            </w:tcPrChange>
          </w:tcPr>
          <w:p w14:paraId="2120A636" w14:textId="5E8179B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01" w:author="Anderson, Kenneth" w:date="2026-10-09T09:17:00Z" w16du:dateUtc="2026-10-09T13:17:00Z"/>
                <w:rFonts w:ascii="Times New Roman" w:hAnsi="Times New Roman" w:cs="Times New Roman"/>
                <w:sz w:val="22"/>
                <w:szCs w:val="22"/>
                <w:rPrChange w:id="3002" w:author="Anderson, Kenneth" w:date="2026-10-09T09:20:00Z" w16du:dateUtc="2026-10-09T13:20:00Z">
                  <w:rPr>
                    <w:ins w:id="3003" w:author="Anderson, Kenneth" w:date="2026-10-09T09:17:00Z" w16du:dateUtc="2026-10-09T13:17:00Z"/>
                    <w:rFonts w:ascii="Times New Roman" w:hAnsi="Times New Roman" w:cs="Times New Roman"/>
                  </w:rPr>
                </w:rPrChange>
              </w:rPr>
            </w:pPr>
            <w:ins w:id="3004" w:author="Anderson, Kenneth" w:date="2026-10-09T09:18:00Z" w16du:dateUtc="2026-10-09T13:18:00Z">
              <w:r w:rsidRPr="00344A90">
                <w:rPr>
                  <w:rFonts w:ascii="Times New Roman" w:hAnsi="Times New Roman" w:cs="Times New Roman"/>
                  <w:color w:val="000000"/>
                  <w:sz w:val="22"/>
                  <w:szCs w:val="22"/>
                  <w:rPrChange w:id="3005" w:author="Anderson, Kenneth" w:date="2026-10-09T09:20:00Z" w16du:dateUtc="2026-10-09T13:20:00Z">
                    <w:rPr>
                      <w:rFonts w:ascii="Segoe UI" w:hAnsi="Segoe UI" w:cs="Segoe UI"/>
                      <w:color w:val="000000"/>
                      <w:sz w:val="16"/>
                      <w:szCs w:val="16"/>
                    </w:rPr>
                  </w:rPrChange>
                </w:rPr>
                <w:t>-143%</w:t>
              </w:r>
            </w:ins>
          </w:p>
        </w:tc>
      </w:tr>
      <w:tr w:rsidR="00D32DEE" w:rsidRPr="007E5245" w14:paraId="268B8BF2" w14:textId="77777777" w:rsidTr="00D32DEE">
        <w:tblPrEx>
          <w:tblW w:w="0" w:type="auto"/>
          <w:tblLook w:val="06A0" w:firstRow="1" w:lastRow="0" w:firstColumn="1" w:lastColumn="0" w:noHBand="1" w:noVBand="1"/>
          <w:tblPrExChange w:id="3006" w:author="Anderson, Kenneth" w:date="2026-10-09T09:18:00Z" w16du:dateUtc="2026-10-09T13:18:00Z">
            <w:tblPrEx>
              <w:tblW w:w="0" w:type="auto"/>
              <w:tblLook w:val="06A0" w:firstRow="1" w:lastRow="0" w:firstColumn="1" w:lastColumn="0" w:noHBand="1" w:noVBand="1"/>
            </w:tblPrEx>
          </w:tblPrExChange>
        </w:tblPrEx>
        <w:trPr>
          <w:trHeight w:val="216"/>
          <w:ins w:id="3007" w:author="Anderson, Kenneth" w:date="2026-10-09T09:17:00Z"/>
          <w:trPrChange w:id="3008"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3009" w:author="Anderson, Kenneth" w:date="2026-10-09T09:18:00Z" w16du:dateUtc="2026-10-09T13:18:00Z">
              <w:tcPr>
                <w:tcW w:w="1060" w:type="dxa"/>
                <w:tcBorders>
                  <w:top w:val="single" w:sz="4" w:space="0" w:color="auto"/>
                  <w:bottom w:val="single" w:sz="4" w:space="0" w:color="auto"/>
                </w:tcBorders>
              </w:tcPr>
            </w:tcPrChange>
          </w:tcPr>
          <w:p w14:paraId="7F551ADC" w14:textId="77777777" w:rsidR="00D32DEE" w:rsidRPr="007E5245" w:rsidRDefault="00D32DEE" w:rsidP="00D32DEE">
            <w:pPr>
              <w:pStyle w:val="TableNormal1"/>
              <w:rPr>
                <w:ins w:id="3010" w:author="Anderson, Kenneth" w:date="2026-10-09T09:17:00Z" w16du:dateUtc="2026-10-09T13:17:00Z"/>
                <w:rFonts w:ascii="Times New Roman" w:hAnsi="Times New Roman" w:cs="Times New Roman"/>
              </w:rPr>
            </w:pPr>
            <w:ins w:id="3011" w:author="Anderson, Kenneth" w:date="2026-10-09T09:17:00Z" w16du:dateUtc="2026-10-09T13:17:00Z">
              <w:r w:rsidRPr="007E5245">
                <w:rPr>
                  <w:rFonts w:ascii="Times New Roman" w:hAnsi="Times New Roman" w:cs="Times New Roman"/>
                  <w:color w:val="000000"/>
                </w:rPr>
                <w:t>MERW2</w:t>
              </w:r>
            </w:ins>
          </w:p>
        </w:tc>
        <w:tc>
          <w:tcPr>
            <w:tcW w:w="1216" w:type="dxa"/>
            <w:tcBorders>
              <w:top w:val="single" w:sz="4" w:space="0" w:color="auto"/>
              <w:bottom w:val="single" w:sz="4" w:space="0" w:color="auto"/>
            </w:tcBorders>
            <w:tcPrChange w:id="3012" w:author="Anderson, Kenneth" w:date="2026-10-09T09:18:00Z" w16du:dateUtc="2026-10-09T13:18:00Z">
              <w:tcPr>
                <w:tcW w:w="1431" w:type="dxa"/>
                <w:tcBorders>
                  <w:top w:val="single" w:sz="4" w:space="0" w:color="auto"/>
                  <w:bottom w:val="single" w:sz="4" w:space="0" w:color="auto"/>
                </w:tcBorders>
              </w:tcPr>
            </w:tcPrChange>
          </w:tcPr>
          <w:p w14:paraId="7EF472F6"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13" w:author="Anderson, Kenneth" w:date="2026-10-09T09:17:00Z" w16du:dateUtc="2026-10-09T13:17:00Z"/>
                <w:rFonts w:ascii="Times New Roman" w:hAnsi="Times New Roman" w:cs="Times New Roman"/>
              </w:rPr>
            </w:pPr>
            <w:ins w:id="3014" w:author="Anderson, Kenneth" w:date="2026-10-09T09:17:00Z" w16du:dateUtc="2026-10-09T13:17:00Z">
              <w:r w:rsidRPr="007E5245">
                <w:rPr>
                  <w:rFonts w:ascii="Times New Roman" w:hAnsi="Times New Roman" w:cs="Times New Roman"/>
                </w:rPr>
                <w:t>30</w:t>
              </w:r>
            </w:ins>
          </w:p>
        </w:tc>
        <w:tc>
          <w:tcPr>
            <w:tcW w:w="1206" w:type="dxa"/>
            <w:tcBorders>
              <w:top w:val="single" w:sz="4" w:space="0" w:color="auto"/>
              <w:bottom w:val="single" w:sz="4" w:space="0" w:color="auto"/>
            </w:tcBorders>
            <w:tcPrChange w:id="3015" w:author="Anderson, Kenneth" w:date="2026-10-09T09:18:00Z" w16du:dateUtc="2026-10-09T13:18:00Z">
              <w:tcPr>
                <w:tcW w:w="2110" w:type="dxa"/>
                <w:tcBorders>
                  <w:top w:val="single" w:sz="4" w:space="0" w:color="auto"/>
                  <w:bottom w:val="single" w:sz="4" w:space="0" w:color="auto"/>
                </w:tcBorders>
              </w:tcPr>
            </w:tcPrChange>
          </w:tcPr>
          <w:p w14:paraId="02EB501E"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016" w:author="Anderson, Kenneth" w:date="2026-10-09T09:17:00Z" w16du:dateUtc="2026-10-09T13:17:00Z"/>
                <w:rFonts w:ascii="Times New Roman" w:hAnsi="Times New Roman" w:cs="Times New Roman"/>
              </w:rPr>
            </w:pPr>
            <w:ins w:id="3017"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3018" w:author="Anderson, Kenneth" w:date="2026-10-09T09:18:00Z" w16du:dateUtc="2026-10-09T13:18:00Z">
              <w:tcPr>
                <w:tcW w:w="1119" w:type="dxa"/>
                <w:tcBorders>
                  <w:top w:val="single" w:sz="4" w:space="0" w:color="auto"/>
                  <w:bottom w:val="single" w:sz="4" w:space="0" w:color="auto"/>
                </w:tcBorders>
              </w:tcPr>
            </w:tcPrChange>
          </w:tcPr>
          <w:p w14:paraId="186D2F0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19" w:author="Anderson, Kenneth" w:date="2026-10-09T09:17:00Z" w16du:dateUtc="2026-10-09T13:17:00Z"/>
                <w:rFonts w:ascii="Times New Roman" w:hAnsi="Times New Roman" w:cs="Times New Roman"/>
              </w:rPr>
            </w:pPr>
            <w:ins w:id="3020" w:author="Anderson, Kenneth" w:date="2026-10-09T09:17:00Z" w16du:dateUtc="2026-10-09T13:17:00Z">
              <w:r w:rsidRPr="007E5245">
                <w:rPr>
                  <w:rFonts w:ascii="Times New Roman" w:hAnsi="Times New Roman" w:cs="Times New Roman"/>
                  <w:color w:val="000000"/>
                </w:rPr>
                <w:t>54,504</w:t>
              </w:r>
            </w:ins>
          </w:p>
        </w:tc>
        <w:tc>
          <w:tcPr>
            <w:tcW w:w="933" w:type="dxa"/>
            <w:gridSpan w:val="2"/>
            <w:tcBorders>
              <w:top w:val="single" w:sz="4" w:space="0" w:color="auto"/>
              <w:bottom w:val="single" w:sz="4" w:space="0" w:color="auto"/>
            </w:tcBorders>
            <w:vAlign w:val="center"/>
            <w:tcPrChange w:id="3021" w:author="Anderson, Kenneth" w:date="2026-10-09T09:18:00Z" w16du:dateUtc="2026-10-09T13:18:00Z">
              <w:tcPr>
                <w:tcW w:w="1374" w:type="dxa"/>
                <w:gridSpan w:val="2"/>
                <w:tcBorders>
                  <w:top w:val="single" w:sz="4" w:space="0" w:color="auto"/>
                  <w:bottom w:val="single" w:sz="4" w:space="0" w:color="auto"/>
                </w:tcBorders>
              </w:tcPr>
            </w:tcPrChange>
          </w:tcPr>
          <w:p w14:paraId="2FB28FEB" w14:textId="01050E0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22" w:author="Anderson, Kenneth" w:date="2026-10-09T09:17:00Z" w16du:dateUtc="2026-10-09T13:17:00Z"/>
                <w:rFonts w:ascii="Times New Roman" w:hAnsi="Times New Roman" w:cs="Times New Roman"/>
                <w:sz w:val="22"/>
                <w:szCs w:val="22"/>
                <w:rPrChange w:id="3023" w:author="Anderson, Kenneth" w:date="2026-10-09T09:20:00Z" w16du:dateUtc="2026-10-09T13:20:00Z">
                  <w:rPr>
                    <w:ins w:id="3024" w:author="Anderson, Kenneth" w:date="2026-10-09T09:17:00Z" w16du:dateUtc="2026-10-09T13:17:00Z"/>
                    <w:rFonts w:ascii="Times New Roman" w:hAnsi="Times New Roman" w:cs="Times New Roman"/>
                  </w:rPr>
                </w:rPrChange>
              </w:rPr>
            </w:pPr>
            <w:ins w:id="3025" w:author="Anderson, Kenneth" w:date="2026-10-09T09:18:00Z" w16du:dateUtc="2026-10-09T13:18:00Z">
              <w:r w:rsidRPr="00344A90">
                <w:rPr>
                  <w:rFonts w:ascii="Times New Roman" w:hAnsi="Times New Roman" w:cs="Times New Roman"/>
                  <w:color w:val="000000"/>
                  <w:sz w:val="22"/>
                  <w:szCs w:val="22"/>
                  <w:rPrChange w:id="3026" w:author="Anderson, Kenneth" w:date="2026-10-09T09:20:00Z" w16du:dateUtc="2026-10-09T13:20:00Z">
                    <w:rPr>
                      <w:rFonts w:ascii="Segoe UI" w:hAnsi="Segoe UI" w:cs="Segoe UI"/>
                      <w:color w:val="000000"/>
                      <w:sz w:val="16"/>
                      <w:szCs w:val="16"/>
                    </w:rPr>
                  </w:rPrChange>
                </w:rPr>
                <w:t>26%</w:t>
              </w:r>
            </w:ins>
          </w:p>
        </w:tc>
        <w:tc>
          <w:tcPr>
            <w:tcW w:w="795" w:type="dxa"/>
            <w:tcBorders>
              <w:top w:val="single" w:sz="4" w:space="0" w:color="auto"/>
              <w:bottom w:val="single" w:sz="4" w:space="0" w:color="auto"/>
            </w:tcBorders>
            <w:vAlign w:val="center"/>
            <w:tcPrChange w:id="3027" w:author="Anderson, Kenneth" w:date="2026-10-09T09:18:00Z" w16du:dateUtc="2026-10-09T13:18:00Z">
              <w:tcPr>
                <w:tcW w:w="893" w:type="dxa"/>
                <w:tcBorders>
                  <w:top w:val="single" w:sz="4" w:space="0" w:color="auto"/>
                  <w:bottom w:val="single" w:sz="4" w:space="0" w:color="auto"/>
                </w:tcBorders>
              </w:tcPr>
            </w:tcPrChange>
          </w:tcPr>
          <w:p w14:paraId="7047E975" w14:textId="76E54C7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28" w:author="Anderson, Kenneth" w:date="2026-10-09T09:17:00Z" w16du:dateUtc="2026-10-09T13:17:00Z"/>
                <w:rFonts w:ascii="Times New Roman" w:hAnsi="Times New Roman" w:cs="Times New Roman"/>
                <w:sz w:val="22"/>
                <w:szCs w:val="22"/>
                <w:rPrChange w:id="3029" w:author="Anderson, Kenneth" w:date="2026-10-09T09:20:00Z" w16du:dateUtc="2026-10-09T13:20:00Z">
                  <w:rPr>
                    <w:ins w:id="3030" w:author="Anderson, Kenneth" w:date="2026-10-09T09:17:00Z" w16du:dateUtc="2026-10-09T13:17:00Z"/>
                    <w:rFonts w:ascii="Times New Roman" w:hAnsi="Times New Roman" w:cs="Times New Roman"/>
                  </w:rPr>
                </w:rPrChange>
              </w:rPr>
            </w:pPr>
            <w:ins w:id="3031" w:author="Anderson, Kenneth" w:date="2026-10-09T09:18:00Z" w16du:dateUtc="2026-10-09T13:18:00Z">
              <w:r w:rsidRPr="00344A90">
                <w:rPr>
                  <w:rFonts w:ascii="Times New Roman" w:hAnsi="Times New Roman" w:cs="Times New Roman"/>
                  <w:color w:val="000000"/>
                  <w:sz w:val="22"/>
                  <w:szCs w:val="22"/>
                  <w:rPrChange w:id="3032" w:author="Anderson, Kenneth" w:date="2026-10-09T09:20:00Z" w16du:dateUtc="2026-10-09T13:20:00Z">
                    <w:rPr>
                      <w:rFonts w:ascii="Segoe UI" w:hAnsi="Segoe UI" w:cs="Segoe UI"/>
                      <w:color w:val="000000"/>
                      <w:sz w:val="16"/>
                      <w:szCs w:val="16"/>
                    </w:rPr>
                  </w:rPrChange>
                </w:rPr>
                <w:t>76%</w:t>
              </w:r>
            </w:ins>
          </w:p>
        </w:tc>
        <w:tc>
          <w:tcPr>
            <w:tcW w:w="939" w:type="dxa"/>
            <w:tcBorders>
              <w:top w:val="single" w:sz="4" w:space="0" w:color="auto"/>
              <w:bottom w:val="single" w:sz="4" w:space="0" w:color="auto"/>
            </w:tcBorders>
            <w:vAlign w:val="center"/>
            <w:tcPrChange w:id="3033" w:author="Anderson, Kenneth" w:date="2026-10-09T09:18:00Z" w16du:dateUtc="2026-10-09T13:18:00Z">
              <w:tcPr>
                <w:tcW w:w="1553" w:type="dxa"/>
                <w:tcBorders>
                  <w:top w:val="single" w:sz="4" w:space="0" w:color="auto"/>
                  <w:bottom w:val="single" w:sz="4" w:space="0" w:color="auto"/>
                </w:tcBorders>
              </w:tcPr>
            </w:tcPrChange>
          </w:tcPr>
          <w:p w14:paraId="11D42B76" w14:textId="38D804F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34" w:author="Anderson, Kenneth" w:date="2026-10-09T09:17:00Z" w16du:dateUtc="2026-10-09T13:17:00Z"/>
                <w:rFonts w:ascii="Times New Roman" w:hAnsi="Times New Roman" w:cs="Times New Roman"/>
                <w:sz w:val="22"/>
                <w:szCs w:val="22"/>
                <w:rPrChange w:id="3035" w:author="Anderson, Kenneth" w:date="2026-10-09T09:20:00Z" w16du:dateUtc="2026-10-09T13:20:00Z">
                  <w:rPr>
                    <w:ins w:id="3036" w:author="Anderson, Kenneth" w:date="2026-10-09T09:17:00Z" w16du:dateUtc="2026-10-09T13:17:00Z"/>
                    <w:rFonts w:ascii="Times New Roman" w:hAnsi="Times New Roman" w:cs="Times New Roman"/>
                  </w:rPr>
                </w:rPrChange>
              </w:rPr>
            </w:pPr>
            <w:ins w:id="3037" w:author="Anderson, Kenneth" w:date="2026-10-09T09:18:00Z" w16du:dateUtc="2026-10-09T13:18:00Z">
              <w:r w:rsidRPr="00344A90">
                <w:rPr>
                  <w:rFonts w:ascii="Times New Roman" w:hAnsi="Times New Roman" w:cs="Times New Roman"/>
                  <w:color w:val="000000"/>
                  <w:sz w:val="22"/>
                  <w:szCs w:val="22"/>
                  <w:rPrChange w:id="3038" w:author="Anderson, Kenneth" w:date="2026-10-09T09:20:00Z" w16du:dateUtc="2026-10-09T13:20:00Z">
                    <w:rPr>
                      <w:rFonts w:ascii="Segoe UI" w:hAnsi="Segoe UI" w:cs="Segoe UI"/>
                      <w:color w:val="000000"/>
                      <w:sz w:val="16"/>
                      <w:szCs w:val="16"/>
                    </w:rPr>
                  </w:rPrChange>
                </w:rPr>
                <w:t>37%</w:t>
              </w:r>
            </w:ins>
          </w:p>
        </w:tc>
        <w:tc>
          <w:tcPr>
            <w:tcW w:w="793" w:type="dxa"/>
            <w:tcBorders>
              <w:top w:val="single" w:sz="4" w:space="0" w:color="auto"/>
              <w:bottom w:val="single" w:sz="4" w:space="0" w:color="auto"/>
            </w:tcBorders>
            <w:vAlign w:val="center"/>
            <w:tcPrChange w:id="3039" w:author="Anderson, Kenneth" w:date="2026-10-09T09:18:00Z" w16du:dateUtc="2026-10-09T13:18:00Z">
              <w:tcPr>
                <w:tcW w:w="891" w:type="dxa"/>
                <w:tcBorders>
                  <w:top w:val="single" w:sz="4" w:space="0" w:color="auto"/>
                  <w:bottom w:val="single" w:sz="4" w:space="0" w:color="auto"/>
                </w:tcBorders>
              </w:tcPr>
            </w:tcPrChange>
          </w:tcPr>
          <w:p w14:paraId="13940E62" w14:textId="5081F03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40" w:author="Anderson, Kenneth" w:date="2026-10-09T09:17:00Z" w16du:dateUtc="2026-10-09T13:17:00Z"/>
                <w:rFonts w:ascii="Times New Roman" w:hAnsi="Times New Roman" w:cs="Times New Roman"/>
                <w:sz w:val="22"/>
                <w:szCs w:val="22"/>
                <w:rPrChange w:id="3041" w:author="Anderson, Kenneth" w:date="2026-10-09T09:20:00Z" w16du:dateUtc="2026-10-09T13:20:00Z">
                  <w:rPr>
                    <w:ins w:id="3042" w:author="Anderson, Kenneth" w:date="2026-10-09T09:17:00Z" w16du:dateUtc="2026-10-09T13:17:00Z"/>
                    <w:rFonts w:ascii="Times New Roman" w:hAnsi="Times New Roman" w:cs="Times New Roman"/>
                  </w:rPr>
                </w:rPrChange>
              </w:rPr>
            </w:pPr>
            <w:ins w:id="3043" w:author="Anderson, Kenneth" w:date="2026-10-09T09:18:00Z" w16du:dateUtc="2026-10-09T13:18:00Z">
              <w:r w:rsidRPr="00344A90">
                <w:rPr>
                  <w:rFonts w:ascii="Times New Roman" w:hAnsi="Times New Roman" w:cs="Times New Roman"/>
                  <w:color w:val="000000"/>
                  <w:sz w:val="22"/>
                  <w:szCs w:val="22"/>
                  <w:rPrChange w:id="3044" w:author="Anderson, Kenneth" w:date="2026-10-09T09:20:00Z" w16du:dateUtc="2026-10-09T13:20:00Z">
                    <w:rPr>
                      <w:rFonts w:ascii="Segoe UI" w:hAnsi="Segoe UI" w:cs="Segoe UI"/>
                      <w:color w:val="000000"/>
                      <w:sz w:val="16"/>
                      <w:szCs w:val="16"/>
                    </w:rPr>
                  </w:rPrChange>
                </w:rPr>
                <w:t>30%</w:t>
              </w:r>
            </w:ins>
          </w:p>
        </w:tc>
        <w:tc>
          <w:tcPr>
            <w:tcW w:w="1165" w:type="dxa"/>
            <w:tcBorders>
              <w:top w:val="single" w:sz="4" w:space="0" w:color="auto"/>
              <w:bottom w:val="single" w:sz="4" w:space="0" w:color="auto"/>
            </w:tcBorders>
            <w:vAlign w:val="center"/>
            <w:tcPrChange w:id="3045" w:author="Anderson, Kenneth" w:date="2026-10-09T09:18:00Z" w16du:dateUtc="2026-10-09T13:18:00Z">
              <w:tcPr>
                <w:tcW w:w="2529" w:type="dxa"/>
                <w:tcBorders>
                  <w:top w:val="single" w:sz="4" w:space="0" w:color="auto"/>
                  <w:bottom w:val="single" w:sz="4" w:space="0" w:color="auto"/>
                </w:tcBorders>
              </w:tcPr>
            </w:tcPrChange>
          </w:tcPr>
          <w:p w14:paraId="31F88824" w14:textId="2727290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46" w:author="Anderson, Kenneth" w:date="2026-10-09T09:17:00Z" w16du:dateUtc="2026-10-09T13:17:00Z"/>
                <w:rFonts w:ascii="Times New Roman" w:hAnsi="Times New Roman" w:cs="Times New Roman"/>
                <w:sz w:val="22"/>
                <w:szCs w:val="22"/>
                <w:rPrChange w:id="3047" w:author="Anderson, Kenneth" w:date="2026-10-09T09:20:00Z" w16du:dateUtc="2026-10-09T13:20:00Z">
                  <w:rPr>
                    <w:ins w:id="3048" w:author="Anderson, Kenneth" w:date="2026-10-09T09:17:00Z" w16du:dateUtc="2026-10-09T13:17:00Z"/>
                    <w:rFonts w:ascii="Times New Roman" w:hAnsi="Times New Roman" w:cs="Times New Roman"/>
                  </w:rPr>
                </w:rPrChange>
              </w:rPr>
            </w:pPr>
            <w:ins w:id="3049" w:author="Anderson, Kenneth" w:date="2026-10-09T09:18:00Z" w16du:dateUtc="2026-10-09T13:18:00Z">
              <w:r w:rsidRPr="00344A90">
                <w:rPr>
                  <w:rFonts w:ascii="Times New Roman" w:hAnsi="Times New Roman" w:cs="Times New Roman"/>
                  <w:color w:val="000000"/>
                  <w:sz w:val="22"/>
                  <w:szCs w:val="22"/>
                  <w:rPrChange w:id="3050" w:author="Anderson, Kenneth" w:date="2026-10-09T09:20:00Z" w16du:dateUtc="2026-10-09T13:20:00Z">
                    <w:rPr>
                      <w:rFonts w:ascii="Segoe UI" w:hAnsi="Segoe UI" w:cs="Segoe UI"/>
                      <w:color w:val="000000"/>
                      <w:sz w:val="16"/>
                      <w:szCs w:val="16"/>
                    </w:rPr>
                  </w:rPrChange>
                </w:rPr>
                <w:t>-15%</w:t>
              </w:r>
            </w:ins>
          </w:p>
        </w:tc>
      </w:tr>
      <w:tr w:rsidR="00D32DEE" w:rsidRPr="007E5245" w14:paraId="33AEA803" w14:textId="77777777" w:rsidTr="00D32DEE">
        <w:tblPrEx>
          <w:tblW w:w="0" w:type="auto"/>
          <w:tblLook w:val="06A0" w:firstRow="1" w:lastRow="0" w:firstColumn="1" w:lastColumn="0" w:noHBand="1" w:noVBand="1"/>
          <w:tblPrExChange w:id="3051" w:author="Anderson, Kenneth" w:date="2026-10-09T09:18:00Z" w16du:dateUtc="2026-10-09T13:18:00Z">
            <w:tblPrEx>
              <w:tblW w:w="0" w:type="auto"/>
              <w:tblLook w:val="06A0" w:firstRow="1" w:lastRow="0" w:firstColumn="1" w:lastColumn="0" w:noHBand="1" w:noVBand="1"/>
            </w:tblPrEx>
          </w:tblPrExChange>
        </w:tblPrEx>
        <w:trPr>
          <w:trHeight w:val="216"/>
          <w:ins w:id="3052" w:author="Anderson, Kenneth" w:date="2026-10-09T09:17:00Z"/>
          <w:trPrChange w:id="3053"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3054" w:author="Anderson, Kenneth" w:date="2026-10-09T09:18:00Z" w16du:dateUtc="2026-10-09T13:18:00Z">
              <w:tcPr>
                <w:tcW w:w="1060" w:type="dxa"/>
                <w:tcBorders>
                  <w:top w:val="single" w:sz="4" w:space="0" w:color="auto"/>
                  <w:bottom w:val="single" w:sz="4" w:space="0" w:color="auto"/>
                </w:tcBorders>
              </w:tcPr>
            </w:tcPrChange>
          </w:tcPr>
          <w:p w14:paraId="52848599" w14:textId="77777777" w:rsidR="00D32DEE" w:rsidRPr="007E5245" w:rsidRDefault="00D32DEE" w:rsidP="00D32DEE">
            <w:pPr>
              <w:pStyle w:val="TableNormal1"/>
              <w:rPr>
                <w:ins w:id="3055" w:author="Anderson, Kenneth" w:date="2026-10-09T09:17:00Z" w16du:dateUtc="2026-10-09T13:17:00Z"/>
                <w:rFonts w:ascii="Times New Roman" w:hAnsi="Times New Roman" w:cs="Times New Roman"/>
              </w:rPr>
            </w:pPr>
            <w:ins w:id="3056" w:author="Anderson, Kenneth" w:date="2026-10-09T09:17:00Z" w16du:dateUtc="2026-10-09T13:17:00Z">
              <w:r w:rsidRPr="007E5245">
                <w:rPr>
                  <w:rFonts w:ascii="Times New Roman" w:hAnsi="Times New Roman" w:cs="Times New Roman"/>
                  <w:color w:val="000000"/>
                </w:rPr>
                <w:t>MERW3</w:t>
              </w:r>
            </w:ins>
          </w:p>
        </w:tc>
        <w:tc>
          <w:tcPr>
            <w:tcW w:w="1216" w:type="dxa"/>
            <w:tcBorders>
              <w:top w:val="single" w:sz="4" w:space="0" w:color="auto"/>
              <w:bottom w:val="single" w:sz="4" w:space="0" w:color="auto"/>
            </w:tcBorders>
            <w:tcPrChange w:id="3057" w:author="Anderson, Kenneth" w:date="2026-10-09T09:18:00Z" w16du:dateUtc="2026-10-09T13:18:00Z">
              <w:tcPr>
                <w:tcW w:w="1431" w:type="dxa"/>
                <w:tcBorders>
                  <w:top w:val="single" w:sz="4" w:space="0" w:color="auto"/>
                  <w:bottom w:val="single" w:sz="4" w:space="0" w:color="auto"/>
                </w:tcBorders>
              </w:tcPr>
            </w:tcPrChange>
          </w:tcPr>
          <w:p w14:paraId="410631BF"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58" w:author="Anderson, Kenneth" w:date="2026-10-09T09:17:00Z" w16du:dateUtc="2026-10-09T13:17:00Z"/>
                <w:rFonts w:ascii="Times New Roman" w:hAnsi="Times New Roman" w:cs="Times New Roman"/>
              </w:rPr>
            </w:pPr>
            <w:ins w:id="3059" w:author="Anderson, Kenneth" w:date="2026-10-09T09:17:00Z" w16du:dateUtc="2026-10-09T13:17:00Z">
              <w:r w:rsidRPr="007E5245">
                <w:rPr>
                  <w:rFonts w:ascii="Times New Roman" w:hAnsi="Times New Roman" w:cs="Times New Roman"/>
                </w:rPr>
                <w:t>4.5</w:t>
              </w:r>
            </w:ins>
          </w:p>
        </w:tc>
        <w:tc>
          <w:tcPr>
            <w:tcW w:w="1206" w:type="dxa"/>
            <w:tcBorders>
              <w:top w:val="single" w:sz="4" w:space="0" w:color="auto"/>
              <w:bottom w:val="single" w:sz="4" w:space="0" w:color="auto"/>
            </w:tcBorders>
            <w:tcPrChange w:id="3060" w:author="Anderson, Kenneth" w:date="2026-10-09T09:18:00Z" w16du:dateUtc="2026-10-09T13:18:00Z">
              <w:tcPr>
                <w:tcW w:w="2110" w:type="dxa"/>
                <w:tcBorders>
                  <w:top w:val="single" w:sz="4" w:space="0" w:color="auto"/>
                  <w:bottom w:val="single" w:sz="4" w:space="0" w:color="auto"/>
                </w:tcBorders>
              </w:tcPr>
            </w:tcPrChange>
          </w:tcPr>
          <w:p w14:paraId="25AF4D32"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061" w:author="Anderson, Kenneth" w:date="2026-10-09T09:17:00Z" w16du:dateUtc="2026-10-09T13:17:00Z"/>
                <w:rFonts w:ascii="Times New Roman" w:hAnsi="Times New Roman" w:cs="Times New Roman"/>
              </w:rPr>
            </w:pPr>
            <w:ins w:id="3062"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3063" w:author="Anderson, Kenneth" w:date="2026-10-09T09:18:00Z" w16du:dateUtc="2026-10-09T13:18:00Z">
              <w:tcPr>
                <w:tcW w:w="1119" w:type="dxa"/>
                <w:tcBorders>
                  <w:top w:val="single" w:sz="4" w:space="0" w:color="auto"/>
                  <w:bottom w:val="single" w:sz="4" w:space="0" w:color="auto"/>
                </w:tcBorders>
              </w:tcPr>
            </w:tcPrChange>
          </w:tcPr>
          <w:p w14:paraId="513144B7"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64" w:author="Anderson, Kenneth" w:date="2026-10-09T09:17:00Z" w16du:dateUtc="2026-10-09T13:17:00Z"/>
                <w:rFonts w:ascii="Times New Roman" w:hAnsi="Times New Roman" w:cs="Times New Roman"/>
              </w:rPr>
            </w:pPr>
            <w:ins w:id="3065" w:author="Anderson, Kenneth" w:date="2026-10-09T09:17:00Z" w16du:dateUtc="2026-10-09T13:17:00Z">
              <w:r w:rsidRPr="007E5245">
                <w:rPr>
                  <w:rFonts w:ascii="Times New Roman" w:hAnsi="Times New Roman" w:cs="Times New Roman"/>
                  <w:color w:val="000000"/>
                </w:rPr>
                <w:t>263,764</w:t>
              </w:r>
            </w:ins>
          </w:p>
        </w:tc>
        <w:tc>
          <w:tcPr>
            <w:tcW w:w="933" w:type="dxa"/>
            <w:gridSpan w:val="2"/>
            <w:tcBorders>
              <w:top w:val="single" w:sz="4" w:space="0" w:color="auto"/>
              <w:bottom w:val="single" w:sz="4" w:space="0" w:color="auto"/>
            </w:tcBorders>
            <w:vAlign w:val="center"/>
            <w:tcPrChange w:id="3066" w:author="Anderson, Kenneth" w:date="2026-10-09T09:18:00Z" w16du:dateUtc="2026-10-09T13:18:00Z">
              <w:tcPr>
                <w:tcW w:w="1374" w:type="dxa"/>
                <w:gridSpan w:val="2"/>
                <w:tcBorders>
                  <w:top w:val="single" w:sz="4" w:space="0" w:color="auto"/>
                  <w:bottom w:val="single" w:sz="4" w:space="0" w:color="auto"/>
                </w:tcBorders>
              </w:tcPr>
            </w:tcPrChange>
          </w:tcPr>
          <w:p w14:paraId="6A25FA3E" w14:textId="434C5B5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67" w:author="Anderson, Kenneth" w:date="2026-10-09T09:17:00Z" w16du:dateUtc="2026-10-09T13:17:00Z"/>
                <w:rFonts w:ascii="Times New Roman" w:hAnsi="Times New Roman" w:cs="Times New Roman"/>
                <w:sz w:val="22"/>
                <w:szCs w:val="22"/>
                <w:rPrChange w:id="3068" w:author="Anderson, Kenneth" w:date="2026-10-09T09:20:00Z" w16du:dateUtc="2026-10-09T13:20:00Z">
                  <w:rPr>
                    <w:ins w:id="3069" w:author="Anderson, Kenneth" w:date="2026-10-09T09:17:00Z" w16du:dateUtc="2026-10-09T13:17:00Z"/>
                    <w:rFonts w:ascii="Times New Roman" w:hAnsi="Times New Roman" w:cs="Times New Roman"/>
                  </w:rPr>
                </w:rPrChange>
              </w:rPr>
            </w:pPr>
            <w:ins w:id="3070" w:author="Anderson, Kenneth" w:date="2026-10-09T09:18:00Z" w16du:dateUtc="2026-10-09T13:18:00Z">
              <w:r w:rsidRPr="00344A90">
                <w:rPr>
                  <w:rFonts w:ascii="Times New Roman" w:hAnsi="Times New Roman" w:cs="Times New Roman"/>
                  <w:color w:val="000000"/>
                  <w:sz w:val="22"/>
                  <w:szCs w:val="22"/>
                  <w:rPrChange w:id="3071" w:author="Anderson, Kenneth" w:date="2026-10-09T09:20:00Z" w16du:dateUtc="2026-10-09T13:20:00Z">
                    <w:rPr>
                      <w:rFonts w:ascii="Segoe UI" w:hAnsi="Segoe UI" w:cs="Segoe UI"/>
                      <w:color w:val="000000"/>
                      <w:sz w:val="16"/>
                      <w:szCs w:val="16"/>
                    </w:rPr>
                  </w:rPrChange>
                </w:rPr>
                <w:t>60%</w:t>
              </w:r>
            </w:ins>
          </w:p>
        </w:tc>
        <w:tc>
          <w:tcPr>
            <w:tcW w:w="795" w:type="dxa"/>
            <w:tcBorders>
              <w:top w:val="single" w:sz="4" w:space="0" w:color="auto"/>
              <w:bottom w:val="single" w:sz="4" w:space="0" w:color="auto"/>
            </w:tcBorders>
            <w:vAlign w:val="center"/>
            <w:tcPrChange w:id="3072" w:author="Anderson, Kenneth" w:date="2026-10-09T09:18:00Z" w16du:dateUtc="2026-10-09T13:18:00Z">
              <w:tcPr>
                <w:tcW w:w="893" w:type="dxa"/>
                <w:tcBorders>
                  <w:top w:val="single" w:sz="4" w:space="0" w:color="auto"/>
                  <w:bottom w:val="single" w:sz="4" w:space="0" w:color="auto"/>
                </w:tcBorders>
              </w:tcPr>
            </w:tcPrChange>
          </w:tcPr>
          <w:p w14:paraId="4DFE0D97" w14:textId="6A8FC09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73" w:author="Anderson, Kenneth" w:date="2026-10-09T09:17:00Z" w16du:dateUtc="2026-10-09T13:17:00Z"/>
                <w:rFonts w:ascii="Times New Roman" w:hAnsi="Times New Roman" w:cs="Times New Roman"/>
                <w:sz w:val="22"/>
                <w:szCs w:val="22"/>
                <w:rPrChange w:id="3074" w:author="Anderson, Kenneth" w:date="2026-10-09T09:20:00Z" w16du:dateUtc="2026-10-09T13:20:00Z">
                  <w:rPr>
                    <w:ins w:id="3075" w:author="Anderson, Kenneth" w:date="2026-10-09T09:17:00Z" w16du:dateUtc="2026-10-09T13:17:00Z"/>
                    <w:rFonts w:ascii="Times New Roman" w:hAnsi="Times New Roman" w:cs="Times New Roman"/>
                  </w:rPr>
                </w:rPrChange>
              </w:rPr>
            </w:pPr>
            <w:ins w:id="3076" w:author="Anderson, Kenneth" w:date="2026-10-09T09:18:00Z" w16du:dateUtc="2026-10-09T13:18:00Z">
              <w:r w:rsidRPr="00344A90">
                <w:rPr>
                  <w:rFonts w:ascii="Times New Roman" w:hAnsi="Times New Roman" w:cs="Times New Roman"/>
                  <w:color w:val="000000"/>
                  <w:sz w:val="22"/>
                  <w:szCs w:val="22"/>
                  <w:rPrChange w:id="3077" w:author="Anderson, Kenneth" w:date="2026-10-09T09:20:00Z" w16du:dateUtc="2026-10-09T13:20:00Z">
                    <w:rPr>
                      <w:rFonts w:ascii="Segoe UI" w:hAnsi="Segoe UI" w:cs="Segoe UI"/>
                      <w:color w:val="000000"/>
                      <w:sz w:val="16"/>
                      <w:szCs w:val="16"/>
                    </w:rPr>
                  </w:rPrChange>
                </w:rPr>
                <w:t>90%</w:t>
              </w:r>
            </w:ins>
          </w:p>
        </w:tc>
        <w:tc>
          <w:tcPr>
            <w:tcW w:w="939" w:type="dxa"/>
            <w:tcBorders>
              <w:top w:val="single" w:sz="4" w:space="0" w:color="auto"/>
              <w:bottom w:val="single" w:sz="4" w:space="0" w:color="auto"/>
            </w:tcBorders>
            <w:vAlign w:val="center"/>
            <w:tcPrChange w:id="3078" w:author="Anderson, Kenneth" w:date="2026-10-09T09:18:00Z" w16du:dateUtc="2026-10-09T13:18:00Z">
              <w:tcPr>
                <w:tcW w:w="1553" w:type="dxa"/>
                <w:tcBorders>
                  <w:top w:val="single" w:sz="4" w:space="0" w:color="auto"/>
                  <w:bottom w:val="single" w:sz="4" w:space="0" w:color="auto"/>
                </w:tcBorders>
              </w:tcPr>
            </w:tcPrChange>
          </w:tcPr>
          <w:p w14:paraId="265C375E" w14:textId="451283D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79" w:author="Anderson, Kenneth" w:date="2026-10-09T09:17:00Z" w16du:dateUtc="2026-10-09T13:17:00Z"/>
                <w:rFonts w:ascii="Times New Roman" w:hAnsi="Times New Roman" w:cs="Times New Roman"/>
                <w:sz w:val="22"/>
                <w:szCs w:val="22"/>
                <w:rPrChange w:id="3080" w:author="Anderson, Kenneth" w:date="2026-10-09T09:20:00Z" w16du:dateUtc="2026-10-09T13:20:00Z">
                  <w:rPr>
                    <w:ins w:id="3081" w:author="Anderson, Kenneth" w:date="2026-10-09T09:17:00Z" w16du:dateUtc="2026-10-09T13:17:00Z"/>
                    <w:rFonts w:ascii="Times New Roman" w:hAnsi="Times New Roman" w:cs="Times New Roman"/>
                  </w:rPr>
                </w:rPrChange>
              </w:rPr>
            </w:pPr>
            <w:ins w:id="3082" w:author="Anderson, Kenneth" w:date="2026-10-09T09:18:00Z" w16du:dateUtc="2026-10-09T13:18:00Z">
              <w:r w:rsidRPr="00344A90">
                <w:rPr>
                  <w:rFonts w:ascii="Times New Roman" w:hAnsi="Times New Roman" w:cs="Times New Roman"/>
                  <w:color w:val="000000"/>
                  <w:sz w:val="22"/>
                  <w:szCs w:val="22"/>
                  <w:rPrChange w:id="3083" w:author="Anderson, Kenneth" w:date="2026-10-09T09:20:00Z" w16du:dateUtc="2026-10-09T13:20:00Z">
                    <w:rPr>
                      <w:rFonts w:ascii="Segoe UI" w:hAnsi="Segoe UI" w:cs="Segoe UI"/>
                      <w:color w:val="000000"/>
                      <w:sz w:val="16"/>
                      <w:szCs w:val="16"/>
                    </w:rPr>
                  </w:rPrChange>
                </w:rPr>
                <w:t>62%</w:t>
              </w:r>
            </w:ins>
          </w:p>
        </w:tc>
        <w:tc>
          <w:tcPr>
            <w:tcW w:w="793" w:type="dxa"/>
            <w:tcBorders>
              <w:top w:val="single" w:sz="4" w:space="0" w:color="auto"/>
              <w:bottom w:val="single" w:sz="4" w:space="0" w:color="auto"/>
            </w:tcBorders>
            <w:vAlign w:val="center"/>
            <w:tcPrChange w:id="3084" w:author="Anderson, Kenneth" w:date="2026-10-09T09:18:00Z" w16du:dateUtc="2026-10-09T13:18:00Z">
              <w:tcPr>
                <w:tcW w:w="891" w:type="dxa"/>
                <w:tcBorders>
                  <w:top w:val="single" w:sz="4" w:space="0" w:color="auto"/>
                  <w:bottom w:val="single" w:sz="4" w:space="0" w:color="auto"/>
                </w:tcBorders>
              </w:tcPr>
            </w:tcPrChange>
          </w:tcPr>
          <w:p w14:paraId="3AC4DF00" w14:textId="72082275"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85" w:author="Anderson, Kenneth" w:date="2026-10-09T09:17:00Z" w16du:dateUtc="2026-10-09T13:17:00Z"/>
                <w:rFonts w:ascii="Times New Roman" w:hAnsi="Times New Roman" w:cs="Times New Roman"/>
                <w:sz w:val="22"/>
                <w:szCs w:val="22"/>
                <w:rPrChange w:id="3086" w:author="Anderson, Kenneth" w:date="2026-10-09T09:20:00Z" w16du:dateUtc="2026-10-09T13:20:00Z">
                  <w:rPr>
                    <w:ins w:id="3087" w:author="Anderson, Kenneth" w:date="2026-10-09T09:17:00Z" w16du:dateUtc="2026-10-09T13:17:00Z"/>
                    <w:rFonts w:ascii="Times New Roman" w:hAnsi="Times New Roman" w:cs="Times New Roman"/>
                  </w:rPr>
                </w:rPrChange>
              </w:rPr>
            </w:pPr>
            <w:ins w:id="3088" w:author="Anderson, Kenneth" w:date="2026-10-09T09:18:00Z" w16du:dateUtc="2026-10-09T13:18:00Z">
              <w:r w:rsidRPr="00344A90">
                <w:rPr>
                  <w:rFonts w:ascii="Times New Roman" w:hAnsi="Times New Roman" w:cs="Times New Roman"/>
                  <w:color w:val="000000"/>
                  <w:sz w:val="22"/>
                  <w:szCs w:val="22"/>
                  <w:rPrChange w:id="3089" w:author="Anderson, Kenneth" w:date="2026-10-09T09:20:00Z" w16du:dateUtc="2026-10-09T13:20:00Z">
                    <w:rPr>
                      <w:rFonts w:ascii="Segoe UI" w:hAnsi="Segoe UI" w:cs="Segoe UI"/>
                      <w:color w:val="000000"/>
                      <w:sz w:val="16"/>
                      <w:szCs w:val="16"/>
                    </w:rPr>
                  </w:rPrChange>
                </w:rPr>
                <w:t>98%</w:t>
              </w:r>
            </w:ins>
          </w:p>
        </w:tc>
        <w:tc>
          <w:tcPr>
            <w:tcW w:w="1165" w:type="dxa"/>
            <w:tcBorders>
              <w:top w:val="single" w:sz="4" w:space="0" w:color="auto"/>
              <w:bottom w:val="single" w:sz="4" w:space="0" w:color="auto"/>
            </w:tcBorders>
            <w:vAlign w:val="center"/>
            <w:tcPrChange w:id="3090" w:author="Anderson, Kenneth" w:date="2026-10-09T09:18:00Z" w16du:dateUtc="2026-10-09T13:18:00Z">
              <w:tcPr>
                <w:tcW w:w="2529" w:type="dxa"/>
                <w:tcBorders>
                  <w:top w:val="single" w:sz="4" w:space="0" w:color="auto"/>
                  <w:bottom w:val="single" w:sz="4" w:space="0" w:color="auto"/>
                </w:tcBorders>
              </w:tcPr>
            </w:tcPrChange>
          </w:tcPr>
          <w:p w14:paraId="2DABD247" w14:textId="62066CD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091" w:author="Anderson, Kenneth" w:date="2026-10-09T09:17:00Z" w16du:dateUtc="2026-10-09T13:17:00Z"/>
                <w:rFonts w:ascii="Times New Roman" w:hAnsi="Times New Roman" w:cs="Times New Roman"/>
                <w:sz w:val="22"/>
                <w:szCs w:val="22"/>
                <w:rPrChange w:id="3092" w:author="Anderson, Kenneth" w:date="2026-10-09T09:20:00Z" w16du:dateUtc="2026-10-09T13:20:00Z">
                  <w:rPr>
                    <w:ins w:id="3093" w:author="Anderson, Kenneth" w:date="2026-10-09T09:17:00Z" w16du:dateUtc="2026-10-09T13:17:00Z"/>
                    <w:rFonts w:ascii="Times New Roman" w:hAnsi="Times New Roman" w:cs="Times New Roman"/>
                  </w:rPr>
                </w:rPrChange>
              </w:rPr>
            </w:pPr>
            <w:ins w:id="3094" w:author="Anderson, Kenneth" w:date="2026-10-09T09:18:00Z" w16du:dateUtc="2026-10-09T13:18:00Z">
              <w:r w:rsidRPr="00344A90">
                <w:rPr>
                  <w:rFonts w:ascii="Times New Roman" w:hAnsi="Times New Roman" w:cs="Times New Roman"/>
                  <w:color w:val="000000"/>
                  <w:sz w:val="22"/>
                  <w:szCs w:val="22"/>
                  <w:rPrChange w:id="3095" w:author="Anderson, Kenneth" w:date="2026-10-09T09:20:00Z" w16du:dateUtc="2026-10-09T13:20:00Z">
                    <w:rPr>
                      <w:rFonts w:ascii="Segoe UI" w:hAnsi="Segoe UI" w:cs="Segoe UI"/>
                      <w:color w:val="000000"/>
                      <w:sz w:val="16"/>
                      <w:szCs w:val="16"/>
                    </w:rPr>
                  </w:rPrChange>
                </w:rPr>
                <w:t>80%</w:t>
              </w:r>
            </w:ins>
          </w:p>
        </w:tc>
      </w:tr>
      <w:tr w:rsidR="00D32DEE" w:rsidRPr="007E5245" w14:paraId="2E5D39B1" w14:textId="77777777" w:rsidTr="00D32DEE">
        <w:tblPrEx>
          <w:tblW w:w="0" w:type="auto"/>
          <w:tblLook w:val="06A0" w:firstRow="1" w:lastRow="0" w:firstColumn="1" w:lastColumn="0" w:noHBand="1" w:noVBand="1"/>
          <w:tblPrExChange w:id="3096" w:author="Anderson, Kenneth" w:date="2026-10-09T09:18:00Z" w16du:dateUtc="2026-10-09T13:18:00Z">
            <w:tblPrEx>
              <w:tblW w:w="0" w:type="auto"/>
              <w:tblLook w:val="06A0" w:firstRow="1" w:lastRow="0" w:firstColumn="1" w:lastColumn="0" w:noHBand="1" w:noVBand="1"/>
            </w:tblPrEx>
          </w:tblPrExChange>
        </w:tblPrEx>
        <w:trPr>
          <w:trHeight w:val="216"/>
          <w:ins w:id="3097" w:author="Anderson, Kenneth" w:date="2026-10-09T09:17:00Z"/>
          <w:trPrChange w:id="3098"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3099" w:author="Anderson, Kenneth" w:date="2026-10-09T09:18:00Z" w16du:dateUtc="2026-10-09T13:18:00Z">
              <w:tcPr>
                <w:tcW w:w="1060" w:type="dxa"/>
                <w:tcBorders>
                  <w:top w:val="single" w:sz="4" w:space="0" w:color="auto"/>
                  <w:bottom w:val="nil"/>
                </w:tcBorders>
              </w:tcPr>
            </w:tcPrChange>
          </w:tcPr>
          <w:p w14:paraId="4E705A19" w14:textId="77777777" w:rsidR="00D32DEE" w:rsidRPr="007E5245" w:rsidRDefault="00D32DEE" w:rsidP="00D32DEE">
            <w:pPr>
              <w:pStyle w:val="TableNormal1"/>
              <w:rPr>
                <w:ins w:id="3100" w:author="Anderson, Kenneth" w:date="2026-10-09T09:17:00Z" w16du:dateUtc="2026-10-09T13:17:00Z"/>
                <w:rFonts w:ascii="Times New Roman" w:hAnsi="Times New Roman" w:cs="Times New Roman"/>
                <w:color w:val="000000"/>
              </w:rPr>
            </w:pPr>
            <w:ins w:id="3101" w:author="Anderson, Kenneth" w:date="2026-10-09T09:17:00Z" w16du:dateUtc="2026-10-09T13:17:00Z">
              <w:r w:rsidRPr="007E5245">
                <w:rPr>
                  <w:rFonts w:ascii="Times New Roman" w:hAnsi="Times New Roman" w:cs="Times New Roman"/>
                  <w:color w:val="000000"/>
                </w:rPr>
                <w:t>MONW</w:t>
              </w:r>
            </w:ins>
          </w:p>
        </w:tc>
        <w:tc>
          <w:tcPr>
            <w:tcW w:w="1216" w:type="dxa"/>
            <w:tcBorders>
              <w:top w:val="single" w:sz="4" w:space="0" w:color="auto"/>
              <w:bottom w:val="nil"/>
            </w:tcBorders>
            <w:tcPrChange w:id="3102" w:author="Anderson, Kenneth" w:date="2026-10-09T09:18:00Z" w16du:dateUtc="2026-10-09T13:18:00Z">
              <w:tcPr>
                <w:tcW w:w="1431" w:type="dxa"/>
                <w:tcBorders>
                  <w:top w:val="single" w:sz="4" w:space="0" w:color="auto"/>
                  <w:bottom w:val="nil"/>
                </w:tcBorders>
              </w:tcPr>
            </w:tcPrChange>
          </w:tcPr>
          <w:p w14:paraId="473D5736"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03" w:author="Anderson, Kenneth" w:date="2026-10-09T09:17:00Z" w16du:dateUtc="2026-10-09T13:17:00Z"/>
                <w:rFonts w:ascii="Times New Roman" w:hAnsi="Times New Roman" w:cs="Times New Roman"/>
                <w:color w:val="000000"/>
              </w:rPr>
            </w:pPr>
            <w:ins w:id="3104" w:author="Anderson, Kenneth" w:date="2026-10-09T09:17:00Z" w16du:dateUtc="2026-10-09T13:17:00Z">
              <w:r w:rsidRPr="007E5245">
                <w:rPr>
                  <w:rFonts w:ascii="Times New Roman" w:hAnsi="Times New Roman" w:cs="Times New Roman"/>
                  <w:color w:val="000000"/>
                </w:rPr>
                <w:t>10</w:t>
              </w:r>
            </w:ins>
          </w:p>
        </w:tc>
        <w:tc>
          <w:tcPr>
            <w:tcW w:w="1206" w:type="dxa"/>
            <w:tcBorders>
              <w:top w:val="single" w:sz="4" w:space="0" w:color="auto"/>
              <w:bottom w:val="nil"/>
            </w:tcBorders>
            <w:tcPrChange w:id="3105" w:author="Anderson, Kenneth" w:date="2026-10-09T09:18:00Z" w16du:dateUtc="2026-10-09T13:18:00Z">
              <w:tcPr>
                <w:tcW w:w="2110" w:type="dxa"/>
                <w:tcBorders>
                  <w:top w:val="single" w:sz="4" w:space="0" w:color="auto"/>
                  <w:bottom w:val="nil"/>
                </w:tcBorders>
              </w:tcPr>
            </w:tcPrChange>
          </w:tcPr>
          <w:p w14:paraId="17477C33"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106" w:author="Anderson, Kenneth" w:date="2026-10-09T09:17:00Z" w16du:dateUtc="2026-10-09T13:17:00Z"/>
                <w:rFonts w:ascii="Times New Roman" w:hAnsi="Times New Roman" w:cs="Times New Roman"/>
                <w:color w:val="000000"/>
              </w:rPr>
            </w:pPr>
            <w:ins w:id="3107" w:author="Anderson, Kenneth" w:date="2026-10-09T09:17:00Z" w16du:dateUtc="2026-10-09T13:17:00Z">
              <w:r w:rsidRPr="007E5245">
                <w:rPr>
                  <w:rFonts w:ascii="Times New Roman" w:hAnsi="Times New Roman" w:cs="Times New Roman"/>
                  <w:color w:val="000000"/>
                </w:rPr>
                <w:t>2024</w:t>
              </w:r>
            </w:ins>
          </w:p>
        </w:tc>
        <w:tc>
          <w:tcPr>
            <w:tcW w:w="1176" w:type="dxa"/>
            <w:tcBorders>
              <w:top w:val="single" w:sz="4" w:space="0" w:color="auto"/>
              <w:bottom w:val="nil"/>
            </w:tcBorders>
            <w:tcPrChange w:id="3108" w:author="Anderson, Kenneth" w:date="2026-10-09T09:18:00Z" w16du:dateUtc="2026-10-09T13:18:00Z">
              <w:tcPr>
                <w:tcW w:w="1119" w:type="dxa"/>
                <w:tcBorders>
                  <w:top w:val="single" w:sz="4" w:space="0" w:color="auto"/>
                  <w:bottom w:val="nil"/>
                </w:tcBorders>
              </w:tcPr>
            </w:tcPrChange>
          </w:tcPr>
          <w:p w14:paraId="2C74723E"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09" w:author="Anderson, Kenneth" w:date="2026-10-09T09:17:00Z" w16du:dateUtc="2026-10-09T13:17:00Z"/>
                <w:rFonts w:ascii="Times New Roman" w:hAnsi="Times New Roman" w:cs="Times New Roman"/>
                <w:color w:val="000000"/>
              </w:rPr>
            </w:pPr>
            <w:ins w:id="3110" w:author="Anderson, Kenneth" w:date="2026-10-09T09:17:00Z" w16du:dateUtc="2026-10-09T13:17:00Z">
              <w:r w:rsidRPr="007E5245">
                <w:rPr>
                  <w:rFonts w:ascii="Times New Roman" w:hAnsi="Times New Roman" w:cs="Times New Roman"/>
                  <w:color w:val="000000"/>
                </w:rPr>
                <w:t>11,476</w:t>
              </w:r>
            </w:ins>
          </w:p>
        </w:tc>
        <w:tc>
          <w:tcPr>
            <w:tcW w:w="933" w:type="dxa"/>
            <w:gridSpan w:val="2"/>
            <w:tcBorders>
              <w:top w:val="single" w:sz="4" w:space="0" w:color="auto"/>
              <w:bottom w:val="nil"/>
            </w:tcBorders>
            <w:vAlign w:val="center"/>
            <w:tcPrChange w:id="3111" w:author="Anderson, Kenneth" w:date="2026-10-09T09:18:00Z" w16du:dateUtc="2026-10-09T13:18:00Z">
              <w:tcPr>
                <w:tcW w:w="1374" w:type="dxa"/>
                <w:gridSpan w:val="2"/>
                <w:tcBorders>
                  <w:top w:val="single" w:sz="4" w:space="0" w:color="auto"/>
                  <w:bottom w:val="nil"/>
                </w:tcBorders>
              </w:tcPr>
            </w:tcPrChange>
          </w:tcPr>
          <w:p w14:paraId="0A4F7378" w14:textId="1B71A6B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12" w:author="Anderson, Kenneth" w:date="2026-10-09T09:17:00Z" w16du:dateUtc="2026-10-09T13:17:00Z"/>
                <w:rFonts w:ascii="Times New Roman" w:hAnsi="Times New Roman" w:cs="Times New Roman"/>
                <w:color w:val="000000"/>
                <w:sz w:val="22"/>
                <w:szCs w:val="22"/>
                <w:rPrChange w:id="3113" w:author="Anderson, Kenneth" w:date="2026-10-09T09:20:00Z" w16du:dateUtc="2026-10-09T13:20:00Z">
                  <w:rPr>
                    <w:ins w:id="3114" w:author="Anderson, Kenneth" w:date="2026-10-09T09:17:00Z" w16du:dateUtc="2026-10-09T13:17:00Z"/>
                    <w:rFonts w:ascii="Times New Roman" w:hAnsi="Times New Roman" w:cs="Times New Roman"/>
                    <w:color w:val="000000"/>
                  </w:rPr>
                </w:rPrChange>
              </w:rPr>
            </w:pPr>
            <w:ins w:id="3115" w:author="Anderson, Kenneth" w:date="2026-10-09T09:18:00Z" w16du:dateUtc="2026-10-09T13:18:00Z">
              <w:r w:rsidRPr="00344A90">
                <w:rPr>
                  <w:rFonts w:ascii="Times New Roman" w:hAnsi="Times New Roman" w:cs="Times New Roman"/>
                  <w:color w:val="000000"/>
                  <w:sz w:val="22"/>
                  <w:szCs w:val="22"/>
                  <w:rPrChange w:id="3116" w:author="Anderson, Kenneth" w:date="2026-10-09T09:20:00Z" w16du:dateUtc="2026-10-09T13:20:00Z">
                    <w:rPr>
                      <w:rFonts w:ascii="Segoe UI" w:hAnsi="Segoe UI" w:cs="Segoe UI"/>
                      <w:color w:val="000000"/>
                      <w:sz w:val="16"/>
                      <w:szCs w:val="16"/>
                    </w:rPr>
                  </w:rPrChange>
                </w:rPr>
                <w:t>32%</w:t>
              </w:r>
            </w:ins>
          </w:p>
        </w:tc>
        <w:tc>
          <w:tcPr>
            <w:tcW w:w="795" w:type="dxa"/>
            <w:tcBorders>
              <w:top w:val="single" w:sz="4" w:space="0" w:color="auto"/>
              <w:bottom w:val="nil"/>
            </w:tcBorders>
            <w:vAlign w:val="center"/>
            <w:tcPrChange w:id="3117" w:author="Anderson, Kenneth" w:date="2026-10-09T09:18:00Z" w16du:dateUtc="2026-10-09T13:18:00Z">
              <w:tcPr>
                <w:tcW w:w="893" w:type="dxa"/>
                <w:tcBorders>
                  <w:top w:val="single" w:sz="4" w:space="0" w:color="auto"/>
                  <w:bottom w:val="nil"/>
                </w:tcBorders>
              </w:tcPr>
            </w:tcPrChange>
          </w:tcPr>
          <w:p w14:paraId="250D65E3" w14:textId="3D082C1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18" w:author="Anderson, Kenneth" w:date="2026-10-09T09:17:00Z" w16du:dateUtc="2026-10-09T13:17:00Z"/>
                <w:rFonts w:ascii="Times New Roman" w:hAnsi="Times New Roman" w:cs="Times New Roman"/>
                <w:color w:val="000000"/>
                <w:sz w:val="22"/>
                <w:szCs w:val="22"/>
                <w:rPrChange w:id="3119" w:author="Anderson, Kenneth" w:date="2026-10-09T09:20:00Z" w16du:dateUtc="2026-10-09T13:20:00Z">
                  <w:rPr>
                    <w:ins w:id="3120" w:author="Anderson, Kenneth" w:date="2026-10-09T09:17:00Z" w16du:dateUtc="2026-10-09T13:17:00Z"/>
                    <w:rFonts w:ascii="Times New Roman" w:hAnsi="Times New Roman" w:cs="Times New Roman"/>
                    <w:color w:val="000000"/>
                  </w:rPr>
                </w:rPrChange>
              </w:rPr>
            </w:pPr>
            <w:ins w:id="3121" w:author="Anderson, Kenneth" w:date="2026-10-09T09:18:00Z" w16du:dateUtc="2026-10-09T13:18:00Z">
              <w:r w:rsidRPr="00344A90">
                <w:rPr>
                  <w:rFonts w:ascii="Times New Roman" w:hAnsi="Times New Roman" w:cs="Times New Roman"/>
                  <w:color w:val="000000"/>
                  <w:sz w:val="22"/>
                  <w:szCs w:val="22"/>
                  <w:rPrChange w:id="3122" w:author="Anderson, Kenneth" w:date="2026-10-09T09:20:00Z" w16du:dateUtc="2026-10-09T13:20:00Z">
                    <w:rPr>
                      <w:rFonts w:ascii="Segoe UI" w:hAnsi="Segoe UI" w:cs="Segoe UI"/>
                      <w:color w:val="000000"/>
                      <w:sz w:val="16"/>
                      <w:szCs w:val="16"/>
                    </w:rPr>
                  </w:rPrChange>
                </w:rPr>
                <w:t>-332%</w:t>
              </w:r>
            </w:ins>
          </w:p>
        </w:tc>
        <w:tc>
          <w:tcPr>
            <w:tcW w:w="939" w:type="dxa"/>
            <w:tcBorders>
              <w:top w:val="single" w:sz="4" w:space="0" w:color="auto"/>
              <w:bottom w:val="nil"/>
            </w:tcBorders>
            <w:vAlign w:val="center"/>
            <w:tcPrChange w:id="3123" w:author="Anderson, Kenneth" w:date="2026-10-09T09:18:00Z" w16du:dateUtc="2026-10-09T13:18:00Z">
              <w:tcPr>
                <w:tcW w:w="1553" w:type="dxa"/>
                <w:tcBorders>
                  <w:top w:val="single" w:sz="4" w:space="0" w:color="auto"/>
                  <w:bottom w:val="nil"/>
                </w:tcBorders>
              </w:tcPr>
            </w:tcPrChange>
          </w:tcPr>
          <w:p w14:paraId="0E0A7E26" w14:textId="1239FB1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24" w:author="Anderson, Kenneth" w:date="2026-10-09T09:17:00Z" w16du:dateUtc="2026-10-09T13:17:00Z"/>
                <w:rFonts w:ascii="Times New Roman" w:hAnsi="Times New Roman" w:cs="Times New Roman"/>
                <w:color w:val="000000"/>
                <w:sz w:val="22"/>
                <w:szCs w:val="22"/>
                <w:rPrChange w:id="3125" w:author="Anderson, Kenneth" w:date="2026-10-09T09:20:00Z" w16du:dateUtc="2026-10-09T13:20:00Z">
                  <w:rPr>
                    <w:ins w:id="3126" w:author="Anderson, Kenneth" w:date="2026-10-09T09:17:00Z" w16du:dateUtc="2026-10-09T13:17:00Z"/>
                    <w:rFonts w:ascii="Times New Roman" w:hAnsi="Times New Roman" w:cs="Times New Roman"/>
                    <w:color w:val="000000"/>
                  </w:rPr>
                </w:rPrChange>
              </w:rPr>
            </w:pPr>
            <w:ins w:id="3127" w:author="Anderson, Kenneth" w:date="2026-10-09T09:18:00Z" w16du:dateUtc="2026-10-09T13:18:00Z">
              <w:r w:rsidRPr="00344A90">
                <w:rPr>
                  <w:rFonts w:ascii="Times New Roman" w:hAnsi="Times New Roman" w:cs="Times New Roman"/>
                  <w:color w:val="000000"/>
                  <w:sz w:val="22"/>
                  <w:szCs w:val="22"/>
                  <w:rPrChange w:id="3128" w:author="Anderson, Kenneth" w:date="2026-10-09T09:20:00Z" w16du:dateUtc="2026-10-09T13:20:00Z">
                    <w:rPr>
                      <w:rFonts w:ascii="Segoe UI" w:hAnsi="Segoe UI" w:cs="Segoe UI"/>
                      <w:color w:val="000000"/>
                      <w:sz w:val="16"/>
                      <w:szCs w:val="16"/>
                    </w:rPr>
                  </w:rPrChange>
                </w:rPr>
                <w:t>-19%</w:t>
              </w:r>
            </w:ins>
          </w:p>
        </w:tc>
        <w:tc>
          <w:tcPr>
            <w:tcW w:w="793" w:type="dxa"/>
            <w:tcBorders>
              <w:top w:val="single" w:sz="4" w:space="0" w:color="auto"/>
              <w:bottom w:val="nil"/>
            </w:tcBorders>
            <w:vAlign w:val="center"/>
            <w:tcPrChange w:id="3129" w:author="Anderson, Kenneth" w:date="2026-10-09T09:18:00Z" w16du:dateUtc="2026-10-09T13:18:00Z">
              <w:tcPr>
                <w:tcW w:w="891" w:type="dxa"/>
                <w:tcBorders>
                  <w:top w:val="single" w:sz="4" w:space="0" w:color="auto"/>
                  <w:bottom w:val="nil"/>
                </w:tcBorders>
              </w:tcPr>
            </w:tcPrChange>
          </w:tcPr>
          <w:p w14:paraId="439632A0" w14:textId="677AA26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30" w:author="Anderson, Kenneth" w:date="2026-10-09T09:17:00Z" w16du:dateUtc="2026-10-09T13:17:00Z"/>
                <w:rFonts w:ascii="Times New Roman" w:hAnsi="Times New Roman" w:cs="Times New Roman"/>
                <w:color w:val="000000"/>
                <w:sz w:val="22"/>
                <w:szCs w:val="22"/>
                <w:rPrChange w:id="3131" w:author="Anderson, Kenneth" w:date="2026-10-09T09:20:00Z" w16du:dateUtc="2026-10-09T13:20:00Z">
                  <w:rPr>
                    <w:ins w:id="3132" w:author="Anderson, Kenneth" w:date="2026-10-09T09:17:00Z" w16du:dateUtc="2026-10-09T13:17:00Z"/>
                    <w:rFonts w:ascii="Times New Roman" w:hAnsi="Times New Roman" w:cs="Times New Roman"/>
                    <w:color w:val="000000"/>
                  </w:rPr>
                </w:rPrChange>
              </w:rPr>
            </w:pPr>
            <w:ins w:id="3133" w:author="Anderson, Kenneth" w:date="2026-10-09T09:18:00Z" w16du:dateUtc="2026-10-09T13:18:00Z">
              <w:r w:rsidRPr="00344A90">
                <w:rPr>
                  <w:rFonts w:ascii="Times New Roman" w:hAnsi="Times New Roman" w:cs="Times New Roman"/>
                  <w:color w:val="000000"/>
                  <w:sz w:val="22"/>
                  <w:szCs w:val="22"/>
                  <w:rPrChange w:id="3134" w:author="Anderson, Kenneth" w:date="2026-10-09T09:20:00Z" w16du:dateUtc="2026-10-09T13:20:00Z">
                    <w:rPr>
                      <w:rFonts w:ascii="Segoe UI" w:hAnsi="Segoe UI" w:cs="Segoe UI"/>
                      <w:color w:val="000000"/>
                      <w:sz w:val="16"/>
                      <w:szCs w:val="16"/>
                    </w:rPr>
                  </w:rPrChange>
                </w:rPr>
                <w:t>-2%</w:t>
              </w:r>
            </w:ins>
          </w:p>
        </w:tc>
        <w:tc>
          <w:tcPr>
            <w:tcW w:w="1165" w:type="dxa"/>
            <w:tcBorders>
              <w:top w:val="single" w:sz="4" w:space="0" w:color="auto"/>
              <w:bottom w:val="nil"/>
            </w:tcBorders>
            <w:vAlign w:val="center"/>
            <w:tcPrChange w:id="3135" w:author="Anderson, Kenneth" w:date="2026-10-09T09:18:00Z" w16du:dateUtc="2026-10-09T13:18:00Z">
              <w:tcPr>
                <w:tcW w:w="2529" w:type="dxa"/>
                <w:tcBorders>
                  <w:top w:val="single" w:sz="4" w:space="0" w:color="auto"/>
                  <w:bottom w:val="nil"/>
                </w:tcBorders>
              </w:tcPr>
            </w:tcPrChange>
          </w:tcPr>
          <w:p w14:paraId="7420EE27" w14:textId="49C0DE9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36" w:author="Anderson, Kenneth" w:date="2026-10-09T09:17:00Z" w16du:dateUtc="2026-10-09T13:17:00Z"/>
                <w:rFonts w:ascii="Times New Roman" w:hAnsi="Times New Roman" w:cs="Times New Roman"/>
                <w:color w:val="000000"/>
                <w:sz w:val="22"/>
                <w:szCs w:val="22"/>
                <w:rPrChange w:id="3137" w:author="Anderson, Kenneth" w:date="2026-10-09T09:20:00Z" w16du:dateUtc="2026-10-09T13:20:00Z">
                  <w:rPr>
                    <w:ins w:id="3138" w:author="Anderson, Kenneth" w:date="2026-10-09T09:17:00Z" w16du:dateUtc="2026-10-09T13:17:00Z"/>
                    <w:rFonts w:ascii="Times New Roman" w:hAnsi="Times New Roman" w:cs="Times New Roman"/>
                    <w:color w:val="000000"/>
                  </w:rPr>
                </w:rPrChange>
              </w:rPr>
            </w:pPr>
            <w:ins w:id="3139" w:author="Anderson, Kenneth" w:date="2026-10-09T09:18:00Z" w16du:dateUtc="2026-10-09T13:18:00Z">
              <w:r w:rsidRPr="00344A90">
                <w:rPr>
                  <w:rFonts w:ascii="Times New Roman" w:hAnsi="Times New Roman" w:cs="Times New Roman"/>
                  <w:i/>
                  <w:iCs/>
                  <w:color w:val="B0B0B0"/>
                  <w:sz w:val="22"/>
                  <w:szCs w:val="22"/>
                  <w:rPrChange w:id="3140" w:author="Anderson, Kenneth" w:date="2026-10-09T09:20:00Z" w16du:dateUtc="2026-10-09T13:20:00Z">
                    <w:rPr>
                      <w:rFonts w:ascii="Segoe UI" w:hAnsi="Segoe UI" w:cs="Segoe UI"/>
                      <w:i/>
                      <w:iCs/>
                      <w:color w:val="B0B0B0"/>
                      <w:sz w:val="16"/>
                      <w:szCs w:val="16"/>
                    </w:rPr>
                  </w:rPrChange>
                </w:rPr>
                <w:t>NA</w:t>
              </w:r>
            </w:ins>
          </w:p>
        </w:tc>
      </w:tr>
      <w:tr w:rsidR="00D32DEE" w:rsidRPr="007E5245" w14:paraId="44347395" w14:textId="77777777" w:rsidTr="00D32DEE">
        <w:tblPrEx>
          <w:tblW w:w="0" w:type="auto"/>
          <w:tblLook w:val="06A0" w:firstRow="1" w:lastRow="0" w:firstColumn="1" w:lastColumn="0" w:noHBand="1" w:noVBand="1"/>
          <w:tblPrExChange w:id="3141" w:author="Anderson, Kenneth" w:date="2026-10-09T09:18:00Z" w16du:dateUtc="2026-10-09T13:18:00Z">
            <w:tblPrEx>
              <w:tblW w:w="0" w:type="auto"/>
              <w:tblLook w:val="06A0" w:firstRow="1" w:lastRow="0" w:firstColumn="1" w:lastColumn="0" w:noHBand="1" w:noVBand="1"/>
            </w:tblPrEx>
          </w:tblPrExChange>
        </w:tblPrEx>
        <w:trPr>
          <w:trHeight w:val="216"/>
          <w:ins w:id="3142" w:author="Anderson, Kenneth" w:date="2026-10-09T09:17:00Z"/>
          <w:trPrChange w:id="3143"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3144" w:author="Anderson, Kenneth" w:date="2026-10-09T09:18:00Z" w16du:dateUtc="2026-10-09T13:18:00Z">
              <w:tcPr>
                <w:tcW w:w="1060" w:type="dxa"/>
                <w:tcBorders>
                  <w:top w:val="nil"/>
                  <w:bottom w:val="single" w:sz="4" w:space="0" w:color="auto"/>
                </w:tcBorders>
              </w:tcPr>
            </w:tcPrChange>
          </w:tcPr>
          <w:p w14:paraId="497B07F4" w14:textId="77777777" w:rsidR="00D32DEE" w:rsidRPr="007E5245" w:rsidRDefault="00D32DEE" w:rsidP="00D32DEE">
            <w:pPr>
              <w:pStyle w:val="TableNormal1"/>
              <w:rPr>
                <w:ins w:id="3145" w:author="Anderson, Kenneth" w:date="2026-10-09T09:17:00Z" w16du:dateUtc="2026-10-09T13:17:00Z"/>
                <w:rFonts w:ascii="Times New Roman" w:hAnsi="Times New Roman" w:cs="Times New Roman"/>
                <w:color w:val="000000"/>
              </w:rPr>
            </w:pPr>
          </w:p>
        </w:tc>
        <w:tc>
          <w:tcPr>
            <w:tcW w:w="1216" w:type="dxa"/>
            <w:tcBorders>
              <w:top w:val="nil"/>
              <w:bottom w:val="single" w:sz="4" w:space="0" w:color="auto"/>
            </w:tcBorders>
            <w:tcPrChange w:id="3146" w:author="Anderson, Kenneth" w:date="2026-10-09T09:18:00Z" w16du:dateUtc="2026-10-09T13:18:00Z">
              <w:tcPr>
                <w:tcW w:w="1431" w:type="dxa"/>
                <w:tcBorders>
                  <w:top w:val="nil"/>
                  <w:bottom w:val="single" w:sz="4" w:space="0" w:color="auto"/>
                </w:tcBorders>
              </w:tcPr>
            </w:tcPrChange>
          </w:tcPr>
          <w:p w14:paraId="0FECEE84"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47" w:author="Anderson, Kenneth" w:date="2026-10-09T09:17:00Z" w16du:dateUtc="2026-10-09T13:17:00Z"/>
                <w:rFonts w:ascii="Times New Roman" w:hAnsi="Times New Roman" w:cs="Times New Roman"/>
                <w:color w:val="000000"/>
              </w:rPr>
            </w:pPr>
          </w:p>
        </w:tc>
        <w:tc>
          <w:tcPr>
            <w:tcW w:w="1206" w:type="dxa"/>
            <w:tcBorders>
              <w:top w:val="nil"/>
              <w:bottom w:val="single" w:sz="4" w:space="0" w:color="auto"/>
            </w:tcBorders>
            <w:tcPrChange w:id="3148" w:author="Anderson, Kenneth" w:date="2026-10-09T09:18:00Z" w16du:dateUtc="2026-10-09T13:18:00Z">
              <w:tcPr>
                <w:tcW w:w="2110" w:type="dxa"/>
                <w:tcBorders>
                  <w:top w:val="nil"/>
                  <w:bottom w:val="single" w:sz="4" w:space="0" w:color="auto"/>
                </w:tcBorders>
              </w:tcPr>
            </w:tcPrChange>
          </w:tcPr>
          <w:p w14:paraId="0F86ED63"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149" w:author="Anderson, Kenneth" w:date="2026-10-09T09:17:00Z" w16du:dateUtc="2026-10-09T13:17:00Z"/>
                <w:rFonts w:ascii="Times New Roman" w:hAnsi="Times New Roman" w:cs="Times New Roman"/>
                <w:color w:val="000000"/>
              </w:rPr>
            </w:pPr>
            <w:ins w:id="3150"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3151" w:author="Anderson, Kenneth" w:date="2026-10-09T09:18:00Z" w16du:dateUtc="2026-10-09T13:18:00Z">
              <w:tcPr>
                <w:tcW w:w="1119" w:type="dxa"/>
                <w:tcBorders>
                  <w:top w:val="nil"/>
                  <w:bottom w:val="single" w:sz="4" w:space="0" w:color="auto"/>
                </w:tcBorders>
              </w:tcPr>
            </w:tcPrChange>
          </w:tcPr>
          <w:p w14:paraId="464DA19E"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52" w:author="Anderson, Kenneth" w:date="2026-10-09T09:17:00Z" w16du:dateUtc="2026-10-09T13:17:00Z"/>
                <w:rFonts w:ascii="Times New Roman" w:hAnsi="Times New Roman" w:cs="Times New Roman"/>
                <w:color w:val="000000"/>
              </w:rPr>
            </w:pPr>
            <w:ins w:id="3153" w:author="Anderson, Kenneth" w:date="2026-10-09T09:17:00Z" w16du:dateUtc="2026-10-09T13:17:00Z">
              <w:r w:rsidRPr="007E5245">
                <w:rPr>
                  <w:rFonts w:ascii="Times New Roman" w:hAnsi="Times New Roman" w:cs="Times New Roman"/>
                  <w:color w:val="000000"/>
                </w:rPr>
                <w:t>18,838</w:t>
              </w:r>
            </w:ins>
          </w:p>
        </w:tc>
        <w:tc>
          <w:tcPr>
            <w:tcW w:w="933" w:type="dxa"/>
            <w:gridSpan w:val="2"/>
            <w:tcBorders>
              <w:top w:val="nil"/>
              <w:bottom w:val="single" w:sz="4" w:space="0" w:color="auto"/>
            </w:tcBorders>
            <w:vAlign w:val="center"/>
            <w:tcPrChange w:id="3154" w:author="Anderson, Kenneth" w:date="2026-10-09T09:18:00Z" w16du:dateUtc="2026-10-09T13:18:00Z">
              <w:tcPr>
                <w:tcW w:w="1374" w:type="dxa"/>
                <w:gridSpan w:val="2"/>
                <w:tcBorders>
                  <w:top w:val="nil"/>
                  <w:bottom w:val="single" w:sz="4" w:space="0" w:color="auto"/>
                </w:tcBorders>
              </w:tcPr>
            </w:tcPrChange>
          </w:tcPr>
          <w:p w14:paraId="2B3DFC26" w14:textId="09978DA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55" w:author="Anderson, Kenneth" w:date="2026-10-09T09:17:00Z" w16du:dateUtc="2026-10-09T13:17:00Z"/>
                <w:rFonts w:ascii="Times New Roman" w:hAnsi="Times New Roman" w:cs="Times New Roman"/>
                <w:color w:val="000000"/>
                <w:sz w:val="22"/>
                <w:szCs w:val="22"/>
                <w:rPrChange w:id="3156" w:author="Anderson, Kenneth" w:date="2026-10-09T09:20:00Z" w16du:dateUtc="2026-10-09T13:20:00Z">
                  <w:rPr>
                    <w:ins w:id="3157" w:author="Anderson, Kenneth" w:date="2026-10-09T09:17:00Z" w16du:dateUtc="2026-10-09T13:17:00Z"/>
                    <w:rFonts w:ascii="Times New Roman" w:hAnsi="Times New Roman" w:cs="Times New Roman"/>
                    <w:color w:val="000000"/>
                  </w:rPr>
                </w:rPrChange>
              </w:rPr>
            </w:pPr>
            <w:ins w:id="3158" w:author="Anderson, Kenneth" w:date="2026-10-09T09:18:00Z" w16du:dateUtc="2026-10-09T13:18:00Z">
              <w:r w:rsidRPr="00344A90">
                <w:rPr>
                  <w:rFonts w:ascii="Times New Roman" w:hAnsi="Times New Roman" w:cs="Times New Roman"/>
                  <w:color w:val="000000"/>
                  <w:sz w:val="22"/>
                  <w:szCs w:val="22"/>
                  <w:rPrChange w:id="3159" w:author="Anderson, Kenneth" w:date="2026-10-09T09:20:00Z" w16du:dateUtc="2026-10-09T13:20:00Z">
                    <w:rPr>
                      <w:rFonts w:ascii="Segoe UI" w:hAnsi="Segoe UI" w:cs="Segoe UI"/>
                      <w:color w:val="000000"/>
                      <w:sz w:val="16"/>
                      <w:szCs w:val="16"/>
                    </w:rPr>
                  </w:rPrChange>
                </w:rPr>
                <w:t>76%</w:t>
              </w:r>
            </w:ins>
          </w:p>
        </w:tc>
        <w:tc>
          <w:tcPr>
            <w:tcW w:w="795" w:type="dxa"/>
            <w:tcBorders>
              <w:top w:val="nil"/>
              <w:bottom w:val="single" w:sz="4" w:space="0" w:color="auto"/>
            </w:tcBorders>
            <w:vAlign w:val="center"/>
            <w:tcPrChange w:id="3160" w:author="Anderson, Kenneth" w:date="2026-10-09T09:18:00Z" w16du:dateUtc="2026-10-09T13:18:00Z">
              <w:tcPr>
                <w:tcW w:w="893" w:type="dxa"/>
                <w:tcBorders>
                  <w:top w:val="nil"/>
                  <w:bottom w:val="single" w:sz="4" w:space="0" w:color="auto"/>
                </w:tcBorders>
              </w:tcPr>
            </w:tcPrChange>
          </w:tcPr>
          <w:p w14:paraId="03FEF7CE" w14:textId="079D2F3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61" w:author="Anderson, Kenneth" w:date="2026-10-09T09:17:00Z" w16du:dateUtc="2026-10-09T13:17:00Z"/>
                <w:rFonts w:ascii="Times New Roman" w:hAnsi="Times New Roman" w:cs="Times New Roman"/>
                <w:color w:val="000000"/>
                <w:sz w:val="22"/>
                <w:szCs w:val="22"/>
                <w:rPrChange w:id="3162" w:author="Anderson, Kenneth" w:date="2026-10-09T09:20:00Z" w16du:dateUtc="2026-10-09T13:20:00Z">
                  <w:rPr>
                    <w:ins w:id="3163" w:author="Anderson, Kenneth" w:date="2026-10-09T09:17:00Z" w16du:dateUtc="2026-10-09T13:17:00Z"/>
                    <w:rFonts w:ascii="Times New Roman" w:hAnsi="Times New Roman" w:cs="Times New Roman"/>
                    <w:color w:val="000000"/>
                  </w:rPr>
                </w:rPrChange>
              </w:rPr>
            </w:pPr>
            <w:ins w:id="3164" w:author="Anderson, Kenneth" w:date="2026-10-09T09:18:00Z" w16du:dateUtc="2026-10-09T13:18:00Z">
              <w:r w:rsidRPr="00344A90">
                <w:rPr>
                  <w:rFonts w:ascii="Times New Roman" w:hAnsi="Times New Roman" w:cs="Times New Roman"/>
                  <w:color w:val="000000"/>
                  <w:sz w:val="22"/>
                  <w:szCs w:val="22"/>
                  <w:rPrChange w:id="3165" w:author="Anderson, Kenneth" w:date="2026-10-09T09:20:00Z" w16du:dateUtc="2026-10-09T13:20:00Z">
                    <w:rPr>
                      <w:rFonts w:ascii="Segoe UI" w:hAnsi="Segoe UI" w:cs="Segoe UI"/>
                      <w:color w:val="000000"/>
                      <w:sz w:val="16"/>
                      <w:szCs w:val="16"/>
                    </w:rPr>
                  </w:rPrChange>
                </w:rPr>
                <w:t>91%</w:t>
              </w:r>
            </w:ins>
          </w:p>
        </w:tc>
        <w:tc>
          <w:tcPr>
            <w:tcW w:w="939" w:type="dxa"/>
            <w:tcBorders>
              <w:top w:val="nil"/>
              <w:bottom w:val="single" w:sz="4" w:space="0" w:color="auto"/>
            </w:tcBorders>
            <w:vAlign w:val="center"/>
            <w:tcPrChange w:id="3166" w:author="Anderson, Kenneth" w:date="2026-10-09T09:18:00Z" w16du:dateUtc="2026-10-09T13:18:00Z">
              <w:tcPr>
                <w:tcW w:w="1553" w:type="dxa"/>
                <w:tcBorders>
                  <w:top w:val="nil"/>
                  <w:bottom w:val="single" w:sz="4" w:space="0" w:color="auto"/>
                </w:tcBorders>
              </w:tcPr>
            </w:tcPrChange>
          </w:tcPr>
          <w:p w14:paraId="67753D93" w14:textId="320AB38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67" w:author="Anderson, Kenneth" w:date="2026-10-09T09:17:00Z" w16du:dateUtc="2026-10-09T13:17:00Z"/>
                <w:rFonts w:ascii="Times New Roman" w:hAnsi="Times New Roman" w:cs="Times New Roman"/>
                <w:color w:val="000000"/>
                <w:sz w:val="22"/>
                <w:szCs w:val="22"/>
                <w:rPrChange w:id="3168" w:author="Anderson, Kenneth" w:date="2026-10-09T09:20:00Z" w16du:dateUtc="2026-10-09T13:20:00Z">
                  <w:rPr>
                    <w:ins w:id="3169" w:author="Anderson, Kenneth" w:date="2026-10-09T09:17:00Z" w16du:dateUtc="2026-10-09T13:17:00Z"/>
                    <w:rFonts w:ascii="Times New Roman" w:hAnsi="Times New Roman" w:cs="Times New Roman"/>
                    <w:color w:val="000000"/>
                  </w:rPr>
                </w:rPrChange>
              </w:rPr>
            </w:pPr>
            <w:ins w:id="3170" w:author="Anderson, Kenneth" w:date="2026-10-09T09:18:00Z" w16du:dateUtc="2026-10-09T13:18:00Z">
              <w:r w:rsidRPr="00344A90">
                <w:rPr>
                  <w:rFonts w:ascii="Times New Roman" w:hAnsi="Times New Roman" w:cs="Times New Roman"/>
                  <w:color w:val="000000"/>
                  <w:sz w:val="22"/>
                  <w:szCs w:val="22"/>
                  <w:rPrChange w:id="3171" w:author="Anderson, Kenneth" w:date="2026-10-09T09:20:00Z" w16du:dateUtc="2026-10-09T13:20:00Z">
                    <w:rPr>
                      <w:rFonts w:ascii="Segoe UI" w:hAnsi="Segoe UI" w:cs="Segoe UI"/>
                      <w:color w:val="000000"/>
                      <w:sz w:val="16"/>
                      <w:szCs w:val="16"/>
                    </w:rPr>
                  </w:rPrChange>
                </w:rPr>
                <w:t>75%</w:t>
              </w:r>
            </w:ins>
          </w:p>
        </w:tc>
        <w:tc>
          <w:tcPr>
            <w:tcW w:w="793" w:type="dxa"/>
            <w:tcBorders>
              <w:top w:val="nil"/>
              <w:bottom w:val="single" w:sz="4" w:space="0" w:color="auto"/>
            </w:tcBorders>
            <w:vAlign w:val="center"/>
            <w:tcPrChange w:id="3172" w:author="Anderson, Kenneth" w:date="2026-10-09T09:18:00Z" w16du:dateUtc="2026-10-09T13:18:00Z">
              <w:tcPr>
                <w:tcW w:w="891" w:type="dxa"/>
                <w:tcBorders>
                  <w:top w:val="nil"/>
                  <w:bottom w:val="single" w:sz="4" w:space="0" w:color="auto"/>
                </w:tcBorders>
              </w:tcPr>
            </w:tcPrChange>
          </w:tcPr>
          <w:p w14:paraId="17C822E5" w14:textId="776B6C6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73" w:author="Anderson, Kenneth" w:date="2026-10-09T09:17:00Z" w16du:dateUtc="2026-10-09T13:17:00Z"/>
                <w:rFonts w:ascii="Times New Roman" w:hAnsi="Times New Roman" w:cs="Times New Roman"/>
                <w:color w:val="000000"/>
                <w:sz w:val="22"/>
                <w:szCs w:val="22"/>
                <w:rPrChange w:id="3174" w:author="Anderson, Kenneth" w:date="2026-10-09T09:20:00Z" w16du:dateUtc="2026-10-09T13:20:00Z">
                  <w:rPr>
                    <w:ins w:id="3175" w:author="Anderson, Kenneth" w:date="2026-10-09T09:17:00Z" w16du:dateUtc="2026-10-09T13:17:00Z"/>
                    <w:rFonts w:ascii="Times New Roman" w:hAnsi="Times New Roman" w:cs="Times New Roman"/>
                    <w:color w:val="000000"/>
                  </w:rPr>
                </w:rPrChange>
              </w:rPr>
            </w:pPr>
            <w:ins w:id="3176" w:author="Anderson, Kenneth" w:date="2026-10-09T09:18:00Z" w16du:dateUtc="2026-10-09T13:18:00Z">
              <w:r w:rsidRPr="00344A90">
                <w:rPr>
                  <w:rFonts w:ascii="Times New Roman" w:hAnsi="Times New Roman" w:cs="Times New Roman"/>
                  <w:color w:val="000000"/>
                  <w:sz w:val="22"/>
                  <w:szCs w:val="22"/>
                  <w:rPrChange w:id="3177" w:author="Anderson, Kenneth" w:date="2026-10-09T09:20:00Z" w16du:dateUtc="2026-10-09T13:20:00Z">
                    <w:rPr>
                      <w:rFonts w:ascii="Segoe UI" w:hAnsi="Segoe UI" w:cs="Segoe UI"/>
                      <w:color w:val="000000"/>
                      <w:sz w:val="16"/>
                      <w:szCs w:val="16"/>
                    </w:rPr>
                  </w:rPrChange>
                </w:rPr>
                <w:t>76%</w:t>
              </w:r>
            </w:ins>
          </w:p>
        </w:tc>
        <w:tc>
          <w:tcPr>
            <w:tcW w:w="1165" w:type="dxa"/>
            <w:tcBorders>
              <w:top w:val="nil"/>
              <w:bottom w:val="single" w:sz="4" w:space="0" w:color="auto"/>
            </w:tcBorders>
            <w:vAlign w:val="center"/>
            <w:tcPrChange w:id="3178" w:author="Anderson, Kenneth" w:date="2026-10-09T09:18:00Z" w16du:dateUtc="2026-10-09T13:18:00Z">
              <w:tcPr>
                <w:tcW w:w="2529" w:type="dxa"/>
                <w:tcBorders>
                  <w:top w:val="nil"/>
                  <w:bottom w:val="single" w:sz="4" w:space="0" w:color="auto"/>
                </w:tcBorders>
              </w:tcPr>
            </w:tcPrChange>
          </w:tcPr>
          <w:p w14:paraId="73EF73A5" w14:textId="40E1958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79" w:author="Anderson, Kenneth" w:date="2026-10-09T09:17:00Z" w16du:dateUtc="2026-10-09T13:17:00Z"/>
                <w:rFonts w:ascii="Times New Roman" w:hAnsi="Times New Roman" w:cs="Times New Roman"/>
                <w:color w:val="000000"/>
                <w:sz w:val="22"/>
                <w:szCs w:val="22"/>
                <w:rPrChange w:id="3180" w:author="Anderson, Kenneth" w:date="2026-10-09T09:20:00Z" w16du:dateUtc="2026-10-09T13:20:00Z">
                  <w:rPr>
                    <w:ins w:id="3181" w:author="Anderson, Kenneth" w:date="2026-10-09T09:17:00Z" w16du:dateUtc="2026-10-09T13:17:00Z"/>
                    <w:rFonts w:ascii="Times New Roman" w:hAnsi="Times New Roman" w:cs="Times New Roman"/>
                    <w:color w:val="000000"/>
                  </w:rPr>
                </w:rPrChange>
              </w:rPr>
            </w:pPr>
            <w:ins w:id="3182" w:author="Anderson, Kenneth" w:date="2026-10-09T09:18:00Z" w16du:dateUtc="2026-10-09T13:18:00Z">
              <w:r w:rsidRPr="00344A90">
                <w:rPr>
                  <w:rFonts w:ascii="Times New Roman" w:hAnsi="Times New Roman" w:cs="Times New Roman"/>
                  <w:i/>
                  <w:iCs/>
                  <w:color w:val="B0B0B0"/>
                  <w:sz w:val="22"/>
                  <w:szCs w:val="22"/>
                  <w:rPrChange w:id="3183" w:author="Anderson, Kenneth" w:date="2026-10-09T09:20:00Z" w16du:dateUtc="2026-10-09T13:20:00Z">
                    <w:rPr>
                      <w:rFonts w:ascii="Segoe UI" w:hAnsi="Segoe UI" w:cs="Segoe UI"/>
                      <w:i/>
                      <w:iCs/>
                      <w:color w:val="B0B0B0"/>
                      <w:sz w:val="16"/>
                      <w:szCs w:val="16"/>
                    </w:rPr>
                  </w:rPrChange>
                </w:rPr>
                <w:t>NA</w:t>
              </w:r>
            </w:ins>
          </w:p>
        </w:tc>
      </w:tr>
      <w:tr w:rsidR="00D32DEE" w:rsidRPr="007E5245" w14:paraId="64C4E438" w14:textId="77777777" w:rsidTr="00D32DEE">
        <w:tblPrEx>
          <w:tblW w:w="0" w:type="auto"/>
          <w:tblLook w:val="06A0" w:firstRow="1" w:lastRow="0" w:firstColumn="1" w:lastColumn="0" w:noHBand="1" w:noVBand="1"/>
          <w:tblPrExChange w:id="3184" w:author="Anderson, Kenneth" w:date="2026-10-09T09:18:00Z" w16du:dateUtc="2026-10-09T13:18:00Z">
            <w:tblPrEx>
              <w:tblW w:w="0" w:type="auto"/>
              <w:tblLook w:val="06A0" w:firstRow="1" w:lastRow="0" w:firstColumn="1" w:lastColumn="0" w:noHBand="1" w:noVBand="1"/>
            </w:tblPrEx>
          </w:tblPrExChange>
        </w:tblPrEx>
        <w:trPr>
          <w:trHeight w:val="216"/>
          <w:ins w:id="3185" w:author="Anderson, Kenneth" w:date="2026-10-09T09:17:00Z"/>
          <w:trPrChange w:id="3186"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3187" w:author="Anderson, Kenneth" w:date="2026-10-09T09:18:00Z" w16du:dateUtc="2026-10-09T13:18:00Z">
              <w:tcPr>
                <w:tcW w:w="1060" w:type="dxa"/>
                <w:tcBorders>
                  <w:top w:val="single" w:sz="4" w:space="0" w:color="auto"/>
                  <w:bottom w:val="single" w:sz="4" w:space="0" w:color="auto"/>
                </w:tcBorders>
              </w:tcPr>
            </w:tcPrChange>
          </w:tcPr>
          <w:p w14:paraId="2B42F1AC" w14:textId="77777777" w:rsidR="00D32DEE" w:rsidRPr="007E5245" w:rsidRDefault="00D32DEE" w:rsidP="00D32DEE">
            <w:pPr>
              <w:pStyle w:val="TableNormal1"/>
              <w:rPr>
                <w:ins w:id="3188" w:author="Anderson, Kenneth" w:date="2026-10-09T09:17:00Z" w16du:dateUtc="2026-10-09T13:17:00Z"/>
                <w:rFonts w:ascii="Times New Roman" w:hAnsi="Times New Roman" w:cs="Times New Roman"/>
              </w:rPr>
            </w:pPr>
            <w:ins w:id="3189" w:author="Anderson, Kenneth" w:date="2026-10-09T09:17:00Z" w16du:dateUtc="2026-10-09T13:17:00Z">
              <w:r w:rsidRPr="007E5245">
                <w:rPr>
                  <w:rFonts w:ascii="Times New Roman" w:hAnsi="Times New Roman" w:cs="Times New Roman"/>
                  <w:color w:val="000000"/>
                </w:rPr>
                <w:t>NORR</w:t>
              </w:r>
            </w:ins>
          </w:p>
        </w:tc>
        <w:tc>
          <w:tcPr>
            <w:tcW w:w="1216" w:type="dxa"/>
            <w:tcBorders>
              <w:top w:val="single" w:sz="4" w:space="0" w:color="auto"/>
              <w:bottom w:val="single" w:sz="4" w:space="0" w:color="auto"/>
            </w:tcBorders>
            <w:tcPrChange w:id="3190" w:author="Anderson, Kenneth" w:date="2026-10-09T09:18:00Z" w16du:dateUtc="2026-10-09T13:18:00Z">
              <w:tcPr>
                <w:tcW w:w="1431" w:type="dxa"/>
                <w:tcBorders>
                  <w:top w:val="single" w:sz="4" w:space="0" w:color="auto"/>
                  <w:bottom w:val="single" w:sz="4" w:space="0" w:color="auto"/>
                </w:tcBorders>
              </w:tcPr>
            </w:tcPrChange>
          </w:tcPr>
          <w:p w14:paraId="423E2575"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91" w:author="Anderson, Kenneth" w:date="2026-10-09T09:17:00Z" w16du:dateUtc="2026-10-09T13:17:00Z"/>
                <w:rFonts w:ascii="Times New Roman" w:hAnsi="Times New Roman" w:cs="Times New Roman"/>
              </w:rPr>
            </w:pPr>
            <w:ins w:id="3192" w:author="Anderson, Kenneth" w:date="2026-10-09T09:17:00Z" w16du:dateUtc="2026-10-09T13:17:00Z">
              <w:r w:rsidRPr="007E5245">
                <w:rPr>
                  <w:rFonts w:ascii="Times New Roman" w:hAnsi="Times New Roman" w:cs="Times New Roman"/>
                  <w:color w:val="000000"/>
                </w:rPr>
                <w:t>23</w:t>
              </w:r>
            </w:ins>
          </w:p>
        </w:tc>
        <w:tc>
          <w:tcPr>
            <w:tcW w:w="1206" w:type="dxa"/>
            <w:tcBorders>
              <w:top w:val="single" w:sz="4" w:space="0" w:color="auto"/>
              <w:bottom w:val="single" w:sz="4" w:space="0" w:color="auto"/>
            </w:tcBorders>
            <w:tcPrChange w:id="3193" w:author="Anderson, Kenneth" w:date="2026-10-09T09:18:00Z" w16du:dateUtc="2026-10-09T13:18:00Z">
              <w:tcPr>
                <w:tcW w:w="2110" w:type="dxa"/>
                <w:tcBorders>
                  <w:top w:val="single" w:sz="4" w:space="0" w:color="auto"/>
                  <w:bottom w:val="single" w:sz="4" w:space="0" w:color="auto"/>
                </w:tcBorders>
              </w:tcPr>
            </w:tcPrChange>
          </w:tcPr>
          <w:p w14:paraId="652FC867"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194" w:author="Anderson, Kenneth" w:date="2026-10-09T09:17:00Z" w16du:dateUtc="2026-10-09T13:17:00Z"/>
                <w:rFonts w:ascii="Times New Roman" w:hAnsi="Times New Roman" w:cs="Times New Roman"/>
              </w:rPr>
            </w:pPr>
            <w:ins w:id="3195"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3196" w:author="Anderson, Kenneth" w:date="2026-10-09T09:18:00Z" w16du:dateUtc="2026-10-09T13:18:00Z">
              <w:tcPr>
                <w:tcW w:w="1119" w:type="dxa"/>
                <w:tcBorders>
                  <w:top w:val="single" w:sz="4" w:space="0" w:color="auto"/>
                  <w:bottom w:val="single" w:sz="4" w:space="0" w:color="auto"/>
                </w:tcBorders>
              </w:tcPr>
            </w:tcPrChange>
          </w:tcPr>
          <w:p w14:paraId="7527FB85"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197" w:author="Anderson, Kenneth" w:date="2026-10-09T09:17:00Z" w16du:dateUtc="2026-10-09T13:17:00Z"/>
                <w:rFonts w:ascii="Times New Roman" w:hAnsi="Times New Roman" w:cs="Times New Roman"/>
              </w:rPr>
            </w:pPr>
            <w:ins w:id="3198" w:author="Anderson, Kenneth" w:date="2026-10-09T09:17:00Z" w16du:dateUtc="2026-10-09T13:17:00Z">
              <w:r w:rsidRPr="007E5245">
                <w:rPr>
                  <w:rFonts w:ascii="Times New Roman" w:hAnsi="Times New Roman" w:cs="Times New Roman"/>
                  <w:color w:val="000000"/>
                </w:rPr>
                <w:t>151,978</w:t>
              </w:r>
            </w:ins>
          </w:p>
        </w:tc>
        <w:tc>
          <w:tcPr>
            <w:tcW w:w="933" w:type="dxa"/>
            <w:gridSpan w:val="2"/>
            <w:tcBorders>
              <w:top w:val="single" w:sz="4" w:space="0" w:color="auto"/>
              <w:bottom w:val="single" w:sz="4" w:space="0" w:color="auto"/>
            </w:tcBorders>
            <w:vAlign w:val="center"/>
            <w:tcPrChange w:id="3199" w:author="Anderson, Kenneth" w:date="2026-10-09T09:18:00Z" w16du:dateUtc="2026-10-09T13:18:00Z">
              <w:tcPr>
                <w:tcW w:w="1374" w:type="dxa"/>
                <w:gridSpan w:val="2"/>
                <w:tcBorders>
                  <w:top w:val="single" w:sz="4" w:space="0" w:color="auto"/>
                  <w:bottom w:val="single" w:sz="4" w:space="0" w:color="auto"/>
                </w:tcBorders>
              </w:tcPr>
            </w:tcPrChange>
          </w:tcPr>
          <w:p w14:paraId="19E910EF" w14:textId="5CB2CFC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00" w:author="Anderson, Kenneth" w:date="2026-10-09T09:17:00Z" w16du:dateUtc="2026-10-09T13:17:00Z"/>
                <w:rFonts w:ascii="Times New Roman" w:hAnsi="Times New Roman" w:cs="Times New Roman"/>
                <w:sz w:val="22"/>
                <w:szCs w:val="22"/>
                <w:rPrChange w:id="3201" w:author="Anderson, Kenneth" w:date="2026-10-09T09:20:00Z" w16du:dateUtc="2026-10-09T13:20:00Z">
                  <w:rPr>
                    <w:ins w:id="3202" w:author="Anderson, Kenneth" w:date="2026-10-09T09:17:00Z" w16du:dateUtc="2026-10-09T13:17:00Z"/>
                    <w:rFonts w:ascii="Times New Roman" w:hAnsi="Times New Roman" w:cs="Times New Roman"/>
                  </w:rPr>
                </w:rPrChange>
              </w:rPr>
            </w:pPr>
            <w:ins w:id="3203" w:author="Anderson, Kenneth" w:date="2026-10-09T09:18:00Z" w16du:dateUtc="2026-10-09T13:18:00Z">
              <w:r w:rsidRPr="00344A90">
                <w:rPr>
                  <w:rFonts w:ascii="Times New Roman" w:hAnsi="Times New Roman" w:cs="Times New Roman"/>
                  <w:color w:val="000000"/>
                  <w:sz w:val="22"/>
                  <w:szCs w:val="22"/>
                  <w:rPrChange w:id="3204" w:author="Anderson, Kenneth" w:date="2026-10-09T09:20:00Z" w16du:dateUtc="2026-10-09T13:20:00Z">
                    <w:rPr>
                      <w:rFonts w:ascii="Segoe UI" w:hAnsi="Segoe UI" w:cs="Segoe UI"/>
                      <w:color w:val="000000"/>
                      <w:sz w:val="16"/>
                      <w:szCs w:val="16"/>
                    </w:rPr>
                  </w:rPrChange>
                </w:rPr>
                <w:t>78%</w:t>
              </w:r>
            </w:ins>
          </w:p>
        </w:tc>
        <w:tc>
          <w:tcPr>
            <w:tcW w:w="795" w:type="dxa"/>
            <w:tcBorders>
              <w:top w:val="single" w:sz="4" w:space="0" w:color="auto"/>
              <w:bottom w:val="single" w:sz="4" w:space="0" w:color="auto"/>
            </w:tcBorders>
            <w:vAlign w:val="center"/>
            <w:tcPrChange w:id="3205" w:author="Anderson, Kenneth" w:date="2026-10-09T09:18:00Z" w16du:dateUtc="2026-10-09T13:18:00Z">
              <w:tcPr>
                <w:tcW w:w="893" w:type="dxa"/>
                <w:tcBorders>
                  <w:top w:val="single" w:sz="4" w:space="0" w:color="auto"/>
                  <w:bottom w:val="single" w:sz="4" w:space="0" w:color="auto"/>
                </w:tcBorders>
              </w:tcPr>
            </w:tcPrChange>
          </w:tcPr>
          <w:p w14:paraId="1D3B5ECB" w14:textId="275E69F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06" w:author="Anderson, Kenneth" w:date="2026-10-09T09:17:00Z" w16du:dateUtc="2026-10-09T13:17:00Z"/>
                <w:rFonts w:ascii="Times New Roman" w:hAnsi="Times New Roman" w:cs="Times New Roman"/>
                <w:sz w:val="22"/>
                <w:szCs w:val="22"/>
                <w:rPrChange w:id="3207" w:author="Anderson, Kenneth" w:date="2026-10-09T09:20:00Z" w16du:dateUtc="2026-10-09T13:20:00Z">
                  <w:rPr>
                    <w:ins w:id="3208" w:author="Anderson, Kenneth" w:date="2026-10-09T09:17:00Z" w16du:dateUtc="2026-10-09T13:17:00Z"/>
                    <w:rFonts w:ascii="Times New Roman" w:hAnsi="Times New Roman" w:cs="Times New Roman"/>
                  </w:rPr>
                </w:rPrChange>
              </w:rPr>
            </w:pPr>
            <w:ins w:id="3209" w:author="Anderson, Kenneth" w:date="2026-10-09T09:18:00Z" w16du:dateUtc="2026-10-09T13:18:00Z">
              <w:r w:rsidRPr="00344A90">
                <w:rPr>
                  <w:rFonts w:ascii="Times New Roman" w:hAnsi="Times New Roman" w:cs="Times New Roman"/>
                  <w:color w:val="000000"/>
                  <w:sz w:val="22"/>
                  <w:szCs w:val="22"/>
                  <w:rPrChange w:id="3210" w:author="Anderson, Kenneth" w:date="2026-10-09T09:20:00Z" w16du:dateUtc="2026-10-09T13:20:00Z">
                    <w:rPr>
                      <w:rFonts w:ascii="Segoe UI" w:hAnsi="Segoe UI" w:cs="Segoe UI"/>
                      <w:color w:val="000000"/>
                      <w:sz w:val="16"/>
                      <w:szCs w:val="16"/>
                    </w:rPr>
                  </w:rPrChange>
                </w:rPr>
                <w:t>85%</w:t>
              </w:r>
            </w:ins>
          </w:p>
        </w:tc>
        <w:tc>
          <w:tcPr>
            <w:tcW w:w="939" w:type="dxa"/>
            <w:tcBorders>
              <w:top w:val="single" w:sz="4" w:space="0" w:color="auto"/>
              <w:bottom w:val="single" w:sz="4" w:space="0" w:color="auto"/>
            </w:tcBorders>
            <w:vAlign w:val="center"/>
            <w:tcPrChange w:id="3211" w:author="Anderson, Kenneth" w:date="2026-10-09T09:18:00Z" w16du:dateUtc="2026-10-09T13:18:00Z">
              <w:tcPr>
                <w:tcW w:w="1553" w:type="dxa"/>
                <w:tcBorders>
                  <w:top w:val="single" w:sz="4" w:space="0" w:color="auto"/>
                  <w:bottom w:val="single" w:sz="4" w:space="0" w:color="auto"/>
                </w:tcBorders>
              </w:tcPr>
            </w:tcPrChange>
          </w:tcPr>
          <w:p w14:paraId="09B04D8B" w14:textId="5A6DC1C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12" w:author="Anderson, Kenneth" w:date="2026-10-09T09:17:00Z" w16du:dateUtc="2026-10-09T13:17:00Z"/>
                <w:rFonts w:ascii="Times New Roman" w:hAnsi="Times New Roman" w:cs="Times New Roman"/>
                <w:sz w:val="22"/>
                <w:szCs w:val="22"/>
                <w:rPrChange w:id="3213" w:author="Anderson, Kenneth" w:date="2026-10-09T09:20:00Z" w16du:dateUtc="2026-10-09T13:20:00Z">
                  <w:rPr>
                    <w:ins w:id="3214" w:author="Anderson, Kenneth" w:date="2026-10-09T09:17:00Z" w16du:dateUtc="2026-10-09T13:17:00Z"/>
                    <w:rFonts w:ascii="Times New Roman" w:hAnsi="Times New Roman" w:cs="Times New Roman"/>
                  </w:rPr>
                </w:rPrChange>
              </w:rPr>
            </w:pPr>
            <w:ins w:id="3215" w:author="Anderson, Kenneth" w:date="2026-10-09T09:18:00Z" w16du:dateUtc="2026-10-09T13:18:00Z">
              <w:r w:rsidRPr="00344A90">
                <w:rPr>
                  <w:rFonts w:ascii="Times New Roman" w:hAnsi="Times New Roman" w:cs="Times New Roman"/>
                  <w:color w:val="000000"/>
                  <w:sz w:val="22"/>
                  <w:szCs w:val="22"/>
                  <w:rPrChange w:id="3216" w:author="Anderson, Kenneth" w:date="2026-10-09T09:20:00Z" w16du:dateUtc="2026-10-09T13:20:00Z">
                    <w:rPr>
                      <w:rFonts w:ascii="Segoe UI" w:hAnsi="Segoe UI" w:cs="Segoe UI"/>
                      <w:color w:val="000000"/>
                      <w:sz w:val="16"/>
                      <w:szCs w:val="16"/>
                    </w:rPr>
                  </w:rPrChange>
                </w:rPr>
                <w:t>97%</w:t>
              </w:r>
            </w:ins>
          </w:p>
        </w:tc>
        <w:tc>
          <w:tcPr>
            <w:tcW w:w="793" w:type="dxa"/>
            <w:tcBorders>
              <w:top w:val="single" w:sz="4" w:space="0" w:color="auto"/>
              <w:bottom w:val="single" w:sz="4" w:space="0" w:color="auto"/>
            </w:tcBorders>
            <w:vAlign w:val="center"/>
            <w:tcPrChange w:id="3217" w:author="Anderson, Kenneth" w:date="2026-10-09T09:18:00Z" w16du:dateUtc="2026-10-09T13:18:00Z">
              <w:tcPr>
                <w:tcW w:w="891" w:type="dxa"/>
                <w:tcBorders>
                  <w:top w:val="single" w:sz="4" w:space="0" w:color="auto"/>
                  <w:bottom w:val="single" w:sz="4" w:space="0" w:color="auto"/>
                </w:tcBorders>
              </w:tcPr>
            </w:tcPrChange>
          </w:tcPr>
          <w:p w14:paraId="4B9B7F06" w14:textId="51E71B8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18" w:author="Anderson, Kenneth" w:date="2026-10-09T09:17:00Z" w16du:dateUtc="2026-10-09T13:17:00Z"/>
                <w:rFonts w:ascii="Times New Roman" w:hAnsi="Times New Roman" w:cs="Times New Roman"/>
                <w:sz w:val="22"/>
                <w:szCs w:val="22"/>
                <w:rPrChange w:id="3219" w:author="Anderson, Kenneth" w:date="2026-10-09T09:20:00Z" w16du:dateUtc="2026-10-09T13:20:00Z">
                  <w:rPr>
                    <w:ins w:id="3220" w:author="Anderson, Kenneth" w:date="2026-10-09T09:17:00Z" w16du:dateUtc="2026-10-09T13:17:00Z"/>
                    <w:rFonts w:ascii="Times New Roman" w:hAnsi="Times New Roman" w:cs="Times New Roman"/>
                  </w:rPr>
                </w:rPrChange>
              </w:rPr>
            </w:pPr>
            <w:ins w:id="3221" w:author="Anderson, Kenneth" w:date="2026-10-09T09:18:00Z" w16du:dateUtc="2026-10-09T13:18:00Z">
              <w:r w:rsidRPr="00344A90">
                <w:rPr>
                  <w:rFonts w:ascii="Times New Roman" w:hAnsi="Times New Roman" w:cs="Times New Roman"/>
                  <w:color w:val="000000"/>
                  <w:sz w:val="22"/>
                  <w:szCs w:val="22"/>
                  <w:rPrChange w:id="3222" w:author="Anderson, Kenneth" w:date="2026-10-09T09:20:00Z" w16du:dateUtc="2026-10-09T13:20:00Z">
                    <w:rPr>
                      <w:rFonts w:ascii="Segoe UI" w:hAnsi="Segoe UI" w:cs="Segoe UI"/>
                      <w:color w:val="000000"/>
                      <w:sz w:val="16"/>
                      <w:szCs w:val="16"/>
                    </w:rPr>
                  </w:rPrChange>
                </w:rPr>
                <w:t>100%</w:t>
              </w:r>
            </w:ins>
          </w:p>
        </w:tc>
        <w:tc>
          <w:tcPr>
            <w:tcW w:w="1165" w:type="dxa"/>
            <w:tcBorders>
              <w:top w:val="single" w:sz="4" w:space="0" w:color="auto"/>
              <w:bottom w:val="single" w:sz="4" w:space="0" w:color="auto"/>
            </w:tcBorders>
            <w:vAlign w:val="center"/>
            <w:tcPrChange w:id="3223" w:author="Anderson, Kenneth" w:date="2026-10-09T09:18:00Z" w16du:dateUtc="2026-10-09T13:18:00Z">
              <w:tcPr>
                <w:tcW w:w="2529" w:type="dxa"/>
                <w:tcBorders>
                  <w:top w:val="single" w:sz="4" w:space="0" w:color="auto"/>
                  <w:bottom w:val="single" w:sz="4" w:space="0" w:color="auto"/>
                </w:tcBorders>
              </w:tcPr>
            </w:tcPrChange>
          </w:tcPr>
          <w:p w14:paraId="2764E57E" w14:textId="5A38F38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24" w:author="Anderson, Kenneth" w:date="2026-10-09T09:17:00Z" w16du:dateUtc="2026-10-09T13:17:00Z"/>
                <w:rFonts w:ascii="Times New Roman" w:hAnsi="Times New Roman" w:cs="Times New Roman"/>
                <w:sz w:val="22"/>
                <w:szCs w:val="22"/>
                <w:rPrChange w:id="3225" w:author="Anderson, Kenneth" w:date="2026-10-09T09:20:00Z" w16du:dateUtc="2026-10-09T13:20:00Z">
                  <w:rPr>
                    <w:ins w:id="3226" w:author="Anderson, Kenneth" w:date="2026-10-09T09:17:00Z" w16du:dateUtc="2026-10-09T13:17:00Z"/>
                    <w:rFonts w:ascii="Times New Roman" w:hAnsi="Times New Roman" w:cs="Times New Roman"/>
                  </w:rPr>
                </w:rPrChange>
              </w:rPr>
            </w:pPr>
            <w:ins w:id="3227" w:author="Anderson, Kenneth" w:date="2026-10-09T09:18:00Z" w16du:dateUtc="2026-10-09T13:18:00Z">
              <w:r w:rsidRPr="00344A90">
                <w:rPr>
                  <w:rFonts w:ascii="Times New Roman" w:hAnsi="Times New Roman" w:cs="Times New Roman"/>
                  <w:color w:val="000000"/>
                  <w:sz w:val="22"/>
                  <w:szCs w:val="22"/>
                  <w:rPrChange w:id="3228" w:author="Anderson, Kenneth" w:date="2026-10-09T09:20:00Z" w16du:dateUtc="2026-10-09T13:20:00Z">
                    <w:rPr>
                      <w:rFonts w:ascii="Segoe UI" w:hAnsi="Segoe UI" w:cs="Segoe UI"/>
                      <w:color w:val="000000"/>
                      <w:sz w:val="16"/>
                      <w:szCs w:val="16"/>
                    </w:rPr>
                  </w:rPrChange>
                </w:rPr>
                <w:t>96%</w:t>
              </w:r>
            </w:ins>
          </w:p>
        </w:tc>
      </w:tr>
      <w:tr w:rsidR="00D32DEE" w:rsidRPr="007E5245" w14:paraId="7AD21A77" w14:textId="77777777" w:rsidTr="00D32DEE">
        <w:tblPrEx>
          <w:tblW w:w="0" w:type="auto"/>
          <w:tblLook w:val="06A0" w:firstRow="1" w:lastRow="0" w:firstColumn="1" w:lastColumn="0" w:noHBand="1" w:noVBand="1"/>
          <w:tblPrExChange w:id="3229" w:author="Anderson, Kenneth" w:date="2026-10-09T09:18:00Z" w16du:dateUtc="2026-10-09T13:18:00Z">
            <w:tblPrEx>
              <w:tblW w:w="0" w:type="auto"/>
              <w:tblLook w:val="06A0" w:firstRow="1" w:lastRow="0" w:firstColumn="1" w:lastColumn="0" w:noHBand="1" w:noVBand="1"/>
            </w:tblPrEx>
          </w:tblPrExChange>
        </w:tblPrEx>
        <w:trPr>
          <w:trHeight w:val="216"/>
          <w:ins w:id="3230" w:author="Anderson, Kenneth" w:date="2026-10-09T09:17:00Z"/>
          <w:trPrChange w:id="3231"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3232" w:author="Anderson, Kenneth" w:date="2026-10-09T09:18:00Z" w16du:dateUtc="2026-10-09T13:18:00Z">
              <w:tcPr>
                <w:tcW w:w="1060" w:type="dxa"/>
                <w:tcBorders>
                  <w:top w:val="single" w:sz="4" w:space="0" w:color="auto"/>
                  <w:bottom w:val="nil"/>
                </w:tcBorders>
              </w:tcPr>
            </w:tcPrChange>
          </w:tcPr>
          <w:p w14:paraId="70742330" w14:textId="77777777" w:rsidR="00D32DEE" w:rsidRPr="007E5245" w:rsidRDefault="00D32DEE" w:rsidP="00D32DEE">
            <w:pPr>
              <w:pStyle w:val="TableNormal1"/>
              <w:rPr>
                <w:ins w:id="3233" w:author="Anderson, Kenneth" w:date="2026-10-09T09:17:00Z" w16du:dateUtc="2026-10-09T13:17:00Z"/>
                <w:rFonts w:ascii="Times New Roman" w:hAnsi="Times New Roman" w:cs="Times New Roman"/>
              </w:rPr>
            </w:pPr>
            <w:ins w:id="3234" w:author="Anderson, Kenneth" w:date="2026-10-09T09:17:00Z" w16du:dateUtc="2026-10-09T13:17:00Z">
              <w:r w:rsidRPr="007E5245">
                <w:rPr>
                  <w:rFonts w:ascii="Times New Roman" w:hAnsi="Times New Roman" w:cs="Times New Roman"/>
                  <w:color w:val="000000"/>
                </w:rPr>
                <w:t>OAKW</w:t>
              </w:r>
            </w:ins>
          </w:p>
        </w:tc>
        <w:tc>
          <w:tcPr>
            <w:tcW w:w="1216" w:type="dxa"/>
            <w:tcBorders>
              <w:top w:val="single" w:sz="4" w:space="0" w:color="auto"/>
              <w:bottom w:val="nil"/>
            </w:tcBorders>
            <w:tcPrChange w:id="3235" w:author="Anderson, Kenneth" w:date="2026-10-09T09:18:00Z" w16du:dateUtc="2026-10-09T13:18:00Z">
              <w:tcPr>
                <w:tcW w:w="1431" w:type="dxa"/>
                <w:tcBorders>
                  <w:top w:val="single" w:sz="4" w:space="0" w:color="auto"/>
                  <w:bottom w:val="nil"/>
                </w:tcBorders>
              </w:tcPr>
            </w:tcPrChange>
          </w:tcPr>
          <w:p w14:paraId="3276E964"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36" w:author="Anderson, Kenneth" w:date="2026-10-09T09:17:00Z" w16du:dateUtc="2026-10-09T13:17:00Z"/>
                <w:rFonts w:ascii="Times New Roman" w:hAnsi="Times New Roman" w:cs="Times New Roman"/>
              </w:rPr>
            </w:pPr>
            <w:ins w:id="3237" w:author="Anderson, Kenneth" w:date="2026-10-09T09:17:00Z" w16du:dateUtc="2026-10-09T13:17:00Z">
              <w:r w:rsidRPr="007E5245">
                <w:rPr>
                  <w:rFonts w:ascii="Times New Roman" w:hAnsi="Times New Roman" w:cs="Times New Roman"/>
                  <w:color w:val="000000"/>
                </w:rPr>
                <w:t>20</w:t>
              </w:r>
            </w:ins>
          </w:p>
        </w:tc>
        <w:tc>
          <w:tcPr>
            <w:tcW w:w="1206" w:type="dxa"/>
            <w:tcBorders>
              <w:top w:val="single" w:sz="4" w:space="0" w:color="auto"/>
              <w:bottom w:val="nil"/>
            </w:tcBorders>
            <w:tcPrChange w:id="3238" w:author="Anderson, Kenneth" w:date="2026-10-09T09:18:00Z" w16du:dateUtc="2026-10-09T13:18:00Z">
              <w:tcPr>
                <w:tcW w:w="2110" w:type="dxa"/>
                <w:tcBorders>
                  <w:top w:val="single" w:sz="4" w:space="0" w:color="auto"/>
                  <w:bottom w:val="nil"/>
                </w:tcBorders>
              </w:tcPr>
            </w:tcPrChange>
          </w:tcPr>
          <w:p w14:paraId="16E46C09"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239" w:author="Anderson, Kenneth" w:date="2026-10-09T09:17:00Z" w16du:dateUtc="2026-10-09T13:17:00Z"/>
                <w:rFonts w:ascii="Times New Roman" w:hAnsi="Times New Roman" w:cs="Times New Roman"/>
              </w:rPr>
            </w:pPr>
            <w:ins w:id="3240" w:author="Anderson, Kenneth" w:date="2026-10-09T09:17:00Z" w16du:dateUtc="2026-10-09T13:17:00Z">
              <w:r w:rsidRPr="007E5245">
                <w:rPr>
                  <w:rFonts w:ascii="Times New Roman" w:hAnsi="Times New Roman" w:cs="Times New Roman"/>
                  <w:color w:val="000000"/>
                </w:rPr>
                <w:t>2024</w:t>
              </w:r>
            </w:ins>
          </w:p>
        </w:tc>
        <w:tc>
          <w:tcPr>
            <w:tcW w:w="1176" w:type="dxa"/>
            <w:tcBorders>
              <w:top w:val="single" w:sz="4" w:space="0" w:color="auto"/>
              <w:bottom w:val="nil"/>
            </w:tcBorders>
            <w:tcPrChange w:id="3241" w:author="Anderson, Kenneth" w:date="2026-10-09T09:18:00Z" w16du:dateUtc="2026-10-09T13:18:00Z">
              <w:tcPr>
                <w:tcW w:w="1119" w:type="dxa"/>
                <w:tcBorders>
                  <w:top w:val="single" w:sz="4" w:space="0" w:color="auto"/>
                  <w:bottom w:val="nil"/>
                </w:tcBorders>
              </w:tcPr>
            </w:tcPrChange>
          </w:tcPr>
          <w:p w14:paraId="54114C6A"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42" w:author="Anderson, Kenneth" w:date="2026-10-09T09:17:00Z" w16du:dateUtc="2026-10-09T13:17:00Z"/>
                <w:rFonts w:ascii="Times New Roman" w:hAnsi="Times New Roman" w:cs="Times New Roman"/>
              </w:rPr>
            </w:pPr>
            <w:ins w:id="3243" w:author="Anderson, Kenneth" w:date="2026-10-09T09:17:00Z" w16du:dateUtc="2026-10-09T13:17:00Z">
              <w:r w:rsidRPr="007E5245">
                <w:rPr>
                  <w:rFonts w:ascii="Times New Roman" w:hAnsi="Times New Roman" w:cs="Times New Roman"/>
                  <w:color w:val="000000"/>
                </w:rPr>
                <w:t>7,621</w:t>
              </w:r>
            </w:ins>
          </w:p>
        </w:tc>
        <w:tc>
          <w:tcPr>
            <w:tcW w:w="933" w:type="dxa"/>
            <w:gridSpan w:val="2"/>
            <w:tcBorders>
              <w:top w:val="single" w:sz="4" w:space="0" w:color="auto"/>
              <w:bottom w:val="nil"/>
            </w:tcBorders>
            <w:vAlign w:val="center"/>
            <w:tcPrChange w:id="3244" w:author="Anderson, Kenneth" w:date="2026-10-09T09:18:00Z" w16du:dateUtc="2026-10-09T13:18:00Z">
              <w:tcPr>
                <w:tcW w:w="1374" w:type="dxa"/>
                <w:gridSpan w:val="2"/>
                <w:tcBorders>
                  <w:top w:val="single" w:sz="4" w:space="0" w:color="auto"/>
                  <w:bottom w:val="nil"/>
                </w:tcBorders>
              </w:tcPr>
            </w:tcPrChange>
          </w:tcPr>
          <w:p w14:paraId="36AD72B9" w14:textId="788039A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45" w:author="Anderson, Kenneth" w:date="2026-10-09T09:17:00Z" w16du:dateUtc="2026-10-09T13:17:00Z"/>
                <w:rFonts w:ascii="Times New Roman" w:hAnsi="Times New Roman" w:cs="Times New Roman"/>
                <w:sz w:val="22"/>
                <w:szCs w:val="22"/>
                <w:rPrChange w:id="3246" w:author="Anderson, Kenneth" w:date="2026-10-09T09:20:00Z" w16du:dateUtc="2026-10-09T13:20:00Z">
                  <w:rPr>
                    <w:ins w:id="3247" w:author="Anderson, Kenneth" w:date="2026-10-09T09:17:00Z" w16du:dateUtc="2026-10-09T13:17:00Z"/>
                    <w:rFonts w:ascii="Times New Roman" w:hAnsi="Times New Roman" w:cs="Times New Roman"/>
                  </w:rPr>
                </w:rPrChange>
              </w:rPr>
            </w:pPr>
            <w:ins w:id="3248" w:author="Anderson, Kenneth" w:date="2026-10-09T09:18:00Z" w16du:dateUtc="2026-10-09T13:18:00Z">
              <w:r w:rsidRPr="00344A90">
                <w:rPr>
                  <w:rFonts w:ascii="Times New Roman" w:hAnsi="Times New Roman" w:cs="Times New Roman"/>
                  <w:color w:val="000000"/>
                  <w:sz w:val="22"/>
                  <w:szCs w:val="22"/>
                  <w:rPrChange w:id="3249" w:author="Anderson, Kenneth" w:date="2026-10-09T09:20:00Z" w16du:dateUtc="2026-10-09T13:20:00Z">
                    <w:rPr>
                      <w:rFonts w:ascii="Segoe UI" w:hAnsi="Segoe UI" w:cs="Segoe UI"/>
                      <w:color w:val="000000"/>
                      <w:sz w:val="16"/>
                      <w:szCs w:val="16"/>
                    </w:rPr>
                  </w:rPrChange>
                </w:rPr>
                <w:t>92%</w:t>
              </w:r>
            </w:ins>
          </w:p>
        </w:tc>
        <w:tc>
          <w:tcPr>
            <w:tcW w:w="795" w:type="dxa"/>
            <w:tcBorders>
              <w:top w:val="single" w:sz="4" w:space="0" w:color="auto"/>
              <w:bottom w:val="nil"/>
            </w:tcBorders>
            <w:vAlign w:val="center"/>
            <w:tcPrChange w:id="3250" w:author="Anderson, Kenneth" w:date="2026-10-09T09:18:00Z" w16du:dateUtc="2026-10-09T13:18:00Z">
              <w:tcPr>
                <w:tcW w:w="893" w:type="dxa"/>
                <w:tcBorders>
                  <w:top w:val="single" w:sz="4" w:space="0" w:color="auto"/>
                  <w:bottom w:val="nil"/>
                </w:tcBorders>
              </w:tcPr>
            </w:tcPrChange>
          </w:tcPr>
          <w:p w14:paraId="3716F27B" w14:textId="785CCDB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51" w:author="Anderson, Kenneth" w:date="2026-10-09T09:17:00Z" w16du:dateUtc="2026-10-09T13:17:00Z"/>
                <w:rFonts w:ascii="Times New Roman" w:hAnsi="Times New Roman" w:cs="Times New Roman"/>
                <w:sz w:val="22"/>
                <w:szCs w:val="22"/>
                <w:rPrChange w:id="3252" w:author="Anderson, Kenneth" w:date="2026-10-09T09:20:00Z" w16du:dateUtc="2026-10-09T13:20:00Z">
                  <w:rPr>
                    <w:ins w:id="3253" w:author="Anderson, Kenneth" w:date="2026-10-09T09:17:00Z" w16du:dateUtc="2026-10-09T13:17:00Z"/>
                    <w:rFonts w:ascii="Times New Roman" w:hAnsi="Times New Roman" w:cs="Times New Roman"/>
                  </w:rPr>
                </w:rPrChange>
              </w:rPr>
            </w:pPr>
            <w:ins w:id="3254" w:author="Anderson, Kenneth" w:date="2026-10-09T09:18:00Z" w16du:dateUtc="2026-10-09T13:18:00Z">
              <w:r w:rsidRPr="00344A90">
                <w:rPr>
                  <w:rFonts w:ascii="Times New Roman" w:hAnsi="Times New Roman" w:cs="Times New Roman"/>
                  <w:color w:val="000000"/>
                  <w:sz w:val="22"/>
                  <w:szCs w:val="22"/>
                  <w:rPrChange w:id="3255" w:author="Anderson, Kenneth" w:date="2026-10-09T09:20:00Z" w16du:dateUtc="2026-10-09T13:20:00Z">
                    <w:rPr>
                      <w:rFonts w:ascii="Segoe UI" w:hAnsi="Segoe UI" w:cs="Segoe UI"/>
                      <w:color w:val="000000"/>
                      <w:sz w:val="16"/>
                      <w:szCs w:val="16"/>
                    </w:rPr>
                  </w:rPrChange>
                </w:rPr>
                <w:t>98%</w:t>
              </w:r>
            </w:ins>
          </w:p>
        </w:tc>
        <w:tc>
          <w:tcPr>
            <w:tcW w:w="939" w:type="dxa"/>
            <w:tcBorders>
              <w:top w:val="single" w:sz="4" w:space="0" w:color="auto"/>
              <w:bottom w:val="nil"/>
            </w:tcBorders>
            <w:vAlign w:val="center"/>
            <w:tcPrChange w:id="3256" w:author="Anderson, Kenneth" w:date="2026-10-09T09:18:00Z" w16du:dateUtc="2026-10-09T13:18:00Z">
              <w:tcPr>
                <w:tcW w:w="1553" w:type="dxa"/>
                <w:tcBorders>
                  <w:top w:val="single" w:sz="4" w:space="0" w:color="auto"/>
                  <w:bottom w:val="nil"/>
                </w:tcBorders>
              </w:tcPr>
            </w:tcPrChange>
          </w:tcPr>
          <w:p w14:paraId="06613945" w14:textId="754160A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57" w:author="Anderson, Kenneth" w:date="2026-10-09T09:17:00Z" w16du:dateUtc="2026-10-09T13:17:00Z"/>
                <w:rFonts w:ascii="Times New Roman" w:hAnsi="Times New Roman" w:cs="Times New Roman"/>
                <w:sz w:val="22"/>
                <w:szCs w:val="22"/>
                <w:rPrChange w:id="3258" w:author="Anderson, Kenneth" w:date="2026-10-09T09:20:00Z" w16du:dateUtc="2026-10-09T13:20:00Z">
                  <w:rPr>
                    <w:ins w:id="3259" w:author="Anderson, Kenneth" w:date="2026-10-09T09:17:00Z" w16du:dateUtc="2026-10-09T13:17:00Z"/>
                    <w:rFonts w:ascii="Times New Roman" w:hAnsi="Times New Roman" w:cs="Times New Roman"/>
                  </w:rPr>
                </w:rPrChange>
              </w:rPr>
            </w:pPr>
            <w:ins w:id="3260" w:author="Anderson, Kenneth" w:date="2026-10-09T09:18:00Z" w16du:dateUtc="2026-10-09T13:18:00Z">
              <w:r w:rsidRPr="00344A90">
                <w:rPr>
                  <w:rFonts w:ascii="Times New Roman" w:hAnsi="Times New Roman" w:cs="Times New Roman"/>
                  <w:color w:val="000000"/>
                  <w:sz w:val="22"/>
                  <w:szCs w:val="22"/>
                  <w:rPrChange w:id="3261" w:author="Anderson, Kenneth" w:date="2026-10-09T09:20:00Z" w16du:dateUtc="2026-10-09T13:20:00Z">
                    <w:rPr>
                      <w:rFonts w:ascii="Segoe UI" w:hAnsi="Segoe UI" w:cs="Segoe UI"/>
                      <w:color w:val="000000"/>
                      <w:sz w:val="16"/>
                      <w:szCs w:val="16"/>
                    </w:rPr>
                  </w:rPrChange>
                </w:rPr>
                <w:t>96%</w:t>
              </w:r>
            </w:ins>
          </w:p>
        </w:tc>
        <w:tc>
          <w:tcPr>
            <w:tcW w:w="793" w:type="dxa"/>
            <w:tcBorders>
              <w:top w:val="single" w:sz="4" w:space="0" w:color="auto"/>
              <w:bottom w:val="nil"/>
            </w:tcBorders>
            <w:vAlign w:val="center"/>
            <w:tcPrChange w:id="3262" w:author="Anderson, Kenneth" w:date="2026-10-09T09:18:00Z" w16du:dateUtc="2026-10-09T13:18:00Z">
              <w:tcPr>
                <w:tcW w:w="891" w:type="dxa"/>
                <w:tcBorders>
                  <w:top w:val="single" w:sz="4" w:space="0" w:color="auto"/>
                  <w:bottom w:val="nil"/>
                </w:tcBorders>
              </w:tcPr>
            </w:tcPrChange>
          </w:tcPr>
          <w:p w14:paraId="5ADEC4B6" w14:textId="65C7DDA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63" w:author="Anderson, Kenneth" w:date="2026-10-09T09:17:00Z" w16du:dateUtc="2026-10-09T13:17:00Z"/>
                <w:rFonts w:ascii="Times New Roman" w:hAnsi="Times New Roman" w:cs="Times New Roman"/>
                <w:sz w:val="22"/>
                <w:szCs w:val="22"/>
                <w:rPrChange w:id="3264" w:author="Anderson, Kenneth" w:date="2026-10-09T09:20:00Z" w16du:dateUtc="2026-10-09T13:20:00Z">
                  <w:rPr>
                    <w:ins w:id="3265" w:author="Anderson, Kenneth" w:date="2026-10-09T09:17:00Z" w16du:dateUtc="2026-10-09T13:17:00Z"/>
                    <w:rFonts w:ascii="Times New Roman" w:hAnsi="Times New Roman" w:cs="Times New Roman"/>
                  </w:rPr>
                </w:rPrChange>
              </w:rPr>
            </w:pPr>
            <w:ins w:id="3266" w:author="Anderson, Kenneth" w:date="2026-10-09T09:18:00Z" w16du:dateUtc="2026-10-09T13:18:00Z">
              <w:r w:rsidRPr="00344A90">
                <w:rPr>
                  <w:rFonts w:ascii="Times New Roman" w:hAnsi="Times New Roman" w:cs="Times New Roman"/>
                  <w:color w:val="000000"/>
                  <w:sz w:val="22"/>
                  <w:szCs w:val="22"/>
                  <w:rPrChange w:id="3267" w:author="Anderson, Kenneth" w:date="2026-10-09T09:20:00Z" w16du:dateUtc="2026-10-09T13:20:00Z">
                    <w:rPr>
                      <w:rFonts w:ascii="Segoe UI" w:hAnsi="Segoe UI" w:cs="Segoe UI"/>
                      <w:color w:val="000000"/>
                      <w:sz w:val="16"/>
                      <w:szCs w:val="16"/>
                    </w:rPr>
                  </w:rPrChange>
                </w:rPr>
                <w:t>99%</w:t>
              </w:r>
            </w:ins>
          </w:p>
        </w:tc>
        <w:tc>
          <w:tcPr>
            <w:tcW w:w="1165" w:type="dxa"/>
            <w:tcBorders>
              <w:top w:val="single" w:sz="4" w:space="0" w:color="auto"/>
              <w:bottom w:val="nil"/>
            </w:tcBorders>
            <w:vAlign w:val="center"/>
            <w:tcPrChange w:id="3268" w:author="Anderson, Kenneth" w:date="2026-10-09T09:18:00Z" w16du:dateUtc="2026-10-09T13:18:00Z">
              <w:tcPr>
                <w:tcW w:w="2529" w:type="dxa"/>
                <w:tcBorders>
                  <w:top w:val="single" w:sz="4" w:space="0" w:color="auto"/>
                  <w:bottom w:val="nil"/>
                </w:tcBorders>
              </w:tcPr>
            </w:tcPrChange>
          </w:tcPr>
          <w:p w14:paraId="2F2D603F" w14:textId="64DE6BA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69" w:author="Anderson, Kenneth" w:date="2026-10-09T09:17:00Z" w16du:dateUtc="2026-10-09T13:17:00Z"/>
                <w:rFonts w:ascii="Times New Roman" w:hAnsi="Times New Roman" w:cs="Times New Roman"/>
                <w:sz w:val="22"/>
                <w:szCs w:val="22"/>
                <w:rPrChange w:id="3270" w:author="Anderson, Kenneth" w:date="2026-10-09T09:20:00Z" w16du:dateUtc="2026-10-09T13:20:00Z">
                  <w:rPr>
                    <w:ins w:id="3271" w:author="Anderson, Kenneth" w:date="2026-10-09T09:17:00Z" w16du:dateUtc="2026-10-09T13:17:00Z"/>
                    <w:rFonts w:ascii="Times New Roman" w:hAnsi="Times New Roman" w:cs="Times New Roman"/>
                  </w:rPr>
                </w:rPrChange>
              </w:rPr>
            </w:pPr>
            <w:ins w:id="3272" w:author="Anderson, Kenneth" w:date="2026-10-09T09:18:00Z" w16du:dateUtc="2026-10-09T13:18:00Z">
              <w:r w:rsidRPr="00344A90">
                <w:rPr>
                  <w:rFonts w:ascii="Times New Roman" w:hAnsi="Times New Roman" w:cs="Times New Roman"/>
                  <w:color w:val="000000"/>
                  <w:sz w:val="22"/>
                  <w:szCs w:val="22"/>
                  <w:rPrChange w:id="3273" w:author="Anderson, Kenneth" w:date="2026-10-09T09:20:00Z" w16du:dateUtc="2026-10-09T13:20:00Z">
                    <w:rPr>
                      <w:rFonts w:ascii="Segoe UI" w:hAnsi="Segoe UI" w:cs="Segoe UI"/>
                      <w:color w:val="000000"/>
                      <w:sz w:val="16"/>
                      <w:szCs w:val="16"/>
                    </w:rPr>
                  </w:rPrChange>
                </w:rPr>
                <w:t>59%</w:t>
              </w:r>
            </w:ins>
          </w:p>
        </w:tc>
      </w:tr>
      <w:tr w:rsidR="00D32DEE" w:rsidRPr="007E5245" w14:paraId="6DABD297" w14:textId="77777777" w:rsidTr="00D32DEE">
        <w:tblPrEx>
          <w:tblW w:w="0" w:type="auto"/>
          <w:tblLook w:val="06A0" w:firstRow="1" w:lastRow="0" w:firstColumn="1" w:lastColumn="0" w:noHBand="1" w:noVBand="1"/>
          <w:tblPrExChange w:id="3274" w:author="Anderson, Kenneth" w:date="2026-10-09T09:18:00Z" w16du:dateUtc="2026-10-09T13:18:00Z">
            <w:tblPrEx>
              <w:tblW w:w="0" w:type="auto"/>
              <w:tblLook w:val="06A0" w:firstRow="1" w:lastRow="0" w:firstColumn="1" w:lastColumn="0" w:noHBand="1" w:noVBand="1"/>
            </w:tblPrEx>
          </w:tblPrExChange>
        </w:tblPrEx>
        <w:trPr>
          <w:trHeight w:val="216"/>
          <w:ins w:id="3275" w:author="Anderson, Kenneth" w:date="2026-10-09T09:17:00Z"/>
          <w:trPrChange w:id="3276"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3277" w:author="Anderson, Kenneth" w:date="2026-10-09T09:18:00Z" w16du:dateUtc="2026-10-09T13:18:00Z">
              <w:tcPr>
                <w:tcW w:w="1060" w:type="dxa"/>
                <w:tcBorders>
                  <w:top w:val="nil"/>
                  <w:bottom w:val="single" w:sz="4" w:space="0" w:color="auto"/>
                </w:tcBorders>
              </w:tcPr>
            </w:tcPrChange>
          </w:tcPr>
          <w:p w14:paraId="694E2F4E" w14:textId="77777777" w:rsidR="00D32DEE" w:rsidRPr="007E5245" w:rsidRDefault="00D32DEE" w:rsidP="00D32DEE">
            <w:pPr>
              <w:pStyle w:val="TableNormal1"/>
              <w:rPr>
                <w:ins w:id="3278"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3279" w:author="Anderson, Kenneth" w:date="2026-10-09T09:18:00Z" w16du:dateUtc="2026-10-09T13:18:00Z">
              <w:tcPr>
                <w:tcW w:w="1431" w:type="dxa"/>
                <w:tcBorders>
                  <w:top w:val="nil"/>
                  <w:bottom w:val="single" w:sz="4" w:space="0" w:color="auto"/>
                </w:tcBorders>
              </w:tcPr>
            </w:tcPrChange>
          </w:tcPr>
          <w:p w14:paraId="7779A8B6"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80"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3281" w:author="Anderson, Kenneth" w:date="2026-10-09T09:18:00Z" w16du:dateUtc="2026-10-09T13:18:00Z">
              <w:tcPr>
                <w:tcW w:w="2110" w:type="dxa"/>
                <w:tcBorders>
                  <w:top w:val="nil"/>
                  <w:bottom w:val="single" w:sz="4" w:space="0" w:color="auto"/>
                </w:tcBorders>
              </w:tcPr>
            </w:tcPrChange>
          </w:tcPr>
          <w:p w14:paraId="114A451B"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282" w:author="Anderson, Kenneth" w:date="2026-10-09T09:17:00Z" w16du:dateUtc="2026-10-09T13:17:00Z"/>
                <w:rFonts w:ascii="Times New Roman" w:hAnsi="Times New Roman" w:cs="Times New Roman"/>
              </w:rPr>
            </w:pPr>
            <w:ins w:id="3283"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3284" w:author="Anderson, Kenneth" w:date="2026-10-09T09:18:00Z" w16du:dateUtc="2026-10-09T13:18:00Z">
              <w:tcPr>
                <w:tcW w:w="1119" w:type="dxa"/>
                <w:tcBorders>
                  <w:top w:val="nil"/>
                  <w:bottom w:val="single" w:sz="4" w:space="0" w:color="auto"/>
                </w:tcBorders>
              </w:tcPr>
            </w:tcPrChange>
          </w:tcPr>
          <w:p w14:paraId="6949E15E"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85" w:author="Anderson, Kenneth" w:date="2026-10-09T09:17:00Z" w16du:dateUtc="2026-10-09T13:17:00Z"/>
                <w:rFonts w:ascii="Times New Roman" w:hAnsi="Times New Roman" w:cs="Times New Roman"/>
              </w:rPr>
            </w:pPr>
            <w:ins w:id="3286" w:author="Anderson, Kenneth" w:date="2026-10-09T09:17:00Z" w16du:dateUtc="2026-10-09T13:17:00Z">
              <w:r w:rsidRPr="007E5245">
                <w:rPr>
                  <w:rFonts w:ascii="Times New Roman" w:hAnsi="Times New Roman" w:cs="Times New Roman"/>
                  <w:color w:val="000000"/>
                </w:rPr>
                <w:t>52,884</w:t>
              </w:r>
            </w:ins>
          </w:p>
        </w:tc>
        <w:tc>
          <w:tcPr>
            <w:tcW w:w="933" w:type="dxa"/>
            <w:gridSpan w:val="2"/>
            <w:tcBorders>
              <w:top w:val="nil"/>
              <w:bottom w:val="single" w:sz="4" w:space="0" w:color="auto"/>
            </w:tcBorders>
            <w:vAlign w:val="center"/>
            <w:tcPrChange w:id="3287" w:author="Anderson, Kenneth" w:date="2026-10-09T09:18:00Z" w16du:dateUtc="2026-10-09T13:18:00Z">
              <w:tcPr>
                <w:tcW w:w="1374" w:type="dxa"/>
                <w:gridSpan w:val="2"/>
                <w:tcBorders>
                  <w:top w:val="nil"/>
                  <w:bottom w:val="single" w:sz="4" w:space="0" w:color="auto"/>
                </w:tcBorders>
              </w:tcPr>
            </w:tcPrChange>
          </w:tcPr>
          <w:p w14:paraId="5257B4B4" w14:textId="691C1A0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88" w:author="Anderson, Kenneth" w:date="2026-10-09T09:17:00Z" w16du:dateUtc="2026-10-09T13:17:00Z"/>
                <w:rFonts w:ascii="Times New Roman" w:hAnsi="Times New Roman" w:cs="Times New Roman"/>
                <w:sz w:val="22"/>
                <w:szCs w:val="22"/>
                <w:rPrChange w:id="3289" w:author="Anderson, Kenneth" w:date="2026-10-09T09:20:00Z" w16du:dateUtc="2026-10-09T13:20:00Z">
                  <w:rPr>
                    <w:ins w:id="3290" w:author="Anderson, Kenneth" w:date="2026-10-09T09:17:00Z" w16du:dateUtc="2026-10-09T13:17:00Z"/>
                    <w:rFonts w:ascii="Times New Roman" w:hAnsi="Times New Roman" w:cs="Times New Roman"/>
                  </w:rPr>
                </w:rPrChange>
              </w:rPr>
            </w:pPr>
            <w:ins w:id="3291" w:author="Anderson, Kenneth" w:date="2026-10-09T09:18:00Z" w16du:dateUtc="2026-10-09T13:18:00Z">
              <w:r w:rsidRPr="00344A90">
                <w:rPr>
                  <w:rFonts w:ascii="Times New Roman" w:hAnsi="Times New Roman" w:cs="Times New Roman"/>
                  <w:color w:val="000000"/>
                  <w:sz w:val="22"/>
                  <w:szCs w:val="22"/>
                  <w:rPrChange w:id="3292" w:author="Anderson, Kenneth" w:date="2026-10-09T09:20:00Z" w16du:dateUtc="2026-10-09T13:20:00Z">
                    <w:rPr>
                      <w:rFonts w:ascii="Segoe UI" w:hAnsi="Segoe UI" w:cs="Segoe UI"/>
                      <w:color w:val="000000"/>
                      <w:sz w:val="16"/>
                      <w:szCs w:val="16"/>
                    </w:rPr>
                  </w:rPrChange>
                </w:rPr>
                <w:t>87%</w:t>
              </w:r>
            </w:ins>
          </w:p>
        </w:tc>
        <w:tc>
          <w:tcPr>
            <w:tcW w:w="795" w:type="dxa"/>
            <w:tcBorders>
              <w:top w:val="nil"/>
              <w:bottom w:val="single" w:sz="4" w:space="0" w:color="auto"/>
            </w:tcBorders>
            <w:vAlign w:val="center"/>
            <w:tcPrChange w:id="3293" w:author="Anderson, Kenneth" w:date="2026-10-09T09:18:00Z" w16du:dateUtc="2026-10-09T13:18:00Z">
              <w:tcPr>
                <w:tcW w:w="893" w:type="dxa"/>
                <w:tcBorders>
                  <w:top w:val="nil"/>
                  <w:bottom w:val="single" w:sz="4" w:space="0" w:color="auto"/>
                </w:tcBorders>
              </w:tcPr>
            </w:tcPrChange>
          </w:tcPr>
          <w:p w14:paraId="09BC4A44" w14:textId="4CC81A9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294" w:author="Anderson, Kenneth" w:date="2026-10-09T09:17:00Z" w16du:dateUtc="2026-10-09T13:17:00Z"/>
                <w:rFonts w:ascii="Times New Roman" w:hAnsi="Times New Roman" w:cs="Times New Roman"/>
                <w:sz w:val="22"/>
                <w:szCs w:val="22"/>
                <w:rPrChange w:id="3295" w:author="Anderson, Kenneth" w:date="2026-10-09T09:20:00Z" w16du:dateUtc="2026-10-09T13:20:00Z">
                  <w:rPr>
                    <w:ins w:id="3296" w:author="Anderson, Kenneth" w:date="2026-10-09T09:17:00Z" w16du:dateUtc="2026-10-09T13:17:00Z"/>
                    <w:rFonts w:ascii="Times New Roman" w:hAnsi="Times New Roman" w:cs="Times New Roman"/>
                  </w:rPr>
                </w:rPrChange>
              </w:rPr>
            </w:pPr>
            <w:ins w:id="3297" w:author="Anderson, Kenneth" w:date="2026-10-09T09:18:00Z" w16du:dateUtc="2026-10-09T13:18:00Z">
              <w:r w:rsidRPr="00344A90">
                <w:rPr>
                  <w:rFonts w:ascii="Times New Roman" w:hAnsi="Times New Roman" w:cs="Times New Roman"/>
                  <w:color w:val="000000"/>
                  <w:sz w:val="22"/>
                  <w:szCs w:val="22"/>
                  <w:rPrChange w:id="3298" w:author="Anderson, Kenneth" w:date="2026-10-09T09:20:00Z" w16du:dateUtc="2026-10-09T13:20:00Z">
                    <w:rPr>
                      <w:rFonts w:ascii="Segoe UI" w:hAnsi="Segoe UI" w:cs="Segoe UI"/>
                      <w:color w:val="000000"/>
                      <w:sz w:val="16"/>
                      <w:szCs w:val="16"/>
                    </w:rPr>
                  </w:rPrChange>
                </w:rPr>
                <w:t>90%</w:t>
              </w:r>
            </w:ins>
          </w:p>
        </w:tc>
        <w:tc>
          <w:tcPr>
            <w:tcW w:w="939" w:type="dxa"/>
            <w:tcBorders>
              <w:top w:val="nil"/>
              <w:bottom w:val="single" w:sz="4" w:space="0" w:color="auto"/>
            </w:tcBorders>
            <w:vAlign w:val="center"/>
            <w:tcPrChange w:id="3299" w:author="Anderson, Kenneth" w:date="2026-10-09T09:18:00Z" w16du:dateUtc="2026-10-09T13:18:00Z">
              <w:tcPr>
                <w:tcW w:w="1553" w:type="dxa"/>
                <w:tcBorders>
                  <w:top w:val="nil"/>
                  <w:bottom w:val="single" w:sz="4" w:space="0" w:color="auto"/>
                </w:tcBorders>
              </w:tcPr>
            </w:tcPrChange>
          </w:tcPr>
          <w:p w14:paraId="1779C342" w14:textId="31B26D5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00" w:author="Anderson, Kenneth" w:date="2026-10-09T09:17:00Z" w16du:dateUtc="2026-10-09T13:17:00Z"/>
                <w:rFonts w:ascii="Times New Roman" w:hAnsi="Times New Roman" w:cs="Times New Roman"/>
                <w:sz w:val="22"/>
                <w:szCs w:val="22"/>
                <w:rPrChange w:id="3301" w:author="Anderson, Kenneth" w:date="2026-10-09T09:20:00Z" w16du:dateUtc="2026-10-09T13:20:00Z">
                  <w:rPr>
                    <w:ins w:id="3302" w:author="Anderson, Kenneth" w:date="2026-10-09T09:17:00Z" w16du:dateUtc="2026-10-09T13:17:00Z"/>
                    <w:rFonts w:ascii="Times New Roman" w:hAnsi="Times New Roman" w:cs="Times New Roman"/>
                  </w:rPr>
                </w:rPrChange>
              </w:rPr>
            </w:pPr>
            <w:ins w:id="3303" w:author="Anderson, Kenneth" w:date="2026-10-09T09:18:00Z" w16du:dateUtc="2026-10-09T13:18:00Z">
              <w:r w:rsidRPr="00344A90">
                <w:rPr>
                  <w:rFonts w:ascii="Times New Roman" w:hAnsi="Times New Roman" w:cs="Times New Roman"/>
                  <w:color w:val="000000"/>
                  <w:sz w:val="22"/>
                  <w:szCs w:val="22"/>
                  <w:rPrChange w:id="3304" w:author="Anderson, Kenneth" w:date="2026-10-09T09:20:00Z" w16du:dateUtc="2026-10-09T13:20:00Z">
                    <w:rPr>
                      <w:rFonts w:ascii="Segoe UI" w:hAnsi="Segoe UI" w:cs="Segoe UI"/>
                      <w:color w:val="000000"/>
                      <w:sz w:val="16"/>
                      <w:szCs w:val="16"/>
                    </w:rPr>
                  </w:rPrChange>
                </w:rPr>
                <w:t>92%</w:t>
              </w:r>
            </w:ins>
          </w:p>
        </w:tc>
        <w:tc>
          <w:tcPr>
            <w:tcW w:w="793" w:type="dxa"/>
            <w:tcBorders>
              <w:top w:val="nil"/>
              <w:bottom w:val="single" w:sz="4" w:space="0" w:color="auto"/>
            </w:tcBorders>
            <w:vAlign w:val="center"/>
            <w:tcPrChange w:id="3305" w:author="Anderson, Kenneth" w:date="2026-10-09T09:18:00Z" w16du:dateUtc="2026-10-09T13:18:00Z">
              <w:tcPr>
                <w:tcW w:w="891" w:type="dxa"/>
                <w:tcBorders>
                  <w:top w:val="nil"/>
                  <w:bottom w:val="single" w:sz="4" w:space="0" w:color="auto"/>
                </w:tcBorders>
              </w:tcPr>
            </w:tcPrChange>
          </w:tcPr>
          <w:p w14:paraId="3544896D" w14:textId="0B30681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06" w:author="Anderson, Kenneth" w:date="2026-10-09T09:17:00Z" w16du:dateUtc="2026-10-09T13:17:00Z"/>
                <w:rFonts w:ascii="Times New Roman" w:hAnsi="Times New Roman" w:cs="Times New Roman"/>
                <w:sz w:val="22"/>
                <w:szCs w:val="22"/>
                <w:rPrChange w:id="3307" w:author="Anderson, Kenneth" w:date="2026-10-09T09:20:00Z" w16du:dateUtc="2026-10-09T13:20:00Z">
                  <w:rPr>
                    <w:ins w:id="3308" w:author="Anderson, Kenneth" w:date="2026-10-09T09:17:00Z" w16du:dateUtc="2026-10-09T13:17:00Z"/>
                    <w:rFonts w:ascii="Times New Roman" w:hAnsi="Times New Roman" w:cs="Times New Roman"/>
                  </w:rPr>
                </w:rPrChange>
              </w:rPr>
            </w:pPr>
            <w:ins w:id="3309" w:author="Anderson, Kenneth" w:date="2026-10-09T09:18:00Z" w16du:dateUtc="2026-10-09T13:18:00Z">
              <w:r w:rsidRPr="00344A90">
                <w:rPr>
                  <w:rFonts w:ascii="Times New Roman" w:hAnsi="Times New Roman" w:cs="Times New Roman"/>
                  <w:color w:val="000000"/>
                  <w:sz w:val="22"/>
                  <w:szCs w:val="22"/>
                  <w:rPrChange w:id="3310" w:author="Anderson, Kenneth" w:date="2026-10-09T09:20:00Z" w16du:dateUtc="2026-10-09T13:20:00Z">
                    <w:rPr>
                      <w:rFonts w:ascii="Segoe UI" w:hAnsi="Segoe UI" w:cs="Segoe UI"/>
                      <w:color w:val="000000"/>
                      <w:sz w:val="16"/>
                      <w:szCs w:val="16"/>
                    </w:rPr>
                  </w:rPrChange>
                </w:rPr>
                <w:t>96%</w:t>
              </w:r>
            </w:ins>
          </w:p>
        </w:tc>
        <w:tc>
          <w:tcPr>
            <w:tcW w:w="1165" w:type="dxa"/>
            <w:tcBorders>
              <w:top w:val="nil"/>
              <w:bottom w:val="single" w:sz="4" w:space="0" w:color="auto"/>
            </w:tcBorders>
            <w:vAlign w:val="center"/>
            <w:tcPrChange w:id="3311" w:author="Anderson, Kenneth" w:date="2026-10-09T09:18:00Z" w16du:dateUtc="2026-10-09T13:18:00Z">
              <w:tcPr>
                <w:tcW w:w="2529" w:type="dxa"/>
                <w:tcBorders>
                  <w:top w:val="nil"/>
                  <w:bottom w:val="single" w:sz="4" w:space="0" w:color="auto"/>
                </w:tcBorders>
              </w:tcPr>
            </w:tcPrChange>
          </w:tcPr>
          <w:p w14:paraId="2158FB42" w14:textId="7C5EADD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12" w:author="Anderson, Kenneth" w:date="2026-10-09T09:17:00Z" w16du:dateUtc="2026-10-09T13:17:00Z"/>
                <w:rFonts w:ascii="Times New Roman" w:hAnsi="Times New Roman" w:cs="Times New Roman"/>
                <w:sz w:val="22"/>
                <w:szCs w:val="22"/>
                <w:rPrChange w:id="3313" w:author="Anderson, Kenneth" w:date="2026-10-09T09:20:00Z" w16du:dateUtc="2026-10-09T13:20:00Z">
                  <w:rPr>
                    <w:ins w:id="3314" w:author="Anderson, Kenneth" w:date="2026-10-09T09:17:00Z" w16du:dateUtc="2026-10-09T13:17:00Z"/>
                    <w:rFonts w:ascii="Times New Roman" w:hAnsi="Times New Roman" w:cs="Times New Roman"/>
                  </w:rPr>
                </w:rPrChange>
              </w:rPr>
            </w:pPr>
            <w:ins w:id="3315" w:author="Anderson, Kenneth" w:date="2026-10-09T09:18:00Z" w16du:dateUtc="2026-10-09T13:18:00Z">
              <w:r w:rsidRPr="00344A90">
                <w:rPr>
                  <w:rFonts w:ascii="Times New Roman" w:hAnsi="Times New Roman" w:cs="Times New Roman"/>
                  <w:color w:val="000000"/>
                  <w:sz w:val="22"/>
                  <w:szCs w:val="22"/>
                  <w:rPrChange w:id="3316" w:author="Anderson, Kenneth" w:date="2026-10-09T09:20:00Z" w16du:dateUtc="2026-10-09T13:20:00Z">
                    <w:rPr>
                      <w:rFonts w:ascii="Segoe UI" w:hAnsi="Segoe UI" w:cs="Segoe UI"/>
                      <w:color w:val="000000"/>
                      <w:sz w:val="16"/>
                      <w:szCs w:val="16"/>
                    </w:rPr>
                  </w:rPrChange>
                </w:rPr>
                <w:t>-83%</w:t>
              </w:r>
            </w:ins>
          </w:p>
        </w:tc>
      </w:tr>
      <w:tr w:rsidR="00D32DEE" w:rsidRPr="007E5245" w14:paraId="3FE5CC55" w14:textId="77777777" w:rsidTr="00D32DEE">
        <w:tblPrEx>
          <w:tblW w:w="0" w:type="auto"/>
          <w:tblLook w:val="06A0" w:firstRow="1" w:lastRow="0" w:firstColumn="1" w:lastColumn="0" w:noHBand="1" w:noVBand="1"/>
          <w:tblPrExChange w:id="3317" w:author="Anderson, Kenneth" w:date="2026-10-09T09:18:00Z" w16du:dateUtc="2026-10-09T13:18:00Z">
            <w:tblPrEx>
              <w:tblW w:w="0" w:type="auto"/>
              <w:tblLook w:val="06A0" w:firstRow="1" w:lastRow="0" w:firstColumn="1" w:lastColumn="0" w:noHBand="1" w:noVBand="1"/>
            </w:tblPrEx>
          </w:tblPrExChange>
        </w:tblPrEx>
        <w:trPr>
          <w:trHeight w:val="216"/>
          <w:ins w:id="3318" w:author="Anderson, Kenneth" w:date="2026-10-09T09:17:00Z"/>
          <w:trPrChange w:id="3319"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3320" w:author="Anderson, Kenneth" w:date="2026-10-09T09:18:00Z" w16du:dateUtc="2026-10-09T13:18:00Z">
              <w:tcPr>
                <w:tcW w:w="1060" w:type="dxa"/>
                <w:tcBorders>
                  <w:top w:val="single" w:sz="4" w:space="0" w:color="auto"/>
                  <w:bottom w:val="nil"/>
                </w:tcBorders>
              </w:tcPr>
            </w:tcPrChange>
          </w:tcPr>
          <w:p w14:paraId="73BACCDC" w14:textId="77777777" w:rsidR="00D32DEE" w:rsidRPr="007E5245" w:rsidRDefault="00D32DEE" w:rsidP="00D32DEE">
            <w:pPr>
              <w:pStyle w:val="TableNormal1"/>
              <w:rPr>
                <w:ins w:id="3321" w:author="Anderson, Kenneth" w:date="2026-10-09T09:17:00Z" w16du:dateUtc="2026-10-09T13:17:00Z"/>
                <w:rFonts w:ascii="Times New Roman" w:hAnsi="Times New Roman" w:cs="Times New Roman"/>
              </w:rPr>
            </w:pPr>
            <w:ins w:id="3322" w:author="Anderson, Kenneth" w:date="2026-10-09T09:17:00Z" w16du:dateUtc="2026-10-09T13:17:00Z">
              <w:r w:rsidRPr="007E5245">
                <w:rPr>
                  <w:rFonts w:ascii="Times New Roman" w:hAnsi="Times New Roman" w:cs="Times New Roman"/>
                  <w:color w:val="000000"/>
                </w:rPr>
                <w:t>REDB</w:t>
              </w:r>
            </w:ins>
          </w:p>
        </w:tc>
        <w:tc>
          <w:tcPr>
            <w:tcW w:w="1216" w:type="dxa"/>
            <w:tcBorders>
              <w:top w:val="single" w:sz="4" w:space="0" w:color="auto"/>
              <w:bottom w:val="nil"/>
            </w:tcBorders>
            <w:tcPrChange w:id="3323" w:author="Anderson, Kenneth" w:date="2026-10-09T09:18:00Z" w16du:dateUtc="2026-10-09T13:18:00Z">
              <w:tcPr>
                <w:tcW w:w="1431" w:type="dxa"/>
                <w:tcBorders>
                  <w:top w:val="single" w:sz="4" w:space="0" w:color="auto"/>
                  <w:bottom w:val="nil"/>
                </w:tcBorders>
              </w:tcPr>
            </w:tcPrChange>
          </w:tcPr>
          <w:p w14:paraId="6052043D"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24" w:author="Anderson, Kenneth" w:date="2026-10-09T09:17:00Z" w16du:dateUtc="2026-10-09T13:17:00Z"/>
                <w:rFonts w:ascii="Times New Roman" w:hAnsi="Times New Roman" w:cs="Times New Roman"/>
              </w:rPr>
            </w:pPr>
            <w:ins w:id="3325" w:author="Anderson, Kenneth" w:date="2026-10-09T09:17:00Z" w16du:dateUtc="2026-10-09T13:17:00Z">
              <w:r w:rsidRPr="007E5245">
                <w:rPr>
                  <w:rFonts w:ascii="Times New Roman" w:hAnsi="Times New Roman" w:cs="Times New Roman"/>
                  <w:color w:val="000000"/>
                </w:rPr>
                <w:t>25</w:t>
              </w:r>
            </w:ins>
          </w:p>
        </w:tc>
        <w:tc>
          <w:tcPr>
            <w:tcW w:w="1206" w:type="dxa"/>
            <w:tcBorders>
              <w:top w:val="single" w:sz="4" w:space="0" w:color="auto"/>
              <w:bottom w:val="nil"/>
            </w:tcBorders>
            <w:tcPrChange w:id="3326" w:author="Anderson, Kenneth" w:date="2026-10-09T09:18:00Z" w16du:dateUtc="2026-10-09T13:18:00Z">
              <w:tcPr>
                <w:tcW w:w="2110" w:type="dxa"/>
                <w:tcBorders>
                  <w:top w:val="single" w:sz="4" w:space="0" w:color="auto"/>
                  <w:bottom w:val="nil"/>
                </w:tcBorders>
              </w:tcPr>
            </w:tcPrChange>
          </w:tcPr>
          <w:p w14:paraId="45797CCA"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327" w:author="Anderson, Kenneth" w:date="2026-10-09T09:17:00Z" w16du:dateUtc="2026-10-09T13:17:00Z"/>
                <w:rFonts w:ascii="Times New Roman" w:hAnsi="Times New Roman" w:cs="Times New Roman"/>
              </w:rPr>
            </w:pPr>
            <w:ins w:id="3328" w:author="Anderson, Kenneth" w:date="2026-10-09T09:17:00Z" w16du:dateUtc="2026-10-09T13:17:00Z">
              <w:r w:rsidRPr="007E5245">
                <w:rPr>
                  <w:rFonts w:ascii="Times New Roman" w:hAnsi="Times New Roman" w:cs="Times New Roman"/>
                  <w:color w:val="000000"/>
                </w:rPr>
                <w:t>2022</w:t>
              </w:r>
            </w:ins>
          </w:p>
        </w:tc>
        <w:tc>
          <w:tcPr>
            <w:tcW w:w="1176" w:type="dxa"/>
            <w:tcBorders>
              <w:top w:val="single" w:sz="4" w:space="0" w:color="auto"/>
              <w:bottom w:val="nil"/>
            </w:tcBorders>
            <w:tcPrChange w:id="3329" w:author="Anderson, Kenneth" w:date="2026-10-09T09:18:00Z" w16du:dateUtc="2026-10-09T13:18:00Z">
              <w:tcPr>
                <w:tcW w:w="1119" w:type="dxa"/>
                <w:tcBorders>
                  <w:top w:val="single" w:sz="4" w:space="0" w:color="auto"/>
                  <w:bottom w:val="nil"/>
                </w:tcBorders>
              </w:tcPr>
            </w:tcPrChange>
          </w:tcPr>
          <w:p w14:paraId="60B5290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30" w:author="Anderson, Kenneth" w:date="2026-10-09T09:17:00Z" w16du:dateUtc="2026-10-09T13:17:00Z"/>
                <w:rFonts w:ascii="Times New Roman" w:hAnsi="Times New Roman" w:cs="Times New Roman"/>
              </w:rPr>
            </w:pPr>
            <w:ins w:id="3331" w:author="Anderson, Kenneth" w:date="2026-10-09T09:17:00Z" w16du:dateUtc="2026-10-09T13:17:00Z">
              <w:r w:rsidRPr="007E5245">
                <w:rPr>
                  <w:rFonts w:ascii="Times New Roman" w:hAnsi="Times New Roman" w:cs="Times New Roman"/>
                  <w:color w:val="000000"/>
                </w:rPr>
                <w:t>108,974</w:t>
              </w:r>
            </w:ins>
          </w:p>
        </w:tc>
        <w:tc>
          <w:tcPr>
            <w:tcW w:w="933" w:type="dxa"/>
            <w:gridSpan w:val="2"/>
            <w:tcBorders>
              <w:top w:val="single" w:sz="4" w:space="0" w:color="auto"/>
              <w:bottom w:val="nil"/>
            </w:tcBorders>
            <w:vAlign w:val="center"/>
            <w:tcPrChange w:id="3332" w:author="Anderson, Kenneth" w:date="2026-10-09T09:18:00Z" w16du:dateUtc="2026-10-09T13:18:00Z">
              <w:tcPr>
                <w:tcW w:w="1374" w:type="dxa"/>
                <w:gridSpan w:val="2"/>
                <w:tcBorders>
                  <w:top w:val="single" w:sz="4" w:space="0" w:color="auto"/>
                  <w:bottom w:val="nil"/>
                </w:tcBorders>
              </w:tcPr>
            </w:tcPrChange>
          </w:tcPr>
          <w:p w14:paraId="20F49F22" w14:textId="243CCC4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33" w:author="Anderson, Kenneth" w:date="2026-10-09T09:17:00Z" w16du:dateUtc="2026-10-09T13:17:00Z"/>
                <w:rFonts w:ascii="Times New Roman" w:hAnsi="Times New Roman" w:cs="Times New Roman"/>
                <w:sz w:val="22"/>
                <w:szCs w:val="22"/>
                <w:rPrChange w:id="3334" w:author="Anderson, Kenneth" w:date="2026-10-09T09:20:00Z" w16du:dateUtc="2026-10-09T13:20:00Z">
                  <w:rPr>
                    <w:ins w:id="3335" w:author="Anderson, Kenneth" w:date="2026-10-09T09:17:00Z" w16du:dateUtc="2026-10-09T13:17:00Z"/>
                    <w:rFonts w:ascii="Times New Roman" w:hAnsi="Times New Roman" w:cs="Times New Roman"/>
                  </w:rPr>
                </w:rPrChange>
              </w:rPr>
            </w:pPr>
            <w:ins w:id="3336" w:author="Anderson, Kenneth" w:date="2026-10-09T09:18:00Z" w16du:dateUtc="2026-10-09T13:18:00Z">
              <w:r w:rsidRPr="00344A90">
                <w:rPr>
                  <w:rFonts w:ascii="Times New Roman" w:hAnsi="Times New Roman" w:cs="Times New Roman"/>
                  <w:color w:val="000000"/>
                  <w:sz w:val="22"/>
                  <w:szCs w:val="22"/>
                  <w:rPrChange w:id="3337" w:author="Anderson, Kenneth" w:date="2026-10-09T09:20:00Z" w16du:dateUtc="2026-10-09T13:20:00Z">
                    <w:rPr>
                      <w:rFonts w:ascii="Segoe UI" w:hAnsi="Segoe UI" w:cs="Segoe UI"/>
                      <w:color w:val="000000"/>
                      <w:sz w:val="16"/>
                      <w:szCs w:val="16"/>
                    </w:rPr>
                  </w:rPrChange>
                </w:rPr>
                <w:t>45%</w:t>
              </w:r>
            </w:ins>
          </w:p>
        </w:tc>
        <w:tc>
          <w:tcPr>
            <w:tcW w:w="795" w:type="dxa"/>
            <w:tcBorders>
              <w:top w:val="single" w:sz="4" w:space="0" w:color="auto"/>
              <w:bottom w:val="nil"/>
            </w:tcBorders>
            <w:vAlign w:val="center"/>
            <w:tcPrChange w:id="3338" w:author="Anderson, Kenneth" w:date="2026-10-09T09:18:00Z" w16du:dateUtc="2026-10-09T13:18:00Z">
              <w:tcPr>
                <w:tcW w:w="893" w:type="dxa"/>
                <w:tcBorders>
                  <w:top w:val="single" w:sz="4" w:space="0" w:color="auto"/>
                  <w:bottom w:val="nil"/>
                </w:tcBorders>
              </w:tcPr>
            </w:tcPrChange>
          </w:tcPr>
          <w:p w14:paraId="638992CC" w14:textId="67549FA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39" w:author="Anderson, Kenneth" w:date="2026-10-09T09:17:00Z" w16du:dateUtc="2026-10-09T13:17:00Z"/>
                <w:rFonts w:ascii="Times New Roman" w:hAnsi="Times New Roman" w:cs="Times New Roman"/>
                <w:sz w:val="22"/>
                <w:szCs w:val="22"/>
                <w:rPrChange w:id="3340" w:author="Anderson, Kenneth" w:date="2026-10-09T09:20:00Z" w16du:dateUtc="2026-10-09T13:20:00Z">
                  <w:rPr>
                    <w:ins w:id="3341" w:author="Anderson, Kenneth" w:date="2026-10-09T09:17:00Z" w16du:dateUtc="2026-10-09T13:17:00Z"/>
                    <w:rFonts w:ascii="Times New Roman" w:hAnsi="Times New Roman" w:cs="Times New Roman"/>
                  </w:rPr>
                </w:rPrChange>
              </w:rPr>
            </w:pPr>
            <w:ins w:id="3342" w:author="Anderson, Kenneth" w:date="2026-10-09T09:18:00Z" w16du:dateUtc="2026-10-09T13:18:00Z">
              <w:r w:rsidRPr="00344A90">
                <w:rPr>
                  <w:rFonts w:ascii="Times New Roman" w:hAnsi="Times New Roman" w:cs="Times New Roman"/>
                  <w:color w:val="000000"/>
                  <w:sz w:val="22"/>
                  <w:szCs w:val="22"/>
                  <w:rPrChange w:id="3343" w:author="Anderson, Kenneth" w:date="2026-10-09T09:20:00Z" w16du:dateUtc="2026-10-09T13:20:00Z">
                    <w:rPr>
                      <w:rFonts w:ascii="Segoe UI" w:hAnsi="Segoe UI" w:cs="Segoe UI"/>
                      <w:color w:val="000000"/>
                      <w:sz w:val="16"/>
                      <w:szCs w:val="16"/>
                    </w:rPr>
                  </w:rPrChange>
                </w:rPr>
                <w:t>96%</w:t>
              </w:r>
            </w:ins>
          </w:p>
        </w:tc>
        <w:tc>
          <w:tcPr>
            <w:tcW w:w="939" w:type="dxa"/>
            <w:tcBorders>
              <w:top w:val="single" w:sz="4" w:space="0" w:color="auto"/>
              <w:bottom w:val="nil"/>
            </w:tcBorders>
            <w:vAlign w:val="center"/>
            <w:tcPrChange w:id="3344" w:author="Anderson, Kenneth" w:date="2026-10-09T09:18:00Z" w16du:dateUtc="2026-10-09T13:18:00Z">
              <w:tcPr>
                <w:tcW w:w="1553" w:type="dxa"/>
                <w:tcBorders>
                  <w:top w:val="single" w:sz="4" w:space="0" w:color="auto"/>
                  <w:bottom w:val="nil"/>
                </w:tcBorders>
              </w:tcPr>
            </w:tcPrChange>
          </w:tcPr>
          <w:p w14:paraId="2FD185D6" w14:textId="789CB24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45" w:author="Anderson, Kenneth" w:date="2026-10-09T09:17:00Z" w16du:dateUtc="2026-10-09T13:17:00Z"/>
                <w:rFonts w:ascii="Times New Roman" w:hAnsi="Times New Roman" w:cs="Times New Roman"/>
                <w:sz w:val="22"/>
                <w:szCs w:val="22"/>
                <w:rPrChange w:id="3346" w:author="Anderson, Kenneth" w:date="2026-10-09T09:20:00Z" w16du:dateUtc="2026-10-09T13:20:00Z">
                  <w:rPr>
                    <w:ins w:id="3347" w:author="Anderson, Kenneth" w:date="2026-10-09T09:17:00Z" w16du:dateUtc="2026-10-09T13:17:00Z"/>
                    <w:rFonts w:ascii="Times New Roman" w:hAnsi="Times New Roman" w:cs="Times New Roman"/>
                  </w:rPr>
                </w:rPrChange>
              </w:rPr>
            </w:pPr>
            <w:ins w:id="3348" w:author="Anderson, Kenneth" w:date="2026-10-09T09:18:00Z" w16du:dateUtc="2026-10-09T13:18:00Z">
              <w:r w:rsidRPr="00344A90">
                <w:rPr>
                  <w:rFonts w:ascii="Times New Roman" w:hAnsi="Times New Roman" w:cs="Times New Roman"/>
                  <w:color w:val="000000"/>
                  <w:sz w:val="22"/>
                  <w:szCs w:val="22"/>
                  <w:rPrChange w:id="3349" w:author="Anderson, Kenneth" w:date="2026-10-09T09:20:00Z" w16du:dateUtc="2026-10-09T13:20:00Z">
                    <w:rPr>
                      <w:rFonts w:ascii="Segoe UI" w:hAnsi="Segoe UI" w:cs="Segoe UI"/>
                      <w:color w:val="000000"/>
                      <w:sz w:val="16"/>
                      <w:szCs w:val="16"/>
                    </w:rPr>
                  </w:rPrChange>
                </w:rPr>
                <w:t>51%</w:t>
              </w:r>
            </w:ins>
          </w:p>
        </w:tc>
        <w:tc>
          <w:tcPr>
            <w:tcW w:w="793" w:type="dxa"/>
            <w:tcBorders>
              <w:top w:val="single" w:sz="4" w:space="0" w:color="auto"/>
              <w:bottom w:val="nil"/>
            </w:tcBorders>
            <w:vAlign w:val="center"/>
            <w:tcPrChange w:id="3350" w:author="Anderson, Kenneth" w:date="2026-10-09T09:18:00Z" w16du:dateUtc="2026-10-09T13:18:00Z">
              <w:tcPr>
                <w:tcW w:w="891" w:type="dxa"/>
                <w:tcBorders>
                  <w:top w:val="single" w:sz="4" w:space="0" w:color="auto"/>
                  <w:bottom w:val="nil"/>
                </w:tcBorders>
              </w:tcPr>
            </w:tcPrChange>
          </w:tcPr>
          <w:p w14:paraId="14082189" w14:textId="130B752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51" w:author="Anderson, Kenneth" w:date="2026-10-09T09:17:00Z" w16du:dateUtc="2026-10-09T13:17:00Z"/>
                <w:rFonts w:ascii="Times New Roman" w:hAnsi="Times New Roman" w:cs="Times New Roman"/>
                <w:sz w:val="22"/>
                <w:szCs w:val="22"/>
                <w:rPrChange w:id="3352" w:author="Anderson, Kenneth" w:date="2026-10-09T09:20:00Z" w16du:dateUtc="2026-10-09T13:20:00Z">
                  <w:rPr>
                    <w:ins w:id="3353" w:author="Anderson, Kenneth" w:date="2026-10-09T09:17:00Z" w16du:dateUtc="2026-10-09T13:17:00Z"/>
                    <w:rFonts w:ascii="Times New Roman" w:hAnsi="Times New Roman" w:cs="Times New Roman"/>
                  </w:rPr>
                </w:rPrChange>
              </w:rPr>
            </w:pPr>
            <w:ins w:id="3354" w:author="Anderson, Kenneth" w:date="2026-10-09T09:18:00Z" w16du:dateUtc="2026-10-09T13:18:00Z">
              <w:r w:rsidRPr="00344A90">
                <w:rPr>
                  <w:rFonts w:ascii="Times New Roman" w:hAnsi="Times New Roman" w:cs="Times New Roman"/>
                  <w:color w:val="000000"/>
                  <w:sz w:val="22"/>
                  <w:szCs w:val="22"/>
                  <w:rPrChange w:id="3355" w:author="Anderson, Kenneth" w:date="2026-10-09T09:20:00Z" w16du:dateUtc="2026-10-09T13:20:00Z">
                    <w:rPr>
                      <w:rFonts w:ascii="Segoe UI" w:hAnsi="Segoe UI" w:cs="Segoe UI"/>
                      <w:color w:val="000000"/>
                      <w:sz w:val="16"/>
                      <w:szCs w:val="16"/>
                    </w:rPr>
                  </w:rPrChange>
                </w:rPr>
                <w:t>99%</w:t>
              </w:r>
            </w:ins>
          </w:p>
        </w:tc>
        <w:tc>
          <w:tcPr>
            <w:tcW w:w="1165" w:type="dxa"/>
            <w:tcBorders>
              <w:top w:val="single" w:sz="4" w:space="0" w:color="auto"/>
              <w:bottom w:val="nil"/>
            </w:tcBorders>
            <w:vAlign w:val="center"/>
            <w:tcPrChange w:id="3356" w:author="Anderson, Kenneth" w:date="2026-10-09T09:18:00Z" w16du:dateUtc="2026-10-09T13:18:00Z">
              <w:tcPr>
                <w:tcW w:w="2529" w:type="dxa"/>
                <w:tcBorders>
                  <w:top w:val="single" w:sz="4" w:space="0" w:color="auto"/>
                  <w:bottom w:val="nil"/>
                </w:tcBorders>
              </w:tcPr>
            </w:tcPrChange>
          </w:tcPr>
          <w:p w14:paraId="16FB407D" w14:textId="7E0AF16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57" w:author="Anderson, Kenneth" w:date="2026-10-09T09:17:00Z" w16du:dateUtc="2026-10-09T13:17:00Z"/>
                <w:rFonts w:ascii="Times New Roman" w:hAnsi="Times New Roman" w:cs="Times New Roman"/>
                <w:sz w:val="22"/>
                <w:szCs w:val="22"/>
                <w:rPrChange w:id="3358" w:author="Anderson, Kenneth" w:date="2026-10-09T09:20:00Z" w16du:dateUtc="2026-10-09T13:20:00Z">
                  <w:rPr>
                    <w:ins w:id="3359" w:author="Anderson, Kenneth" w:date="2026-10-09T09:17:00Z" w16du:dateUtc="2026-10-09T13:17:00Z"/>
                    <w:rFonts w:ascii="Times New Roman" w:hAnsi="Times New Roman" w:cs="Times New Roman"/>
                  </w:rPr>
                </w:rPrChange>
              </w:rPr>
            </w:pPr>
            <w:ins w:id="3360" w:author="Anderson, Kenneth" w:date="2026-10-09T09:18:00Z" w16du:dateUtc="2026-10-09T13:18:00Z">
              <w:r w:rsidRPr="00344A90">
                <w:rPr>
                  <w:rFonts w:ascii="Times New Roman" w:hAnsi="Times New Roman" w:cs="Times New Roman"/>
                  <w:color w:val="000000"/>
                  <w:sz w:val="22"/>
                  <w:szCs w:val="22"/>
                  <w:rPrChange w:id="3361" w:author="Anderson, Kenneth" w:date="2026-10-09T09:20:00Z" w16du:dateUtc="2026-10-09T13:20:00Z">
                    <w:rPr>
                      <w:rFonts w:ascii="Segoe UI" w:hAnsi="Segoe UI" w:cs="Segoe UI"/>
                      <w:color w:val="000000"/>
                      <w:sz w:val="16"/>
                      <w:szCs w:val="16"/>
                    </w:rPr>
                  </w:rPrChange>
                </w:rPr>
                <w:t>18%</w:t>
              </w:r>
            </w:ins>
          </w:p>
        </w:tc>
      </w:tr>
      <w:tr w:rsidR="00D32DEE" w:rsidRPr="007E5245" w14:paraId="7D355391" w14:textId="77777777" w:rsidTr="00D32DEE">
        <w:tblPrEx>
          <w:tblW w:w="0" w:type="auto"/>
          <w:tblLook w:val="06A0" w:firstRow="1" w:lastRow="0" w:firstColumn="1" w:lastColumn="0" w:noHBand="1" w:noVBand="1"/>
          <w:tblPrExChange w:id="3362" w:author="Anderson, Kenneth" w:date="2026-10-09T09:18:00Z" w16du:dateUtc="2026-10-09T13:18:00Z">
            <w:tblPrEx>
              <w:tblW w:w="0" w:type="auto"/>
              <w:tblLook w:val="06A0" w:firstRow="1" w:lastRow="0" w:firstColumn="1" w:lastColumn="0" w:noHBand="1" w:noVBand="1"/>
            </w:tblPrEx>
          </w:tblPrExChange>
        </w:tblPrEx>
        <w:trPr>
          <w:trHeight w:val="216"/>
          <w:ins w:id="3363" w:author="Anderson, Kenneth" w:date="2026-10-09T09:17:00Z"/>
          <w:trPrChange w:id="3364"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Change w:id="3365" w:author="Anderson, Kenneth" w:date="2026-10-09T09:18:00Z" w16du:dateUtc="2026-10-09T13:18:00Z">
              <w:tcPr>
                <w:tcW w:w="1060" w:type="dxa"/>
                <w:tcBorders>
                  <w:top w:val="nil"/>
                  <w:bottom w:val="nil"/>
                </w:tcBorders>
              </w:tcPr>
            </w:tcPrChange>
          </w:tcPr>
          <w:p w14:paraId="6DDCB94F" w14:textId="77777777" w:rsidR="00D32DEE" w:rsidRPr="007E5245" w:rsidRDefault="00D32DEE" w:rsidP="00D32DEE">
            <w:pPr>
              <w:pStyle w:val="TableNormal1"/>
              <w:rPr>
                <w:ins w:id="3366" w:author="Anderson, Kenneth" w:date="2026-10-09T09:17:00Z" w16du:dateUtc="2026-10-09T13:17:00Z"/>
                <w:rFonts w:ascii="Times New Roman" w:hAnsi="Times New Roman" w:cs="Times New Roman"/>
              </w:rPr>
            </w:pPr>
          </w:p>
        </w:tc>
        <w:tc>
          <w:tcPr>
            <w:tcW w:w="1216" w:type="dxa"/>
            <w:tcBorders>
              <w:top w:val="nil"/>
              <w:bottom w:val="nil"/>
            </w:tcBorders>
            <w:tcPrChange w:id="3367" w:author="Anderson, Kenneth" w:date="2026-10-09T09:18:00Z" w16du:dateUtc="2026-10-09T13:18:00Z">
              <w:tcPr>
                <w:tcW w:w="1431" w:type="dxa"/>
                <w:tcBorders>
                  <w:top w:val="nil"/>
                  <w:bottom w:val="nil"/>
                </w:tcBorders>
              </w:tcPr>
            </w:tcPrChange>
          </w:tcPr>
          <w:p w14:paraId="47BE0323"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68" w:author="Anderson, Kenneth" w:date="2026-10-09T09:17:00Z" w16du:dateUtc="2026-10-09T13:17:00Z"/>
                <w:rFonts w:ascii="Times New Roman" w:hAnsi="Times New Roman" w:cs="Times New Roman"/>
              </w:rPr>
            </w:pPr>
          </w:p>
        </w:tc>
        <w:tc>
          <w:tcPr>
            <w:tcW w:w="1206" w:type="dxa"/>
            <w:tcBorders>
              <w:top w:val="nil"/>
              <w:bottom w:val="nil"/>
            </w:tcBorders>
            <w:tcPrChange w:id="3369" w:author="Anderson, Kenneth" w:date="2026-10-09T09:18:00Z" w16du:dateUtc="2026-10-09T13:18:00Z">
              <w:tcPr>
                <w:tcW w:w="2110" w:type="dxa"/>
                <w:tcBorders>
                  <w:top w:val="nil"/>
                  <w:bottom w:val="nil"/>
                </w:tcBorders>
              </w:tcPr>
            </w:tcPrChange>
          </w:tcPr>
          <w:p w14:paraId="5F8B1DDF"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370" w:author="Anderson, Kenneth" w:date="2026-10-09T09:17:00Z" w16du:dateUtc="2026-10-09T13:17:00Z"/>
                <w:rFonts w:ascii="Times New Roman" w:hAnsi="Times New Roman" w:cs="Times New Roman"/>
              </w:rPr>
            </w:pPr>
            <w:ins w:id="3371" w:author="Anderson, Kenneth" w:date="2026-10-09T09:17:00Z" w16du:dateUtc="2026-10-09T13:17:00Z">
              <w:r w:rsidRPr="007E5245">
                <w:rPr>
                  <w:rFonts w:ascii="Times New Roman" w:hAnsi="Times New Roman" w:cs="Times New Roman"/>
                  <w:color w:val="000000"/>
                </w:rPr>
                <w:t>2023</w:t>
              </w:r>
            </w:ins>
          </w:p>
        </w:tc>
        <w:tc>
          <w:tcPr>
            <w:tcW w:w="1176" w:type="dxa"/>
            <w:tcBorders>
              <w:top w:val="nil"/>
              <w:bottom w:val="nil"/>
            </w:tcBorders>
            <w:tcPrChange w:id="3372" w:author="Anderson, Kenneth" w:date="2026-10-09T09:18:00Z" w16du:dateUtc="2026-10-09T13:18:00Z">
              <w:tcPr>
                <w:tcW w:w="1119" w:type="dxa"/>
                <w:tcBorders>
                  <w:top w:val="nil"/>
                  <w:bottom w:val="nil"/>
                </w:tcBorders>
              </w:tcPr>
            </w:tcPrChange>
          </w:tcPr>
          <w:p w14:paraId="7705CAC7"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73" w:author="Anderson, Kenneth" w:date="2026-10-09T09:17:00Z" w16du:dateUtc="2026-10-09T13:17:00Z"/>
                <w:rFonts w:ascii="Times New Roman" w:hAnsi="Times New Roman" w:cs="Times New Roman"/>
              </w:rPr>
            </w:pPr>
            <w:ins w:id="3374" w:author="Anderson, Kenneth" w:date="2026-10-09T09:17:00Z" w16du:dateUtc="2026-10-09T13:17:00Z">
              <w:r w:rsidRPr="007E5245">
                <w:rPr>
                  <w:rFonts w:ascii="Times New Roman" w:hAnsi="Times New Roman" w:cs="Times New Roman"/>
                  <w:color w:val="000000"/>
                </w:rPr>
                <w:t>109,881</w:t>
              </w:r>
            </w:ins>
          </w:p>
        </w:tc>
        <w:tc>
          <w:tcPr>
            <w:tcW w:w="933" w:type="dxa"/>
            <w:gridSpan w:val="2"/>
            <w:tcBorders>
              <w:top w:val="nil"/>
              <w:bottom w:val="nil"/>
            </w:tcBorders>
            <w:vAlign w:val="center"/>
            <w:tcPrChange w:id="3375" w:author="Anderson, Kenneth" w:date="2026-10-09T09:18:00Z" w16du:dateUtc="2026-10-09T13:18:00Z">
              <w:tcPr>
                <w:tcW w:w="1374" w:type="dxa"/>
                <w:gridSpan w:val="2"/>
                <w:tcBorders>
                  <w:top w:val="nil"/>
                  <w:bottom w:val="nil"/>
                </w:tcBorders>
              </w:tcPr>
            </w:tcPrChange>
          </w:tcPr>
          <w:p w14:paraId="34411B2C" w14:textId="2E4546F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76" w:author="Anderson, Kenneth" w:date="2026-10-09T09:17:00Z" w16du:dateUtc="2026-10-09T13:17:00Z"/>
                <w:rFonts w:ascii="Times New Roman" w:hAnsi="Times New Roman" w:cs="Times New Roman"/>
                <w:sz w:val="22"/>
                <w:szCs w:val="22"/>
                <w:rPrChange w:id="3377" w:author="Anderson, Kenneth" w:date="2026-10-09T09:20:00Z" w16du:dateUtc="2026-10-09T13:20:00Z">
                  <w:rPr>
                    <w:ins w:id="3378" w:author="Anderson, Kenneth" w:date="2026-10-09T09:17:00Z" w16du:dateUtc="2026-10-09T13:17:00Z"/>
                    <w:rFonts w:ascii="Times New Roman" w:hAnsi="Times New Roman" w:cs="Times New Roman"/>
                  </w:rPr>
                </w:rPrChange>
              </w:rPr>
            </w:pPr>
            <w:ins w:id="3379" w:author="Anderson, Kenneth" w:date="2026-10-09T09:18:00Z" w16du:dateUtc="2026-10-09T13:18:00Z">
              <w:r w:rsidRPr="00344A90">
                <w:rPr>
                  <w:rFonts w:ascii="Times New Roman" w:hAnsi="Times New Roman" w:cs="Times New Roman"/>
                  <w:color w:val="000000"/>
                  <w:sz w:val="22"/>
                  <w:szCs w:val="22"/>
                  <w:rPrChange w:id="3380" w:author="Anderson, Kenneth" w:date="2026-10-09T09:20:00Z" w16du:dateUtc="2026-10-09T13:20:00Z">
                    <w:rPr>
                      <w:rFonts w:ascii="Segoe UI" w:hAnsi="Segoe UI" w:cs="Segoe UI"/>
                      <w:color w:val="000000"/>
                      <w:sz w:val="16"/>
                      <w:szCs w:val="16"/>
                    </w:rPr>
                  </w:rPrChange>
                </w:rPr>
                <w:t>52%</w:t>
              </w:r>
            </w:ins>
          </w:p>
        </w:tc>
        <w:tc>
          <w:tcPr>
            <w:tcW w:w="795" w:type="dxa"/>
            <w:tcBorders>
              <w:top w:val="nil"/>
              <w:bottom w:val="nil"/>
            </w:tcBorders>
            <w:vAlign w:val="center"/>
            <w:tcPrChange w:id="3381" w:author="Anderson, Kenneth" w:date="2026-10-09T09:18:00Z" w16du:dateUtc="2026-10-09T13:18:00Z">
              <w:tcPr>
                <w:tcW w:w="893" w:type="dxa"/>
                <w:tcBorders>
                  <w:top w:val="nil"/>
                  <w:bottom w:val="nil"/>
                </w:tcBorders>
              </w:tcPr>
            </w:tcPrChange>
          </w:tcPr>
          <w:p w14:paraId="40BC2999" w14:textId="22A5018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82" w:author="Anderson, Kenneth" w:date="2026-10-09T09:17:00Z" w16du:dateUtc="2026-10-09T13:17:00Z"/>
                <w:rFonts w:ascii="Times New Roman" w:hAnsi="Times New Roman" w:cs="Times New Roman"/>
                <w:sz w:val="22"/>
                <w:szCs w:val="22"/>
                <w:rPrChange w:id="3383" w:author="Anderson, Kenneth" w:date="2026-10-09T09:20:00Z" w16du:dateUtc="2026-10-09T13:20:00Z">
                  <w:rPr>
                    <w:ins w:id="3384" w:author="Anderson, Kenneth" w:date="2026-10-09T09:17:00Z" w16du:dateUtc="2026-10-09T13:17:00Z"/>
                    <w:rFonts w:ascii="Times New Roman" w:hAnsi="Times New Roman" w:cs="Times New Roman"/>
                  </w:rPr>
                </w:rPrChange>
              </w:rPr>
            </w:pPr>
            <w:ins w:id="3385" w:author="Anderson, Kenneth" w:date="2026-10-09T09:18:00Z" w16du:dateUtc="2026-10-09T13:18:00Z">
              <w:r w:rsidRPr="00344A90">
                <w:rPr>
                  <w:rFonts w:ascii="Times New Roman" w:hAnsi="Times New Roman" w:cs="Times New Roman"/>
                  <w:color w:val="000000"/>
                  <w:sz w:val="22"/>
                  <w:szCs w:val="22"/>
                  <w:rPrChange w:id="3386" w:author="Anderson, Kenneth" w:date="2026-10-09T09:20:00Z" w16du:dateUtc="2026-10-09T13:20:00Z">
                    <w:rPr>
                      <w:rFonts w:ascii="Segoe UI" w:hAnsi="Segoe UI" w:cs="Segoe UI"/>
                      <w:color w:val="000000"/>
                      <w:sz w:val="16"/>
                      <w:szCs w:val="16"/>
                    </w:rPr>
                  </w:rPrChange>
                </w:rPr>
                <w:t>47%</w:t>
              </w:r>
            </w:ins>
          </w:p>
        </w:tc>
        <w:tc>
          <w:tcPr>
            <w:tcW w:w="939" w:type="dxa"/>
            <w:tcBorders>
              <w:top w:val="nil"/>
              <w:bottom w:val="nil"/>
            </w:tcBorders>
            <w:vAlign w:val="center"/>
            <w:tcPrChange w:id="3387" w:author="Anderson, Kenneth" w:date="2026-10-09T09:18:00Z" w16du:dateUtc="2026-10-09T13:18:00Z">
              <w:tcPr>
                <w:tcW w:w="1553" w:type="dxa"/>
                <w:tcBorders>
                  <w:top w:val="nil"/>
                  <w:bottom w:val="nil"/>
                </w:tcBorders>
              </w:tcPr>
            </w:tcPrChange>
          </w:tcPr>
          <w:p w14:paraId="0D94986B" w14:textId="0DB0178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88" w:author="Anderson, Kenneth" w:date="2026-10-09T09:17:00Z" w16du:dateUtc="2026-10-09T13:17:00Z"/>
                <w:rFonts w:ascii="Times New Roman" w:hAnsi="Times New Roman" w:cs="Times New Roman"/>
                <w:sz w:val="22"/>
                <w:szCs w:val="22"/>
                <w:rPrChange w:id="3389" w:author="Anderson, Kenneth" w:date="2026-10-09T09:20:00Z" w16du:dateUtc="2026-10-09T13:20:00Z">
                  <w:rPr>
                    <w:ins w:id="3390" w:author="Anderson, Kenneth" w:date="2026-10-09T09:17:00Z" w16du:dateUtc="2026-10-09T13:17:00Z"/>
                    <w:rFonts w:ascii="Times New Roman" w:hAnsi="Times New Roman" w:cs="Times New Roman"/>
                  </w:rPr>
                </w:rPrChange>
              </w:rPr>
            </w:pPr>
            <w:ins w:id="3391" w:author="Anderson, Kenneth" w:date="2026-10-09T09:18:00Z" w16du:dateUtc="2026-10-09T13:18:00Z">
              <w:r w:rsidRPr="00344A90">
                <w:rPr>
                  <w:rFonts w:ascii="Times New Roman" w:hAnsi="Times New Roman" w:cs="Times New Roman"/>
                  <w:color w:val="000000"/>
                  <w:sz w:val="22"/>
                  <w:szCs w:val="22"/>
                  <w:rPrChange w:id="3392" w:author="Anderson, Kenneth" w:date="2026-10-09T09:20:00Z" w16du:dateUtc="2026-10-09T13:20:00Z">
                    <w:rPr>
                      <w:rFonts w:ascii="Segoe UI" w:hAnsi="Segoe UI" w:cs="Segoe UI"/>
                      <w:color w:val="000000"/>
                      <w:sz w:val="16"/>
                      <w:szCs w:val="16"/>
                    </w:rPr>
                  </w:rPrChange>
                </w:rPr>
                <w:t>36%</w:t>
              </w:r>
            </w:ins>
          </w:p>
        </w:tc>
        <w:tc>
          <w:tcPr>
            <w:tcW w:w="793" w:type="dxa"/>
            <w:tcBorders>
              <w:top w:val="nil"/>
              <w:bottom w:val="nil"/>
            </w:tcBorders>
            <w:vAlign w:val="center"/>
            <w:tcPrChange w:id="3393" w:author="Anderson, Kenneth" w:date="2026-10-09T09:18:00Z" w16du:dateUtc="2026-10-09T13:18:00Z">
              <w:tcPr>
                <w:tcW w:w="891" w:type="dxa"/>
                <w:tcBorders>
                  <w:top w:val="nil"/>
                  <w:bottom w:val="nil"/>
                </w:tcBorders>
              </w:tcPr>
            </w:tcPrChange>
          </w:tcPr>
          <w:p w14:paraId="18A7FF70" w14:textId="55828BD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394" w:author="Anderson, Kenneth" w:date="2026-10-09T09:17:00Z" w16du:dateUtc="2026-10-09T13:17:00Z"/>
                <w:rFonts w:ascii="Times New Roman" w:hAnsi="Times New Roman" w:cs="Times New Roman"/>
                <w:sz w:val="22"/>
                <w:szCs w:val="22"/>
                <w:rPrChange w:id="3395" w:author="Anderson, Kenneth" w:date="2026-10-09T09:20:00Z" w16du:dateUtc="2026-10-09T13:20:00Z">
                  <w:rPr>
                    <w:ins w:id="3396" w:author="Anderson, Kenneth" w:date="2026-10-09T09:17:00Z" w16du:dateUtc="2026-10-09T13:17:00Z"/>
                    <w:rFonts w:ascii="Times New Roman" w:hAnsi="Times New Roman" w:cs="Times New Roman"/>
                  </w:rPr>
                </w:rPrChange>
              </w:rPr>
            </w:pPr>
            <w:ins w:id="3397" w:author="Anderson, Kenneth" w:date="2026-10-09T09:18:00Z" w16du:dateUtc="2026-10-09T13:18:00Z">
              <w:r w:rsidRPr="00344A90">
                <w:rPr>
                  <w:rFonts w:ascii="Times New Roman" w:hAnsi="Times New Roman" w:cs="Times New Roman"/>
                  <w:color w:val="000000"/>
                  <w:sz w:val="22"/>
                  <w:szCs w:val="22"/>
                  <w:rPrChange w:id="3398" w:author="Anderson, Kenneth" w:date="2026-10-09T09:20:00Z" w16du:dateUtc="2026-10-09T13:20:00Z">
                    <w:rPr>
                      <w:rFonts w:ascii="Segoe UI" w:hAnsi="Segoe UI" w:cs="Segoe UI"/>
                      <w:color w:val="000000"/>
                      <w:sz w:val="16"/>
                      <w:szCs w:val="16"/>
                    </w:rPr>
                  </w:rPrChange>
                </w:rPr>
                <w:t>48%</w:t>
              </w:r>
            </w:ins>
          </w:p>
        </w:tc>
        <w:tc>
          <w:tcPr>
            <w:tcW w:w="1165" w:type="dxa"/>
            <w:tcBorders>
              <w:top w:val="nil"/>
              <w:bottom w:val="nil"/>
            </w:tcBorders>
            <w:vAlign w:val="center"/>
            <w:tcPrChange w:id="3399" w:author="Anderson, Kenneth" w:date="2026-10-09T09:18:00Z" w16du:dateUtc="2026-10-09T13:18:00Z">
              <w:tcPr>
                <w:tcW w:w="2529" w:type="dxa"/>
                <w:tcBorders>
                  <w:top w:val="nil"/>
                  <w:bottom w:val="nil"/>
                </w:tcBorders>
              </w:tcPr>
            </w:tcPrChange>
          </w:tcPr>
          <w:p w14:paraId="7FFF38DC" w14:textId="734E97A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00" w:author="Anderson, Kenneth" w:date="2026-10-09T09:17:00Z" w16du:dateUtc="2026-10-09T13:17:00Z"/>
                <w:rFonts w:ascii="Times New Roman" w:hAnsi="Times New Roman" w:cs="Times New Roman"/>
                <w:sz w:val="22"/>
                <w:szCs w:val="22"/>
                <w:rPrChange w:id="3401" w:author="Anderson, Kenneth" w:date="2026-10-09T09:20:00Z" w16du:dateUtc="2026-10-09T13:20:00Z">
                  <w:rPr>
                    <w:ins w:id="3402" w:author="Anderson, Kenneth" w:date="2026-10-09T09:17:00Z" w16du:dateUtc="2026-10-09T13:17:00Z"/>
                    <w:rFonts w:ascii="Times New Roman" w:hAnsi="Times New Roman" w:cs="Times New Roman"/>
                  </w:rPr>
                </w:rPrChange>
              </w:rPr>
            </w:pPr>
            <w:ins w:id="3403" w:author="Anderson, Kenneth" w:date="2026-10-09T09:18:00Z" w16du:dateUtc="2026-10-09T13:18:00Z">
              <w:r w:rsidRPr="00344A90">
                <w:rPr>
                  <w:rFonts w:ascii="Times New Roman" w:hAnsi="Times New Roman" w:cs="Times New Roman"/>
                  <w:color w:val="000000"/>
                  <w:sz w:val="22"/>
                  <w:szCs w:val="22"/>
                  <w:rPrChange w:id="3404" w:author="Anderson, Kenneth" w:date="2026-10-09T09:20:00Z" w16du:dateUtc="2026-10-09T13:20:00Z">
                    <w:rPr>
                      <w:rFonts w:ascii="Segoe UI" w:hAnsi="Segoe UI" w:cs="Segoe UI"/>
                      <w:color w:val="000000"/>
                      <w:sz w:val="16"/>
                      <w:szCs w:val="16"/>
                    </w:rPr>
                  </w:rPrChange>
                </w:rPr>
                <w:t>50%</w:t>
              </w:r>
            </w:ins>
          </w:p>
        </w:tc>
      </w:tr>
      <w:tr w:rsidR="00D32DEE" w:rsidRPr="007E5245" w14:paraId="2FA7D44C" w14:textId="77777777" w:rsidTr="00D32DEE">
        <w:tblPrEx>
          <w:tblW w:w="0" w:type="auto"/>
          <w:tblLook w:val="06A0" w:firstRow="1" w:lastRow="0" w:firstColumn="1" w:lastColumn="0" w:noHBand="1" w:noVBand="1"/>
          <w:tblPrExChange w:id="3405" w:author="Anderson, Kenneth" w:date="2026-10-09T09:18:00Z" w16du:dateUtc="2026-10-09T13:18:00Z">
            <w:tblPrEx>
              <w:tblW w:w="0" w:type="auto"/>
              <w:tblLook w:val="06A0" w:firstRow="1" w:lastRow="0" w:firstColumn="1" w:lastColumn="0" w:noHBand="1" w:noVBand="1"/>
            </w:tblPrEx>
          </w:tblPrExChange>
        </w:tblPrEx>
        <w:trPr>
          <w:trHeight w:val="216"/>
          <w:ins w:id="3406" w:author="Anderson, Kenneth" w:date="2026-10-09T09:17:00Z"/>
          <w:trPrChange w:id="3407"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Change w:id="3408" w:author="Anderson, Kenneth" w:date="2026-10-09T09:18:00Z" w16du:dateUtc="2026-10-09T13:18:00Z">
              <w:tcPr>
                <w:tcW w:w="1060" w:type="dxa"/>
                <w:tcBorders>
                  <w:top w:val="nil"/>
                  <w:bottom w:val="nil"/>
                </w:tcBorders>
              </w:tcPr>
            </w:tcPrChange>
          </w:tcPr>
          <w:p w14:paraId="01D3E76D" w14:textId="77777777" w:rsidR="00D32DEE" w:rsidRPr="007E5245" w:rsidRDefault="00D32DEE" w:rsidP="00D32DEE">
            <w:pPr>
              <w:pStyle w:val="TableNormal1"/>
              <w:rPr>
                <w:ins w:id="3409" w:author="Anderson, Kenneth" w:date="2026-10-09T09:17:00Z" w16du:dateUtc="2026-10-09T13:17:00Z"/>
                <w:rFonts w:ascii="Times New Roman" w:hAnsi="Times New Roman" w:cs="Times New Roman"/>
              </w:rPr>
            </w:pPr>
          </w:p>
        </w:tc>
        <w:tc>
          <w:tcPr>
            <w:tcW w:w="1216" w:type="dxa"/>
            <w:tcBorders>
              <w:top w:val="nil"/>
              <w:bottom w:val="nil"/>
            </w:tcBorders>
            <w:tcPrChange w:id="3410" w:author="Anderson, Kenneth" w:date="2026-10-09T09:18:00Z" w16du:dateUtc="2026-10-09T13:18:00Z">
              <w:tcPr>
                <w:tcW w:w="1431" w:type="dxa"/>
                <w:tcBorders>
                  <w:top w:val="nil"/>
                  <w:bottom w:val="nil"/>
                </w:tcBorders>
              </w:tcPr>
            </w:tcPrChange>
          </w:tcPr>
          <w:p w14:paraId="3961FCEA"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11" w:author="Anderson, Kenneth" w:date="2026-10-09T09:17:00Z" w16du:dateUtc="2026-10-09T13:17:00Z"/>
                <w:rFonts w:ascii="Times New Roman" w:hAnsi="Times New Roman" w:cs="Times New Roman"/>
              </w:rPr>
            </w:pPr>
          </w:p>
        </w:tc>
        <w:tc>
          <w:tcPr>
            <w:tcW w:w="1206" w:type="dxa"/>
            <w:tcBorders>
              <w:top w:val="nil"/>
              <w:bottom w:val="nil"/>
            </w:tcBorders>
            <w:tcPrChange w:id="3412" w:author="Anderson, Kenneth" w:date="2026-10-09T09:18:00Z" w16du:dateUtc="2026-10-09T13:18:00Z">
              <w:tcPr>
                <w:tcW w:w="2110" w:type="dxa"/>
                <w:tcBorders>
                  <w:top w:val="nil"/>
                  <w:bottom w:val="nil"/>
                </w:tcBorders>
              </w:tcPr>
            </w:tcPrChange>
          </w:tcPr>
          <w:p w14:paraId="7F307F50"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413" w:author="Anderson, Kenneth" w:date="2026-10-09T09:17:00Z" w16du:dateUtc="2026-10-09T13:17:00Z"/>
                <w:rFonts w:ascii="Times New Roman" w:hAnsi="Times New Roman" w:cs="Times New Roman"/>
              </w:rPr>
            </w:pPr>
            <w:ins w:id="3414" w:author="Anderson, Kenneth" w:date="2026-10-09T09:17:00Z" w16du:dateUtc="2026-10-09T13:17:00Z">
              <w:r w:rsidRPr="007E5245">
                <w:rPr>
                  <w:rFonts w:ascii="Times New Roman" w:hAnsi="Times New Roman" w:cs="Times New Roman"/>
                  <w:color w:val="000000"/>
                </w:rPr>
                <w:t>2024</w:t>
              </w:r>
            </w:ins>
          </w:p>
        </w:tc>
        <w:tc>
          <w:tcPr>
            <w:tcW w:w="1176" w:type="dxa"/>
            <w:tcBorders>
              <w:top w:val="nil"/>
              <w:bottom w:val="nil"/>
            </w:tcBorders>
            <w:tcPrChange w:id="3415" w:author="Anderson, Kenneth" w:date="2026-10-09T09:18:00Z" w16du:dateUtc="2026-10-09T13:18:00Z">
              <w:tcPr>
                <w:tcW w:w="1119" w:type="dxa"/>
                <w:tcBorders>
                  <w:top w:val="nil"/>
                  <w:bottom w:val="nil"/>
                </w:tcBorders>
              </w:tcPr>
            </w:tcPrChange>
          </w:tcPr>
          <w:p w14:paraId="02911CE6"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16" w:author="Anderson, Kenneth" w:date="2026-10-09T09:17:00Z" w16du:dateUtc="2026-10-09T13:17:00Z"/>
                <w:rFonts w:ascii="Times New Roman" w:hAnsi="Times New Roman" w:cs="Times New Roman"/>
              </w:rPr>
            </w:pPr>
            <w:ins w:id="3417" w:author="Anderson, Kenneth" w:date="2026-10-09T09:17:00Z" w16du:dateUtc="2026-10-09T13:17:00Z">
              <w:r w:rsidRPr="007E5245">
                <w:rPr>
                  <w:rFonts w:ascii="Times New Roman" w:hAnsi="Times New Roman" w:cs="Times New Roman"/>
                  <w:color w:val="000000"/>
                </w:rPr>
                <w:t>80,006</w:t>
              </w:r>
            </w:ins>
          </w:p>
        </w:tc>
        <w:tc>
          <w:tcPr>
            <w:tcW w:w="933" w:type="dxa"/>
            <w:gridSpan w:val="2"/>
            <w:tcBorders>
              <w:top w:val="nil"/>
              <w:bottom w:val="nil"/>
            </w:tcBorders>
            <w:vAlign w:val="center"/>
            <w:tcPrChange w:id="3418" w:author="Anderson, Kenneth" w:date="2026-10-09T09:18:00Z" w16du:dateUtc="2026-10-09T13:18:00Z">
              <w:tcPr>
                <w:tcW w:w="1374" w:type="dxa"/>
                <w:gridSpan w:val="2"/>
                <w:tcBorders>
                  <w:top w:val="nil"/>
                  <w:bottom w:val="nil"/>
                </w:tcBorders>
              </w:tcPr>
            </w:tcPrChange>
          </w:tcPr>
          <w:p w14:paraId="140E4859" w14:textId="3FFB813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19" w:author="Anderson, Kenneth" w:date="2026-10-09T09:17:00Z" w16du:dateUtc="2026-10-09T13:17:00Z"/>
                <w:rFonts w:ascii="Times New Roman" w:hAnsi="Times New Roman" w:cs="Times New Roman"/>
                <w:sz w:val="22"/>
                <w:szCs w:val="22"/>
                <w:rPrChange w:id="3420" w:author="Anderson, Kenneth" w:date="2026-10-09T09:20:00Z" w16du:dateUtc="2026-10-09T13:20:00Z">
                  <w:rPr>
                    <w:ins w:id="3421" w:author="Anderson, Kenneth" w:date="2026-10-09T09:17:00Z" w16du:dateUtc="2026-10-09T13:17:00Z"/>
                    <w:rFonts w:ascii="Times New Roman" w:hAnsi="Times New Roman" w:cs="Times New Roman"/>
                  </w:rPr>
                </w:rPrChange>
              </w:rPr>
            </w:pPr>
            <w:ins w:id="3422" w:author="Anderson, Kenneth" w:date="2026-10-09T09:18:00Z" w16du:dateUtc="2026-10-09T13:18:00Z">
              <w:r w:rsidRPr="00344A90">
                <w:rPr>
                  <w:rFonts w:ascii="Times New Roman" w:hAnsi="Times New Roman" w:cs="Times New Roman"/>
                  <w:color w:val="000000"/>
                  <w:sz w:val="22"/>
                  <w:szCs w:val="22"/>
                  <w:rPrChange w:id="3423" w:author="Anderson, Kenneth" w:date="2026-10-09T09:20:00Z" w16du:dateUtc="2026-10-09T13:20:00Z">
                    <w:rPr>
                      <w:rFonts w:ascii="Segoe UI" w:hAnsi="Segoe UI" w:cs="Segoe UI"/>
                      <w:color w:val="000000"/>
                      <w:sz w:val="16"/>
                      <w:szCs w:val="16"/>
                    </w:rPr>
                  </w:rPrChange>
                </w:rPr>
                <w:t>19%</w:t>
              </w:r>
            </w:ins>
          </w:p>
        </w:tc>
        <w:tc>
          <w:tcPr>
            <w:tcW w:w="795" w:type="dxa"/>
            <w:tcBorders>
              <w:top w:val="nil"/>
              <w:bottom w:val="nil"/>
            </w:tcBorders>
            <w:vAlign w:val="center"/>
            <w:tcPrChange w:id="3424" w:author="Anderson, Kenneth" w:date="2026-10-09T09:18:00Z" w16du:dateUtc="2026-10-09T13:18:00Z">
              <w:tcPr>
                <w:tcW w:w="893" w:type="dxa"/>
                <w:tcBorders>
                  <w:top w:val="nil"/>
                  <w:bottom w:val="nil"/>
                </w:tcBorders>
              </w:tcPr>
            </w:tcPrChange>
          </w:tcPr>
          <w:p w14:paraId="02FA38EF" w14:textId="234135F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25" w:author="Anderson, Kenneth" w:date="2026-10-09T09:17:00Z" w16du:dateUtc="2026-10-09T13:17:00Z"/>
                <w:rFonts w:ascii="Times New Roman" w:hAnsi="Times New Roman" w:cs="Times New Roman"/>
                <w:sz w:val="22"/>
                <w:szCs w:val="22"/>
                <w:rPrChange w:id="3426" w:author="Anderson, Kenneth" w:date="2026-10-09T09:20:00Z" w16du:dateUtc="2026-10-09T13:20:00Z">
                  <w:rPr>
                    <w:ins w:id="3427" w:author="Anderson, Kenneth" w:date="2026-10-09T09:17:00Z" w16du:dateUtc="2026-10-09T13:17:00Z"/>
                    <w:rFonts w:ascii="Times New Roman" w:hAnsi="Times New Roman" w:cs="Times New Roman"/>
                  </w:rPr>
                </w:rPrChange>
              </w:rPr>
            </w:pPr>
            <w:ins w:id="3428" w:author="Anderson, Kenneth" w:date="2026-10-09T09:18:00Z" w16du:dateUtc="2026-10-09T13:18:00Z">
              <w:r w:rsidRPr="00344A90">
                <w:rPr>
                  <w:rFonts w:ascii="Times New Roman" w:hAnsi="Times New Roman" w:cs="Times New Roman"/>
                  <w:color w:val="000000"/>
                  <w:sz w:val="22"/>
                  <w:szCs w:val="22"/>
                  <w:rPrChange w:id="3429" w:author="Anderson, Kenneth" w:date="2026-10-09T09:20:00Z" w16du:dateUtc="2026-10-09T13:20:00Z">
                    <w:rPr>
                      <w:rFonts w:ascii="Segoe UI" w:hAnsi="Segoe UI" w:cs="Segoe UI"/>
                      <w:color w:val="000000"/>
                      <w:sz w:val="16"/>
                      <w:szCs w:val="16"/>
                    </w:rPr>
                  </w:rPrChange>
                </w:rPr>
                <w:t>26%</w:t>
              </w:r>
            </w:ins>
          </w:p>
        </w:tc>
        <w:tc>
          <w:tcPr>
            <w:tcW w:w="939" w:type="dxa"/>
            <w:tcBorders>
              <w:top w:val="nil"/>
              <w:bottom w:val="nil"/>
            </w:tcBorders>
            <w:vAlign w:val="center"/>
            <w:tcPrChange w:id="3430" w:author="Anderson, Kenneth" w:date="2026-10-09T09:18:00Z" w16du:dateUtc="2026-10-09T13:18:00Z">
              <w:tcPr>
                <w:tcW w:w="1553" w:type="dxa"/>
                <w:tcBorders>
                  <w:top w:val="nil"/>
                  <w:bottom w:val="nil"/>
                </w:tcBorders>
              </w:tcPr>
            </w:tcPrChange>
          </w:tcPr>
          <w:p w14:paraId="5466CE96" w14:textId="622AF39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31" w:author="Anderson, Kenneth" w:date="2026-10-09T09:17:00Z" w16du:dateUtc="2026-10-09T13:17:00Z"/>
                <w:rFonts w:ascii="Times New Roman" w:hAnsi="Times New Roman" w:cs="Times New Roman"/>
                <w:sz w:val="22"/>
                <w:szCs w:val="22"/>
                <w:rPrChange w:id="3432" w:author="Anderson, Kenneth" w:date="2026-10-09T09:20:00Z" w16du:dateUtc="2026-10-09T13:20:00Z">
                  <w:rPr>
                    <w:ins w:id="3433" w:author="Anderson, Kenneth" w:date="2026-10-09T09:17:00Z" w16du:dateUtc="2026-10-09T13:17:00Z"/>
                    <w:rFonts w:ascii="Times New Roman" w:hAnsi="Times New Roman" w:cs="Times New Roman"/>
                  </w:rPr>
                </w:rPrChange>
              </w:rPr>
            </w:pPr>
            <w:ins w:id="3434" w:author="Anderson, Kenneth" w:date="2026-10-09T09:18:00Z" w16du:dateUtc="2026-10-09T13:18:00Z">
              <w:r w:rsidRPr="00344A90">
                <w:rPr>
                  <w:rFonts w:ascii="Times New Roman" w:hAnsi="Times New Roman" w:cs="Times New Roman"/>
                  <w:color w:val="000000"/>
                  <w:sz w:val="22"/>
                  <w:szCs w:val="22"/>
                  <w:rPrChange w:id="3435" w:author="Anderson, Kenneth" w:date="2026-10-09T09:20:00Z" w16du:dateUtc="2026-10-09T13:20:00Z">
                    <w:rPr>
                      <w:rFonts w:ascii="Segoe UI" w:hAnsi="Segoe UI" w:cs="Segoe UI"/>
                      <w:color w:val="000000"/>
                      <w:sz w:val="16"/>
                      <w:szCs w:val="16"/>
                    </w:rPr>
                  </w:rPrChange>
                </w:rPr>
                <w:t>53%</w:t>
              </w:r>
            </w:ins>
          </w:p>
        </w:tc>
        <w:tc>
          <w:tcPr>
            <w:tcW w:w="793" w:type="dxa"/>
            <w:tcBorders>
              <w:top w:val="nil"/>
              <w:bottom w:val="nil"/>
            </w:tcBorders>
            <w:vAlign w:val="center"/>
            <w:tcPrChange w:id="3436" w:author="Anderson, Kenneth" w:date="2026-10-09T09:18:00Z" w16du:dateUtc="2026-10-09T13:18:00Z">
              <w:tcPr>
                <w:tcW w:w="891" w:type="dxa"/>
                <w:tcBorders>
                  <w:top w:val="nil"/>
                  <w:bottom w:val="nil"/>
                </w:tcBorders>
              </w:tcPr>
            </w:tcPrChange>
          </w:tcPr>
          <w:p w14:paraId="07103F51" w14:textId="3320969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37" w:author="Anderson, Kenneth" w:date="2026-10-09T09:17:00Z" w16du:dateUtc="2026-10-09T13:17:00Z"/>
                <w:rFonts w:ascii="Times New Roman" w:hAnsi="Times New Roman" w:cs="Times New Roman"/>
                <w:sz w:val="22"/>
                <w:szCs w:val="22"/>
                <w:rPrChange w:id="3438" w:author="Anderson, Kenneth" w:date="2026-10-09T09:20:00Z" w16du:dateUtc="2026-10-09T13:20:00Z">
                  <w:rPr>
                    <w:ins w:id="3439" w:author="Anderson, Kenneth" w:date="2026-10-09T09:17:00Z" w16du:dateUtc="2026-10-09T13:17:00Z"/>
                    <w:rFonts w:ascii="Times New Roman" w:hAnsi="Times New Roman" w:cs="Times New Roman"/>
                  </w:rPr>
                </w:rPrChange>
              </w:rPr>
            </w:pPr>
            <w:ins w:id="3440" w:author="Anderson, Kenneth" w:date="2026-10-09T09:18:00Z" w16du:dateUtc="2026-10-09T13:18:00Z">
              <w:r w:rsidRPr="00344A90">
                <w:rPr>
                  <w:rFonts w:ascii="Times New Roman" w:hAnsi="Times New Roman" w:cs="Times New Roman"/>
                  <w:color w:val="000000"/>
                  <w:sz w:val="22"/>
                  <w:szCs w:val="22"/>
                  <w:rPrChange w:id="3441" w:author="Anderson, Kenneth" w:date="2026-10-09T09:20:00Z" w16du:dateUtc="2026-10-09T13:20:00Z">
                    <w:rPr>
                      <w:rFonts w:ascii="Segoe UI" w:hAnsi="Segoe UI" w:cs="Segoe UI"/>
                      <w:color w:val="000000"/>
                      <w:sz w:val="16"/>
                      <w:szCs w:val="16"/>
                    </w:rPr>
                  </w:rPrChange>
                </w:rPr>
                <w:t>93%</w:t>
              </w:r>
            </w:ins>
          </w:p>
        </w:tc>
        <w:tc>
          <w:tcPr>
            <w:tcW w:w="1165" w:type="dxa"/>
            <w:tcBorders>
              <w:top w:val="nil"/>
              <w:bottom w:val="nil"/>
            </w:tcBorders>
            <w:vAlign w:val="center"/>
            <w:tcPrChange w:id="3442" w:author="Anderson, Kenneth" w:date="2026-10-09T09:18:00Z" w16du:dateUtc="2026-10-09T13:18:00Z">
              <w:tcPr>
                <w:tcW w:w="2529" w:type="dxa"/>
                <w:tcBorders>
                  <w:top w:val="nil"/>
                  <w:bottom w:val="nil"/>
                </w:tcBorders>
              </w:tcPr>
            </w:tcPrChange>
          </w:tcPr>
          <w:p w14:paraId="1559C358" w14:textId="43DFE3A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43" w:author="Anderson, Kenneth" w:date="2026-10-09T09:17:00Z" w16du:dateUtc="2026-10-09T13:17:00Z"/>
                <w:rFonts w:ascii="Times New Roman" w:hAnsi="Times New Roman" w:cs="Times New Roman"/>
                <w:sz w:val="22"/>
                <w:szCs w:val="22"/>
                <w:rPrChange w:id="3444" w:author="Anderson, Kenneth" w:date="2026-10-09T09:20:00Z" w16du:dateUtc="2026-10-09T13:20:00Z">
                  <w:rPr>
                    <w:ins w:id="3445" w:author="Anderson, Kenneth" w:date="2026-10-09T09:17:00Z" w16du:dateUtc="2026-10-09T13:17:00Z"/>
                    <w:rFonts w:ascii="Times New Roman" w:hAnsi="Times New Roman" w:cs="Times New Roman"/>
                  </w:rPr>
                </w:rPrChange>
              </w:rPr>
            </w:pPr>
            <w:ins w:id="3446" w:author="Anderson, Kenneth" w:date="2026-10-09T09:18:00Z" w16du:dateUtc="2026-10-09T13:18:00Z">
              <w:r w:rsidRPr="00344A90">
                <w:rPr>
                  <w:rFonts w:ascii="Times New Roman" w:hAnsi="Times New Roman" w:cs="Times New Roman"/>
                  <w:color w:val="000000"/>
                  <w:sz w:val="22"/>
                  <w:szCs w:val="22"/>
                  <w:rPrChange w:id="3447" w:author="Anderson, Kenneth" w:date="2026-10-09T09:20:00Z" w16du:dateUtc="2026-10-09T13:20:00Z">
                    <w:rPr>
                      <w:rFonts w:ascii="Segoe UI" w:hAnsi="Segoe UI" w:cs="Segoe UI"/>
                      <w:color w:val="000000"/>
                      <w:sz w:val="16"/>
                      <w:szCs w:val="16"/>
                    </w:rPr>
                  </w:rPrChange>
                </w:rPr>
                <w:t>29%</w:t>
              </w:r>
            </w:ins>
          </w:p>
        </w:tc>
      </w:tr>
      <w:tr w:rsidR="00D32DEE" w:rsidRPr="007E5245" w14:paraId="244BECB7" w14:textId="77777777" w:rsidTr="00D32DEE">
        <w:tblPrEx>
          <w:tblW w:w="0" w:type="auto"/>
          <w:tblLook w:val="06A0" w:firstRow="1" w:lastRow="0" w:firstColumn="1" w:lastColumn="0" w:noHBand="1" w:noVBand="1"/>
          <w:tblPrExChange w:id="3448" w:author="Anderson, Kenneth" w:date="2026-10-09T09:18:00Z" w16du:dateUtc="2026-10-09T13:18:00Z">
            <w:tblPrEx>
              <w:tblW w:w="0" w:type="auto"/>
              <w:tblLook w:val="06A0" w:firstRow="1" w:lastRow="0" w:firstColumn="1" w:lastColumn="0" w:noHBand="1" w:noVBand="1"/>
            </w:tblPrEx>
          </w:tblPrExChange>
        </w:tblPrEx>
        <w:trPr>
          <w:trHeight w:val="216"/>
          <w:ins w:id="3449" w:author="Anderson, Kenneth" w:date="2026-10-09T09:17:00Z"/>
          <w:trPrChange w:id="3450"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3451" w:author="Anderson, Kenneth" w:date="2026-10-09T09:18:00Z" w16du:dateUtc="2026-10-09T13:18:00Z">
              <w:tcPr>
                <w:tcW w:w="1060" w:type="dxa"/>
                <w:tcBorders>
                  <w:top w:val="nil"/>
                  <w:bottom w:val="single" w:sz="4" w:space="0" w:color="auto"/>
                </w:tcBorders>
              </w:tcPr>
            </w:tcPrChange>
          </w:tcPr>
          <w:p w14:paraId="54882C78" w14:textId="77777777" w:rsidR="00D32DEE" w:rsidRPr="007E5245" w:rsidRDefault="00D32DEE" w:rsidP="00D32DEE">
            <w:pPr>
              <w:pStyle w:val="TableNormal1"/>
              <w:rPr>
                <w:ins w:id="3452"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3453" w:author="Anderson, Kenneth" w:date="2026-10-09T09:18:00Z" w16du:dateUtc="2026-10-09T13:18:00Z">
              <w:tcPr>
                <w:tcW w:w="1431" w:type="dxa"/>
                <w:tcBorders>
                  <w:top w:val="nil"/>
                  <w:bottom w:val="single" w:sz="4" w:space="0" w:color="auto"/>
                </w:tcBorders>
              </w:tcPr>
            </w:tcPrChange>
          </w:tcPr>
          <w:p w14:paraId="071ECEAA"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54"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3455" w:author="Anderson, Kenneth" w:date="2026-10-09T09:18:00Z" w16du:dateUtc="2026-10-09T13:18:00Z">
              <w:tcPr>
                <w:tcW w:w="2110" w:type="dxa"/>
                <w:tcBorders>
                  <w:top w:val="nil"/>
                  <w:bottom w:val="single" w:sz="4" w:space="0" w:color="auto"/>
                </w:tcBorders>
              </w:tcPr>
            </w:tcPrChange>
          </w:tcPr>
          <w:p w14:paraId="43EB05C8"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456" w:author="Anderson, Kenneth" w:date="2026-10-09T09:17:00Z" w16du:dateUtc="2026-10-09T13:17:00Z"/>
                <w:rFonts w:ascii="Times New Roman" w:hAnsi="Times New Roman" w:cs="Times New Roman"/>
              </w:rPr>
            </w:pPr>
            <w:ins w:id="3457"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3458" w:author="Anderson, Kenneth" w:date="2026-10-09T09:18:00Z" w16du:dateUtc="2026-10-09T13:18:00Z">
              <w:tcPr>
                <w:tcW w:w="1119" w:type="dxa"/>
                <w:tcBorders>
                  <w:top w:val="nil"/>
                  <w:bottom w:val="single" w:sz="4" w:space="0" w:color="auto"/>
                </w:tcBorders>
              </w:tcPr>
            </w:tcPrChange>
          </w:tcPr>
          <w:p w14:paraId="2A49A213"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59" w:author="Anderson, Kenneth" w:date="2026-10-09T09:17:00Z" w16du:dateUtc="2026-10-09T13:17:00Z"/>
                <w:rFonts w:ascii="Times New Roman" w:hAnsi="Times New Roman" w:cs="Times New Roman"/>
              </w:rPr>
            </w:pPr>
            <w:ins w:id="3460" w:author="Anderson, Kenneth" w:date="2026-10-09T09:17:00Z" w16du:dateUtc="2026-10-09T13:17:00Z">
              <w:r w:rsidRPr="007E5245">
                <w:rPr>
                  <w:rFonts w:ascii="Times New Roman" w:hAnsi="Times New Roman" w:cs="Times New Roman"/>
                  <w:color w:val="000000"/>
                </w:rPr>
                <w:t>75,195</w:t>
              </w:r>
            </w:ins>
          </w:p>
        </w:tc>
        <w:tc>
          <w:tcPr>
            <w:tcW w:w="933" w:type="dxa"/>
            <w:gridSpan w:val="2"/>
            <w:tcBorders>
              <w:top w:val="nil"/>
              <w:bottom w:val="single" w:sz="4" w:space="0" w:color="auto"/>
            </w:tcBorders>
            <w:vAlign w:val="center"/>
            <w:tcPrChange w:id="3461" w:author="Anderson, Kenneth" w:date="2026-10-09T09:18:00Z" w16du:dateUtc="2026-10-09T13:18:00Z">
              <w:tcPr>
                <w:tcW w:w="1374" w:type="dxa"/>
                <w:gridSpan w:val="2"/>
                <w:tcBorders>
                  <w:top w:val="nil"/>
                  <w:bottom w:val="single" w:sz="4" w:space="0" w:color="auto"/>
                </w:tcBorders>
              </w:tcPr>
            </w:tcPrChange>
          </w:tcPr>
          <w:p w14:paraId="65DB7344" w14:textId="0461430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62" w:author="Anderson, Kenneth" w:date="2026-10-09T09:17:00Z" w16du:dateUtc="2026-10-09T13:17:00Z"/>
                <w:rFonts w:ascii="Times New Roman" w:hAnsi="Times New Roman" w:cs="Times New Roman"/>
                <w:sz w:val="22"/>
                <w:szCs w:val="22"/>
                <w:rPrChange w:id="3463" w:author="Anderson, Kenneth" w:date="2026-10-09T09:20:00Z" w16du:dateUtc="2026-10-09T13:20:00Z">
                  <w:rPr>
                    <w:ins w:id="3464" w:author="Anderson, Kenneth" w:date="2026-10-09T09:17:00Z" w16du:dateUtc="2026-10-09T13:17:00Z"/>
                    <w:rFonts w:ascii="Times New Roman" w:hAnsi="Times New Roman" w:cs="Times New Roman"/>
                  </w:rPr>
                </w:rPrChange>
              </w:rPr>
            </w:pPr>
            <w:ins w:id="3465" w:author="Anderson, Kenneth" w:date="2026-10-09T09:18:00Z" w16du:dateUtc="2026-10-09T13:18:00Z">
              <w:r w:rsidRPr="00344A90">
                <w:rPr>
                  <w:rFonts w:ascii="Times New Roman" w:hAnsi="Times New Roman" w:cs="Times New Roman"/>
                  <w:color w:val="000000"/>
                  <w:sz w:val="22"/>
                  <w:szCs w:val="22"/>
                  <w:rPrChange w:id="3466" w:author="Anderson, Kenneth" w:date="2026-10-09T09:20:00Z" w16du:dateUtc="2026-10-09T13:20:00Z">
                    <w:rPr>
                      <w:rFonts w:ascii="Segoe UI" w:hAnsi="Segoe UI" w:cs="Segoe UI"/>
                      <w:color w:val="000000"/>
                      <w:sz w:val="16"/>
                      <w:szCs w:val="16"/>
                    </w:rPr>
                  </w:rPrChange>
                </w:rPr>
                <w:t>48%</w:t>
              </w:r>
            </w:ins>
          </w:p>
        </w:tc>
        <w:tc>
          <w:tcPr>
            <w:tcW w:w="795" w:type="dxa"/>
            <w:tcBorders>
              <w:top w:val="nil"/>
              <w:bottom w:val="single" w:sz="4" w:space="0" w:color="auto"/>
            </w:tcBorders>
            <w:vAlign w:val="center"/>
            <w:tcPrChange w:id="3467" w:author="Anderson, Kenneth" w:date="2026-10-09T09:18:00Z" w16du:dateUtc="2026-10-09T13:18:00Z">
              <w:tcPr>
                <w:tcW w:w="893" w:type="dxa"/>
                <w:tcBorders>
                  <w:top w:val="nil"/>
                  <w:bottom w:val="single" w:sz="4" w:space="0" w:color="auto"/>
                </w:tcBorders>
              </w:tcPr>
            </w:tcPrChange>
          </w:tcPr>
          <w:p w14:paraId="2EE1D2AB" w14:textId="135B345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68" w:author="Anderson, Kenneth" w:date="2026-10-09T09:17:00Z" w16du:dateUtc="2026-10-09T13:17:00Z"/>
                <w:rFonts w:ascii="Times New Roman" w:hAnsi="Times New Roman" w:cs="Times New Roman"/>
                <w:sz w:val="22"/>
                <w:szCs w:val="22"/>
                <w:rPrChange w:id="3469" w:author="Anderson, Kenneth" w:date="2026-10-09T09:20:00Z" w16du:dateUtc="2026-10-09T13:20:00Z">
                  <w:rPr>
                    <w:ins w:id="3470" w:author="Anderson, Kenneth" w:date="2026-10-09T09:17:00Z" w16du:dateUtc="2026-10-09T13:17:00Z"/>
                    <w:rFonts w:ascii="Times New Roman" w:hAnsi="Times New Roman" w:cs="Times New Roman"/>
                  </w:rPr>
                </w:rPrChange>
              </w:rPr>
            </w:pPr>
            <w:ins w:id="3471" w:author="Anderson, Kenneth" w:date="2026-10-09T09:18:00Z" w16du:dateUtc="2026-10-09T13:18:00Z">
              <w:r w:rsidRPr="00344A90">
                <w:rPr>
                  <w:rFonts w:ascii="Times New Roman" w:hAnsi="Times New Roman" w:cs="Times New Roman"/>
                  <w:color w:val="000000"/>
                  <w:sz w:val="22"/>
                  <w:szCs w:val="22"/>
                  <w:rPrChange w:id="3472" w:author="Anderson, Kenneth" w:date="2026-10-09T09:20:00Z" w16du:dateUtc="2026-10-09T13:20:00Z">
                    <w:rPr>
                      <w:rFonts w:ascii="Segoe UI" w:hAnsi="Segoe UI" w:cs="Segoe UI"/>
                      <w:color w:val="000000"/>
                      <w:sz w:val="16"/>
                      <w:szCs w:val="16"/>
                    </w:rPr>
                  </w:rPrChange>
                </w:rPr>
                <w:t>9%</w:t>
              </w:r>
            </w:ins>
          </w:p>
        </w:tc>
        <w:tc>
          <w:tcPr>
            <w:tcW w:w="939" w:type="dxa"/>
            <w:tcBorders>
              <w:top w:val="nil"/>
              <w:bottom w:val="single" w:sz="4" w:space="0" w:color="auto"/>
            </w:tcBorders>
            <w:vAlign w:val="center"/>
            <w:tcPrChange w:id="3473" w:author="Anderson, Kenneth" w:date="2026-10-09T09:18:00Z" w16du:dateUtc="2026-10-09T13:18:00Z">
              <w:tcPr>
                <w:tcW w:w="1553" w:type="dxa"/>
                <w:tcBorders>
                  <w:top w:val="nil"/>
                  <w:bottom w:val="single" w:sz="4" w:space="0" w:color="auto"/>
                </w:tcBorders>
              </w:tcPr>
            </w:tcPrChange>
          </w:tcPr>
          <w:p w14:paraId="285BB13B" w14:textId="27B4505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74" w:author="Anderson, Kenneth" w:date="2026-10-09T09:17:00Z" w16du:dateUtc="2026-10-09T13:17:00Z"/>
                <w:rFonts w:ascii="Times New Roman" w:hAnsi="Times New Roman" w:cs="Times New Roman"/>
                <w:sz w:val="22"/>
                <w:szCs w:val="22"/>
                <w:rPrChange w:id="3475" w:author="Anderson, Kenneth" w:date="2026-10-09T09:20:00Z" w16du:dateUtc="2026-10-09T13:20:00Z">
                  <w:rPr>
                    <w:ins w:id="3476" w:author="Anderson, Kenneth" w:date="2026-10-09T09:17:00Z" w16du:dateUtc="2026-10-09T13:17:00Z"/>
                    <w:rFonts w:ascii="Times New Roman" w:hAnsi="Times New Roman" w:cs="Times New Roman"/>
                  </w:rPr>
                </w:rPrChange>
              </w:rPr>
            </w:pPr>
            <w:ins w:id="3477" w:author="Anderson, Kenneth" w:date="2026-10-09T09:18:00Z" w16du:dateUtc="2026-10-09T13:18:00Z">
              <w:r w:rsidRPr="00344A90">
                <w:rPr>
                  <w:rFonts w:ascii="Times New Roman" w:hAnsi="Times New Roman" w:cs="Times New Roman"/>
                  <w:color w:val="000000"/>
                  <w:sz w:val="22"/>
                  <w:szCs w:val="22"/>
                  <w:rPrChange w:id="3478" w:author="Anderson, Kenneth" w:date="2026-10-09T09:20:00Z" w16du:dateUtc="2026-10-09T13:20:00Z">
                    <w:rPr>
                      <w:rFonts w:ascii="Segoe UI" w:hAnsi="Segoe UI" w:cs="Segoe UI"/>
                      <w:color w:val="000000"/>
                      <w:sz w:val="16"/>
                      <w:szCs w:val="16"/>
                    </w:rPr>
                  </w:rPrChange>
                </w:rPr>
                <w:t>64%</w:t>
              </w:r>
            </w:ins>
          </w:p>
        </w:tc>
        <w:tc>
          <w:tcPr>
            <w:tcW w:w="793" w:type="dxa"/>
            <w:tcBorders>
              <w:top w:val="nil"/>
              <w:bottom w:val="single" w:sz="4" w:space="0" w:color="auto"/>
            </w:tcBorders>
            <w:vAlign w:val="center"/>
            <w:tcPrChange w:id="3479" w:author="Anderson, Kenneth" w:date="2026-10-09T09:18:00Z" w16du:dateUtc="2026-10-09T13:18:00Z">
              <w:tcPr>
                <w:tcW w:w="891" w:type="dxa"/>
                <w:tcBorders>
                  <w:top w:val="nil"/>
                  <w:bottom w:val="single" w:sz="4" w:space="0" w:color="auto"/>
                </w:tcBorders>
              </w:tcPr>
            </w:tcPrChange>
          </w:tcPr>
          <w:p w14:paraId="60AAE65E" w14:textId="23140A1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80" w:author="Anderson, Kenneth" w:date="2026-10-09T09:17:00Z" w16du:dateUtc="2026-10-09T13:17:00Z"/>
                <w:rFonts w:ascii="Times New Roman" w:hAnsi="Times New Roman" w:cs="Times New Roman"/>
                <w:sz w:val="22"/>
                <w:szCs w:val="22"/>
                <w:rPrChange w:id="3481" w:author="Anderson, Kenneth" w:date="2026-10-09T09:20:00Z" w16du:dateUtc="2026-10-09T13:20:00Z">
                  <w:rPr>
                    <w:ins w:id="3482" w:author="Anderson, Kenneth" w:date="2026-10-09T09:17:00Z" w16du:dateUtc="2026-10-09T13:17:00Z"/>
                    <w:rFonts w:ascii="Times New Roman" w:hAnsi="Times New Roman" w:cs="Times New Roman"/>
                  </w:rPr>
                </w:rPrChange>
              </w:rPr>
            </w:pPr>
            <w:ins w:id="3483" w:author="Anderson, Kenneth" w:date="2026-10-09T09:18:00Z" w16du:dateUtc="2026-10-09T13:18:00Z">
              <w:r w:rsidRPr="00344A90">
                <w:rPr>
                  <w:rFonts w:ascii="Times New Roman" w:hAnsi="Times New Roman" w:cs="Times New Roman"/>
                  <w:color w:val="000000"/>
                  <w:sz w:val="22"/>
                  <w:szCs w:val="22"/>
                  <w:rPrChange w:id="3484" w:author="Anderson, Kenneth" w:date="2026-10-09T09:20:00Z" w16du:dateUtc="2026-10-09T13:20:00Z">
                    <w:rPr>
                      <w:rFonts w:ascii="Segoe UI" w:hAnsi="Segoe UI" w:cs="Segoe UI"/>
                      <w:color w:val="000000"/>
                      <w:sz w:val="16"/>
                      <w:szCs w:val="16"/>
                    </w:rPr>
                  </w:rPrChange>
                </w:rPr>
                <w:t>100%</w:t>
              </w:r>
            </w:ins>
          </w:p>
        </w:tc>
        <w:tc>
          <w:tcPr>
            <w:tcW w:w="1165" w:type="dxa"/>
            <w:tcBorders>
              <w:top w:val="nil"/>
              <w:bottom w:val="single" w:sz="4" w:space="0" w:color="auto"/>
            </w:tcBorders>
            <w:vAlign w:val="center"/>
            <w:tcPrChange w:id="3485" w:author="Anderson, Kenneth" w:date="2026-10-09T09:18:00Z" w16du:dateUtc="2026-10-09T13:18:00Z">
              <w:tcPr>
                <w:tcW w:w="2529" w:type="dxa"/>
                <w:tcBorders>
                  <w:top w:val="nil"/>
                  <w:bottom w:val="single" w:sz="4" w:space="0" w:color="auto"/>
                </w:tcBorders>
              </w:tcPr>
            </w:tcPrChange>
          </w:tcPr>
          <w:p w14:paraId="17549E5C" w14:textId="50FCE6D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86" w:author="Anderson, Kenneth" w:date="2026-10-09T09:17:00Z" w16du:dateUtc="2026-10-09T13:17:00Z"/>
                <w:rFonts w:ascii="Times New Roman" w:hAnsi="Times New Roman" w:cs="Times New Roman"/>
                <w:sz w:val="22"/>
                <w:szCs w:val="22"/>
                <w:rPrChange w:id="3487" w:author="Anderson, Kenneth" w:date="2026-10-09T09:20:00Z" w16du:dateUtc="2026-10-09T13:20:00Z">
                  <w:rPr>
                    <w:ins w:id="3488" w:author="Anderson, Kenneth" w:date="2026-10-09T09:17:00Z" w16du:dateUtc="2026-10-09T13:17:00Z"/>
                    <w:rFonts w:ascii="Times New Roman" w:hAnsi="Times New Roman" w:cs="Times New Roman"/>
                  </w:rPr>
                </w:rPrChange>
              </w:rPr>
            </w:pPr>
            <w:ins w:id="3489" w:author="Anderson, Kenneth" w:date="2026-10-09T09:18:00Z" w16du:dateUtc="2026-10-09T13:18:00Z">
              <w:r w:rsidRPr="00344A90">
                <w:rPr>
                  <w:rFonts w:ascii="Times New Roman" w:hAnsi="Times New Roman" w:cs="Times New Roman"/>
                  <w:color w:val="000000"/>
                  <w:sz w:val="22"/>
                  <w:szCs w:val="22"/>
                  <w:rPrChange w:id="3490" w:author="Anderson, Kenneth" w:date="2026-10-09T09:20:00Z" w16du:dateUtc="2026-10-09T13:20:00Z">
                    <w:rPr>
                      <w:rFonts w:ascii="Segoe UI" w:hAnsi="Segoe UI" w:cs="Segoe UI"/>
                      <w:color w:val="000000"/>
                      <w:sz w:val="16"/>
                      <w:szCs w:val="16"/>
                    </w:rPr>
                  </w:rPrChange>
                </w:rPr>
                <w:t>0%</w:t>
              </w:r>
            </w:ins>
          </w:p>
        </w:tc>
      </w:tr>
      <w:tr w:rsidR="00D32DEE" w:rsidRPr="007E5245" w14:paraId="79FFF8CA" w14:textId="77777777" w:rsidTr="00D32DEE">
        <w:tblPrEx>
          <w:tblW w:w="0" w:type="auto"/>
          <w:tblLook w:val="06A0" w:firstRow="1" w:lastRow="0" w:firstColumn="1" w:lastColumn="0" w:noHBand="1" w:noVBand="1"/>
          <w:tblPrExChange w:id="3491" w:author="Anderson, Kenneth" w:date="2026-10-09T09:18:00Z" w16du:dateUtc="2026-10-09T13:18:00Z">
            <w:tblPrEx>
              <w:tblW w:w="0" w:type="auto"/>
              <w:tblLook w:val="06A0" w:firstRow="1" w:lastRow="0" w:firstColumn="1" w:lastColumn="0" w:noHBand="1" w:noVBand="1"/>
            </w:tblPrEx>
          </w:tblPrExChange>
        </w:tblPrEx>
        <w:trPr>
          <w:trHeight w:val="216"/>
          <w:ins w:id="3492" w:author="Anderson, Kenneth" w:date="2026-10-09T09:17:00Z"/>
          <w:trPrChange w:id="3493"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3494" w:author="Anderson, Kenneth" w:date="2026-10-09T09:18:00Z" w16du:dateUtc="2026-10-09T13:18:00Z">
              <w:tcPr>
                <w:tcW w:w="1060" w:type="dxa"/>
                <w:tcBorders>
                  <w:top w:val="single" w:sz="4" w:space="0" w:color="auto"/>
                  <w:bottom w:val="nil"/>
                </w:tcBorders>
              </w:tcPr>
            </w:tcPrChange>
          </w:tcPr>
          <w:p w14:paraId="0FC4F24A" w14:textId="77777777" w:rsidR="00D32DEE" w:rsidRPr="007E5245" w:rsidRDefault="00D32DEE" w:rsidP="00D32DEE">
            <w:pPr>
              <w:pStyle w:val="TableNormal1"/>
              <w:rPr>
                <w:ins w:id="3495" w:author="Anderson, Kenneth" w:date="2026-10-09T09:17:00Z" w16du:dateUtc="2026-10-09T13:17:00Z"/>
                <w:rFonts w:ascii="Times New Roman" w:hAnsi="Times New Roman" w:cs="Times New Roman"/>
              </w:rPr>
            </w:pPr>
            <w:ins w:id="3496" w:author="Anderson, Kenneth" w:date="2026-10-09T09:17:00Z" w16du:dateUtc="2026-10-09T13:17:00Z">
              <w:r w:rsidRPr="007E5245">
                <w:rPr>
                  <w:rFonts w:ascii="Times New Roman" w:hAnsi="Times New Roman" w:cs="Times New Roman"/>
                  <w:color w:val="000000"/>
                </w:rPr>
                <w:t>SJRE</w:t>
              </w:r>
            </w:ins>
          </w:p>
        </w:tc>
        <w:tc>
          <w:tcPr>
            <w:tcW w:w="1216" w:type="dxa"/>
            <w:tcBorders>
              <w:top w:val="single" w:sz="4" w:space="0" w:color="auto"/>
              <w:bottom w:val="nil"/>
            </w:tcBorders>
            <w:tcPrChange w:id="3497" w:author="Anderson, Kenneth" w:date="2026-10-09T09:18:00Z" w16du:dateUtc="2026-10-09T13:18:00Z">
              <w:tcPr>
                <w:tcW w:w="1431" w:type="dxa"/>
                <w:tcBorders>
                  <w:top w:val="single" w:sz="4" w:space="0" w:color="auto"/>
                  <w:bottom w:val="nil"/>
                </w:tcBorders>
              </w:tcPr>
            </w:tcPrChange>
          </w:tcPr>
          <w:p w14:paraId="118FB124"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498" w:author="Anderson, Kenneth" w:date="2026-10-09T09:17:00Z" w16du:dateUtc="2026-10-09T13:17:00Z"/>
                <w:rFonts w:ascii="Times New Roman" w:hAnsi="Times New Roman" w:cs="Times New Roman"/>
              </w:rPr>
            </w:pPr>
            <w:ins w:id="3499" w:author="Anderson, Kenneth" w:date="2026-10-09T09:17:00Z" w16du:dateUtc="2026-10-09T13:17:00Z">
              <w:r w:rsidRPr="007E5245">
                <w:rPr>
                  <w:rFonts w:ascii="Times New Roman" w:hAnsi="Times New Roman" w:cs="Times New Roman"/>
                  <w:color w:val="000000"/>
                </w:rPr>
                <w:t>33</w:t>
              </w:r>
            </w:ins>
          </w:p>
        </w:tc>
        <w:tc>
          <w:tcPr>
            <w:tcW w:w="1206" w:type="dxa"/>
            <w:tcBorders>
              <w:top w:val="single" w:sz="4" w:space="0" w:color="auto"/>
              <w:bottom w:val="nil"/>
            </w:tcBorders>
            <w:tcPrChange w:id="3500" w:author="Anderson, Kenneth" w:date="2026-10-09T09:18:00Z" w16du:dateUtc="2026-10-09T13:18:00Z">
              <w:tcPr>
                <w:tcW w:w="2110" w:type="dxa"/>
                <w:tcBorders>
                  <w:top w:val="single" w:sz="4" w:space="0" w:color="auto"/>
                  <w:bottom w:val="nil"/>
                </w:tcBorders>
              </w:tcPr>
            </w:tcPrChange>
          </w:tcPr>
          <w:p w14:paraId="508B64A7"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501" w:author="Anderson, Kenneth" w:date="2026-10-09T09:17:00Z" w16du:dateUtc="2026-10-09T13:17:00Z"/>
                <w:rFonts w:ascii="Times New Roman" w:hAnsi="Times New Roman" w:cs="Times New Roman"/>
              </w:rPr>
            </w:pPr>
            <w:ins w:id="3502" w:author="Anderson, Kenneth" w:date="2026-10-09T09:17:00Z" w16du:dateUtc="2026-10-09T13:17:00Z">
              <w:r w:rsidRPr="007E5245">
                <w:rPr>
                  <w:rFonts w:ascii="Times New Roman" w:hAnsi="Times New Roman" w:cs="Times New Roman"/>
                  <w:color w:val="000000"/>
                </w:rPr>
                <w:t>2024</w:t>
              </w:r>
            </w:ins>
          </w:p>
        </w:tc>
        <w:tc>
          <w:tcPr>
            <w:tcW w:w="1176" w:type="dxa"/>
            <w:tcBorders>
              <w:top w:val="single" w:sz="4" w:space="0" w:color="auto"/>
              <w:bottom w:val="nil"/>
            </w:tcBorders>
            <w:tcPrChange w:id="3503" w:author="Anderson, Kenneth" w:date="2026-10-09T09:18:00Z" w16du:dateUtc="2026-10-09T13:18:00Z">
              <w:tcPr>
                <w:tcW w:w="1119" w:type="dxa"/>
                <w:tcBorders>
                  <w:top w:val="single" w:sz="4" w:space="0" w:color="auto"/>
                  <w:bottom w:val="nil"/>
                </w:tcBorders>
              </w:tcPr>
            </w:tcPrChange>
          </w:tcPr>
          <w:p w14:paraId="0EA14BD0"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04" w:author="Anderson, Kenneth" w:date="2026-10-09T09:17:00Z" w16du:dateUtc="2026-10-09T13:17:00Z"/>
                <w:rFonts w:ascii="Times New Roman" w:hAnsi="Times New Roman" w:cs="Times New Roman"/>
              </w:rPr>
            </w:pPr>
            <w:ins w:id="3505" w:author="Anderson, Kenneth" w:date="2026-10-09T09:17:00Z" w16du:dateUtc="2026-10-09T13:17:00Z">
              <w:r w:rsidRPr="007E5245">
                <w:rPr>
                  <w:rFonts w:ascii="Times New Roman" w:hAnsi="Times New Roman" w:cs="Times New Roman"/>
                  <w:color w:val="000000"/>
                </w:rPr>
                <w:t>66,141</w:t>
              </w:r>
            </w:ins>
          </w:p>
        </w:tc>
        <w:tc>
          <w:tcPr>
            <w:tcW w:w="933" w:type="dxa"/>
            <w:gridSpan w:val="2"/>
            <w:tcBorders>
              <w:top w:val="single" w:sz="4" w:space="0" w:color="auto"/>
              <w:bottom w:val="nil"/>
            </w:tcBorders>
            <w:vAlign w:val="center"/>
            <w:tcPrChange w:id="3506" w:author="Anderson, Kenneth" w:date="2026-10-09T09:18:00Z" w16du:dateUtc="2026-10-09T13:18:00Z">
              <w:tcPr>
                <w:tcW w:w="1374" w:type="dxa"/>
                <w:gridSpan w:val="2"/>
                <w:tcBorders>
                  <w:top w:val="single" w:sz="4" w:space="0" w:color="auto"/>
                  <w:bottom w:val="nil"/>
                </w:tcBorders>
              </w:tcPr>
            </w:tcPrChange>
          </w:tcPr>
          <w:p w14:paraId="5CE628AD" w14:textId="69C6619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07" w:author="Anderson, Kenneth" w:date="2026-10-09T09:17:00Z" w16du:dateUtc="2026-10-09T13:17:00Z"/>
                <w:rFonts w:ascii="Times New Roman" w:hAnsi="Times New Roman" w:cs="Times New Roman"/>
                <w:sz w:val="22"/>
                <w:szCs w:val="22"/>
                <w:rPrChange w:id="3508" w:author="Anderson, Kenneth" w:date="2026-10-09T09:20:00Z" w16du:dateUtc="2026-10-09T13:20:00Z">
                  <w:rPr>
                    <w:ins w:id="3509" w:author="Anderson, Kenneth" w:date="2026-10-09T09:17:00Z" w16du:dateUtc="2026-10-09T13:17:00Z"/>
                    <w:rFonts w:ascii="Times New Roman" w:hAnsi="Times New Roman" w:cs="Times New Roman"/>
                  </w:rPr>
                </w:rPrChange>
              </w:rPr>
            </w:pPr>
            <w:ins w:id="3510" w:author="Anderson, Kenneth" w:date="2026-10-09T09:18:00Z" w16du:dateUtc="2026-10-09T13:18:00Z">
              <w:r w:rsidRPr="00344A90">
                <w:rPr>
                  <w:rFonts w:ascii="Times New Roman" w:hAnsi="Times New Roman" w:cs="Times New Roman"/>
                  <w:color w:val="000000"/>
                  <w:sz w:val="22"/>
                  <w:szCs w:val="22"/>
                  <w:rPrChange w:id="3511" w:author="Anderson, Kenneth" w:date="2026-10-09T09:20:00Z" w16du:dateUtc="2026-10-09T13:20:00Z">
                    <w:rPr>
                      <w:rFonts w:ascii="Segoe UI" w:hAnsi="Segoe UI" w:cs="Segoe UI"/>
                      <w:color w:val="000000"/>
                      <w:sz w:val="16"/>
                      <w:szCs w:val="16"/>
                    </w:rPr>
                  </w:rPrChange>
                </w:rPr>
                <w:t>5%</w:t>
              </w:r>
            </w:ins>
          </w:p>
        </w:tc>
        <w:tc>
          <w:tcPr>
            <w:tcW w:w="795" w:type="dxa"/>
            <w:tcBorders>
              <w:top w:val="single" w:sz="4" w:space="0" w:color="auto"/>
              <w:bottom w:val="nil"/>
            </w:tcBorders>
            <w:vAlign w:val="center"/>
            <w:tcPrChange w:id="3512" w:author="Anderson, Kenneth" w:date="2026-10-09T09:18:00Z" w16du:dateUtc="2026-10-09T13:18:00Z">
              <w:tcPr>
                <w:tcW w:w="893" w:type="dxa"/>
                <w:tcBorders>
                  <w:top w:val="single" w:sz="4" w:space="0" w:color="auto"/>
                  <w:bottom w:val="nil"/>
                </w:tcBorders>
              </w:tcPr>
            </w:tcPrChange>
          </w:tcPr>
          <w:p w14:paraId="04B364F2" w14:textId="4E103EC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13" w:author="Anderson, Kenneth" w:date="2026-10-09T09:17:00Z" w16du:dateUtc="2026-10-09T13:17:00Z"/>
                <w:rFonts w:ascii="Times New Roman" w:hAnsi="Times New Roman" w:cs="Times New Roman"/>
                <w:sz w:val="22"/>
                <w:szCs w:val="22"/>
                <w:rPrChange w:id="3514" w:author="Anderson, Kenneth" w:date="2026-10-09T09:20:00Z" w16du:dateUtc="2026-10-09T13:20:00Z">
                  <w:rPr>
                    <w:ins w:id="3515" w:author="Anderson, Kenneth" w:date="2026-10-09T09:17:00Z" w16du:dateUtc="2026-10-09T13:17:00Z"/>
                    <w:rFonts w:ascii="Times New Roman" w:hAnsi="Times New Roman" w:cs="Times New Roman"/>
                  </w:rPr>
                </w:rPrChange>
              </w:rPr>
            </w:pPr>
            <w:ins w:id="3516" w:author="Anderson, Kenneth" w:date="2026-10-09T09:18:00Z" w16du:dateUtc="2026-10-09T13:18:00Z">
              <w:r w:rsidRPr="00344A90">
                <w:rPr>
                  <w:rFonts w:ascii="Times New Roman" w:hAnsi="Times New Roman" w:cs="Times New Roman"/>
                  <w:color w:val="000000"/>
                  <w:sz w:val="22"/>
                  <w:szCs w:val="22"/>
                  <w:rPrChange w:id="3517" w:author="Anderson, Kenneth" w:date="2026-10-09T09:20:00Z" w16du:dateUtc="2026-10-09T13:20:00Z">
                    <w:rPr>
                      <w:rFonts w:ascii="Segoe UI" w:hAnsi="Segoe UI" w:cs="Segoe UI"/>
                      <w:color w:val="000000"/>
                      <w:sz w:val="16"/>
                      <w:szCs w:val="16"/>
                    </w:rPr>
                  </w:rPrChange>
                </w:rPr>
                <w:t>70%</w:t>
              </w:r>
            </w:ins>
          </w:p>
        </w:tc>
        <w:tc>
          <w:tcPr>
            <w:tcW w:w="939" w:type="dxa"/>
            <w:tcBorders>
              <w:top w:val="single" w:sz="4" w:space="0" w:color="auto"/>
              <w:bottom w:val="nil"/>
            </w:tcBorders>
            <w:vAlign w:val="center"/>
            <w:tcPrChange w:id="3518" w:author="Anderson, Kenneth" w:date="2026-10-09T09:18:00Z" w16du:dateUtc="2026-10-09T13:18:00Z">
              <w:tcPr>
                <w:tcW w:w="1553" w:type="dxa"/>
                <w:tcBorders>
                  <w:top w:val="single" w:sz="4" w:space="0" w:color="auto"/>
                  <w:bottom w:val="nil"/>
                </w:tcBorders>
              </w:tcPr>
            </w:tcPrChange>
          </w:tcPr>
          <w:p w14:paraId="71344132" w14:textId="31A7E06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19" w:author="Anderson, Kenneth" w:date="2026-10-09T09:17:00Z" w16du:dateUtc="2026-10-09T13:17:00Z"/>
                <w:rFonts w:ascii="Times New Roman" w:hAnsi="Times New Roman" w:cs="Times New Roman"/>
                <w:sz w:val="22"/>
                <w:szCs w:val="22"/>
                <w:rPrChange w:id="3520" w:author="Anderson, Kenneth" w:date="2026-10-09T09:20:00Z" w16du:dateUtc="2026-10-09T13:20:00Z">
                  <w:rPr>
                    <w:ins w:id="3521" w:author="Anderson, Kenneth" w:date="2026-10-09T09:17:00Z" w16du:dateUtc="2026-10-09T13:17:00Z"/>
                    <w:rFonts w:ascii="Times New Roman" w:hAnsi="Times New Roman" w:cs="Times New Roman"/>
                  </w:rPr>
                </w:rPrChange>
              </w:rPr>
            </w:pPr>
            <w:ins w:id="3522" w:author="Anderson, Kenneth" w:date="2026-10-09T09:18:00Z" w16du:dateUtc="2026-10-09T13:18:00Z">
              <w:r w:rsidRPr="00344A90">
                <w:rPr>
                  <w:rFonts w:ascii="Times New Roman" w:hAnsi="Times New Roman" w:cs="Times New Roman"/>
                  <w:color w:val="000000"/>
                  <w:sz w:val="22"/>
                  <w:szCs w:val="22"/>
                  <w:rPrChange w:id="3523" w:author="Anderson, Kenneth" w:date="2026-10-09T09:20:00Z" w16du:dateUtc="2026-10-09T13:20:00Z">
                    <w:rPr>
                      <w:rFonts w:ascii="Segoe UI" w:hAnsi="Segoe UI" w:cs="Segoe UI"/>
                      <w:color w:val="000000"/>
                      <w:sz w:val="16"/>
                      <w:szCs w:val="16"/>
                    </w:rPr>
                  </w:rPrChange>
                </w:rPr>
                <w:t>77%</w:t>
              </w:r>
            </w:ins>
          </w:p>
        </w:tc>
        <w:tc>
          <w:tcPr>
            <w:tcW w:w="793" w:type="dxa"/>
            <w:tcBorders>
              <w:top w:val="single" w:sz="4" w:space="0" w:color="auto"/>
              <w:bottom w:val="nil"/>
            </w:tcBorders>
            <w:vAlign w:val="center"/>
            <w:tcPrChange w:id="3524" w:author="Anderson, Kenneth" w:date="2026-10-09T09:18:00Z" w16du:dateUtc="2026-10-09T13:18:00Z">
              <w:tcPr>
                <w:tcW w:w="891" w:type="dxa"/>
                <w:tcBorders>
                  <w:top w:val="single" w:sz="4" w:space="0" w:color="auto"/>
                  <w:bottom w:val="nil"/>
                </w:tcBorders>
              </w:tcPr>
            </w:tcPrChange>
          </w:tcPr>
          <w:p w14:paraId="7CB61E96" w14:textId="537C746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25" w:author="Anderson, Kenneth" w:date="2026-10-09T09:17:00Z" w16du:dateUtc="2026-10-09T13:17:00Z"/>
                <w:rFonts w:ascii="Times New Roman" w:hAnsi="Times New Roman" w:cs="Times New Roman"/>
                <w:sz w:val="22"/>
                <w:szCs w:val="22"/>
                <w:rPrChange w:id="3526" w:author="Anderson, Kenneth" w:date="2026-10-09T09:20:00Z" w16du:dateUtc="2026-10-09T13:20:00Z">
                  <w:rPr>
                    <w:ins w:id="3527" w:author="Anderson, Kenneth" w:date="2026-10-09T09:17:00Z" w16du:dateUtc="2026-10-09T13:17:00Z"/>
                    <w:rFonts w:ascii="Times New Roman" w:hAnsi="Times New Roman" w:cs="Times New Roman"/>
                  </w:rPr>
                </w:rPrChange>
              </w:rPr>
            </w:pPr>
            <w:ins w:id="3528" w:author="Anderson, Kenneth" w:date="2026-10-09T09:18:00Z" w16du:dateUtc="2026-10-09T13:18:00Z">
              <w:r w:rsidRPr="00344A90">
                <w:rPr>
                  <w:rFonts w:ascii="Times New Roman" w:hAnsi="Times New Roman" w:cs="Times New Roman"/>
                  <w:color w:val="000000"/>
                  <w:sz w:val="22"/>
                  <w:szCs w:val="22"/>
                  <w:rPrChange w:id="3529" w:author="Anderson, Kenneth" w:date="2026-10-09T09:20:00Z" w16du:dateUtc="2026-10-09T13:20:00Z">
                    <w:rPr>
                      <w:rFonts w:ascii="Segoe UI" w:hAnsi="Segoe UI" w:cs="Segoe UI"/>
                      <w:color w:val="000000"/>
                      <w:sz w:val="16"/>
                      <w:szCs w:val="16"/>
                    </w:rPr>
                  </w:rPrChange>
                </w:rPr>
                <w:t>88%</w:t>
              </w:r>
            </w:ins>
          </w:p>
        </w:tc>
        <w:tc>
          <w:tcPr>
            <w:tcW w:w="1165" w:type="dxa"/>
            <w:tcBorders>
              <w:top w:val="single" w:sz="4" w:space="0" w:color="auto"/>
              <w:bottom w:val="nil"/>
            </w:tcBorders>
            <w:vAlign w:val="center"/>
            <w:tcPrChange w:id="3530" w:author="Anderson, Kenneth" w:date="2026-10-09T09:18:00Z" w16du:dateUtc="2026-10-09T13:18:00Z">
              <w:tcPr>
                <w:tcW w:w="2529" w:type="dxa"/>
                <w:tcBorders>
                  <w:top w:val="single" w:sz="4" w:space="0" w:color="auto"/>
                  <w:bottom w:val="nil"/>
                </w:tcBorders>
              </w:tcPr>
            </w:tcPrChange>
          </w:tcPr>
          <w:p w14:paraId="71C05168" w14:textId="3545EB8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31" w:author="Anderson, Kenneth" w:date="2026-10-09T09:17:00Z" w16du:dateUtc="2026-10-09T13:17:00Z"/>
                <w:rFonts w:ascii="Times New Roman" w:hAnsi="Times New Roman" w:cs="Times New Roman"/>
                <w:sz w:val="22"/>
                <w:szCs w:val="22"/>
                <w:rPrChange w:id="3532" w:author="Anderson, Kenneth" w:date="2026-10-09T09:20:00Z" w16du:dateUtc="2026-10-09T13:20:00Z">
                  <w:rPr>
                    <w:ins w:id="3533" w:author="Anderson, Kenneth" w:date="2026-10-09T09:17:00Z" w16du:dateUtc="2026-10-09T13:17:00Z"/>
                    <w:rFonts w:ascii="Times New Roman" w:hAnsi="Times New Roman" w:cs="Times New Roman"/>
                  </w:rPr>
                </w:rPrChange>
              </w:rPr>
            </w:pPr>
            <w:ins w:id="3534" w:author="Anderson, Kenneth" w:date="2026-10-09T09:18:00Z" w16du:dateUtc="2026-10-09T13:18:00Z">
              <w:r w:rsidRPr="00344A90">
                <w:rPr>
                  <w:rFonts w:ascii="Times New Roman" w:hAnsi="Times New Roman" w:cs="Times New Roman"/>
                  <w:color w:val="000000"/>
                  <w:sz w:val="22"/>
                  <w:szCs w:val="22"/>
                  <w:rPrChange w:id="3535" w:author="Anderson, Kenneth" w:date="2026-10-09T09:20:00Z" w16du:dateUtc="2026-10-09T13:20:00Z">
                    <w:rPr>
                      <w:rFonts w:ascii="Segoe UI" w:hAnsi="Segoe UI" w:cs="Segoe UI"/>
                      <w:color w:val="000000"/>
                      <w:sz w:val="16"/>
                      <w:szCs w:val="16"/>
                    </w:rPr>
                  </w:rPrChange>
                </w:rPr>
                <w:t>72%</w:t>
              </w:r>
            </w:ins>
          </w:p>
        </w:tc>
      </w:tr>
      <w:tr w:rsidR="00D32DEE" w:rsidRPr="007E5245" w14:paraId="071ACE90" w14:textId="77777777" w:rsidTr="00D32DEE">
        <w:tblPrEx>
          <w:tblW w:w="0" w:type="auto"/>
          <w:tblLook w:val="06A0" w:firstRow="1" w:lastRow="0" w:firstColumn="1" w:lastColumn="0" w:noHBand="1" w:noVBand="1"/>
          <w:tblPrExChange w:id="3536" w:author="Anderson, Kenneth" w:date="2026-10-09T09:18:00Z" w16du:dateUtc="2026-10-09T13:18:00Z">
            <w:tblPrEx>
              <w:tblW w:w="0" w:type="auto"/>
              <w:tblLook w:val="06A0" w:firstRow="1" w:lastRow="0" w:firstColumn="1" w:lastColumn="0" w:noHBand="1" w:noVBand="1"/>
            </w:tblPrEx>
          </w:tblPrExChange>
        </w:tblPrEx>
        <w:trPr>
          <w:trHeight w:val="216"/>
          <w:ins w:id="3537" w:author="Anderson, Kenneth" w:date="2026-10-09T09:17:00Z"/>
          <w:trPrChange w:id="3538"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3539" w:author="Anderson, Kenneth" w:date="2026-10-09T09:18:00Z" w16du:dateUtc="2026-10-09T13:18:00Z">
              <w:tcPr>
                <w:tcW w:w="1060" w:type="dxa"/>
                <w:tcBorders>
                  <w:top w:val="nil"/>
                  <w:bottom w:val="single" w:sz="4" w:space="0" w:color="auto"/>
                </w:tcBorders>
              </w:tcPr>
            </w:tcPrChange>
          </w:tcPr>
          <w:p w14:paraId="6BF860E1" w14:textId="77777777" w:rsidR="00D32DEE" w:rsidRPr="007E5245" w:rsidRDefault="00D32DEE" w:rsidP="00D32DEE">
            <w:pPr>
              <w:pStyle w:val="TableNormal1"/>
              <w:rPr>
                <w:ins w:id="3540"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3541" w:author="Anderson, Kenneth" w:date="2026-10-09T09:18:00Z" w16du:dateUtc="2026-10-09T13:18:00Z">
              <w:tcPr>
                <w:tcW w:w="1431" w:type="dxa"/>
                <w:tcBorders>
                  <w:top w:val="nil"/>
                  <w:bottom w:val="single" w:sz="4" w:space="0" w:color="auto"/>
                </w:tcBorders>
              </w:tcPr>
            </w:tcPrChange>
          </w:tcPr>
          <w:p w14:paraId="32A98F8D"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42"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3543" w:author="Anderson, Kenneth" w:date="2026-10-09T09:18:00Z" w16du:dateUtc="2026-10-09T13:18:00Z">
              <w:tcPr>
                <w:tcW w:w="2110" w:type="dxa"/>
                <w:tcBorders>
                  <w:top w:val="nil"/>
                  <w:bottom w:val="single" w:sz="4" w:space="0" w:color="auto"/>
                </w:tcBorders>
              </w:tcPr>
            </w:tcPrChange>
          </w:tcPr>
          <w:p w14:paraId="2DF4D8C9"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544" w:author="Anderson, Kenneth" w:date="2026-10-09T09:17:00Z" w16du:dateUtc="2026-10-09T13:17:00Z"/>
                <w:rFonts w:ascii="Times New Roman" w:hAnsi="Times New Roman" w:cs="Times New Roman"/>
              </w:rPr>
            </w:pPr>
            <w:ins w:id="3545"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3546" w:author="Anderson, Kenneth" w:date="2026-10-09T09:18:00Z" w16du:dateUtc="2026-10-09T13:18:00Z">
              <w:tcPr>
                <w:tcW w:w="1119" w:type="dxa"/>
                <w:tcBorders>
                  <w:top w:val="nil"/>
                  <w:bottom w:val="single" w:sz="4" w:space="0" w:color="auto"/>
                </w:tcBorders>
              </w:tcPr>
            </w:tcPrChange>
          </w:tcPr>
          <w:p w14:paraId="252D5237"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47" w:author="Anderson, Kenneth" w:date="2026-10-09T09:17:00Z" w16du:dateUtc="2026-10-09T13:17:00Z"/>
                <w:rFonts w:ascii="Times New Roman" w:hAnsi="Times New Roman" w:cs="Times New Roman"/>
              </w:rPr>
            </w:pPr>
            <w:ins w:id="3548" w:author="Anderson, Kenneth" w:date="2026-10-09T09:17:00Z" w16du:dateUtc="2026-10-09T13:17:00Z">
              <w:r w:rsidRPr="007E5245">
                <w:rPr>
                  <w:rFonts w:ascii="Times New Roman" w:hAnsi="Times New Roman" w:cs="Times New Roman"/>
                  <w:color w:val="000000"/>
                </w:rPr>
                <w:t>134,681</w:t>
              </w:r>
            </w:ins>
          </w:p>
        </w:tc>
        <w:tc>
          <w:tcPr>
            <w:tcW w:w="933" w:type="dxa"/>
            <w:gridSpan w:val="2"/>
            <w:tcBorders>
              <w:top w:val="nil"/>
              <w:bottom w:val="single" w:sz="4" w:space="0" w:color="auto"/>
            </w:tcBorders>
            <w:vAlign w:val="center"/>
            <w:tcPrChange w:id="3549" w:author="Anderson, Kenneth" w:date="2026-10-09T09:18:00Z" w16du:dateUtc="2026-10-09T13:18:00Z">
              <w:tcPr>
                <w:tcW w:w="1374" w:type="dxa"/>
                <w:gridSpan w:val="2"/>
                <w:tcBorders>
                  <w:top w:val="nil"/>
                  <w:bottom w:val="single" w:sz="4" w:space="0" w:color="auto"/>
                </w:tcBorders>
              </w:tcPr>
            </w:tcPrChange>
          </w:tcPr>
          <w:p w14:paraId="56B7CE7D" w14:textId="4B1911F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50" w:author="Anderson, Kenneth" w:date="2026-10-09T09:17:00Z" w16du:dateUtc="2026-10-09T13:17:00Z"/>
                <w:rFonts w:ascii="Times New Roman" w:hAnsi="Times New Roman" w:cs="Times New Roman"/>
                <w:sz w:val="22"/>
                <w:szCs w:val="22"/>
                <w:rPrChange w:id="3551" w:author="Anderson, Kenneth" w:date="2026-10-09T09:20:00Z" w16du:dateUtc="2026-10-09T13:20:00Z">
                  <w:rPr>
                    <w:ins w:id="3552" w:author="Anderson, Kenneth" w:date="2026-10-09T09:17:00Z" w16du:dateUtc="2026-10-09T13:17:00Z"/>
                    <w:rFonts w:ascii="Times New Roman" w:hAnsi="Times New Roman" w:cs="Times New Roman"/>
                  </w:rPr>
                </w:rPrChange>
              </w:rPr>
            </w:pPr>
            <w:ins w:id="3553" w:author="Anderson, Kenneth" w:date="2026-10-09T09:18:00Z" w16du:dateUtc="2026-10-09T13:18:00Z">
              <w:r w:rsidRPr="00344A90">
                <w:rPr>
                  <w:rFonts w:ascii="Times New Roman" w:hAnsi="Times New Roman" w:cs="Times New Roman"/>
                  <w:color w:val="000000"/>
                  <w:sz w:val="22"/>
                  <w:szCs w:val="22"/>
                  <w:rPrChange w:id="3554" w:author="Anderson, Kenneth" w:date="2026-10-09T09:20:00Z" w16du:dateUtc="2026-10-09T13:20:00Z">
                    <w:rPr>
                      <w:rFonts w:ascii="Segoe UI" w:hAnsi="Segoe UI" w:cs="Segoe UI"/>
                      <w:color w:val="000000"/>
                      <w:sz w:val="16"/>
                      <w:szCs w:val="16"/>
                    </w:rPr>
                  </w:rPrChange>
                </w:rPr>
                <w:t>6%</w:t>
              </w:r>
            </w:ins>
          </w:p>
        </w:tc>
        <w:tc>
          <w:tcPr>
            <w:tcW w:w="795" w:type="dxa"/>
            <w:tcBorders>
              <w:top w:val="nil"/>
              <w:bottom w:val="single" w:sz="4" w:space="0" w:color="auto"/>
            </w:tcBorders>
            <w:vAlign w:val="center"/>
            <w:tcPrChange w:id="3555" w:author="Anderson, Kenneth" w:date="2026-10-09T09:18:00Z" w16du:dateUtc="2026-10-09T13:18:00Z">
              <w:tcPr>
                <w:tcW w:w="893" w:type="dxa"/>
                <w:tcBorders>
                  <w:top w:val="nil"/>
                  <w:bottom w:val="single" w:sz="4" w:space="0" w:color="auto"/>
                </w:tcBorders>
              </w:tcPr>
            </w:tcPrChange>
          </w:tcPr>
          <w:p w14:paraId="64796853" w14:textId="700E82D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56" w:author="Anderson, Kenneth" w:date="2026-10-09T09:17:00Z" w16du:dateUtc="2026-10-09T13:17:00Z"/>
                <w:rFonts w:ascii="Times New Roman" w:hAnsi="Times New Roman" w:cs="Times New Roman"/>
                <w:sz w:val="22"/>
                <w:szCs w:val="22"/>
                <w:rPrChange w:id="3557" w:author="Anderson, Kenneth" w:date="2026-10-09T09:20:00Z" w16du:dateUtc="2026-10-09T13:20:00Z">
                  <w:rPr>
                    <w:ins w:id="3558" w:author="Anderson, Kenneth" w:date="2026-10-09T09:17:00Z" w16du:dateUtc="2026-10-09T13:17:00Z"/>
                    <w:rFonts w:ascii="Times New Roman" w:hAnsi="Times New Roman" w:cs="Times New Roman"/>
                  </w:rPr>
                </w:rPrChange>
              </w:rPr>
            </w:pPr>
            <w:ins w:id="3559" w:author="Anderson, Kenneth" w:date="2026-10-09T09:18:00Z" w16du:dateUtc="2026-10-09T13:18:00Z">
              <w:r w:rsidRPr="00344A90">
                <w:rPr>
                  <w:rFonts w:ascii="Times New Roman" w:hAnsi="Times New Roman" w:cs="Times New Roman"/>
                  <w:color w:val="000000"/>
                  <w:sz w:val="22"/>
                  <w:szCs w:val="22"/>
                  <w:rPrChange w:id="3560" w:author="Anderson, Kenneth" w:date="2026-10-09T09:20:00Z" w16du:dateUtc="2026-10-09T13:20:00Z">
                    <w:rPr>
                      <w:rFonts w:ascii="Segoe UI" w:hAnsi="Segoe UI" w:cs="Segoe UI"/>
                      <w:color w:val="000000"/>
                      <w:sz w:val="16"/>
                      <w:szCs w:val="16"/>
                    </w:rPr>
                  </w:rPrChange>
                </w:rPr>
                <w:t>69%</w:t>
              </w:r>
            </w:ins>
          </w:p>
        </w:tc>
        <w:tc>
          <w:tcPr>
            <w:tcW w:w="939" w:type="dxa"/>
            <w:tcBorders>
              <w:top w:val="nil"/>
              <w:bottom w:val="single" w:sz="4" w:space="0" w:color="auto"/>
            </w:tcBorders>
            <w:vAlign w:val="center"/>
            <w:tcPrChange w:id="3561" w:author="Anderson, Kenneth" w:date="2026-10-09T09:18:00Z" w16du:dateUtc="2026-10-09T13:18:00Z">
              <w:tcPr>
                <w:tcW w:w="1553" w:type="dxa"/>
                <w:tcBorders>
                  <w:top w:val="nil"/>
                  <w:bottom w:val="single" w:sz="4" w:space="0" w:color="auto"/>
                </w:tcBorders>
              </w:tcPr>
            </w:tcPrChange>
          </w:tcPr>
          <w:p w14:paraId="20A42CF8" w14:textId="3788A6D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62" w:author="Anderson, Kenneth" w:date="2026-10-09T09:17:00Z" w16du:dateUtc="2026-10-09T13:17:00Z"/>
                <w:rFonts w:ascii="Times New Roman" w:hAnsi="Times New Roman" w:cs="Times New Roman"/>
                <w:sz w:val="22"/>
                <w:szCs w:val="22"/>
                <w:rPrChange w:id="3563" w:author="Anderson, Kenneth" w:date="2026-10-09T09:20:00Z" w16du:dateUtc="2026-10-09T13:20:00Z">
                  <w:rPr>
                    <w:ins w:id="3564" w:author="Anderson, Kenneth" w:date="2026-10-09T09:17:00Z" w16du:dateUtc="2026-10-09T13:17:00Z"/>
                    <w:rFonts w:ascii="Times New Roman" w:hAnsi="Times New Roman" w:cs="Times New Roman"/>
                  </w:rPr>
                </w:rPrChange>
              </w:rPr>
            </w:pPr>
            <w:ins w:id="3565" w:author="Anderson, Kenneth" w:date="2026-10-09T09:18:00Z" w16du:dateUtc="2026-10-09T13:18:00Z">
              <w:r w:rsidRPr="00344A90">
                <w:rPr>
                  <w:rFonts w:ascii="Times New Roman" w:hAnsi="Times New Roman" w:cs="Times New Roman"/>
                  <w:color w:val="000000"/>
                  <w:sz w:val="22"/>
                  <w:szCs w:val="22"/>
                  <w:rPrChange w:id="3566" w:author="Anderson, Kenneth" w:date="2026-10-09T09:20:00Z" w16du:dateUtc="2026-10-09T13:20:00Z">
                    <w:rPr>
                      <w:rFonts w:ascii="Segoe UI" w:hAnsi="Segoe UI" w:cs="Segoe UI"/>
                      <w:color w:val="000000"/>
                      <w:sz w:val="16"/>
                      <w:szCs w:val="16"/>
                    </w:rPr>
                  </w:rPrChange>
                </w:rPr>
                <w:t>76%</w:t>
              </w:r>
            </w:ins>
          </w:p>
        </w:tc>
        <w:tc>
          <w:tcPr>
            <w:tcW w:w="793" w:type="dxa"/>
            <w:tcBorders>
              <w:top w:val="nil"/>
              <w:bottom w:val="single" w:sz="4" w:space="0" w:color="auto"/>
            </w:tcBorders>
            <w:vAlign w:val="center"/>
            <w:tcPrChange w:id="3567" w:author="Anderson, Kenneth" w:date="2026-10-09T09:18:00Z" w16du:dateUtc="2026-10-09T13:18:00Z">
              <w:tcPr>
                <w:tcW w:w="891" w:type="dxa"/>
                <w:tcBorders>
                  <w:top w:val="nil"/>
                  <w:bottom w:val="single" w:sz="4" w:space="0" w:color="auto"/>
                </w:tcBorders>
              </w:tcPr>
            </w:tcPrChange>
          </w:tcPr>
          <w:p w14:paraId="555DE063" w14:textId="25E2BA7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68" w:author="Anderson, Kenneth" w:date="2026-10-09T09:17:00Z" w16du:dateUtc="2026-10-09T13:17:00Z"/>
                <w:rFonts w:ascii="Times New Roman" w:hAnsi="Times New Roman" w:cs="Times New Roman"/>
                <w:sz w:val="22"/>
                <w:szCs w:val="22"/>
                <w:rPrChange w:id="3569" w:author="Anderson, Kenneth" w:date="2026-10-09T09:20:00Z" w16du:dateUtc="2026-10-09T13:20:00Z">
                  <w:rPr>
                    <w:ins w:id="3570" w:author="Anderson, Kenneth" w:date="2026-10-09T09:17:00Z" w16du:dateUtc="2026-10-09T13:17:00Z"/>
                    <w:rFonts w:ascii="Times New Roman" w:hAnsi="Times New Roman" w:cs="Times New Roman"/>
                  </w:rPr>
                </w:rPrChange>
              </w:rPr>
            </w:pPr>
            <w:ins w:id="3571" w:author="Anderson, Kenneth" w:date="2026-10-09T09:18:00Z" w16du:dateUtc="2026-10-09T13:18:00Z">
              <w:r w:rsidRPr="00344A90">
                <w:rPr>
                  <w:rFonts w:ascii="Times New Roman" w:hAnsi="Times New Roman" w:cs="Times New Roman"/>
                  <w:color w:val="000000"/>
                  <w:sz w:val="22"/>
                  <w:szCs w:val="22"/>
                  <w:rPrChange w:id="3572" w:author="Anderson, Kenneth" w:date="2026-10-09T09:20:00Z" w16du:dateUtc="2026-10-09T13:20:00Z">
                    <w:rPr>
                      <w:rFonts w:ascii="Segoe UI" w:hAnsi="Segoe UI" w:cs="Segoe UI"/>
                      <w:color w:val="000000"/>
                      <w:sz w:val="16"/>
                      <w:szCs w:val="16"/>
                    </w:rPr>
                  </w:rPrChange>
                </w:rPr>
                <w:t>90%</w:t>
              </w:r>
            </w:ins>
          </w:p>
        </w:tc>
        <w:tc>
          <w:tcPr>
            <w:tcW w:w="1165" w:type="dxa"/>
            <w:tcBorders>
              <w:top w:val="nil"/>
              <w:bottom w:val="single" w:sz="4" w:space="0" w:color="auto"/>
            </w:tcBorders>
            <w:vAlign w:val="center"/>
            <w:tcPrChange w:id="3573" w:author="Anderson, Kenneth" w:date="2026-10-09T09:18:00Z" w16du:dateUtc="2026-10-09T13:18:00Z">
              <w:tcPr>
                <w:tcW w:w="2529" w:type="dxa"/>
                <w:tcBorders>
                  <w:top w:val="nil"/>
                  <w:bottom w:val="single" w:sz="4" w:space="0" w:color="auto"/>
                </w:tcBorders>
              </w:tcPr>
            </w:tcPrChange>
          </w:tcPr>
          <w:p w14:paraId="0D761BF2" w14:textId="0866549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74" w:author="Anderson, Kenneth" w:date="2026-10-09T09:17:00Z" w16du:dateUtc="2026-10-09T13:17:00Z"/>
                <w:rFonts w:ascii="Times New Roman" w:hAnsi="Times New Roman" w:cs="Times New Roman"/>
                <w:sz w:val="22"/>
                <w:szCs w:val="22"/>
                <w:rPrChange w:id="3575" w:author="Anderson, Kenneth" w:date="2026-10-09T09:20:00Z" w16du:dateUtc="2026-10-09T13:20:00Z">
                  <w:rPr>
                    <w:ins w:id="3576" w:author="Anderson, Kenneth" w:date="2026-10-09T09:17:00Z" w16du:dateUtc="2026-10-09T13:17:00Z"/>
                    <w:rFonts w:ascii="Times New Roman" w:hAnsi="Times New Roman" w:cs="Times New Roman"/>
                  </w:rPr>
                </w:rPrChange>
              </w:rPr>
            </w:pPr>
            <w:ins w:id="3577" w:author="Anderson, Kenneth" w:date="2026-10-09T09:18:00Z" w16du:dateUtc="2026-10-09T13:18:00Z">
              <w:r w:rsidRPr="00344A90">
                <w:rPr>
                  <w:rFonts w:ascii="Times New Roman" w:hAnsi="Times New Roman" w:cs="Times New Roman"/>
                  <w:color w:val="000000"/>
                  <w:sz w:val="22"/>
                  <w:szCs w:val="22"/>
                  <w:rPrChange w:id="3578" w:author="Anderson, Kenneth" w:date="2026-10-09T09:20:00Z" w16du:dateUtc="2026-10-09T13:20:00Z">
                    <w:rPr>
                      <w:rFonts w:ascii="Segoe UI" w:hAnsi="Segoe UI" w:cs="Segoe UI"/>
                      <w:color w:val="000000"/>
                      <w:sz w:val="16"/>
                      <w:szCs w:val="16"/>
                    </w:rPr>
                  </w:rPrChange>
                </w:rPr>
                <w:t>83%</w:t>
              </w:r>
            </w:ins>
          </w:p>
        </w:tc>
      </w:tr>
      <w:tr w:rsidR="00D32DEE" w:rsidRPr="007E5245" w14:paraId="1F4D32FB" w14:textId="77777777" w:rsidTr="00D32DEE">
        <w:tblPrEx>
          <w:tblW w:w="0" w:type="auto"/>
          <w:tblLook w:val="06A0" w:firstRow="1" w:lastRow="0" w:firstColumn="1" w:lastColumn="0" w:noHBand="1" w:noVBand="1"/>
          <w:tblPrExChange w:id="3579" w:author="Anderson, Kenneth" w:date="2026-10-09T09:18:00Z" w16du:dateUtc="2026-10-09T13:18:00Z">
            <w:tblPrEx>
              <w:tblW w:w="0" w:type="auto"/>
              <w:tblLook w:val="06A0" w:firstRow="1" w:lastRow="0" w:firstColumn="1" w:lastColumn="0" w:noHBand="1" w:noVBand="1"/>
            </w:tblPrEx>
          </w:tblPrExChange>
        </w:tblPrEx>
        <w:trPr>
          <w:trHeight w:val="216"/>
          <w:ins w:id="3580" w:author="Anderson, Kenneth" w:date="2026-10-09T09:17:00Z"/>
          <w:trPrChange w:id="3581"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3582" w:author="Anderson, Kenneth" w:date="2026-10-09T09:18:00Z" w16du:dateUtc="2026-10-09T13:18:00Z">
              <w:tcPr>
                <w:tcW w:w="1060" w:type="dxa"/>
                <w:tcBorders>
                  <w:top w:val="single" w:sz="4" w:space="0" w:color="auto"/>
                  <w:bottom w:val="nil"/>
                </w:tcBorders>
              </w:tcPr>
            </w:tcPrChange>
          </w:tcPr>
          <w:p w14:paraId="2A730DE8" w14:textId="77777777" w:rsidR="00D32DEE" w:rsidRPr="007E5245" w:rsidRDefault="00D32DEE" w:rsidP="00D32DEE">
            <w:pPr>
              <w:pStyle w:val="TableNormal1"/>
              <w:rPr>
                <w:ins w:id="3583" w:author="Anderson, Kenneth" w:date="2026-10-09T09:17:00Z" w16du:dateUtc="2026-10-09T13:17:00Z"/>
                <w:rFonts w:ascii="Times New Roman" w:hAnsi="Times New Roman" w:cs="Times New Roman"/>
              </w:rPr>
            </w:pPr>
            <w:ins w:id="3584" w:author="Anderson, Kenneth" w:date="2026-10-09T09:17:00Z" w16du:dateUtc="2026-10-09T13:17:00Z">
              <w:r w:rsidRPr="007E5245">
                <w:rPr>
                  <w:rFonts w:ascii="Times New Roman" w:hAnsi="Times New Roman" w:cs="Times New Roman"/>
                  <w:color w:val="000000"/>
                </w:rPr>
                <w:t>SPRC</w:t>
              </w:r>
            </w:ins>
          </w:p>
        </w:tc>
        <w:tc>
          <w:tcPr>
            <w:tcW w:w="1216" w:type="dxa"/>
            <w:tcBorders>
              <w:top w:val="single" w:sz="4" w:space="0" w:color="auto"/>
              <w:bottom w:val="nil"/>
            </w:tcBorders>
            <w:tcPrChange w:id="3585" w:author="Anderson, Kenneth" w:date="2026-10-09T09:18:00Z" w16du:dateUtc="2026-10-09T13:18:00Z">
              <w:tcPr>
                <w:tcW w:w="1431" w:type="dxa"/>
                <w:tcBorders>
                  <w:top w:val="single" w:sz="4" w:space="0" w:color="auto"/>
                  <w:bottom w:val="nil"/>
                </w:tcBorders>
              </w:tcPr>
            </w:tcPrChange>
          </w:tcPr>
          <w:p w14:paraId="1AE93B7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86" w:author="Anderson, Kenneth" w:date="2026-10-09T09:17:00Z" w16du:dateUtc="2026-10-09T13:17:00Z"/>
                <w:rFonts w:ascii="Times New Roman" w:hAnsi="Times New Roman" w:cs="Times New Roman"/>
              </w:rPr>
            </w:pPr>
            <w:ins w:id="3587" w:author="Anderson, Kenneth" w:date="2026-10-09T09:17:00Z" w16du:dateUtc="2026-10-09T13:17:00Z">
              <w:r w:rsidRPr="007E5245">
                <w:rPr>
                  <w:rFonts w:ascii="Times New Roman" w:hAnsi="Times New Roman" w:cs="Times New Roman"/>
                  <w:color w:val="000000"/>
                </w:rPr>
                <w:t>25</w:t>
              </w:r>
            </w:ins>
          </w:p>
        </w:tc>
        <w:tc>
          <w:tcPr>
            <w:tcW w:w="1206" w:type="dxa"/>
            <w:tcBorders>
              <w:top w:val="single" w:sz="4" w:space="0" w:color="auto"/>
              <w:bottom w:val="nil"/>
            </w:tcBorders>
            <w:tcPrChange w:id="3588" w:author="Anderson, Kenneth" w:date="2026-10-09T09:18:00Z" w16du:dateUtc="2026-10-09T13:18:00Z">
              <w:tcPr>
                <w:tcW w:w="2110" w:type="dxa"/>
                <w:tcBorders>
                  <w:top w:val="single" w:sz="4" w:space="0" w:color="auto"/>
                  <w:bottom w:val="nil"/>
                </w:tcBorders>
              </w:tcPr>
            </w:tcPrChange>
          </w:tcPr>
          <w:p w14:paraId="009B61A9"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589" w:author="Anderson, Kenneth" w:date="2026-10-09T09:17:00Z" w16du:dateUtc="2026-10-09T13:17:00Z"/>
                <w:rFonts w:ascii="Times New Roman" w:hAnsi="Times New Roman" w:cs="Times New Roman"/>
              </w:rPr>
            </w:pPr>
            <w:ins w:id="3590" w:author="Anderson, Kenneth" w:date="2026-10-09T09:17:00Z" w16du:dateUtc="2026-10-09T13:17:00Z">
              <w:r w:rsidRPr="007E5245">
                <w:rPr>
                  <w:rFonts w:ascii="Times New Roman" w:hAnsi="Times New Roman" w:cs="Times New Roman"/>
                  <w:color w:val="000000"/>
                </w:rPr>
                <w:t>2022</w:t>
              </w:r>
            </w:ins>
          </w:p>
        </w:tc>
        <w:tc>
          <w:tcPr>
            <w:tcW w:w="1176" w:type="dxa"/>
            <w:tcBorders>
              <w:top w:val="single" w:sz="4" w:space="0" w:color="auto"/>
              <w:bottom w:val="nil"/>
            </w:tcBorders>
            <w:tcPrChange w:id="3591" w:author="Anderson, Kenneth" w:date="2026-10-09T09:18:00Z" w16du:dateUtc="2026-10-09T13:18:00Z">
              <w:tcPr>
                <w:tcW w:w="1119" w:type="dxa"/>
                <w:tcBorders>
                  <w:top w:val="single" w:sz="4" w:space="0" w:color="auto"/>
                  <w:bottom w:val="nil"/>
                </w:tcBorders>
              </w:tcPr>
            </w:tcPrChange>
          </w:tcPr>
          <w:p w14:paraId="63FE358F"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92" w:author="Anderson, Kenneth" w:date="2026-10-09T09:17:00Z" w16du:dateUtc="2026-10-09T13:17:00Z"/>
                <w:rFonts w:ascii="Times New Roman" w:hAnsi="Times New Roman" w:cs="Times New Roman"/>
              </w:rPr>
            </w:pPr>
            <w:ins w:id="3593" w:author="Anderson, Kenneth" w:date="2026-10-09T09:17:00Z" w16du:dateUtc="2026-10-09T13:17:00Z">
              <w:r w:rsidRPr="007E5245">
                <w:rPr>
                  <w:rFonts w:ascii="Times New Roman" w:hAnsi="Times New Roman" w:cs="Times New Roman"/>
                  <w:color w:val="000000"/>
                </w:rPr>
                <w:t>401,810</w:t>
              </w:r>
            </w:ins>
          </w:p>
        </w:tc>
        <w:tc>
          <w:tcPr>
            <w:tcW w:w="933" w:type="dxa"/>
            <w:gridSpan w:val="2"/>
            <w:tcBorders>
              <w:top w:val="single" w:sz="4" w:space="0" w:color="auto"/>
              <w:bottom w:val="nil"/>
            </w:tcBorders>
            <w:vAlign w:val="center"/>
            <w:tcPrChange w:id="3594" w:author="Anderson, Kenneth" w:date="2026-10-09T09:18:00Z" w16du:dateUtc="2026-10-09T13:18:00Z">
              <w:tcPr>
                <w:tcW w:w="1374" w:type="dxa"/>
                <w:gridSpan w:val="2"/>
                <w:tcBorders>
                  <w:top w:val="single" w:sz="4" w:space="0" w:color="auto"/>
                  <w:bottom w:val="nil"/>
                </w:tcBorders>
              </w:tcPr>
            </w:tcPrChange>
          </w:tcPr>
          <w:p w14:paraId="2A598C63" w14:textId="04085A7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595" w:author="Anderson, Kenneth" w:date="2026-10-09T09:17:00Z" w16du:dateUtc="2026-10-09T13:17:00Z"/>
                <w:rFonts w:ascii="Times New Roman" w:hAnsi="Times New Roman" w:cs="Times New Roman"/>
                <w:sz w:val="22"/>
                <w:szCs w:val="22"/>
                <w:rPrChange w:id="3596" w:author="Anderson, Kenneth" w:date="2026-10-09T09:20:00Z" w16du:dateUtc="2026-10-09T13:20:00Z">
                  <w:rPr>
                    <w:ins w:id="3597" w:author="Anderson, Kenneth" w:date="2026-10-09T09:17:00Z" w16du:dateUtc="2026-10-09T13:17:00Z"/>
                    <w:rFonts w:ascii="Times New Roman" w:hAnsi="Times New Roman" w:cs="Times New Roman"/>
                  </w:rPr>
                </w:rPrChange>
              </w:rPr>
            </w:pPr>
            <w:ins w:id="3598" w:author="Anderson, Kenneth" w:date="2026-10-09T09:18:00Z" w16du:dateUtc="2026-10-09T13:18:00Z">
              <w:r w:rsidRPr="00344A90">
                <w:rPr>
                  <w:rFonts w:ascii="Times New Roman" w:hAnsi="Times New Roman" w:cs="Times New Roman"/>
                  <w:color w:val="000000"/>
                  <w:sz w:val="22"/>
                  <w:szCs w:val="22"/>
                  <w:rPrChange w:id="3599" w:author="Anderson, Kenneth" w:date="2026-10-09T09:20:00Z" w16du:dateUtc="2026-10-09T13:20:00Z">
                    <w:rPr>
                      <w:rFonts w:ascii="Segoe UI" w:hAnsi="Segoe UI" w:cs="Segoe UI"/>
                      <w:color w:val="000000"/>
                      <w:sz w:val="16"/>
                      <w:szCs w:val="16"/>
                    </w:rPr>
                  </w:rPrChange>
                </w:rPr>
                <w:t>59%</w:t>
              </w:r>
            </w:ins>
          </w:p>
        </w:tc>
        <w:tc>
          <w:tcPr>
            <w:tcW w:w="795" w:type="dxa"/>
            <w:tcBorders>
              <w:top w:val="single" w:sz="4" w:space="0" w:color="auto"/>
              <w:bottom w:val="nil"/>
            </w:tcBorders>
            <w:vAlign w:val="center"/>
            <w:tcPrChange w:id="3600" w:author="Anderson, Kenneth" w:date="2026-10-09T09:18:00Z" w16du:dateUtc="2026-10-09T13:18:00Z">
              <w:tcPr>
                <w:tcW w:w="893" w:type="dxa"/>
                <w:tcBorders>
                  <w:top w:val="single" w:sz="4" w:space="0" w:color="auto"/>
                  <w:bottom w:val="nil"/>
                </w:tcBorders>
              </w:tcPr>
            </w:tcPrChange>
          </w:tcPr>
          <w:p w14:paraId="486B8450" w14:textId="013D9E0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01" w:author="Anderson, Kenneth" w:date="2026-10-09T09:17:00Z" w16du:dateUtc="2026-10-09T13:17:00Z"/>
                <w:rFonts w:ascii="Times New Roman" w:hAnsi="Times New Roman" w:cs="Times New Roman"/>
                <w:sz w:val="22"/>
                <w:szCs w:val="22"/>
                <w:rPrChange w:id="3602" w:author="Anderson, Kenneth" w:date="2026-10-09T09:20:00Z" w16du:dateUtc="2026-10-09T13:20:00Z">
                  <w:rPr>
                    <w:ins w:id="3603" w:author="Anderson, Kenneth" w:date="2026-10-09T09:17:00Z" w16du:dateUtc="2026-10-09T13:17:00Z"/>
                    <w:rFonts w:ascii="Times New Roman" w:hAnsi="Times New Roman" w:cs="Times New Roman"/>
                  </w:rPr>
                </w:rPrChange>
              </w:rPr>
            </w:pPr>
            <w:ins w:id="3604" w:author="Anderson, Kenneth" w:date="2026-10-09T09:18:00Z" w16du:dateUtc="2026-10-09T13:18:00Z">
              <w:r w:rsidRPr="00344A90">
                <w:rPr>
                  <w:rFonts w:ascii="Times New Roman" w:hAnsi="Times New Roman" w:cs="Times New Roman"/>
                  <w:color w:val="000000"/>
                  <w:sz w:val="22"/>
                  <w:szCs w:val="22"/>
                  <w:rPrChange w:id="3605" w:author="Anderson, Kenneth" w:date="2026-10-09T09:20:00Z" w16du:dateUtc="2026-10-09T13:20:00Z">
                    <w:rPr>
                      <w:rFonts w:ascii="Segoe UI" w:hAnsi="Segoe UI" w:cs="Segoe UI"/>
                      <w:color w:val="000000"/>
                      <w:sz w:val="16"/>
                      <w:szCs w:val="16"/>
                    </w:rPr>
                  </w:rPrChange>
                </w:rPr>
                <w:t>69%</w:t>
              </w:r>
            </w:ins>
          </w:p>
        </w:tc>
        <w:tc>
          <w:tcPr>
            <w:tcW w:w="939" w:type="dxa"/>
            <w:tcBorders>
              <w:top w:val="single" w:sz="4" w:space="0" w:color="auto"/>
              <w:bottom w:val="nil"/>
            </w:tcBorders>
            <w:vAlign w:val="center"/>
            <w:tcPrChange w:id="3606" w:author="Anderson, Kenneth" w:date="2026-10-09T09:18:00Z" w16du:dateUtc="2026-10-09T13:18:00Z">
              <w:tcPr>
                <w:tcW w:w="1553" w:type="dxa"/>
                <w:tcBorders>
                  <w:top w:val="single" w:sz="4" w:space="0" w:color="auto"/>
                  <w:bottom w:val="nil"/>
                </w:tcBorders>
              </w:tcPr>
            </w:tcPrChange>
          </w:tcPr>
          <w:p w14:paraId="5FBFBC70" w14:textId="627F681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07" w:author="Anderson, Kenneth" w:date="2026-10-09T09:17:00Z" w16du:dateUtc="2026-10-09T13:17:00Z"/>
                <w:rFonts w:ascii="Times New Roman" w:hAnsi="Times New Roman" w:cs="Times New Roman"/>
                <w:sz w:val="22"/>
                <w:szCs w:val="22"/>
                <w:rPrChange w:id="3608" w:author="Anderson, Kenneth" w:date="2026-10-09T09:20:00Z" w16du:dateUtc="2026-10-09T13:20:00Z">
                  <w:rPr>
                    <w:ins w:id="3609" w:author="Anderson, Kenneth" w:date="2026-10-09T09:17:00Z" w16du:dateUtc="2026-10-09T13:17:00Z"/>
                    <w:rFonts w:ascii="Times New Roman" w:hAnsi="Times New Roman" w:cs="Times New Roman"/>
                  </w:rPr>
                </w:rPrChange>
              </w:rPr>
            </w:pPr>
            <w:ins w:id="3610" w:author="Anderson, Kenneth" w:date="2026-10-09T09:18:00Z" w16du:dateUtc="2026-10-09T13:18:00Z">
              <w:r w:rsidRPr="00344A90">
                <w:rPr>
                  <w:rFonts w:ascii="Times New Roman" w:hAnsi="Times New Roman" w:cs="Times New Roman"/>
                  <w:color w:val="000000"/>
                  <w:sz w:val="22"/>
                  <w:szCs w:val="22"/>
                  <w:rPrChange w:id="3611" w:author="Anderson, Kenneth" w:date="2026-10-09T09:20:00Z" w16du:dateUtc="2026-10-09T13:20:00Z">
                    <w:rPr>
                      <w:rFonts w:ascii="Segoe UI" w:hAnsi="Segoe UI" w:cs="Segoe UI"/>
                      <w:color w:val="000000"/>
                      <w:sz w:val="16"/>
                      <w:szCs w:val="16"/>
                    </w:rPr>
                  </w:rPrChange>
                </w:rPr>
                <w:t>44%</w:t>
              </w:r>
            </w:ins>
          </w:p>
        </w:tc>
        <w:tc>
          <w:tcPr>
            <w:tcW w:w="793" w:type="dxa"/>
            <w:tcBorders>
              <w:top w:val="single" w:sz="4" w:space="0" w:color="auto"/>
              <w:bottom w:val="nil"/>
            </w:tcBorders>
            <w:vAlign w:val="center"/>
            <w:tcPrChange w:id="3612" w:author="Anderson, Kenneth" w:date="2026-10-09T09:18:00Z" w16du:dateUtc="2026-10-09T13:18:00Z">
              <w:tcPr>
                <w:tcW w:w="891" w:type="dxa"/>
                <w:tcBorders>
                  <w:top w:val="single" w:sz="4" w:space="0" w:color="auto"/>
                  <w:bottom w:val="nil"/>
                </w:tcBorders>
              </w:tcPr>
            </w:tcPrChange>
          </w:tcPr>
          <w:p w14:paraId="59AD0A8C" w14:textId="6FE25D6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13" w:author="Anderson, Kenneth" w:date="2026-10-09T09:17:00Z" w16du:dateUtc="2026-10-09T13:17:00Z"/>
                <w:rFonts w:ascii="Times New Roman" w:hAnsi="Times New Roman" w:cs="Times New Roman"/>
                <w:sz w:val="22"/>
                <w:szCs w:val="22"/>
                <w:rPrChange w:id="3614" w:author="Anderson, Kenneth" w:date="2026-10-09T09:20:00Z" w16du:dateUtc="2026-10-09T13:20:00Z">
                  <w:rPr>
                    <w:ins w:id="3615" w:author="Anderson, Kenneth" w:date="2026-10-09T09:17:00Z" w16du:dateUtc="2026-10-09T13:17:00Z"/>
                    <w:rFonts w:ascii="Times New Roman" w:hAnsi="Times New Roman" w:cs="Times New Roman"/>
                  </w:rPr>
                </w:rPrChange>
              </w:rPr>
            </w:pPr>
            <w:ins w:id="3616" w:author="Anderson, Kenneth" w:date="2026-10-09T09:18:00Z" w16du:dateUtc="2026-10-09T13:18:00Z">
              <w:r w:rsidRPr="00344A90">
                <w:rPr>
                  <w:rFonts w:ascii="Times New Roman" w:hAnsi="Times New Roman" w:cs="Times New Roman"/>
                  <w:color w:val="000000"/>
                  <w:sz w:val="22"/>
                  <w:szCs w:val="22"/>
                  <w:rPrChange w:id="3617" w:author="Anderson, Kenneth" w:date="2026-10-09T09:20:00Z" w16du:dateUtc="2026-10-09T13:20:00Z">
                    <w:rPr>
                      <w:rFonts w:ascii="Segoe UI" w:hAnsi="Segoe UI" w:cs="Segoe UI"/>
                      <w:color w:val="000000"/>
                      <w:sz w:val="16"/>
                      <w:szCs w:val="16"/>
                    </w:rPr>
                  </w:rPrChange>
                </w:rPr>
                <w:t>46%</w:t>
              </w:r>
            </w:ins>
          </w:p>
        </w:tc>
        <w:tc>
          <w:tcPr>
            <w:tcW w:w="1165" w:type="dxa"/>
            <w:tcBorders>
              <w:top w:val="single" w:sz="4" w:space="0" w:color="auto"/>
              <w:bottom w:val="nil"/>
            </w:tcBorders>
            <w:vAlign w:val="center"/>
            <w:tcPrChange w:id="3618" w:author="Anderson, Kenneth" w:date="2026-10-09T09:18:00Z" w16du:dateUtc="2026-10-09T13:18:00Z">
              <w:tcPr>
                <w:tcW w:w="2529" w:type="dxa"/>
                <w:tcBorders>
                  <w:top w:val="single" w:sz="4" w:space="0" w:color="auto"/>
                  <w:bottom w:val="nil"/>
                </w:tcBorders>
              </w:tcPr>
            </w:tcPrChange>
          </w:tcPr>
          <w:p w14:paraId="5E7A9258" w14:textId="07B8B91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19" w:author="Anderson, Kenneth" w:date="2026-10-09T09:17:00Z" w16du:dateUtc="2026-10-09T13:17:00Z"/>
                <w:rFonts w:ascii="Times New Roman" w:hAnsi="Times New Roman" w:cs="Times New Roman"/>
                <w:sz w:val="22"/>
                <w:szCs w:val="22"/>
                <w:rPrChange w:id="3620" w:author="Anderson, Kenneth" w:date="2026-10-09T09:20:00Z" w16du:dateUtc="2026-10-09T13:20:00Z">
                  <w:rPr>
                    <w:ins w:id="3621" w:author="Anderson, Kenneth" w:date="2026-10-09T09:17:00Z" w16du:dateUtc="2026-10-09T13:17:00Z"/>
                    <w:rFonts w:ascii="Times New Roman" w:hAnsi="Times New Roman" w:cs="Times New Roman"/>
                  </w:rPr>
                </w:rPrChange>
              </w:rPr>
            </w:pPr>
            <w:ins w:id="3622" w:author="Anderson, Kenneth" w:date="2026-10-09T09:18:00Z" w16du:dateUtc="2026-10-09T13:18:00Z">
              <w:r w:rsidRPr="00344A90">
                <w:rPr>
                  <w:rFonts w:ascii="Times New Roman" w:hAnsi="Times New Roman" w:cs="Times New Roman"/>
                  <w:color w:val="000000"/>
                  <w:sz w:val="22"/>
                  <w:szCs w:val="22"/>
                  <w:rPrChange w:id="3623" w:author="Anderson, Kenneth" w:date="2026-10-09T09:20:00Z" w16du:dateUtc="2026-10-09T13:20:00Z">
                    <w:rPr>
                      <w:rFonts w:ascii="Segoe UI" w:hAnsi="Segoe UI" w:cs="Segoe UI"/>
                      <w:color w:val="000000"/>
                      <w:sz w:val="16"/>
                      <w:szCs w:val="16"/>
                    </w:rPr>
                  </w:rPrChange>
                </w:rPr>
                <w:t>48%</w:t>
              </w:r>
            </w:ins>
          </w:p>
        </w:tc>
      </w:tr>
      <w:tr w:rsidR="00D32DEE" w:rsidRPr="007E5245" w14:paraId="1776374B" w14:textId="77777777" w:rsidTr="00D32DEE">
        <w:tblPrEx>
          <w:tblW w:w="0" w:type="auto"/>
          <w:tblLook w:val="06A0" w:firstRow="1" w:lastRow="0" w:firstColumn="1" w:lastColumn="0" w:noHBand="1" w:noVBand="1"/>
          <w:tblPrExChange w:id="3624" w:author="Anderson, Kenneth" w:date="2026-10-09T09:18:00Z" w16du:dateUtc="2026-10-09T13:18:00Z">
            <w:tblPrEx>
              <w:tblW w:w="0" w:type="auto"/>
              <w:tblLook w:val="06A0" w:firstRow="1" w:lastRow="0" w:firstColumn="1" w:lastColumn="0" w:noHBand="1" w:noVBand="1"/>
            </w:tblPrEx>
          </w:tblPrExChange>
        </w:tblPrEx>
        <w:trPr>
          <w:trHeight w:val="216"/>
          <w:ins w:id="3625" w:author="Anderson, Kenneth" w:date="2026-10-09T09:17:00Z"/>
          <w:trPrChange w:id="3626"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Change w:id="3627" w:author="Anderson, Kenneth" w:date="2026-10-09T09:18:00Z" w16du:dateUtc="2026-10-09T13:18:00Z">
              <w:tcPr>
                <w:tcW w:w="1060" w:type="dxa"/>
                <w:tcBorders>
                  <w:top w:val="nil"/>
                  <w:bottom w:val="nil"/>
                </w:tcBorders>
              </w:tcPr>
            </w:tcPrChange>
          </w:tcPr>
          <w:p w14:paraId="6FA98812" w14:textId="77777777" w:rsidR="00D32DEE" w:rsidRPr="007E5245" w:rsidRDefault="00D32DEE" w:rsidP="00D32DEE">
            <w:pPr>
              <w:pStyle w:val="TableNormal1"/>
              <w:rPr>
                <w:ins w:id="3628" w:author="Anderson, Kenneth" w:date="2026-10-09T09:17:00Z" w16du:dateUtc="2026-10-09T13:17:00Z"/>
                <w:rFonts w:ascii="Times New Roman" w:hAnsi="Times New Roman" w:cs="Times New Roman"/>
              </w:rPr>
            </w:pPr>
          </w:p>
        </w:tc>
        <w:tc>
          <w:tcPr>
            <w:tcW w:w="1216" w:type="dxa"/>
            <w:tcBorders>
              <w:top w:val="nil"/>
              <w:bottom w:val="nil"/>
            </w:tcBorders>
            <w:tcPrChange w:id="3629" w:author="Anderson, Kenneth" w:date="2026-10-09T09:18:00Z" w16du:dateUtc="2026-10-09T13:18:00Z">
              <w:tcPr>
                <w:tcW w:w="1431" w:type="dxa"/>
                <w:tcBorders>
                  <w:top w:val="nil"/>
                  <w:bottom w:val="nil"/>
                </w:tcBorders>
              </w:tcPr>
            </w:tcPrChange>
          </w:tcPr>
          <w:p w14:paraId="55D5FFEB"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30" w:author="Anderson, Kenneth" w:date="2026-10-09T09:17:00Z" w16du:dateUtc="2026-10-09T13:17:00Z"/>
                <w:rFonts w:ascii="Times New Roman" w:hAnsi="Times New Roman" w:cs="Times New Roman"/>
              </w:rPr>
            </w:pPr>
          </w:p>
        </w:tc>
        <w:tc>
          <w:tcPr>
            <w:tcW w:w="1206" w:type="dxa"/>
            <w:tcBorders>
              <w:top w:val="nil"/>
              <w:bottom w:val="nil"/>
            </w:tcBorders>
            <w:tcPrChange w:id="3631" w:author="Anderson, Kenneth" w:date="2026-10-09T09:18:00Z" w16du:dateUtc="2026-10-09T13:18:00Z">
              <w:tcPr>
                <w:tcW w:w="2110" w:type="dxa"/>
                <w:tcBorders>
                  <w:top w:val="nil"/>
                  <w:bottom w:val="nil"/>
                </w:tcBorders>
              </w:tcPr>
            </w:tcPrChange>
          </w:tcPr>
          <w:p w14:paraId="0DC7AB12"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632" w:author="Anderson, Kenneth" w:date="2026-10-09T09:17:00Z" w16du:dateUtc="2026-10-09T13:17:00Z"/>
                <w:rFonts w:ascii="Times New Roman" w:hAnsi="Times New Roman" w:cs="Times New Roman"/>
              </w:rPr>
            </w:pPr>
            <w:ins w:id="3633" w:author="Anderson, Kenneth" w:date="2026-10-09T09:17:00Z" w16du:dateUtc="2026-10-09T13:17:00Z">
              <w:r w:rsidRPr="007E5245">
                <w:rPr>
                  <w:rFonts w:ascii="Times New Roman" w:hAnsi="Times New Roman" w:cs="Times New Roman"/>
                  <w:color w:val="000000"/>
                </w:rPr>
                <w:t>2023</w:t>
              </w:r>
            </w:ins>
          </w:p>
        </w:tc>
        <w:tc>
          <w:tcPr>
            <w:tcW w:w="1176" w:type="dxa"/>
            <w:tcBorders>
              <w:top w:val="nil"/>
              <w:bottom w:val="nil"/>
            </w:tcBorders>
            <w:tcPrChange w:id="3634" w:author="Anderson, Kenneth" w:date="2026-10-09T09:18:00Z" w16du:dateUtc="2026-10-09T13:18:00Z">
              <w:tcPr>
                <w:tcW w:w="1119" w:type="dxa"/>
                <w:tcBorders>
                  <w:top w:val="nil"/>
                  <w:bottom w:val="nil"/>
                </w:tcBorders>
              </w:tcPr>
            </w:tcPrChange>
          </w:tcPr>
          <w:p w14:paraId="3FFA9D11"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35" w:author="Anderson, Kenneth" w:date="2026-10-09T09:17:00Z" w16du:dateUtc="2026-10-09T13:17:00Z"/>
                <w:rFonts w:ascii="Times New Roman" w:hAnsi="Times New Roman" w:cs="Times New Roman"/>
              </w:rPr>
            </w:pPr>
            <w:ins w:id="3636" w:author="Anderson, Kenneth" w:date="2026-10-09T09:17:00Z" w16du:dateUtc="2026-10-09T13:17:00Z">
              <w:r w:rsidRPr="007E5245">
                <w:rPr>
                  <w:rFonts w:ascii="Times New Roman" w:hAnsi="Times New Roman" w:cs="Times New Roman"/>
                  <w:color w:val="000000"/>
                </w:rPr>
                <w:t>278,428</w:t>
              </w:r>
            </w:ins>
          </w:p>
        </w:tc>
        <w:tc>
          <w:tcPr>
            <w:tcW w:w="933" w:type="dxa"/>
            <w:gridSpan w:val="2"/>
            <w:tcBorders>
              <w:top w:val="nil"/>
              <w:bottom w:val="nil"/>
            </w:tcBorders>
            <w:vAlign w:val="center"/>
            <w:tcPrChange w:id="3637" w:author="Anderson, Kenneth" w:date="2026-10-09T09:18:00Z" w16du:dateUtc="2026-10-09T13:18:00Z">
              <w:tcPr>
                <w:tcW w:w="1374" w:type="dxa"/>
                <w:gridSpan w:val="2"/>
                <w:tcBorders>
                  <w:top w:val="nil"/>
                  <w:bottom w:val="nil"/>
                </w:tcBorders>
              </w:tcPr>
            </w:tcPrChange>
          </w:tcPr>
          <w:p w14:paraId="0C68729D" w14:textId="729E9F7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38" w:author="Anderson, Kenneth" w:date="2026-10-09T09:17:00Z" w16du:dateUtc="2026-10-09T13:17:00Z"/>
                <w:rFonts w:ascii="Times New Roman" w:hAnsi="Times New Roman" w:cs="Times New Roman"/>
                <w:sz w:val="22"/>
                <w:szCs w:val="22"/>
                <w:rPrChange w:id="3639" w:author="Anderson, Kenneth" w:date="2026-10-09T09:20:00Z" w16du:dateUtc="2026-10-09T13:20:00Z">
                  <w:rPr>
                    <w:ins w:id="3640" w:author="Anderson, Kenneth" w:date="2026-10-09T09:17:00Z" w16du:dateUtc="2026-10-09T13:17:00Z"/>
                    <w:rFonts w:ascii="Times New Roman" w:hAnsi="Times New Roman" w:cs="Times New Roman"/>
                  </w:rPr>
                </w:rPrChange>
              </w:rPr>
            </w:pPr>
            <w:ins w:id="3641" w:author="Anderson, Kenneth" w:date="2026-10-09T09:18:00Z" w16du:dateUtc="2026-10-09T13:18:00Z">
              <w:r w:rsidRPr="00344A90">
                <w:rPr>
                  <w:rFonts w:ascii="Times New Roman" w:hAnsi="Times New Roman" w:cs="Times New Roman"/>
                  <w:color w:val="000000"/>
                  <w:sz w:val="22"/>
                  <w:szCs w:val="22"/>
                  <w:rPrChange w:id="3642" w:author="Anderson, Kenneth" w:date="2026-10-09T09:20:00Z" w16du:dateUtc="2026-10-09T13:20:00Z">
                    <w:rPr>
                      <w:rFonts w:ascii="Segoe UI" w:hAnsi="Segoe UI" w:cs="Segoe UI"/>
                      <w:color w:val="000000"/>
                      <w:sz w:val="16"/>
                      <w:szCs w:val="16"/>
                    </w:rPr>
                  </w:rPrChange>
                </w:rPr>
                <w:t>60%</w:t>
              </w:r>
            </w:ins>
          </w:p>
        </w:tc>
        <w:tc>
          <w:tcPr>
            <w:tcW w:w="795" w:type="dxa"/>
            <w:tcBorders>
              <w:top w:val="nil"/>
              <w:bottom w:val="nil"/>
            </w:tcBorders>
            <w:vAlign w:val="center"/>
            <w:tcPrChange w:id="3643" w:author="Anderson, Kenneth" w:date="2026-10-09T09:18:00Z" w16du:dateUtc="2026-10-09T13:18:00Z">
              <w:tcPr>
                <w:tcW w:w="893" w:type="dxa"/>
                <w:tcBorders>
                  <w:top w:val="nil"/>
                  <w:bottom w:val="nil"/>
                </w:tcBorders>
              </w:tcPr>
            </w:tcPrChange>
          </w:tcPr>
          <w:p w14:paraId="1E01B7EB" w14:textId="639ADE8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44" w:author="Anderson, Kenneth" w:date="2026-10-09T09:17:00Z" w16du:dateUtc="2026-10-09T13:17:00Z"/>
                <w:rFonts w:ascii="Times New Roman" w:hAnsi="Times New Roman" w:cs="Times New Roman"/>
                <w:sz w:val="22"/>
                <w:szCs w:val="22"/>
                <w:rPrChange w:id="3645" w:author="Anderson, Kenneth" w:date="2026-10-09T09:20:00Z" w16du:dateUtc="2026-10-09T13:20:00Z">
                  <w:rPr>
                    <w:ins w:id="3646" w:author="Anderson, Kenneth" w:date="2026-10-09T09:17:00Z" w16du:dateUtc="2026-10-09T13:17:00Z"/>
                    <w:rFonts w:ascii="Times New Roman" w:hAnsi="Times New Roman" w:cs="Times New Roman"/>
                  </w:rPr>
                </w:rPrChange>
              </w:rPr>
            </w:pPr>
            <w:ins w:id="3647" w:author="Anderson, Kenneth" w:date="2026-10-09T09:18:00Z" w16du:dateUtc="2026-10-09T13:18:00Z">
              <w:r w:rsidRPr="00344A90">
                <w:rPr>
                  <w:rFonts w:ascii="Times New Roman" w:hAnsi="Times New Roman" w:cs="Times New Roman"/>
                  <w:color w:val="000000"/>
                  <w:sz w:val="22"/>
                  <w:szCs w:val="22"/>
                  <w:rPrChange w:id="3648" w:author="Anderson, Kenneth" w:date="2026-10-09T09:20:00Z" w16du:dateUtc="2026-10-09T13:20:00Z">
                    <w:rPr>
                      <w:rFonts w:ascii="Segoe UI" w:hAnsi="Segoe UI" w:cs="Segoe UI"/>
                      <w:color w:val="000000"/>
                      <w:sz w:val="16"/>
                      <w:szCs w:val="16"/>
                    </w:rPr>
                  </w:rPrChange>
                </w:rPr>
                <w:t>73%</w:t>
              </w:r>
            </w:ins>
          </w:p>
        </w:tc>
        <w:tc>
          <w:tcPr>
            <w:tcW w:w="939" w:type="dxa"/>
            <w:tcBorders>
              <w:top w:val="nil"/>
              <w:bottom w:val="nil"/>
            </w:tcBorders>
            <w:vAlign w:val="center"/>
            <w:tcPrChange w:id="3649" w:author="Anderson, Kenneth" w:date="2026-10-09T09:18:00Z" w16du:dateUtc="2026-10-09T13:18:00Z">
              <w:tcPr>
                <w:tcW w:w="1553" w:type="dxa"/>
                <w:tcBorders>
                  <w:top w:val="nil"/>
                  <w:bottom w:val="nil"/>
                </w:tcBorders>
              </w:tcPr>
            </w:tcPrChange>
          </w:tcPr>
          <w:p w14:paraId="42F985C4" w14:textId="20C26EC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50" w:author="Anderson, Kenneth" w:date="2026-10-09T09:17:00Z" w16du:dateUtc="2026-10-09T13:17:00Z"/>
                <w:rFonts w:ascii="Times New Roman" w:hAnsi="Times New Roman" w:cs="Times New Roman"/>
                <w:sz w:val="22"/>
                <w:szCs w:val="22"/>
                <w:rPrChange w:id="3651" w:author="Anderson, Kenneth" w:date="2026-10-09T09:20:00Z" w16du:dateUtc="2026-10-09T13:20:00Z">
                  <w:rPr>
                    <w:ins w:id="3652" w:author="Anderson, Kenneth" w:date="2026-10-09T09:17:00Z" w16du:dateUtc="2026-10-09T13:17:00Z"/>
                    <w:rFonts w:ascii="Times New Roman" w:hAnsi="Times New Roman" w:cs="Times New Roman"/>
                  </w:rPr>
                </w:rPrChange>
              </w:rPr>
            </w:pPr>
            <w:ins w:id="3653" w:author="Anderson, Kenneth" w:date="2026-10-09T09:18:00Z" w16du:dateUtc="2026-10-09T13:18:00Z">
              <w:r w:rsidRPr="00344A90">
                <w:rPr>
                  <w:rFonts w:ascii="Times New Roman" w:hAnsi="Times New Roman" w:cs="Times New Roman"/>
                  <w:color w:val="000000"/>
                  <w:sz w:val="22"/>
                  <w:szCs w:val="22"/>
                  <w:rPrChange w:id="3654" w:author="Anderson, Kenneth" w:date="2026-10-09T09:20:00Z" w16du:dateUtc="2026-10-09T13:20:00Z">
                    <w:rPr>
                      <w:rFonts w:ascii="Segoe UI" w:hAnsi="Segoe UI" w:cs="Segoe UI"/>
                      <w:color w:val="000000"/>
                      <w:sz w:val="16"/>
                      <w:szCs w:val="16"/>
                    </w:rPr>
                  </w:rPrChange>
                </w:rPr>
                <w:t>50%</w:t>
              </w:r>
            </w:ins>
          </w:p>
        </w:tc>
        <w:tc>
          <w:tcPr>
            <w:tcW w:w="793" w:type="dxa"/>
            <w:tcBorders>
              <w:top w:val="nil"/>
              <w:bottom w:val="nil"/>
            </w:tcBorders>
            <w:vAlign w:val="center"/>
            <w:tcPrChange w:id="3655" w:author="Anderson, Kenneth" w:date="2026-10-09T09:18:00Z" w16du:dateUtc="2026-10-09T13:18:00Z">
              <w:tcPr>
                <w:tcW w:w="891" w:type="dxa"/>
                <w:tcBorders>
                  <w:top w:val="nil"/>
                  <w:bottom w:val="nil"/>
                </w:tcBorders>
              </w:tcPr>
            </w:tcPrChange>
          </w:tcPr>
          <w:p w14:paraId="798D9068" w14:textId="1A4B1F0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56" w:author="Anderson, Kenneth" w:date="2026-10-09T09:17:00Z" w16du:dateUtc="2026-10-09T13:17:00Z"/>
                <w:rFonts w:ascii="Times New Roman" w:hAnsi="Times New Roman" w:cs="Times New Roman"/>
                <w:sz w:val="22"/>
                <w:szCs w:val="22"/>
                <w:rPrChange w:id="3657" w:author="Anderson, Kenneth" w:date="2026-10-09T09:20:00Z" w16du:dateUtc="2026-10-09T13:20:00Z">
                  <w:rPr>
                    <w:ins w:id="3658" w:author="Anderson, Kenneth" w:date="2026-10-09T09:17:00Z" w16du:dateUtc="2026-10-09T13:17:00Z"/>
                    <w:rFonts w:ascii="Times New Roman" w:hAnsi="Times New Roman" w:cs="Times New Roman"/>
                  </w:rPr>
                </w:rPrChange>
              </w:rPr>
            </w:pPr>
            <w:ins w:id="3659" w:author="Anderson, Kenneth" w:date="2026-10-09T09:18:00Z" w16du:dateUtc="2026-10-09T13:18:00Z">
              <w:r w:rsidRPr="00344A90">
                <w:rPr>
                  <w:rFonts w:ascii="Times New Roman" w:hAnsi="Times New Roman" w:cs="Times New Roman"/>
                  <w:color w:val="000000"/>
                  <w:sz w:val="22"/>
                  <w:szCs w:val="22"/>
                  <w:rPrChange w:id="3660" w:author="Anderson, Kenneth" w:date="2026-10-09T09:20:00Z" w16du:dateUtc="2026-10-09T13:20:00Z">
                    <w:rPr>
                      <w:rFonts w:ascii="Segoe UI" w:hAnsi="Segoe UI" w:cs="Segoe UI"/>
                      <w:color w:val="000000"/>
                      <w:sz w:val="16"/>
                      <w:szCs w:val="16"/>
                    </w:rPr>
                  </w:rPrChange>
                </w:rPr>
                <w:t>54%</w:t>
              </w:r>
            </w:ins>
          </w:p>
        </w:tc>
        <w:tc>
          <w:tcPr>
            <w:tcW w:w="1165" w:type="dxa"/>
            <w:tcBorders>
              <w:top w:val="nil"/>
              <w:bottom w:val="nil"/>
            </w:tcBorders>
            <w:vAlign w:val="center"/>
            <w:tcPrChange w:id="3661" w:author="Anderson, Kenneth" w:date="2026-10-09T09:18:00Z" w16du:dateUtc="2026-10-09T13:18:00Z">
              <w:tcPr>
                <w:tcW w:w="2529" w:type="dxa"/>
                <w:tcBorders>
                  <w:top w:val="nil"/>
                  <w:bottom w:val="nil"/>
                </w:tcBorders>
              </w:tcPr>
            </w:tcPrChange>
          </w:tcPr>
          <w:p w14:paraId="46E9EEAD" w14:textId="2503056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62" w:author="Anderson, Kenneth" w:date="2026-10-09T09:17:00Z" w16du:dateUtc="2026-10-09T13:17:00Z"/>
                <w:rFonts w:ascii="Times New Roman" w:hAnsi="Times New Roman" w:cs="Times New Roman"/>
                <w:sz w:val="22"/>
                <w:szCs w:val="22"/>
                <w:rPrChange w:id="3663" w:author="Anderson, Kenneth" w:date="2026-10-09T09:20:00Z" w16du:dateUtc="2026-10-09T13:20:00Z">
                  <w:rPr>
                    <w:ins w:id="3664" w:author="Anderson, Kenneth" w:date="2026-10-09T09:17:00Z" w16du:dateUtc="2026-10-09T13:17:00Z"/>
                    <w:rFonts w:ascii="Times New Roman" w:hAnsi="Times New Roman" w:cs="Times New Roman"/>
                  </w:rPr>
                </w:rPrChange>
              </w:rPr>
            </w:pPr>
            <w:ins w:id="3665" w:author="Anderson, Kenneth" w:date="2026-10-09T09:18:00Z" w16du:dateUtc="2026-10-09T13:18:00Z">
              <w:r w:rsidRPr="00344A90">
                <w:rPr>
                  <w:rFonts w:ascii="Times New Roman" w:hAnsi="Times New Roman" w:cs="Times New Roman"/>
                  <w:color w:val="000000"/>
                  <w:sz w:val="22"/>
                  <w:szCs w:val="22"/>
                  <w:rPrChange w:id="3666" w:author="Anderson, Kenneth" w:date="2026-10-09T09:20:00Z" w16du:dateUtc="2026-10-09T13:20:00Z">
                    <w:rPr>
                      <w:rFonts w:ascii="Segoe UI" w:hAnsi="Segoe UI" w:cs="Segoe UI"/>
                      <w:color w:val="000000"/>
                      <w:sz w:val="16"/>
                      <w:szCs w:val="16"/>
                    </w:rPr>
                  </w:rPrChange>
                </w:rPr>
                <w:t>54%</w:t>
              </w:r>
            </w:ins>
          </w:p>
        </w:tc>
      </w:tr>
      <w:tr w:rsidR="00D32DEE" w:rsidRPr="007E5245" w14:paraId="069BA470" w14:textId="77777777" w:rsidTr="00D32DEE">
        <w:tblPrEx>
          <w:tblW w:w="0" w:type="auto"/>
          <w:tblLook w:val="06A0" w:firstRow="1" w:lastRow="0" w:firstColumn="1" w:lastColumn="0" w:noHBand="1" w:noVBand="1"/>
          <w:tblPrExChange w:id="3667" w:author="Anderson, Kenneth" w:date="2026-10-09T09:18:00Z" w16du:dateUtc="2026-10-09T13:18:00Z">
            <w:tblPrEx>
              <w:tblW w:w="0" w:type="auto"/>
              <w:tblLook w:val="06A0" w:firstRow="1" w:lastRow="0" w:firstColumn="1" w:lastColumn="0" w:noHBand="1" w:noVBand="1"/>
            </w:tblPrEx>
          </w:tblPrExChange>
        </w:tblPrEx>
        <w:trPr>
          <w:trHeight w:val="216"/>
          <w:ins w:id="3668" w:author="Anderson, Kenneth" w:date="2026-10-09T09:17:00Z"/>
          <w:trPrChange w:id="3669"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Change w:id="3670" w:author="Anderson, Kenneth" w:date="2026-10-09T09:18:00Z" w16du:dateUtc="2026-10-09T13:18:00Z">
              <w:tcPr>
                <w:tcW w:w="1060" w:type="dxa"/>
                <w:tcBorders>
                  <w:top w:val="nil"/>
                  <w:bottom w:val="nil"/>
                </w:tcBorders>
              </w:tcPr>
            </w:tcPrChange>
          </w:tcPr>
          <w:p w14:paraId="2D3406EC" w14:textId="77777777" w:rsidR="00D32DEE" w:rsidRPr="007E5245" w:rsidRDefault="00D32DEE" w:rsidP="00D32DEE">
            <w:pPr>
              <w:pStyle w:val="TableNormal1"/>
              <w:rPr>
                <w:ins w:id="3671" w:author="Anderson, Kenneth" w:date="2026-10-09T09:17:00Z" w16du:dateUtc="2026-10-09T13:17:00Z"/>
                <w:rFonts w:ascii="Times New Roman" w:hAnsi="Times New Roman" w:cs="Times New Roman"/>
              </w:rPr>
            </w:pPr>
          </w:p>
        </w:tc>
        <w:tc>
          <w:tcPr>
            <w:tcW w:w="1216" w:type="dxa"/>
            <w:tcBorders>
              <w:top w:val="nil"/>
              <w:bottom w:val="nil"/>
            </w:tcBorders>
            <w:tcPrChange w:id="3672" w:author="Anderson, Kenneth" w:date="2026-10-09T09:18:00Z" w16du:dateUtc="2026-10-09T13:18:00Z">
              <w:tcPr>
                <w:tcW w:w="1431" w:type="dxa"/>
                <w:tcBorders>
                  <w:top w:val="nil"/>
                  <w:bottom w:val="nil"/>
                </w:tcBorders>
              </w:tcPr>
            </w:tcPrChange>
          </w:tcPr>
          <w:p w14:paraId="3FFA5AEF"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73" w:author="Anderson, Kenneth" w:date="2026-10-09T09:17:00Z" w16du:dateUtc="2026-10-09T13:17:00Z"/>
                <w:rFonts w:ascii="Times New Roman" w:hAnsi="Times New Roman" w:cs="Times New Roman"/>
              </w:rPr>
            </w:pPr>
          </w:p>
        </w:tc>
        <w:tc>
          <w:tcPr>
            <w:tcW w:w="1206" w:type="dxa"/>
            <w:tcBorders>
              <w:top w:val="nil"/>
              <w:bottom w:val="nil"/>
            </w:tcBorders>
            <w:tcPrChange w:id="3674" w:author="Anderson, Kenneth" w:date="2026-10-09T09:18:00Z" w16du:dateUtc="2026-10-09T13:18:00Z">
              <w:tcPr>
                <w:tcW w:w="2110" w:type="dxa"/>
                <w:tcBorders>
                  <w:top w:val="nil"/>
                  <w:bottom w:val="nil"/>
                </w:tcBorders>
              </w:tcPr>
            </w:tcPrChange>
          </w:tcPr>
          <w:p w14:paraId="027F5C71"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675" w:author="Anderson, Kenneth" w:date="2026-10-09T09:17:00Z" w16du:dateUtc="2026-10-09T13:17:00Z"/>
                <w:rFonts w:ascii="Times New Roman" w:hAnsi="Times New Roman" w:cs="Times New Roman"/>
              </w:rPr>
            </w:pPr>
            <w:ins w:id="3676" w:author="Anderson, Kenneth" w:date="2026-10-09T09:17:00Z" w16du:dateUtc="2026-10-09T13:17:00Z">
              <w:r w:rsidRPr="007E5245">
                <w:rPr>
                  <w:rFonts w:ascii="Times New Roman" w:hAnsi="Times New Roman" w:cs="Times New Roman"/>
                  <w:color w:val="000000"/>
                </w:rPr>
                <w:t>2024</w:t>
              </w:r>
            </w:ins>
          </w:p>
        </w:tc>
        <w:tc>
          <w:tcPr>
            <w:tcW w:w="1176" w:type="dxa"/>
            <w:tcBorders>
              <w:top w:val="nil"/>
              <w:bottom w:val="nil"/>
            </w:tcBorders>
            <w:tcPrChange w:id="3677" w:author="Anderson, Kenneth" w:date="2026-10-09T09:18:00Z" w16du:dateUtc="2026-10-09T13:18:00Z">
              <w:tcPr>
                <w:tcW w:w="1119" w:type="dxa"/>
                <w:tcBorders>
                  <w:top w:val="nil"/>
                  <w:bottom w:val="nil"/>
                </w:tcBorders>
              </w:tcPr>
            </w:tcPrChange>
          </w:tcPr>
          <w:p w14:paraId="6B0A17D1"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78" w:author="Anderson, Kenneth" w:date="2026-10-09T09:17:00Z" w16du:dateUtc="2026-10-09T13:17:00Z"/>
                <w:rFonts w:ascii="Times New Roman" w:hAnsi="Times New Roman" w:cs="Times New Roman"/>
              </w:rPr>
            </w:pPr>
            <w:ins w:id="3679" w:author="Anderson, Kenneth" w:date="2026-10-09T09:17:00Z" w16du:dateUtc="2026-10-09T13:17:00Z">
              <w:r w:rsidRPr="007E5245">
                <w:rPr>
                  <w:rFonts w:ascii="Times New Roman" w:hAnsi="Times New Roman" w:cs="Times New Roman"/>
                  <w:color w:val="000000"/>
                </w:rPr>
                <w:t>194,282</w:t>
              </w:r>
            </w:ins>
          </w:p>
        </w:tc>
        <w:tc>
          <w:tcPr>
            <w:tcW w:w="933" w:type="dxa"/>
            <w:gridSpan w:val="2"/>
            <w:tcBorders>
              <w:top w:val="nil"/>
              <w:bottom w:val="nil"/>
            </w:tcBorders>
            <w:vAlign w:val="center"/>
            <w:tcPrChange w:id="3680" w:author="Anderson, Kenneth" w:date="2026-10-09T09:18:00Z" w16du:dateUtc="2026-10-09T13:18:00Z">
              <w:tcPr>
                <w:tcW w:w="1374" w:type="dxa"/>
                <w:gridSpan w:val="2"/>
                <w:tcBorders>
                  <w:top w:val="nil"/>
                  <w:bottom w:val="nil"/>
                </w:tcBorders>
              </w:tcPr>
            </w:tcPrChange>
          </w:tcPr>
          <w:p w14:paraId="7D4092AD" w14:textId="59DC7A7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81" w:author="Anderson, Kenneth" w:date="2026-10-09T09:17:00Z" w16du:dateUtc="2026-10-09T13:17:00Z"/>
                <w:rFonts w:ascii="Times New Roman" w:hAnsi="Times New Roman" w:cs="Times New Roman"/>
                <w:sz w:val="22"/>
                <w:szCs w:val="22"/>
                <w:rPrChange w:id="3682" w:author="Anderson, Kenneth" w:date="2026-10-09T09:20:00Z" w16du:dateUtc="2026-10-09T13:20:00Z">
                  <w:rPr>
                    <w:ins w:id="3683" w:author="Anderson, Kenneth" w:date="2026-10-09T09:17:00Z" w16du:dateUtc="2026-10-09T13:17:00Z"/>
                    <w:rFonts w:ascii="Times New Roman" w:hAnsi="Times New Roman" w:cs="Times New Roman"/>
                  </w:rPr>
                </w:rPrChange>
              </w:rPr>
            </w:pPr>
            <w:ins w:id="3684" w:author="Anderson, Kenneth" w:date="2026-10-09T09:18:00Z" w16du:dateUtc="2026-10-09T13:18:00Z">
              <w:r w:rsidRPr="00344A90">
                <w:rPr>
                  <w:rFonts w:ascii="Times New Roman" w:hAnsi="Times New Roman" w:cs="Times New Roman"/>
                  <w:color w:val="000000"/>
                  <w:sz w:val="22"/>
                  <w:szCs w:val="22"/>
                  <w:rPrChange w:id="3685" w:author="Anderson, Kenneth" w:date="2026-10-09T09:20:00Z" w16du:dateUtc="2026-10-09T13:20:00Z">
                    <w:rPr>
                      <w:rFonts w:ascii="Segoe UI" w:hAnsi="Segoe UI" w:cs="Segoe UI"/>
                      <w:color w:val="000000"/>
                      <w:sz w:val="16"/>
                      <w:szCs w:val="16"/>
                    </w:rPr>
                  </w:rPrChange>
                </w:rPr>
                <w:t>58%</w:t>
              </w:r>
            </w:ins>
          </w:p>
        </w:tc>
        <w:tc>
          <w:tcPr>
            <w:tcW w:w="795" w:type="dxa"/>
            <w:tcBorders>
              <w:top w:val="nil"/>
              <w:bottom w:val="nil"/>
            </w:tcBorders>
            <w:vAlign w:val="center"/>
            <w:tcPrChange w:id="3686" w:author="Anderson, Kenneth" w:date="2026-10-09T09:18:00Z" w16du:dateUtc="2026-10-09T13:18:00Z">
              <w:tcPr>
                <w:tcW w:w="893" w:type="dxa"/>
                <w:tcBorders>
                  <w:top w:val="nil"/>
                  <w:bottom w:val="nil"/>
                </w:tcBorders>
              </w:tcPr>
            </w:tcPrChange>
          </w:tcPr>
          <w:p w14:paraId="31480164" w14:textId="506D763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87" w:author="Anderson, Kenneth" w:date="2026-10-09T09:17:00Z" w16du:dateUtc="2026-10-09T13:17:00Z"/>
                <w:rFonts w:ascii="Times New Roman" w:hAnsi="Times New Roman" w:cs="Times New Roman"/>
                <w:sz w:val="22"/>
                <w:szCs w:val="22"/>
                <w:rPrChange w:id="3688" w:author="Anderson, Kenneth" w:date="2026-10-09T09:20:00Z" w16du:dateUtc="2026-10-09T13:20:00Z">
                  <w:rPr>
                    <w:ins w:id="3689" w:author="Anderson, Kenneth" w:date="2026-10-09T09:17:00Z" w16du:dateUtc="2026-10-09T13:17:00Z"/>
                    <w:rFonts w:ascii="Times New Roman" w:hAnsi="Times New Roman" w:cs="Times New Roman"/>
                  </w:rPr>
                </w:rPrChange>
              </w:rPr>
            </w:pPr>
            <w:ins w:id="3690" w:author="Anderson, Kenneth" w:date="2026-10-09T09:18:00Z" w16du:dateUtc="2026-10-09T13:18:00Z">
              <w:r w:rsidRPr="00344A90">
                <w:rPr>
                  <w:rFonts w:ascii="Times New Roman" w:hAnsi="Times New Roman" w:cs="Times New Roman"/>
                  <w:color w:val="000000"/>
                  <w:sz w:val="22"/>
                  <w:szCs w:val="22"/>
                  <w:rPrChange w:id="3691" w:author="Anderson, Kenneth" w:date="2026-10-09T09:20:00Z" w16du:dateUtc="2026-10-09T13:20:00Z">
                    <w:rPr>
                      <w:rFonts w:ascii="Segoe UI" w:hAnsi="Segoe UI" w:cs="Segoe UI"/>
                      <w:color w:val="000000"/>
                      <w:sz w:val="16"/>
                      <w:szCs w:val="16"/>
                    </w:rPr>
                  </w:rPrChange>
                </w:rPr>
                <w:t>69%</w:t>
              </w:r>
            </w:ins>
          </w:p>
        </w:tc>
        <w:tc>
          <w:tcPr>
            <w:tcW w:w="939" w:type="dxa"/>
            <w:tcBorders>
              <w:top w:val="nil"/>
              <w:bottom w:val="nil"/>
            </w:tcBorders>
            <w:vAlign w:val="center"/>
            <w:tcPrChange w:id="3692" w:author="Anderson, Kenneth" w:date="2026-10-09T09:18:00Z" w16du:dateUtc="2026-10-09T13:18:00Z">
              <w:tcPr>
                <w:tcW w:w="1553" w:type="dxa"/>
                <w:tcBorders>
                  <w:top w:val="nil"/>
                  <w:bottom w:val="nil"/>
                </w:tcBorders>
              </w:tcPr>
            </w:tcPrChange>
          </w:tcPr>
          <w:p w14:paraId="326A2DA0" w14:textId="7515271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93" w:author="Anderson, Kenneth" w:date="2026-10-09T09:17:00Z" w16du:dateUtc="2026-10-09T13:17:00Z"/>
                <w:rFonts w:ascii="Times New Roman" w:hAnsi="Times New Roman" w:cs="Times New Roman"/>
                <w:sz w:val="22"/>
                <w:szCs w:val="22"/>
                <w:rPrChange w:id="3694" w:author="Anderson, Kenneth" w:date="2026-10-09T09:20:00Z" w16du:dateUtc="2026-10-09T13:20:00Z">
                  <w:rPr>
                    <w:ins w:id="3695" w:author="Anderson, Kenneth" w:date="2026-10-09T09:17:00Z" w16du:dateUtc="2026-10-09T13:17:00Z"/>
                    <w:rFonts w:ascii="Times New Roman" w:hAnsi="Times New Roman" w:cs="Times New Roman"/>
                  </w:rPr>
                </w:rPrChange>
              </w:rPr>
            </w:pPr>
            <w:ins w:id="3696" w:author="Anderson, Kenneth" w:date="2026-10-09T09:18:00Z" w16du:dateUtc="2026-10-09T13:18:00Z">
              <w:r w:rsidRPr="00344A90">
                <w:rPr>
                  <w:rFonts w:ascii="Times New Roman" w:hAnsi="Times New Roman" w:cs="Times New Roman"/>
                  <w:color w:val="000000"/>
                  <w:sz w:val="22"/>
                  <w:szCs w:val="22"/>
                  <w:rPrChange w:id="3697" w:author="Anderson, Kenneth" w:date="2026-10-09T09:20:00Z" w16du:dateUtc="2026-10-09T13:20:00Z">
                    <w:rPr>
                      <w:rFonts w:ascii="Segoe UI" w:hAnsi="Segoe UI" w:cs="Segoe UI"/>
                      <w:color w:val="000000"/>
                      <w:sz w:val="16"/>
                      <w:szCs w:val="16"/>
                    </w:rPr>
                  </w:rPrChange>
                </w:rPr>
                <w:t>48%</w:t>
              </w:r>
            </w:ins>
          </w:p>
        </w:tc>
        <w:tc>
          <w:tcPr>
            <w:tcW w:w="793" w:type="dxa"/>
            <w:tcBorders>
              <w:top w:val="nil"/>
              <w:bottom w:val="nil"/>
            </w:tcBorders>
            <w:vAlign w:val="center"/>
            <w:tcPrChange w:id="3698" w:author="Anderson, Kenneth" w:date="2026-10-09T09:18:00Z" w16du:dateUtc="2026-10-09T13:18:00Z">
              <w:tcPr>
                <w:tcW w:w="891" w:type="dxa"/>
                <w:tcBorders>
                  <w:top w:val="nil"/>
                  <w:bottom w:val="nil"/>
                </w:tcBorders>
              </w:tcPr>
            </w:tcPrChange>
          </w:tcPr>
          <w:p w14:paraId="2E6513DD" w14:textId="17A4B6E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699" w:author="Anderson, Kenneth" w:date="2026-10-09T09:17:00Z" w16du:dateUtc="2026-10-09T13:17:00Z"/>
                <w:rFonts w:ascii="Times New Roman" w:hAnsi="Times New Roman" w:cs="Times New Roman"/>
                <w:sz w:val="22"/>
                <w:szCs w:val="22"/>
                <w:rPrChange w:id="3700" w:author="Anderson, Kenneth" w:date="2026-10-09T09:20:00Z" w16du:dateUtc="2026-10-09T13:20:00Z">
                  <w:rPr>
                    <w:ins w:id="3701" w:author="Anderson, Kenneth" w:date="2026-10-09T09:17:00Z" w16du:dateUtc="2026-10-09T13:17:00Z"/>
                    <w:rFonts w:ascii="Times New Roman" w:hAnsi="Times New Roman" w:cs="Times New Roman"/>
                  </w:rPr>
                </w:rPrChange>
              </w:rPr>
            </w:pPr>
            <w:ins w:id="3702" w:author="Anderson, Kenneth" w:date="2026-10-09T09:18:00Z" w16du:dateUtc="2026-10-09T13:18:00Z">
              <w:r w:rsidRPr="00344A90">
                <w:rPr>
                  <w:rFonts w:ascii="Times New Roman" w:hAnsi="Times New Roman" w:cs="Times New Roman"/>
                  <w:color w:val="000000"/>
                  <w:sz w:val="22"/>
                  <w:szCs w:val="22"/>
                  <w:rPrChange w:id="3703" w:author="Anderson, Kenneth" w:date="2026-10-09T09:20:00Z" w16du:dateUtc="2026-10-09T13:20:00Z">
                    <w:rPr>
                      <w:rFonts w:ascii="Segoe UI" w:hAnsi="Segoe UI" w:cs="Segoe UI"/>
                      <w:color w:val="000000"/>
                      <w:sz w:val="16"/>
                      <w:szCs w:val="16"/>
                    </w:rPr>
                  </w:rPrChange>
                </w:rPr>
                <w:t>51%</w:t>
              </w:r>
            </w:ins>
          </w:p>
        </w:tc>
        <w:tc>
          <w:tcPr>
            <w:tcW w:w="1165" w:type="dxa"/>
            <w:tcBorders>
              <w:top w:val="nil"/>
              <w:bottom w:val="nil"/>
            </w:tcBorders>
            <w:vAlign w:val="center"/>
            <w:tcPrChange w:id="3704" w:author="Anderson, Kenneth" w:date="2026-10-09T09:18:00Z" w16du:dateUtc="2026-10-09T13:18:00Z">
              <w:tcPr>
                <w:tcW w:w="2529" w:type="dxa"/>
                <w:tcBorders>
                  <w:top w:val="nil"/>
                  <w:bottom w:val="nil"/>
                </w:tcBorders>
              </w:tcPr>
            </w:tcPrChange>
          </w:tcPr>
          <w:p w14:paraId="76B7DCB9" w14:textId="239C9A2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05" w:author="Anderson, Kenneth" w:date="2026-10-09T09:17:00Z" w16du:dateUtc="2026-10-09T13:17:00Z"/>
                <w:rFonts w:ascii="Times New Roman" w:hAnsi="Times New Roman" w:cs="Times New Roman"/>
                <w:sz w:val="22"/>
                <w:szCs w:val="22"/>
                <w:rPrChange w:id="3706" w:author="Anderson, Kenneth" w:date="2026-10-09T09:20:00Z" w16du:dateUtc="2026-10-09T13:20:00Z">
                  <w:rPr>
                    <w:ins w:id="3707" w:author="Anderson, Kenneth" w:date="2026-10-09T09:17:00Z" w16du:dateUtc="2026-10-09T13:17:00Z"/>
                    <w:rFonts w:ascii="Times New Roman" w:hAnsi="Times New Roman" w:cs="Times New Roman"/>
                  </w:rPr>
                </w:rPrChange>
              </w:rPr>
            </w:pPr>
            <w:ins w:id="3708" w:author="Anderson, Kenneth" w:date="2026-10-09T09:18:00Z" w16du:dateUtc="2026-10-09T13:18:00Z">
              <w:r w:rsidRPr="00344A90">
                <w:rPr>
                  <w:rFonts w:ascii="Times New Roman" w:hAnsi="Times New Roman" w:cs="Times New Roman"/>
                  <w:color w:val="000000"/>
                  <w:sz w:val="22"/>
                  <w:szCs w:val="22"/>
                  <w:rPrChange w:id="3709" w:author="Anderson, Kenneth" w:date="2026-10-09T09:20:00Z" w16du:dateUtc="2026-10-09T13:20:00Z">
                    <w:rPr>
                      <w:rFonts w:ascii="Segoe UI" w:hAnsi="Segoe UI" w:cs="Segoe UI"/>
                      <w:color w:val="000000"/>
                      <w:sz w:val="16"/>
                      <w:szCs w:val="16"/>
                    </w:rPr>
                  </w:rPrChange>
                </w:rPr>
                <w:t>51%</w:t>
              </w:r>
            </w:ins>
          </w:p>
        </w:tc>
      </w:tr>
      <w:tr w:rsidR="00D32DEE" w:rsidRPr="007E5245" w14:paraId="5FF0E1D9" w14:textId="77777777" w:rsidTr="00D32DEE">
        <w:tblPrEx>
          <w:tblW w:w="0" w:type="auto"/>
          <w:tblLook w:val="06A0" w:firstRow="1" w:lastRow="0" w:firstColumn="1" w:lastColumn="0" w:noHBand="1" w:noVBand="1"/>
          <w:tblPrExChange w:id="3710" w:author="Anderson, Kenneth" w:date="2026-10-09T09:18:00Z" w16du:dateUtc="2026-10-09T13:18:00Z">
            <w:tblPrEx>
              <w:tblW w:w="0" w:type="auto"/>
              <w:tblLook w:val="06A0" w:firstRow="1" w:lastRow="0" w:firstColumn="1" w:lastColumn="0" w:noHBand="1" w:noVBand="1"/>
            </w:tblPrEx>
          </w:tblPrExChange>
        </w:tblPrEx>
        <w:trPr>
          <w:trHeight w:val="216"/>
          <w:ins w:id="3711" w:author="Anderson, Kenneth" w:date="2026-10-09T09:17:00Z"/>
          <w:trPrChange w:id="3712"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3713" w:author="Anderson, Kenneth" w:date="2026-10-09T09:18:00Z" w16du:dateUtc="2026-10-09T13:18:00Z">
              <w:tcPr>
                <w:tcW w:w="1060" w:type="dxa"/>
                <w:tcBorders>
                  <w:top w:val="nil"/>
                  <w:bottom w:val="single" w:sz="4" w:space="0" w:color="auto"/>
                </w:tcBorders>
              </w:tcPr>
            </w:tcPrChange>
          </w:tcPr>
          <w:p w14:paraId="1C0020A6" w14:textId="77777777" w:rsidR="00D32DEE" w:rsidRPr="007E5245" w:rsidRDefault="00D32DEE" w:rsidP="00D32DEE">
            <w:pPr>
              <w:pStyle w:val="TableNormal1"/>
              <w:rPr>
                <w:ins w:id="3714"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3715" w:author="Anderson, Kenneth" w:date="2026-10-09T09:18:00Z" w16du:dateUtc="2026-10-09T13:18:00Z">
              <w:tcPr>
                <w:tcW w:w="1431" w:type="dxa"/>
                <w:tcBorders>
                  <w:top w:val="nil"/>
                  <w:bottom w:val="single" w:sz="4" w:space="0" w:color="auto"/>
                </w:tcBorders>
              </w:tcPr>
            </w:tcPrChange>
          </w:tcPr>
          <w:p w14:paraId="4BF1507A"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16"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3717" w:author="Anderson, Kenneth" w:date="2026-10-09T09:18:00Z" w16du:dateUtc="2026-10-09T13:18:00Z">
              <w:tcPr>
                <w:tcW w:w="2110" w:type="dxa"/>
                <w:tcBorders>
                  <w:top w:val="nil"/>
                  <w:bottom w:val="single" w:sz="4" w:space="0" w:color="auto"/>
                </w:tcBorders>
              </w:tcPr>
            </w:tcPrChange>
          </w:tcPr>
          <w:p w14:paraId="03A93FCD"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718" w:author="Anderson, Kenneth" w:date="2026-10-09T09:17:00Z" w16du:dateUtc="2026-10-09T13:17:00Z"/>
                <w:rFonts w:ascii="Times New Roman" w:hAnsi="Times New Roman" w:cs="Times New Roman"/>
              </w:rPr>
            </w:pPr>
            <w:ins w:id="3719"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3720" w:author="Anderson, Kenneth" w:date="2026-10-09T09:18:00Z" w16du:dateUtc="2026-10-09T13:18:00Z">
              <w:tcPr>
                <w:tcW w:w="1119" w:type="dxa"/>
                <w:tcBorders>
                  <w:top w:val="nil"/>
                  <w:bottom w:val="single" w:sz="4" w:space="0" w:color="auto"/>
                </w:tcBorders>
              </w:tcPr>
            </w:tcPrChange>
          </w:tcPr>
          <w:p w14:paraId="0F014908"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21" w:author="Anderson, Kenneth" w:date="2026-10-09T09:17:00Z" w16du:dateUtc="2026-10-09T13:17:00Z"/>
                <w:rFonts w:ascii="Times New Roman" w:hAnsi="Times New Roman" w:cs="Times New Roman"/>
              </w:rPr>
            </w:pPr>
            <w:ins w:id="3722" w:author="Anderson, Kenneth" w:date="2026-10-09T09:17:00Z" w16du:dateUtc="2026-10-09T13:17:00Z">
              <w:r w:rsidRPr="007E5245">
                <w:rPr>
                  <w:rFonts w:ascii="Times New Roman" w:hAnsi="Times New Roman" w:cs="Times New Roman"/>
                  <w:color w:val="000000"/>
                </w:rPr>
                <w:t>334,554</w:t>
              </w:r>
            </w:ins>
          </w:p>
        </w:tc>
        <w:tc>
          <w:tcPr>
            <w:tcW w:w="933" w:type="dxa"/>
            <w:gridSpan w:val="2"/>
            <w:tcBorders>
              <w:top w:val="nil"/>
              <w:bottom w:val="single" w:sz="4" w:space="0" w:color="auto"/>
            </w:tcBorders>
            <w:vAlign w:val="center"/>
            <w:tcPrChange w:id="3723" w:author="Anderson, Kenneth" w:date="2026-10-09T09:18:00Z" w16du:dateUtc="2026-10-09T13:18:00Z">
              <w:tcPr>
                <w:tcW w:w="1374" w:type="dxa"/>
                <w:gridSpan w:val="2"/>
                <w:tcBorders>
                  <w:top w:val="nil"/>
                  <w:bottom w:val="single" w:sz="4" w:space="0" w:color="auto"/>
                </w:tcBorders>
              </w:tcPr>
            </w:tcPrChange>
          </w:tcPr>
          <w:p w14:paraId="3F5B7C2B" w14:textId="4C36980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24" w:author="Anderson, Kenneth" w:date="2026-10-09T09:17:00Z" w16du:dateUtc="2026-10-09T13:17:00Z"/>
                <w:rFonts w:ascii="Times New Roman" w:hAnsi="Times New Roman" w:cs="Times New Roman"/>
                <w:sz w:val="22"/>
                <w:szCs w:val="22"/>
                <w:rPrChange w:id="3725" w:author="Anderson, Kenneth" w:date="2026-10-09T09:20:00Z" w16du:dateUtc="2026-10-09T13:20:00Z">
                  <w:rPr>
                    <w:ins w:id="3726" w:author="Anderson, Kenneth" w:date="2026-10-09T09:17:00Z" w16du:dateUtc="2026-10-09T13:17:00Z"/>
                    <w:rFonts w:ascii="Times New Roman" w:hAnsi="Times New Roman" w:cs="Times New Roman"/>
                  </w:rPr>
                </w:rPrChange>
              </w:rPr>
            </w:pPr>
            <w:ins w:id="3727" w:author="Anderson, Kenneth" w:date="2026-10-09T09:18:00Z" w16du:dateUtc="2026-10-09T13:18:00Z">
              <w:r w:rsidRPr="00344A90">
                <w:rPr>
                  <w:rFonts w:ascii="Times New Roman" w:hAnsi="Times New Roman" w:cs="Times New Roman"/>
                  <w:color w:val="000000"/>
                  <w:sz w:val="22"/>
                  <w:szCs w:val="22"/>
                  <w:rPrChange w:id="3728" w:author="Anderson, Kenneth" w:date="2026-10-09T09:20:00Z" w16du:dateUtc="2026-10-09T13:20:00Z">
                    <w:rPr>
                      <w:rFonts w:ascii="Segoe UI" w:hAnsi="Segoe UI" w:cs="Segoe UI"/>
                      <w:color w:val="000000"/>
                      <w:sz w:val="16"/>
                      <w:szCs w:val="16"/>
                    </w:rPr>
                  </w:rPrChange>
                </w:rPr>
                <w:t>63%</w:t>
              </w:r>
            </w:ins>
          </w:p>
        </w:tc>
        <w:tc>
          <w:tcPr>
            <w:tcW w:w="795" w:type="dxa"/>
            <w:tcBorders>
              <w:top w:val="nil"/>
              <w:bottom w:val="single" w:sz="4" w:space="0" w:color="auto"/>
            </w:tcBorders>
            <w:vAlign w:val="center"/>
            <w:tcPrChange w:id="3729" w:author="Anderson, Kenneth" w:date="2026-10-09T09:18:00Z" w16du:dateUtc="2026-10-09T13:18:00Z">
              <w:tcPr>
                <w:tcW w:w="893" w:type="dxa"/>
                <w:tcBorders>
                  <w:top w:val="nil"/>
                  <w:bottom w:val="single" w:sz="4" w:space="0" w:color="auto"/>
                </w:tcBorders>
              </w:tcPr>
            </w:tcPrChange>
          </w:tcPr>
          <w:p w14:paraId="33B7434E" w14:textId="6EBF9C9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30" w:author="Anderson, Kenneth" w:date="2026-10-09T09:17:00Z" w16du:dateUtc="2026-10-09T13:17:00Z"/>
                <w:rFonts w:ascii="Times New Roman" w:hAnsi="Times New Roman" w:cs="Times New Roman"/>
                <w:sz w:val="22"/>
                <w:szCs w:val="22"/>
                <w:rPrChange w:id="3731" w:author="Anderson, Kenneth" w:date="2026-10-09T09:20:00Z" w16du:dateUtc="2026-10-09T13:20:00Z">
                  <w:rPr>
                    <w:ins w:id="3732" w:author="Anderson, Kenneth" w:date="2026-10-09T09:17:00Z" w16du:dateUtc="2026-10-09T13:17:00Z"/>
                    <w:rFonts w:ascii="Times New Roman" w:hAnsi="Times New Roman" w:cs="Times New Roman"/>
                  </w:rPr>
                </w:rPrChange>
              </w:rPr>
            </w:pPr>
            <w:ins w:id="3733" w:author="Anderson, Kenneth" w:date="2026-10-09T09:18:00Z" w16du:dateUtc="2026-10-09T13:18:00Z">
              <w:r w:rsidRPr="00344A90">
                <w:rPr>
                  <w:rFonts w:ascii="Times New Roman" w:hAnsi="Times New Roman" w:cs="Times New Roman"/>
                  <w:color w:val="000000"/>
                  <w:sz w:val="22"/>
                  <w:szCs w:val="22"/>
                  <w:rPrChange w:id="3734" w:author="Anderson, Kenneth" w:date="2026-10-09T09:20:00Z" w16du:dateUtc="2026-10-09T13:20:00Z">
                    <w:rPr>
                      <w:rFonts w:ascii="Segoe UI" w:hAnsi="Segoe UI" w:cs="Segoe UI"/>
                      <w:color w:val="000000"/>
                      <w:sz w:val="16"/>
                      <w:szCs w:val="16"/>
                    </w:rPr>
                  </w:rPrChange>
                </w:rPr>
                <w:t>71%</w:t>
              </w:r>
            </w:ins>
          </w:p>
        </w:tc>
        <w:tc>
          <w:tcPr>
            <w:tcW w:w="939" w:type="dxa"/>
            <w:tcBorders>
              <w:top w:val="nil"/>
              <w:bottom w:val="single" w:sz="4" w:space="0" w:color="auto"/>
            </w:tcBorders>
            <w:vAlign w:val="center"/>
            <w:tcPrChange w:id="3735" w:author="Anderson, Kenneth" w:date="2026-10-09T09:18:00Z" w16du:dateUtc="2026-10-09T13:18:00Z">
              <w:tcPr>
                <w:tcW w:w="1553" w:type="dxa"/>
                <w:tcBorders>
                  <w:top w:val="nil"/>
                  <w:bottom w:val="single" w:sz="4" w:space="0" w:color="auto"/>
                </w:tcBorders>
              </w:tcPr>
            </w:tcPrChange>
          </w:tcPr>
          <w:p w14:paraId="189DDE55" w14:textId="64409C9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36" w:author="Anderson, Kenneth" w:date="2026-10-09T09:17:00Z" w16du:dateUtc="2026-10-09T13:17:00Z"/>
                <w:rFonts w:ascii="Times New Roman" w:hAnsi="Times New Roman" w:cs="Times New Roman"/>
                <w:sz w:val="22"/>
                <w:szCs w:val="22"/>
                <w:rPrChange w:id="3737" w:author="Anderson, Kenneth" w:date="2026-10-09T09:20:00Z" w16du:dateUtc="2026-10-09T13:20:00Z">
                  <w:rPr>
                    <w:ins w:id="3738" w:author="Anderson, Kenneth" w:date="2026-10-09T09:17:00Z" w16du:dateUtc="2026-10-09T13:17:00Z"/>
                    <w:rFonts w:ascii="Times New Roman" w:hAnsi="Times New Roman" w:cs="Times New Roman"/>
                  </w:rPr>
                </w:rPrChange>
              </w:rPr>
            </w:pPr>
            <w:ins w:id="3739" w:author="Anderson, Kenneth" w:date="2026-10-09T09:18:00Z" w16du:dateUtc="2026-10-09T13:18:00Z">
              <w:r w:rsidRPr="00344A90">
                <w:rPr>
                  <w:rFonts w:ascii="Times New Roman" w:hAnsi="Times New Roman" w:cs="Times New Roman"/>
                  <w:color w:val="000000"/>
                  <w:sz w:val="22"/>
                  <w:szCs w:val="22"/>
                  <w:rPrChange w:id="3740" w:author="Anderson, Kenneth" w:date="2026-10-09T09:20:00Z" w16du:dateUtc="2026-10-09T13:20:00Z">
                    <w:rPr>
                      <w:rFonts w:ascii="Segoe UI" w:hAnsi="Segoe UI" w:cs="Segoe UI"/>
                      <w:color w:val="000000"/>
                      <w:sz w:val="16"/>
                      <w:szCs w:val="16"/>
                    </w:rPr>
                  </w:rPrChange>
                </w:rPr>
                <w:t>58%</w:t>
              </w:r>
            </w:ins>
          </w:p>
        </w:tc>
        <w:tc>
          <w:tcPr>
            <w:tcW w:w="793" w:type="dxa"/>
            <w:tcBorders>
              <w:top w:val="nil"/>
              <w:bottom w:val="single" w:sz="4" w:space="0" w:color="auto"/>
            </w:tcBorders>
            <w:vAlign w:val="center"/>
            <w:tcPrChange w:id="3741" w:author="Anderson, Kenneth" w:date="2026-10-09T09:18:00Z" w16du:dateUtc="2026-10-09T13:18:00Z">
              <w:tcPr>
                <w:tcW w:w="891" w:type="dxa"/>
                <w:tcBorders>
                  <w:top w:val="nil"/>
                  <w:bottom w:val="single" w:sz="4" w:space="0" w:color="auto"/>
                </w:tcBorders>
              </w:tcPr>
            </w:tcPrChange>
          </w:tcPr>
          <w:p w14:paraId="7B6711EE" w14:textId="623C2B6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42" w:author="Anderson, Kenneth" w:date="2026-10-09T09:17:00Z" w16du:dateUtc="2026-10-09T13:17:00Z"/>
                <w:rFonts w:ascii="Times New Roman" w:hAnsi="Times New Roman" w:cs="Times New Roman"/>
                <w:sz w:val="22"/>
                <w:szCs w:val="22"/>
                <w:rPrChange w:id="3743" w:author="Anderson, Kenneth" w:date="2026-10-09T09:20:00Z" w16du:dateUtc="2026-10-09T13:20:00Z">
                  <w:rPr>
                    <w:ins w:id="3744" w:author="Anderson, Kenneth" w:date="2026-10-09T09:17:00Z" w16du:dateUtc="2026-10-09T13:17:00Z"/>
                    <w:rFonts w:ascii="Times New Roman" w:hAnsi="Times New Roman" w:cs="Times New Roman"/>
                  </w:rPr>
                </w:rPrChange>
              </w:rPr>
            </w:pPr>
            <w:ins w:id="3745" w:author="Anderson, Kenneth" w:date="2026-10-09T09:18:00Z" w16du:dateUtc="2026-10-09T13:18:00Z">
              <w:r w:rsidRPr="00344A90">
                <w:rPr>
                  <w:rFonts w:ascii="Times New Roman" w:hAnsi="Times New Roman" w:cs="Times New Roman"/>
                  <w:color w:val="000000"/>
                  <w:sz w:val="22"/>
                  <w:szCs w:val="22"/>
                  <w:rPrChange w:id="3746" w:author="Anderson, Kenneth" w:date="2026-10-09T09:20:00Z" w16du:dateUtc="2026-10-09T13:20:00Z">
                    <w:rPr>
                      <w:rFonts w:ascii="Segoe UI" w:hAnsi="Segoe UI" w:cs="Segoe UI"/>
                      <w:color w:val="000000"/>
                      <w:sz w:val="16"/>
                      <w:szCs w:val="16"/>
                    </w:rPr>
                  </w:rPrChange>
                </w:rPr>
                <w:t>57%</w:t>
              </w:r>
            </w:ins>
          </w:p>
        </w:tc>
        <w:tc>
          <w:tcPr>
            <w:tcW w:w="1165" w:type="dxa"/>
            <w:tcBorders>
              <w:top w:val="nil"/>
              <w:bottom w:val="single" w:sz="4" w:space="0" w:color="auto"/>
            </w:tcBorders>
            <w:vAlign w:val="center"/>
            <w:tcPrChange w:id="3747" w:author="Anderson, Kenneth" w:date="2026-10-09T09:18:00Z" w16du:dateUtc="2026-10-09T13:18:00Z">
              <w:tcPr>
                <w:tcW w:w="2529" w:type="dxa"/>
                <w:tcBorders>
                  <w:top w:val="nil"/>
                  <w:bottom w:val="single" w:sz="4" w:space="0" w:color="auto"/>
                </w:tcBorders>
              </w:tcPr>
            </w:tcPrChange>
          </w:tcPr>
          <w:p w14:paraId="3C27DA5C" w14:textId="5C6C001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48" w:author="Anderson, Kenneth" w:date="2026-10-09T09:17:00Z" w16du:dateUtc="2026-10-09T13:17:00Z"/>
                <w:rFonts w:ascii="Times New Roman" w:hAnsi="Times New Roman" w:cs="Times New Roman"/>
                <w:sz w:val="22"/>
                <w:szCs w:val="22"/>
                <w:rPrChange w:id="3749" w:author="Anderson, Kenneth" w:date="2026-10-09T09:20:00Z" w16du:dateUtc="2026-10-09T13:20:00Z">
                  <w:rPr>
                    <w:ins w:id="3750" w:author="Anderson, Kenneth" w:date="2026-10-09T09:17:00Z" w16du:dateUtc="2026-10-09T13:17:00Z"/>
                    <w:rFonts w:ascii="Times New Roman" w:hAnsi="Times New Roman" w:cs="Times New Roman"/>
                  </w:rPr>
                </w:rPrChange>
              </w:rPr>
            </w:pPr>
            <w:ins w:id="3751" w:author="Anderson, Kenneth" w:date="2026-10-09T09:18:00Z" w16du:dateUtc="2026-10-09T13:18:00Z">
              <w:r w:rsidRPr="00344A90">
                <w:rPr>
                  <w:rFonts w:ascii="Times New Roman" w:hAnsi="Times New Roman" w:cs="Times New Roman"/>
                  <w:color w:val="000000"/>
                  <w:sz w:val="22"/>
                  <w:szCs w:val="22"/>
                  <w:rPrChange w:id="3752" w:author="Anderson, Kenneth" w:date="2026-10-09T09:20:00Z" w16du:dateUtc="2026-10-09T13:20:00Z">
                    <w:rPr>
                      <w:rFonts w:ascii="Segoe UI" w:hAnsi="Segoe UI" w:cs="Segoe UI"/>
                      <w:color w:val="000000"/>
                      <w:sz w:val="16"/>
                      <w:szCs w:val="16"/>
                    </w:rPr>
                  </w:rPrChange>
                </w:rPr>
                <w:t>61%</w:t>
              </w:r>
            </w:ins>
          </w:p>
        </w:tc>
      </w:tr>
      <w:tr w:rsidR="00D32DEE" w:rsidRPr="007E5245" w14:paraId="57BA0841" w14:textId="77777777" w:rsidTr="00D32DEE">
        <w:tblPrEx>
          <w:tblW w:w="0" w:type="auto"/>
          <w:tblLook w:val="06A0" w:firstRow="1" w:lastRow="0" w:firstColumn="1" w:lastColumn="0" w:noHBand="1" w:noVBand="1"/>
          <w:tblPrExChange w:id="3753" w:author="Anderson, Kenneth" w:date="2026-10-09T09:18:00Z" w16du:dateUtc="2026-10-09T13:18:00Z">
            <w:tblPrEx>
              <w:tblW w:w="0" w:type="auto"/>
              <w:tblLook w:val="06A0" w:firstRow="1" w:lastRow="0" w:firstColumn="1" w:lastColumn="0" w:noHBand="1" w:noVBand="1"/>
            </w:tblPrEx>
          </w:tblPrExChange>
        </w:tblPrEx>
        <w:trPr>
          <w:trHeight w:val="216"/>
          <w:ins w:id="3754" w:author="Anderson, Kenneth" w:date="2026-10-09T09:17:00Z"/>
          <w:trPrChange w:id="3755"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3756" w:author="Anderson, Kenneth" w:date="2026-10-09T09:18:00Z" w16du:dateUtc="2026-10-09T13:18:00Z">
              <w:tcPr>
                <w:tcW w:w="1060" w:type="dxa"/>
                <w:tcBorders>
                  <w:top w:val="single" w:sz="4" w:space="0" w:color="auto"/>
                  <w:bottom w:val="single" w:sz="4" w:space="0" w:color="auto"/>
                </w:tcBorders>
              </w:tcPr>
            </w:tcPrChange>
          </w:tcPr>
          <w:p w14:paraId="37152749" w14:textId="77777777" w:rsidR="00D32DEE" w:rsidRPr="007E5245" w:rsidRDefault="00D32DEE" w:rsidP="00D32DEE">
            <w:pPr>
              <w:pStyle w:val="TableNormal1"/>
              <w:rPr>
                <w:ins w:id="3757" w:author="Anderson, Kenneth" w:date="2026-10-09T09:17:00Z" w16du:dateUtc="2026-10-09T13:17:00Z"/>
                <w:rFonts w:ascii="Times New Roman" w:hAnsi="Times New Roman" w:cs="Times New Roman"/>
              </w:rPr>
            </w:pPr>
            <w:ins w:id="3758" w:author="Anderson, Kenneth" w:date="2026-10-09T09:17:00Z" w16du:dateUtc="2026-10-09T13:17:00Z">
              <w:r w:rsidRPr="007E5245">
                <w:rPr>
                  <w:rFonts w:ascii="Times New Roman" w:hAnsi="Times New Roman" w:cs="Times New Roman"/>
                </w:rPr>
                <w:t>STMA</w:t>
              </w:r>
            </w:ins>
          </w:p>
        </w:tc>
        <w:tc>
          <w:tcPr>
            <w:tcW w:w="1216" w:type="dxa"/>
            <w:tcBorders>
              <w:top w:val="single" w:sz="4" w:space="0" w:color="auto"/>
              <w:bottom w:val="single" w:sz="4" w:space="0" w:color="auto"/>
            </w:tcBorders>
            <w:tcPrChange w:id="3759" w:author="Anderson, Kenneth" w:date="2026-10-09T09:18:00Z" w16du:dateUtc="2026-10-09T13:18:00Z">
              <w:tcPr>
                <w:tcW w:w="1431" w:type="dxa"/>
                <w:tcBorders>
                  <w:top w:val="single" w:sz="4" w:space="0" w:color="auto"/>
                  <w:bottom w:val="single" w:sz="4" w:space="0" w:color="auto"/>
                </w:tcBorders>
              </w:tcPr>
            </w:tcPrChange>
          </w:tcPr>
          <w:p w14:paraId="4190F31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60" w:author="Anderson, Kenneth" w:date="2026-10-09T09:17:00Z" w16du:dateUtc="2026-10-09T13:17:00Z"/>
                <w:rFonts w:ascii="Times New Roman" w:hAnsi="Times New Roman" w:cs="Times New Roman"/>
              </w:rPr>
            </w:pPr>
            <w:ins w:id="3761" w:author="Anderson, Kenneth" w:date="2026-10-09T09:17:00Z" w16du:dateUtc="2026-10-09T13:17:00Z">
              <w:r w:rsidRPr="007E5245">
                <w:rPr>
                  <w:rFonts w:ascii="Times New Roman" w:hAnsi="Times New Roman" w:cs="Times New Roman"/>
                  <w:color w:val="000000"/>
                </w:rPr>
                <w:t>31</w:t>
              </w:r>
            </w:ins>
          </w:p>
        </w:tc>
        <w:tc>
          <w:tcPr>
            <w:tcW w:w="1206" w:type="dxa"/>
            <w:tcBorders>
              <w:top w:val="single" w:sz="4" w:space="0" w:color="auto"/>
              <w:bottom w:val="single" w:sz="4" w:space="0" w:color="auto"/>
            </w:tcBorders>
            <w:tcPrChange w:id="3762" w:author="Anderson, Kenneth" w:date="2026-10-09T09:18:00Z" w16du:dateUtc="2026-10-09T13:18:00Z">
              <w:tcPr>
                <w:tcW w:w="2110" w:type="dxa"/>
                <w:tcBorders>
                  <w:top w:val="single" w:sz="4" w:space="0" w:color="auto"/>
                  <w:bottom w:val="single" w:sz="4" w:space="0" w:color="auto"/>
                </w:tcBorders>
              </w:tcPr>
            </w:tcPrChange>
          </w:tcPr>
          <w:p w14:paraId="70CB5FF9"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763" w:author="Anderson, Kenneth" w:date="2026-10-09T09:17:00Z" w16du:dateUtc="2026-10-09T13:17:00Z"/>
                <w:rFonts w:ascii="Times New Roman" w:hAnsi="Times New Roman" w:cs="Times New Roman"/>
              </w:rPr>
            </w:pPr>
            <w:ins w:id="3764"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3765" w:author="Anderson, Kenneth" w:date="2026-10-09T09:18:00Z" w16du:dateUtc="2026-10-09T13:18:00Z">
              <w:tcPr>
                <w:tcW w:w="1119" w:type="dxa"/>
                <w:tcBorders>
                  <w:top w:val="single" w:sz="4" w:space="0" w:color="auto"/>
                  <w:bottom w:val="single" w:sz="4" w:space="0" w:color="auto"/>
                </w:tcBorders>
              </w:tcPr>
            </w:tcPrChange>
          </w:tcPr>
          <w:p w14:paraId="452DB563"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66" w:author="Anderson, Kenneth" w:date="2026-10-09T09:17:00Z" w16du:dateUtc="2026-10-09T13:17:00Z"/>
                <w:rFonts w:ascii="Times New Roman" w:hAnsi="Times New Roman" w:cs="Times New Roman"/>
              </w:rPr>
            </w:pPr>
            <w:ins w:id="3767" w:author="Anderson, Kenneth" w:date="2026-10-09T09:17:00Z" w16du:dateUtc="2026-10-09T13:17:00Z">
              <w:r w:rsidRPr="007E5245">
                <w:rPr>
                  <w:rFonts w:ascii="Times New Roman" w:hAnsi="Times New Roman" w:cs="Times New Roman"/>
                  <w:color w:val="000000"/>
                </w:rPr>
                <w:t>370,350</w:t>
              </w:r>
            </w:ins>
          </w:p>
        </w:tc>
        <w:tc>
          <w:tcPr>
            <w:tcW w:w="933" w:type="dxa"/>
            <w:gridSpan w:val="2"/>
            <w:tcBorders>
              <w:top w:val="single" w:sz="4" w:space="0" w:color="auto"/>
              <w:bottom w:val="single" w:sz="4" w:space="0" w:color="auto"/>
            </w:tcBorders>
            <w:vAlign w:val="center"/>
            <w:tcPrChange w:id="3768" w:author="Anderson, Kenneth" w:date="2026-10-09T09:18:00Z" w16du:dateUtc="2026-10-09T13:18:00Z">
              <w:tcPr>
                <w:tcW w:w="1374" w:type="dxa"/>
                <w:gridSpan w:val="2"/>
                <w:tcBorders>
                  <w:top w:val="single" w:sz="4" w:space="0" w:color="auto"/>
                  <w:bottom w:val="single" w:sz="4" w:space="0" w:color="auto"/>
                </w:tcBorders>
              </w:tcPr>
            </w:tcPrChange>
          </w:tcPr>
          <w:p w14:paraId="05948065" w14:textId="4A6D003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69" w:author="Anderson, Kenneth" w:date="2026-10-09T09:17:00Z" w16du:dateUtc="2026-10-09T13:17:00Z"/>
                <w:rFonts w:ascii="Times New Roman" w:hAnsi="Times New Roman" w:cs="Times New Roman"/>
                <w:sz w:val="22"/>
                <w:szCs w:val="22"/>
                <w:rPrChange w:id="3770" w:author="Anderson, Kenneth" w:date="2026-10-09T09:20:00Z" w16du:dateUtc="2026-10-09T13:20:00Z">
                  <w:rPr>
                    <w:ins w:id="3771" w:author="Anderson, Kenneth" w:date="2026-10-09T09:17:00Z" w16du:dateUtc="2026-10-09T13:17:00Z"/>
                    <w:rFonts w:ascii="Times New Roman" w:hAnsi="Times New Roman" w:cs="Times New Roman"/>
                  </w:rPr>
                </w:rPrChange>
              </w:rPr>
            </w:pPr>
            <w:ins w:id="3772" w:author="Anderson, Kenneth" w:date="2026-10-09T09:18:00Z" w16du:dateUtc="2026-10-09T13:18:00Z">
              <w:r w:rsidRPr="00344A90">
                <w:rPr>
                  <w:rFonts w:ascii="Times New Roman" w:hAnsi="Times New Roman" w:cs="Times New Roman"/>
                  <w:color w:val="000000"/>
                  <w:sz w:val="22"/>
                  <w:szCs w:val="22"/>
                  <w:rPrChange w:id="3773" w:author="Anderson, Kenneth" w:date="2026-10-09T09:20:00Z" w16du:dateUtc="2026-10-09T13:20:00Z">
                    <w:rPr>
                      <w:rFonts w:ascii="Segoe UI" w:hAnsi="Segoe UI" w:cs="Segoe UI"/>
                      <w:color w:val="000000"/>
                      <w:sz w:val="16"/>
                      <w:szCs w:val="16"/>
                    </w:rPr>
                  </w:rPrChange>
                </w:rPr>
                <w:t>87%</w:t>
              </w:r>
            </w:ins>
          </w:p>
        </w:tc>
        <w:tc>
          <w:tcPr>
            <w:tcW w:w="795" w:type="dxa"/>
            <w:tcBorders>
              <w:top w:val="single" w:sz="4" w:space="0" w:color="auto"/>
              <w:bottom w:val="single" w:sz="4" w:space="0" w:color="auto"/>
            </w:tcBorders>
            <w:vAlign w:val="center"/>
            <w:tcPrChange w:id="3774" w:author="Anderson, Kenneth" w:date="2026-10-09T09:18:00Z" w16du:dateUtc="2026-10-09T13:18:00Z">
              <w:tcPr>
                <w:tcW w:w="893" w:type="dxa"/>
                <w:tcBorders>
                  <w:top w:val="single" w:sz="4" w:space="0" w:color="auto"/>
                  <w:bottom w:val="single" w:sz="4" w:space="0" w:color="auto"/>
                </w:tcBorders>
              </w:tcPr>
            </w:tcPrChange>
          </w:tcPr>
          <w:p w14:paraId="2D0E459C" w14:textId="0F4A24D8"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75" w:author="Anderson, Kenneth" w:date="2026-10-09T09:17:00Z" w16du:dateUtc="2026-10-09T13:17:00Z"/>
                <w:rFonts w:ascii="Times New Roman" w:hAnsi="Times New Roman" w:cs="Times New Roman"/>
                <w:sz w:val="22"/>
                <w:szCs w:val="22"/>
                <w:rPrChange w:id="3776" w:author="Anderson, Kenneth" w:date="2026-10-09T09:20:00Z" w16du:dateUtc="2026-10-09T13:20:00Z">
                  <w:rPr>
                    <w:ins w:id="3777" w:author="Anderson, Kenneth" w:date="2026-10-09T09:17:00Z" w16du:dateUtc="2026-10-09T13:17:00Z"/>
                    <w:rFonts w:ascii="Times New Roman" w:hAnsi="Times New Roman" w:cs="Times New Roman"/>
                  </w:rPr>
                </w:rPrChange>
              </w:rPr>
            </w:pPr>
            <w:ins w:id="3778" w:author="Anderson, Kenneth" w:date="2026-10-09T09:18:00Z" w16du:dateUtc="2026-10-09T13:18:00Z">
              <w:r w:rsidRPr="00344A90">
                <w:rPr>
                  <w:rFonts w:ascii="Times New Roman" w:hAnsi="Times New Roman" w:cs="Times New Roman"/>
                  <w:color w:val="000000"/>
                  <w:sz w:val="22"/>
                  <w:szCs w:val="22"/>
                  <w:rPrChange w:id="3779" w:author="Anderson, Kenneth" w:date="2026-10-09T09:20:00Z" w16du:dateUtc="2026-10-09T13:20:00Z">
                    <w:rPr>
                      <w:rFonts w:ascii="Segoe UI" w:hAnsi="Segoe UI" w:cs="Segoe UI"/>
                      <w:color w:val="000000"/>
                      <w:sz w:val="16"/>
                      <w:szCs w:val="16"/>
                    </w:rPr>
                  </w:rPrChange>
                </w:rPr>
                <w:t>96%</w:t>
              </w:r>
            </w:ins>
          </w:p>
        </w:tc>
        <w:tc>
          <w:tcPr>
            <w:tcW w:w="939" w:type="dxa"/>
            <w:tcBorders>
              <w:top w:val="single" w:sz="4" w:space="0" w:color="auto"/>
              <w:bottom w:val="single" w:sz="4" w:space="0" w:color="auto"/>
            </w:tcBorders>
            <w:vAlign w:val="center"/>
            <w:tcPrChange w:id="3780" w:author="Anderson, Kenneth" w:date="2026-10-09T09:18:00Z" w16du:dateUtc="2026-10-09T13:18:00Z">
              <w:tcPr>
                <w:tcW w:w="1553" w:type="dxa"/>
                <w:tcBorders>
                  <w:top w:val="single" w:sz="4" w:space="0" w:color="auto"/>
                  <w:bottom w:val="single" w:sz="4" w:space="0" w:color="auto"/>
                </w:tcBorders>
              </w:tcPr>
            </w:tcPrChange>
          </w:tcPr>
          <w:p w14:paraId="17913DE0" w14:textId="43E0B219"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81" w:author="Anderson, Kenneth" w:date="2026-10-09T09:17:00Z" w16du:dateUtc="2026-10-09T13:17:00Z"/>
                <w:rFonts w:ascii="Times New Roman" w:hAnsi="Times New Roman" w:cs="Times New Roman"/>
                <w:sz w:val="22"/>
                <w:szCs w:val="22"/>
                <w:rPrChange w:id="3782" w:author="Anderson, Kenneth" w:date="2026-10-09T09:20:00Z" w16du:dateUtc="2026-10-09T13:20:00Z">
                  <w:rPr>
                    <w:ins w:id="3783" w:author="Anderson, Kenneth" w:date="2026-10-09T09:17:00Z" w16du:dateUtc="2026-10-09T13:17:00Z"/>
                    <w:rFonts w:ascii="Times New Roman" w:hAnsi="Times New Roman" w:cs="Times New Roman"/>
                  </w:rPr>
                </w:rPrChange>
              </w:rPr>
            </w:pPr>
            <w:ins w:id="3784" w:author="Anderson, Kenneth" w:date="2026-10-09T09:18:00Z" w16du:dateUtc="2026-10-09T13:18:00Z">
              <w:r w:rsidRPr="00344A90">
                <w:rPr>
                  <w:rFonts w:ascii="Times New Roman" w:hAnsi="Times New Roman" w:cs="Times New Roman"/>
                  <w:color w:val="000000"/>
                  <w:sz w:val="22"/>
                  <w:szCs w:val="22"/>
                  <w:rPrChange w:id="3785" w:author="Anderson, Kenneth" w:date="2026-10-09T09:20:00Z" w16du:dateUtc="2026-10-09T13:20:00Z">
                    <w:rPr>
                      <w:rFonts w:ascii="Segoe UI" w:hAnsi="Segoe UI" w:cs="Segoe UI"/>
                      <w:color w:val="000000"/>
                      <w:sz w:val="16"/>
                      <w:szCs w:val="16"/>
                    </w:rPr>
                  </w:rPrChange>
                </w:rPr>
                <w:t>79%</w:t>
              </w:r>
            </w:ins>
          </w:p>
        </w:tc>
        <w:tc>
          <w:tcPr>
            <w:tcW w:w="793" w:type="dxa"/>
            <w:tcBorders>
              <w:top w:val="single" w:sz="4" w:space="0" w:color="auto"/>
              <w:bottom w:val="single" w:sz="4" w:space="0" w:color="auto"/>
            </w:tcBorders>
            <w:vAlign w:val="center"/>
            <w:tcPrChange w:id="3786" w:author="Anderson, Kenneth" w:date="2026-10-09T09:18:00Z" w16du:dateUtc="2026-10-09T13:18:00Z">
              <w:tcPr>
                <w:tcW w:w="891" w:type="dxa"/>
                <w:tcBorders>
                  <w:top w:val="single" w:sz="4" w:space="0" w:color="auto"/>
                  <w:bottom w:val="single" w:sz="4" w:space="0" w:color="auto"/>
                </w:tcBorders>
              </w:tcPr>
            </w:tcPrChange>
          </w:tcPr>
          <w:p w14:paraId="39FF89CD" w14:textId="6105274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87" w:author="Anderson, Kenneth" w:date="2026-10-09T09:17:00Z" w16du:dateUtc="2026-10-09T13:17:00Z"/>
                <w:rFonts w:ascii="Times New Roman" w:hAnsi="Times New Roman" w:cs="Times New Roman"/>
                <w:sz w:val="22"/>
                <w:szCs w:val="22"/>
                <w:rPrChange w:id="3788" w:author="Anderson, Kenneth" w:date="2026-10-09T09:20:00Z" w16du:dateUtc="2026-10-09T13:20:00Z">
                  <w:rPr>
                    <w:ins w:id="3789" w:author="Anderson, Kenneth" w:date="2026-10-09T09:17:00Z" w16du:dateUtc="2026-10-09T13:17:00Z"/>
                    <w:rFonts w:ascii="Times New Roman" w:hAnsi="Times New Roman" w:cs="Times New Roman"/>
                  </w:rPr>
                </w:rPrChange>
              </w:rPr>
            </w:pPr>
            <w:ins w:id="3790" w:author="Anderson, Kenneth" w:date="2026-10-09T09:18:00Z" w16du:dateUtc="2026-10-09T13:18:00Z">
              <w:r w:rsidRPr="00344A90">
                <w:rPr>
                  <w:rFonts w:ascii="Times New Roman" w:hAnsi="Times New Roman" w:cs="Times New Roman"/>
                  <w:color w:val="000000"/>
                  <w:sz w:val="22"/>
                  <w:szCs w:val="22"/>
                  <w:rPrChange w:id="3791" w:author="Anderson, Kenneth" w:date="2026-10-09T09:20:00Z" w16du:dateUtc="2026-10-09T13:20:00Z">
                    <w:rPr>
                      <w:rFonts w:ascii="Segoe UI" w:hAnsi="Segoe UI" w:cs="Segoe UI"/>
                      <w:color w:val="000000"/>
                      <w:sz w:val="16"/>
                      <w:szCs w:val="16"/>
                    </w:rPr>
                  </w:rPrChange>
                </w:rPr>
                <w:t>38%</w:t>
              </w:r>
            </w:ins>
          </w:p>
        </w:tc>
        <w:tc>
          <w:tcPr>
            <w:tcW w:w="1165" w:type="dxa"/>
            <w:tcBorders>
              <w:top w:val="single" w:sz="4" w:space="0" w:color="auto"/>
              <w:bottom w:val="single" w:sz="4" w:space="0" w:color="auto"/>
            </w:tcBorders>
            <w:vAlign w:val="center"/>
            <w:tcPrChange w:id="3792" w:author="Anderson, Kenneth" w:date="2026-10-09T09:18:00Z" w16du:dateUtc="2026-10-09T13:18:00Z">
              <w:tcPr>
                <w:tcW w:w="2529" w:type="dxa"/>
                <w:tcBorders>
                  <w:top w:val="single" w:sz="4" w:space="0" w:color="auto"/>
                  <w:bottom w:val="single" w:sz="4" w:space="0" w:color="auto"/>
                </w:tcBorders>
              </w:tcPr>
            </w:tcPrChange>
          </w:tcPr>
          <w:p w14:paraId="1B5645A2" w14:textId="07AF8B6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793" w:author="Anderson, Kenneth" w:date="2026-10-09T09:17:00Z" w16du:dateUtc="2026-10-09T13:17:00Z"/>
                <w:rFonts w:ascii="Times New Roman" w:hAnsi="Times New Roman" w:cs="Times New Roman"/>
                <w:sz w:val="22"/>
                <w:szCs w:val="22"/>
                <w:rPrChange w:id="3794" w:author="Anderson, Kenneth" w:date="2026-10-09T09:20:00Z" w16du:dateUtc="2026-10-09T13:20:00Z">
                  <w:rPr>
                    <w:ins w:id="3795" w:author="Anderson, Kenneth" w:date="2026-10-09T09:17:00Z" w16du:dateUtc="2026-10-09T13:17:00Z"/>
                    <w:rFonts w:ascii="Times New Roman" w:hAnsi="Times New Roman" w:cs="Times New Roman"/>
                  </w:rPr>
                </w:rPrChange>
              </w:rPr>
            </w:pPr>
            <w:ins w:id="3796" w:author="Anderson, Kenneth" w:date="2026-10-09T09:18:00Z" w16du:dateUtc="2026-10-09T13:18:00Z">
              <w:r w:rsidRPr="00344A90">
                <w:rPr>
                  <w:rFonts w:ascii="Times New Roman" w:hAnsi="Times New Roman" w:cs="Times New Roman"/>
                  <w:color w:val="000000"/>
                  <w:sz w:val="22"/>
                  <w:szCs w:val="22"/>
                  <w:rPrChange w:id="3797" w:author="Anderson, Kenneth" w:date="2026-10-09T09:20:00Z" w16du:dateUtc="2026-10-09T13:20:00Z">
                    <w:rPr>
                      <w:rFonts w:ascii="Segoe UI" w:hAnsi="Segoe UI" w:cs="Segoe UI"/>
                      <w:color w:val="000000"/>
                      <w:sz w:val="16"/>
                      <w:szCs w:val="16"/>
                    </w:rPr>
                  </w:rPrChange>
                </w:rPr>
                <w:t>95%</w:t>
              </w:r>
            </w:ins>
          </w:p>
        </w:tc>
      </w:tr>
      <w:tr w:rsidR="00D32DEE" w:rsidRPr="007E5245" w14:paraId="543CADB6" w14:textId="77777777" w:rsidTr="00D32DEE">
        <w:tblPrEx>
          <w:tblW w:w="0" w:type="auto"/>
          <w:tblLook w:val="06A0" w:firstRow="1" w:lastRow="0" w:firstColumn="1" w:lastColumn="0" w:noHBand="1" w:noVBand="1"/>
          <w:tblPrExChange w:id="3798" w:author="Anderson, Kenneth" w:date="2026-10-09T09:18:00Z" w16du:dateUtc="2026-10-09T13:18:00Z">
            <w:tblPrEx>
              <w:tblW w:w="0" w:type="auto"/>
              <w:tblLook w:val="06A0" w:firstRow="1" w:lastRow="0" w:firstColumn="1" w:lastColumn="0" w:noHBand="1" w:noVBand="1"/>
            </w:tblPrEx>
          </w:tblPrExChange>
        </w:tblPrEx>
        <w:trPr>
          <w:trHeight w:val="216"/>
          <w:ins w:id="3799" w:author="Anderson, Kenneth" w:date="2026-10-09T09:17:00Z"/>
          <w:trPrChange w:id="3800"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3801" w:author="Anderson, Kenneth" w:date="2026-10-09T09:18:00Z" w16du:dateUtc="2026-10-09T13:18:00Z">
              <w:tcPr>
                <w:tcW w:w="1060" w:type="dxa"/>
                <w:tcBorders>
                  <w:top w:val="single" w:sz="4" w:space="0" w:color="auto"/>
                  <w:bottom w:val="nil"/>
                </w:tcBorders>
              </w:tcPr>
            </w:tcPrChange>
          </w:tcPr>
          <w:p w14:paraId="16DB8C7E" w14:textId="77777777" w:rsidR="00D32DEE" w:rsidRPr="007E5245" w:rsidRDefault="00D32DEE" w:rsidP="00D32DEE">
            <w:pPr>
              <w:pStyle w:val="TableNormal1"/>
              <w:rPr>
                <w:ins w:id="3802" w:author="Anderson, Kenneth" w:date="2026-10-09T09:17:00Z" w16du:dateUtc="2026-10-09T13:17:00Z"/>
                <w:rFonts w:ascii="Times New Roman" w:hAnsi="Times New Roman" w:cs="Times New Roman"/>
              </w:rPr>
            </w:pPr>
            <w:ins w:id="3803" w:author="Anderson, Kenneth" w:date="2026-10-09T09:17:00Z" w16du:dateUtc="2026-10-09T13:17:00Z">
              <w:r w:rsidRPr="007E5245">
                <w:rPr>
                  <w:rFonts w:ascii="Times New Roman" w:hAnsi="Times New Roman" w:cs="Times New Roman"/>
                  <w:color w:val="000000"/>
                </w:rPr>
                <w:t>TIPC</w:t>
              </w:r>
            </w:ins>
          </w:p>
        </w:tc>
        <w:tc>
          <w:tcPr>
            <w:tcW w:w="1216" w:type="dxa"/>
            <w:tcBorders>
              <w:top w:val="single" w:sz="4" w:space="0" w:color="auto"/>
              <w:bottom w:val="nil"/>
            </w:tcBorders>
            <w:tcPrChange w:id="3804" w:author="Anderson, Kenneth" w:date="2026-10-09T09:18:00Z" w16du:dateUtc="2026-10-09T13:18:00Z">
              <w:tcPr>
                <w:tcW w:w="1431" w:type="dxa"/>
                <w:tcBorders>
                  <w:top w:val="single" w:sz="4" w:space="0" w:color="auto"/>
                  <w:bottom w:val="nil"/>
                </w:tcBorders>
              </w:tcPr>
            </w:tcPrChange>
          </w:tcPr>
          <w:p w14:paraId="7FA9804E"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05" w:author="Anderson, Kenneth" w:date="2026-10-09T09:17:00Z" w16du:dateUtc="2026-10-09T13:17:00Z"/>
                <w:rFonts w:ascii="Times New Roman" w:hAnsi="Times New Roman" w:cs="Times New Roman"/>
              </w:rPr>
            </w:pPr>
            <w:ins w:id="3806" w:author="Anderson, Kenneth" w:date="2026-10-09T09:17:00Z" w16du:dateUtc="2026-10-09T13:17:00Z">
              <w:r w:rsidRPr="007E5245">
                <w:rPr>
                  <w:rFonts w:ascii="Times New Roman" w:hAnsi="Times New Roman" w:cs="Times New Roman"/>
                  <w:color w:val="000000"/>
                </w:rPr>
                <w:t>10</w:t>
              </w:r>
            </w:ins>
          </w:p>
        </w:tc>
        <w:tc>
          <w:tcPr>
            <w:tcW w:w="1206" w:type="dxa"/>
            <w:tcBorders>
              <w:top w:val="single" w:sz="4" w:space="0" w:color="auto"/>
              <w:bottom w:val="nil"/>
            </w:tcBorders>
            <w:tcPrChange w:id="3807" w:author="Anderson, Kenneth" w:date="2026-10-09T09:18:00Z" w16du:dateUtc="2026-10-09T13:18:00Z">
              <w:tcPr>
                <w:tcW w:w="2110" w:type="dxa"/>
                <w:tcBorders>
                  <w:top w:val="single" w:sz="4" w:space="0" w:color="auto"/>
                  <w:bottom w:val="nil"/>
                </w:tcBorders>
              </w:tcPr>
            </w:tcPrChange>
          </w:tcPr>
          <w:p w14:paraId="24AC3BEE"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808" w:author="Anderson, Kenneth" w:date="2026-10-09T09:17:00Z" w16du:dateUtc="2026-10-09T13:17:00Z"/>
                <w:rFonts w:ascii="Times New Roman" w:hAnsi="Times New Roman" w:cs="Times New Roman"/>
              </w:rPr>
            </w:pPr>
            <w:ins w:id="3809" w:author="Anderson, Kenneth" w:date="2026-10-09T09:17:00Z" w16du:dateUtc="2026-10-09T13:17:00Z">
              <w:r w:rsidRPr="007E5245">
                <w:rPr>
                  <w:rFonts w:ascii="Times New Roman" w:hAnsi="Times New Roman" w:cs="Times New Roman"/>
                  <w:color w:val="000000"/>
                </w:rPr>
                <w:t>2023</w:t>
              </w:r>
            </w:ins>
          </w:p>
        </w:tc>
        <w:tc>
          <w:tcPr>
            <w:tcW w:w="1176" w:type="dxa"/>
            <w:tcBorders>
              <w:top w:val="single" w:sz="4" w:space="0" w:color="auto"/>
              <w:bottom w:val="nil"/>
            </w:tcBorders>
            <w:tcPrChange w:id="3810" w:author="Anderson, Kenneth" w:date="2026-10-09T09:18:00Z" w16du:dateUtc="2026-10-09T13:18:00Z">
              <w:tcPr>
                <w:tcW w:w="1119" w:type="dxa"/>
                <w:tcBorders>
                  <w:top w:val="single" w:sz="4" w:space="0" w:color="auto"/>
                  <w:bottom w:val="nil"/>
                </w:tcBorders>
              </w:tcPr>
            </w:tcPrChange>
          </w:tcPr>
          <w:p w14:paraId="7E83DC38"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11" w:author="Anderson, Kenneth" w:date="2026-10-09T09:17:00Z" w16du:dateUtc="2026-10-09T13:17:00Z"/>
                <w:rFonts w:ascii="Times New Roman" w:hAnsi="Times New Roman" w:cs="Times New Roman"/>
              </w:rPr>
            </w:pPr>
            <w:ins w:id="3812" w:author="Anderson, Kenneth" w:date="2026-10-09T09:17:00Z" w16du:dateUtc="2026-10-09T13:17:00Z">
              <w:r w:rsidRPr="007E5245">
                <w:rPr>
                  <w:rFonts w:ascii="Times New Roman" w:hAnsi="Times New Roman" w:cs="Times New Roman"/>
                  <w:color w:val="000000"/>
                </w:rPr>
                <w:t>256,538</w:t>
              </w:r>
            </w:ins>
          </w:p>
        </w:tc>
        <w:tc>
          <w:tcPr>
            <w:tcW w:w="933" w:type="dxa"/>
            <w:gridSpan w:val="2"/>
            <w:tcBorders>
              <w:top w:val="single" w:sz="4" w:space="0" w:color="auto"/>
              <w:bottom w:val="nil"/>
            </w:tcBorders>
            <w:vAlign w:val="center"/>
            <w:tcPrChange w:id="3813" w:author="Anderson, Kenneth" w:date="2026-10-09T09:18:00Z" w16du:dateUtc="2026-10-09T13:18:00Z">
              <w:tcPr>
                <w:tcW w:w="1374" w:type="dxa"/>
                <w:gridSpan w:val="2"/>
                <w:tcBorders>
                  <w:top w:val="single" w:sz="4" w:space="0" w:color="auto"/>
                  <w:bottom w:val="nil"/>
                </w:tcBorders>
              </w:tcPr>
            </w:tcPrChange>
          </w:tcPr>
          <w:p w14:paraId="23A44A7B" w14:textId="4FB9DA1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14" w:author="Anderson, Kenneth" w:date="2026-10-09T09:17:00Z" w16du:dateUtc="2026-10-09T13:17:00Z"/>
                <w:rFonts w:ascii="Times New Roman" w:hAnsi="Times New Roman" w:cs="Times New Roman"/>
                <w:sz w:val="22"/>
                <w:szCs w:val="22"/>
                <w:rPrChange w:id="3815" w:author="Anderson, Kenneth" w:date="2026-10-09T09:20:00Z" w16du:dateUtc="2026-10-09T13:20:00Z">
                  <w:rPr>
                    <w:ins w:id="3816" w:author="Anderson, Kenneth" w:date="2026-10-09T09:17:00Z" w16du:dateUtc="2026-10-09T13:17:00Z"/>
                    <w:rFonts w:ascii="Times New Roman" w:hAnsi="Times New Roman" w:cs="Times New Roman"/>
                  </w:rPr>
                </w:rPrChange>
              </w:rPr>
            </w:pPr>
            <w:ins w:id="3817" w:author="Anderson, Kenneth" w:date="2026-10-09T09:18:00Z" w16du:dateUtc="2026-10-09T13:18:00Z">
              <w:r w:rsidRPr="00344A90">
                <w:rPr>
                  <w:rFonts w:ascii="Times New Roman" w:hAnsi="Times New Roman" w:cs="Times New Roman"/>
                  <w:color w:val="000000"/>
                  <w:sz w:val="22"/>
                  <w:szCs w:val="22"/>
                  <w:rPrChange w:id="3818" w:author="Anderson, Kenneth" w:date="2026-10-09T09:20:00Z" w16du:dateUtc="2026-10-09T13:20:00Z">
                    <w:rPr>
                      <w:rFonts w:ascii="Segoe UI" w:hAnsi="Segoe UI" w:cs="Segoe UI"/>
                      <w:color w:val="000000"/>
                      <w:sz w:val="16"/>
                      <w:szCs w:val="16"/>
                    </w:rPr>
                  </w:rPrChange>
                </w:rPr>
                <w:t>79%</w:t>
              </w:r>
            </w:ins>
          </w:p>
        </w:tc>
        <w:tc>
          <w:tcPr>
            <w:tcW w:w="795" w:type="dxa"/>
            <w:tcBorders>
              <w:top w:val="single" w:sz="4" w:space="0" w:color="auto"/>
              <w:bottom w:val="nil"/>
            </w:tcBorders>
            <w:vAlign w:val="center"/>
            <w:tcPrChange w:id="3819" w:author="Anderson, Kenneth" w:date="2026-10-09T09:18:00Z" w16du:dateUtc="2026-10-09T13:18:00Z">
              <w:tcPr>
                <w:tcW w:w="893" w:type="dxa"/>
                <w:tcBorders>
                  <w:top w:val="single" w:sz="4" w:space="0" w:color="auto"/>
                  <w:bottom w:val="nil"/>
                </w:tcBorders>
              </w:tcPr>
            </w:tcPrChange>
          </w:tcPr>
          <w:p w14:paraId="70CA0727" w14:textId="60DB556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20" w:author="Anderson, Kenneth" w:date="2026-10-09T09:17:00Z" w16du:dateUtc="2026-10-09T13:17:00Z"/>
                <w:rFonts w:ascii="Times New Roman" w:hAnsi="Times New Roman" w:cs="Times New Roman"/>
                <w:sz w:val="22"/>
                <w:szCs w:val="22"/>
                <w:rPrChange w:id="3821" w:author="Anderson, Kenneth" w:date="2026-10-09T09:20:00Z" w16du:dateUtc="2026-10-09T13:20:00Z">
                  <w:rPr>
                    <w:ins w:id="3822" w:author="Anderson, Kenneth" w:date="2026-10-09T09:17:00Z" w16du:dateUtc="2026-10-09T13:17:00Z"/>
                    <w:rFonts w:ascii="Times New Roman" w:hAnsi="Times New Roman" w:cs="Times New Roman"/>
                  </w:rPr>
                </w:rPrChange>
              </w:rPr>
            </w:pPr>
            <w:ins w:id="3823" w:author="Anderson, Kenneth" w:date="2026-10-09T09:18:00Z" w16du:dateUtc="2026-10-09T13:18:00Z">
              <w:r w:rsidRPr="00344A90">
                <w:rPr>
                  <w:rFonts w:ascii="Times New Roman" w:hAnsi="Times New Roman" w:cs="Times New Roman"/>
                  <w:color w:val="000000"/>
                  <w:sz w:val="22"/>
                  <w:szCs w:val="22"/>
                  <w:rPrChange w:id="3824" w:author="Anderson, Kenneth" w:date="2026-10-09T09:20:00Z" w16du:dateUtc="2026-10-09T13:20:00Z">
                    <w:rPr>
                      <w:rFonts w:ascii="Segoe UI" w:hAnsi="Segoe UI" w:cs="Segoe UI"/>
                      <w:color w:val="000000"/>
                      <w:sz w:val="16"/>
                      <w:szCs w:val="16"/>
                    </w:rPr>
                  </w:rPrChange>
                </w:rPr>
                <w:t>96%</w:t>
              </w:r>
            </w:ins>
          </w:p>
        </w:tc>
        <w:tc>
          <w:tcPr>
            <w:tcW w:w="939" w:type="dxa"/>
            <w:tcBorders>
              <w:top w:val="single" w:sz="4" w:space="0" w:color="auto"/>
              <w:bottom w:val="nil"/>
            </w:tcBorders>
            <w:vAlign w:val="center"/>
            <w:tcPrChange w:id="3825" w:author="Anderson, Kenneth" w:date="2026-10-09T09:18:00Z" w16du:dateUtc="2026-10-09T13:18:00Z">
              <w:tcPr>
                <w:tcW w:w="1553" w:type="dxa"/>
                <w:tcBorders>
                  <w:top w:val="single" w:sz="4" w:space="0" w:color="auto"/>
                  <w:bottom w:val="nil"/>
                </w:tcBorders>
              </w:tcPr>
            </w:tcPrChange>
          </w:tcPr>
          <w:p w14:paraId="11816566" w14:textId="073EF04C"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26" w:author="Anderson, Kenneth" w:date="2026-10-09T09:17:00Z" w16du:dateUtc="2026-10-09T13:17:00Z"/>
                <w:rFonts w:ascii="Times New Roman" w:hAnsi="Times New Roman" w:cs="Times New Roman"/>
                <w:sz w:val="22"/>
                <w:szCs w:val="22"/>
                <w:rPrChange w:id="3827" w:author="Anderson, Kenneth" w:date="2026-10-09T09:20:00Z" w16du:dateUtc="2026-10-09T13:20:00Z">
                  <w:rPr>
                    <w:ins w:id="3828" w:author="Anderson, Kenneth" w:date="2026-10-09T09:17:00Z" w16du:dateUtc="2026-10-09T13:17:00Z"/>
                    <w:rFonts w:ascii="Times New Roman" w:hAnsi="Times New Roman" w:cs="Times New Roman"/>
                  </w:rPr>
                </w:rPrChange>
              </w:rPr>
            </w:pPr>
            <w:ins w:id="3829" w:author="Anderson, Kenneth" w:date="2026-10-09T09:18:00Z" w16du:dateUtc="2026-10-09T13:18:00Z">
              <w:r w:rsidRPr="00344A90">
                <w:rPr>
                  <w:rFonts w:ascii="Times New Roman" w:hAnsi="Times New Roman" w:cs="Times New Roman"/>
                  <w:color w:val="000000"/>
                  <w:sz w:val="22"/>
                  <w:szCs w:val="22"/>
                  <w:rPrChange w:id="3830" w:author="Anderson, Kenneth" w:date="2026-10-09T09:20:00Z" w16du:dateUtc="2026-10-09T13:20:00Z">
                    <w:rPr>
                      <w:rFonts w:ascii="Segoe UI" w:hAnsi="Segoe UI" w:cs="Segoe UI"/>
                      <w:color w:val="000000"/>
                      <w:sz w:val="16"/>
                      <w:szCs w:val="16"/>
                    </w:rPr>
                  </w:rPrChange>
                </w:rPr>
                <w:t>62%</w:t>
              </w:r>
            </w:ins>
          </w:p>
        </w:tc>
        <w:tc>
          <w:tcPr>
            <w:tcW w:w="793" w:type="dxa"/>
            <w:tcBorders>
              <w:top w:val="single" w:sz="4" w:space="0" w:color="auto"/>
              <w:bottom w:val="nil"/>
            </w:tcBorders>
            <w:vAlign w:val="center"/>
            <w:tcPrChange w:id="3831" w:author="Anderson, Kenneth" w:date="2026-10-09T09:18:00Z" w16du:dateUtc="2026-10-09T13:18:00Z">
              <w:tcPr>
                <w:tcW w:w="891" w:type="dxa"/>
                <w:tcBorders>
                  <w:top w:val="single" w:sz="4" w:space="0" w:color="auto"/>
                  <w:bottom w:val="nil"/>
                </w:tcBorders>
              </w:tcPr>
            </w:tcPrChange>
          </w:tcPr>
          <w:p w14:paraId="2C1BA1D8" w14:textId="3E0E661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32" w:author="Anderson, Kenneth" w:date="2026-10-09T09:17:00Z" w16du:dateUtc="2026-10-09T13:17:00Z"/>
                <w:rFonts w:ascii="Times New Roman" w:hAnsi="Times New Roman" w:cs="Times New Roman"/>
                <w:sz w:val="22"/>
                <w:szCs w:val="22"/>
                <w:rPrChange w:id="3833" w:author="Anderson, Kenneth" w:date="2026-10-09T09:20:00Z" w16du:dateUtc="2026-10-09T13:20:00Z">
                  <w:rPr>
                    <w:ins w:id="3834" w:author="Anderson, Kenneth" w:date="2026-10-09T09:17:00Z" w16du:dateUtc="2026-10-09T13:17:00Z"/>
                    <w:rFonts w:ascii="Times New Roman" w:hAnsi="Times New Roman" w:cs="Times New Roman"/>
                  </w:rPr>
                </w:rPrChange>
              </w:rPr>
            </w:pPr>
            <w:ins w:id="3835" w:author="Anderson, Kenneth" w:date="2026-10-09T09:18:00Z" w16du:dateUtc="2026-10-09T13:18:00Z">
              <w:r w:rsidRPr="00344A90">
                <w:rPr>
                  <w:rFonts w:ascii="Times New Roman" w:hAnsi="Times New Roman" w:cs="Times New Roman"/>
                  <w:color w:val="000000"/>
                  <w:sz w:val="22"/>
                  <w:szCs w:val="22"/>
                  <w:rPrChange w:id="3836" w:author="Anderson, Kenneth" w:date="2026-10-09T09:20:00Z" w16du:dateUtc="2026-10-09T13:20:00Z">
                    <w:rPr>
                      <w:rFonts w:ascii="Segoe UI" w:hAnsi="Segoe UI" w:cs="Segoe UI"/>
                      <w:color w:val="000000"/>
                      <w:sz w:val="16"/>
                      <w:szCs w:val="16"/>
                    </w:rPr>
                  </w:rPrChange>
                </w:rPr>
                <w:t>78%</w:t>
              </w:r>
            </w:ins>
          </w:p>
        </w:tc>
        <w:tc>
          <w:tcPr>
            <w:tcW w:w="1165" w:type="dxa"/>
            <w:tcBorders>
              <w:top w:val="single" w:sz="4" w:space="0" w:color="auto"/>
              <w:bottom w:val="nil"/>
            </w:tcBorders>
            <w:vAlign w:val="center"/>
            <w:tcPrChange w:id="3837" w:author="Anderson, Kenneth" w:date="2026-10-09T09:18:00Z" w16du:dateUtc="2026-10-09T13:18:00Z">
              <w:tcPr>
                <w:tcW w:w="2529" w:type="dxa"/>
                <w:tcBorders>
                  <w:top w:val="single" w:sz="4" w:space="0" w:color="auto"/>
                  <w:bottom w:val="nil"/>
                </w:tcBorders>
              </w:tcPr>
            </w:tcPrChange>
          </w:tcPr>
          <w:p w14:paraId="3B1CA041" w14:textId="3DB9131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38" w:author="Anderson, Kenneth" w:date="2026-10-09T09:17:00Z" w16du:dateUtc="2026-10-09T13:17:00Z"/>
                <w:rFonts w:ascii="Times New Roman" w:hAnsi="Times New Roman" w:cs="Times New Roman"/>
                <w:sz w:val="22"/>
                <w:szCs w:val="22"/>
                <w:rPrChange w:id="3839" w:author="Anderson, Kenneth" w:date="2026-10-09T09:20:00Z" w16du:dateUtc="2026-10-09T13:20:00Z">
                  <w:rPr>
                    <w:ins w:id="3840" w:author="Anderson, Kenneth" w:date="2026-10-09T09:17:00Z" w16du:dateUtc="2026-10-09T13:17:00Z"/>
                    <w:rFonts w:ascii="Times New Roman" w:hAnsi="Times New Roman" w:cs="Times New Roman"/>
                  </w:rPr>
                </w:rPrChange>
              </w:rPr>
            </w:pPr>
            <w:ins w:id="3841" w:author="Anderson, Kenneth" w:date="2026-10-09T09:18:00Z" w16du:dateUtc="2026-10-09T13:18:00Z">
              <w:r w:rsidRPr="00344A90">
                <w:rPr>
                  <w:rFonts w:ascii="Times New Roman" w:hAnsi="Times New Roman" w:cs="Times New Roman"/>
                  <w:color w:val="000000"/>
                  <w:sz w:val="22"/>
                  <w:szCs w:val="22"/>
                  <w:rPrChange w:id="3842" w:author="Anderson, Kenneth" w:date="2026-10-09T09:20:00Z" w16du:dateUtc="2026-10-09T13:20:00Z">
                    <w:rPr>
                      <w:rFonts w:ascii="Segoe UI" w:hAnsi="Segoe UI" w:cs="Segoe UI"/>
                      <w:color w:val="000000"/>
                      <w:sz w:val="16"/>
                      <w:szCs w:val="16"/>
                    </w:rPr>
                  </w:rPrChange>
                </w:rPr>
                <w:t>80%</w:t>
              </w:r>
            </w:ins>
          </w:p>
        </w:tc>
      </w:tr>
      <w:tr w:rsidR="00D32DEE" w:rsidRPr="007E5245" w14:paraId="7FE5A1A9" w14:textId="77777777" w:rsidTr="00D32DEE">
        <w:tblPrEx>
          <w:tblW w:w="0" w:type="auto"/>
          <w:tblLook w:val="06A0" w:firstRow="1" w:lastRow="0" w:firstColumn="1" w:lastColumn="0" w:noHBand="1" w:noVBand="1"/>
          <w:tblPrExChange w:id="3843" w:author="Anderson, Kenneth" w:date="2026-10-09T09:18:00Z" w16du:dateUtc="2026-10-09T13:18:00Z">
            <w:tblPrEx>
              <w:tblW w:w="0" w:type="auto"/>
              <w:tblLook w:val="06A0" w:firstRow="1" w:lastRow="0" w:firstColumn="1" w:lastColumn="0" w:noHBand="1" w:noVBand="1"/>
            </w:tblPrEx>
          </w:tblPrExChange>
        </w:tblPrEx>
        <w:trPr>
          <w:trHeight w:val="216"/>
          <w:ins w:id="3844" w:author="Anderson, Kenneth" w:date="2026-10-09T09:17:00Z"/>
          <w:trPrChange w:id="3845"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nil"/>
            </w:tcBorders>
            <w:tcPrChange w:id="3846" w:author="Anderson, Kenneth" w:date="2026-10-09T09:18:00Z" w16du:dateUtc="2026-10-09T13:18:00Z">
              <w:tcPr>
                <w:tcW w:w="1060" w:type="dxa"/>
                <w:tcBorders>
                  <w:top w:val="nil"/>
                  <w:bottom w:val="nil"/>
                </w:tcBorders>
              </w:tcPr>
            </w:tcPrChange>
          </w:tcPr>
          <w:p w14:paraId="36E0FFA0" w14:textId="77777777" w:rsidR="00D32DEE" w:rsidRPr="007E5245" w:rsidRDefault="00D32DEE" w:rsidP="00D32DEE">
            <w:pPr>
              <w:pStyle w:val="TableNormal1"/>
              <w:rPr>
                <w:ins w:id="3847" w:author="Anderson, Kenneth" w:date="2026-10-09T09:17:00Z" w16du:dateUtc="2026-10-09T13:17:00Z"/>
                <w:rFonts w:ascii="Times New Roman" w:hAnsi="Times New Roman" w:cs="Times New Roman"/>
              </w:rPr>
            </w:pPr>
          </w:p>
        </w:tc>
        <w:tc>
          <w:tcPr>
            <w:tcW w:w="1216" w:type="dxa"/>
            <w:tcBorders>
              <w:top w:val="nil"/>
              <w:bottom w:val="nil"/>
            </w:tcBorders>
            <w:tcPrChange w:id="3848" w:author="Anderson, Kenneth" w:date="2026-10-09T09:18:00Z" w16du:dateUtc="2026-10-09T13:18:00Z">
              <w:tcPr>
                <w:tcW w:w="1431" w:type="dxa"/>
                <w:tcBorders>
                  <w:top w:val="nil"/>
                  <w:bottom w:val="nil"/>
                </w:tcBorders>
              </w:tcPr>
            </w:tcPrChange>
          </w:tcPr>
          <w:p w14:paraId="70BB752A"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49" w:author="Anderson, Kenneth" w:date="2026-10-09T09:17:00Z" w16du:dateUtc="2026-10-09T13:17:00Z"/>
                <w:rFonts w:ascii="Times New Roman" w:hAnsi="Times New Roman" w:cs="Times New Roman"/>
              </w:rPr>
            </w:pPr>
          </w:p>
        </w:tc>
        <w:tc>
          <w:tcPr>
            <w:tcW w:w="1206" w:type="dxa"/>
            <w:tcBorders>
              <w:top w:val="nil"/>
              <w:bottom w:val="nil"/>
            </w:tcBorders>
            <w:tcPrChange w:id="3850" w:author="Anderson, Kenneth" w:date="2026-10-09T09:18:00Z" w16du:dateUtc="2026-10-09T13:18:00Z">
              <w:tcPr>
                <w:tcW w:w="2110" w:type="dxa"/>
                <w:tcBorders>
                  <w:top w:val="nil"/>
                  <w:bottom w:val="nil"/>
                </w:tcBorders>
              </w:tcPr>
            </w:tcPrChange>
          </w:tcPr>
          <w:p w14:paraId="628AB681"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851" w:author="Anderson, Kenneth" w:date="2026-10-09T09:17:00Z" w16du:dateUtc="2026-10-09T13:17:00Z"/>
                <w:rFonts w:ascii="Times New Roman" w:hAnsi="Times New Roman" w:cs="Times New Roman"/>
              </w:rPr>
            </w:pPr>
            <w:ins w:id="3852" w:author="Anderson, Kenneth" w:date="2026-10-09T09:17:00Z" w16du:dateUtc="2026-10-09T13:17:00Z">
              <w:r w:rsidRPr="007E5245">
                <w:rPr>
                  <w:rFonts w:ascii="Times New Roman" w:hAnsi="Times New Roman" w:cs="Times New Roman"/>
                  <w:color w:val="000000"/>
                </w:rPr>
                <w:t>2024</w:t>
              </w:r>
            </w:ins>
          </w:p>
        </w:tc>
        <w:tc>
          <w:tcPr>
            <w:tcW w:w="1176" w:type="dxa"/>
            <w:tcBorders>
              <w:top w:val="nil"/>
              <w:bottom w:val="nil"/>
            </w:tcBorders>
            <w:tcPrChange w:id="3853" w:author="Anderson, Kenneth" w:date="2026-10-09T09:18:00Z" w16du:dateUtc="2026-10-09T13:18:00Z">
              <w:tcPr>
                <w:tcW w:w="1119" w:type="dxa"/>
                <w:tcBorders>
                  <w:top w:val="nil"/>
                  <w:bottom w:val="nil"/>
                </w:tcBorders>
              </w:tcPr>
            </w:tcPrChange>
          </w:tcPr>
          <w:p w14:paraId="7E886294"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54" w:author="Anderson, Kenneth" w:date="2026-10-09T09:17:00Z" w16du:dateUtc="2026-10-09T13:17:00Z"/>
                <w:rFonts w:ascii="Times New Roman" w:hAnsi="Times New Roman" w:cs="Times New Roman"/>
              </w:rPr>
            </w:pPr>
            <w:ins w:id="3855" w:author="Anderson, Kenneth" w:date="2026-10-09T09:17:00Z" w16du:dateUtc="2026-10-09T13:17:00Z">
              <w:r w:rsidRPr="007E5245">
                <w:rPr>
                  <w:rFonts w:ascii="Times New Roman" w:hAnsi="Times New Roman" w:cs="Times New Roman"/>
                  <w:color w:val="000000"/>
                </w:rPr>
                <w:t>269,018</w:t>
              </w:r>
            </w:ins>
          </w:p>
        </w:tc>
        <w:tc>
          <w:tcPr>
            <w:tcW w:w="933" w:type="dxa"/>
            <w:gridSpan w:val="2"/>
            <w:tcBorders>
              <w:top w:val="nil"/>
              <w:bottom w:val="nil"/>
            </w:tcBorders>
            <w:vAlign w:val="center"/>
            <w:tcPrChange w:id="3856" w:author="Anderson, Kenneth" w:date="2026-10-09T09:18:00Z" w16du:dateUtc="2026-10-09T13:18:00Z">
              <w:tcPr>
                <w:tcW w:w="1374" w:type="dxa"/>
                <w:gridSpan w:val="2"/>
                <w:tcBorders>
                  <w:top w:val="nil"/>
                  <w:bottom w:val="nil"/>
                </w:tcBorders>
              </w:tcPr>
            </w:tcPrChange>
          </w:tcPr>
          <w:p w14:paraId="513AC14C" w14:textId="1AB42681"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57" w:author="Anderson, Kenneth" w:date="2026-10-09T09:17:00Z" w16du:dateUtc="2026-10-09T13:17:00Z"/>
                <w:rFonts w:ascii="Times New Roman" w:hAnsi="Times New Roman" w:cs="Times New Roman"/>
                <w:sz w:val="22"/>
                <w:szCs w:val="22"/>
                <w:rPrChange w:id="3858" w:author="Anderson, Kenneth" w:date="2026-10-09T09:20:00Z" w16du:dateUtc="2026-10-09T13:20:00Z">
                  <w:rPr>
                    <w:ins w:id="3859" w:author="Anderson, Kenneth" w:date="2026-10-09T09:17:00Z" w16du:dateUtc="2026-10-09T13:17:00Z"/>
                    <w:rFonts w:ascii="Times New Roman" w:hAnsi="Times New Roman" w:cs="Times New Roman"/>
                  </w:rPr>
                </w:rPrChange>
              </w:rPr>
            </w:pPr>
            <w:ins w:id="3860" w:author="Anderson, Kenneth" w:date="2026-10-09T09:18:00Z" w16du:dateUtc="2026-10-09T13:18:00Z">
              <w:r w:rsidRPr="00344A90">
                <w:rPr>
                  <w:rFonts w:ascii="Times New Roman" w:hAnsi="Times New Roman" w:cs="Times New Roman"/>
                  <w:color w:val="000000"/>
                  <w:sz w:val="22"/>
                  <w:szCs w:val="22"/>
                  <w:rPrChange w:id="3861" w:author="Anderson, Kenneth" w:date="2026-10-09T09:20:00Z" w16du:dateUtc="2026-10-09T13:20:00Z">
                    <w:rPr>
                      <w:rFonts w:ascii="Segoe UI" w:hAnsi="Segoe UI" w:cs="Segoe UI"/>
                      <w:color w:val="000000"/>
                      <w:sz w:val="16"/>
                      <w:szCs w:val="16"/>
                    </w:rPr>
                  </w:rPrChange>
                </w:rPr>
                <w:t>5%</w:t>
              </w:r>
            </w:ins>
          </w:p>
        </w:tc>
        <w:tc>
          <w:tcPr>
            <w:tcW w:w="795" w:type="dxa"/>
            <w:tcBorders>
              <w:top w:val="nil"/>
              <w:bottom w:val="nil"/>
            </w:tcBorders>
            <w:vAlign w:val="center"/>
            <w:tcPrChange w:id="3862" w:author="Anderson, Kenneth" w:date="2026-10-09T09:18:00Z" w16du:dateUtc="2026-10-09T13:18:00Z">
              <w:tcPr>
                <w:tcW w:w="893" w:type="dxa"/>
                <w:tcBorders>
                  <w:top w:val="nil"/>
                  <w:bottom w:val="nil"/>
                </w:tcBorders>
              </w:tcPr>
            </w:tcPrChange>
          </w:tcPr>
          <w:p w14:paraId="5616726D" w14:textId="09585D1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63" w:author="Anderson, Kenneth" w:date="2026-10-09T09:17:00Z" w16du:dateUtc="2026-10-09T13:17:00Z"/>
                <w:rFonts w:ascii="Times New Roman" w:hAnsi="Times New Roman" w:cs="Times New Roman"/>
                <w:sz w:val="22"/>
                <w:szCs w:val="22"/>
                <w:rPrChange w:id="3864" w:author="Anderson, Kenneth" w:date="2026-10-09T09:20:00Z" w16du:dateUtc="2026-10-09T13:20:00Z">
                  <w:rPr>
                    <w:ins w:id="3865" w:author="Anderson, Kenneth" w:date="2026-10-09T09:17:00Z" w16du:dateUtc="2026-10-09T13:17:00Z"/>
                    <w:rFonts w:ascii="Times New Roman" w:hAnsi="Times New Roman" w:cs="Times New Roman"/>
                  </w:rPr>
                </w:rPrChange>
              </w:rPr>
            </w:pPr>
            <w:ins w:id="3866" w:author="Anderson, Kenneth" w:date="2026-10-09T09:18:00Z" w16du:dateUtc="2026-10-09T13:18:00Z">
              <w:r w:rsidRPr="00344A90">
                <w:rPr>
                  <w:rFonts w:ascii="Times New Roman" w:hAnsi="Times New Roman" w:cs="Times New Roman"/>
                  <w:color w:val="000000"/>
                  <w:sz w:val="22"/>
                  <w:szCs w:val="22"/>
                  <w:rPrChange w:id="3867" w:author="Anderson, Kenneth" w:date="2026-10-09T09:20:00Z" w16du:dateUtc="2026-10-09T13:20:00Z">
                    <w:rPr>
                      <w:rFonts w:ascii="Segoe UI" w:hAnsi="Segoe UI" w:cs="Segoe UI"/>
                      <w:color w:val="000000"/>
                      <w:sz w:val="16"/>
                      <w:szCs w:val="16"/>
                    </w:rPr>
                  </w:rPrChange>
                </w:rPr>
                <w:t>36%</w:t>
              </w:r>
            </w:ins>
          </w:p>
        </w:tc>
        <w:tc>
          <w:tcPr>
            <w:tcW w:w="939" w:type="dxa"/>
            <w:tcBorders>
              <w:top w:val="nil"/>
              <w:bottom w:val="nil"/>
            </w:tcBorders>
            <w:vAlign w:val="center"/>
            <w:tcPrChange w:id="3868" w:author="Anderson, Kenneth" w:date="2026-10-09T09:18:00Z" w16du:dateUtc="2026-10-09T13:18:00Z">
              <w:tcPr>
                <w:tcW w:w="1553" w:type="dxa"/>
                <w:tcBorders>
                  <w:top w:val="nil"/>
                  <w:bottom w:val="nil"/>
                </w:tcBorders>
              </w:tcPr>
            </w:tcPrChange>
          </w:tcPr>
          <w:p w14:paraId="36309611" w14:textId="23A47EF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69" w:author="Anderson, Kenneth" w:date="2026-10-09T09:17:00Z" w16du:dateUtc="2026-10-09T13:17:00Z"/>
                <w:rFonts w:ascii="Times New Roman" w:hAnsi="Times New Roman" w:cs="Times New Roman"/>
                <w:sz w:val="22"/>
                <w:szCs w:val="22"/>
                <w:rPrChange w:id="3870" w:author="Anderson, Kenneth" w:date="2026-10-09T09:20:00Z" w16du:dateUtc="2026-10-09T13:20:00Z">
                  <w:rPr>
                    <w:ins w:id="3871" w:author="Anderson, Kenneth" w:date="2026-10-09T09:17:00Z" w16du:dateUtc="2026-10-09T13:17:00Z"/>
                    <w:rFonts w:ascii="Times New Roman" w:hAnsi="Times New Roman" w:cs="Times New Roman"/>
                  </w:rPr>
                </w:rPrChange>
              </w:rPr>
            </w:pPr>
            <w:ins w:id="3872" w:author="Anderson, Kenneth" w:date="2026-10-09T09:18:00Z" w16du:dateUtc="2026-10-09T13:18:00Z">
              <w:r w:rsidRPr="00344A90">
                <w:rPr>
                  <w:rFonts w:ascii="Times New Roman" w:hAnsi="Times New Roman" w:cs="Times New Roman"/>
                  <w:color w:val="000000"/>
                  <w:sz w:val="22"/>
                  <w:szCs w:val="22"/>
                  <w:rPrChange w:id="3873" w:author="Anderson, Kenneth" w:date="2026-10-09T09:20:00Z" w16du:dateUtc="2026-10-09T13:20:00Z">
                    <w:rPr>
                      <w:rFonts w:ascii="Segoe UI" w:hAnsi="Segoe UI" w:cs="Segoe UI"/>
                      <w:color w:val="000000"/>
                      <w:sz w:val="16"/>
                      <w:szCs w:val="16"/>
                    </w:rPr>
                  </w:rPrChange>
                </w:rPr>
                <w:t>35%</w:t>
              </w:r>
            </w:ins>
          </w:p>
        </w:tc>
        <w:tc>
          <w:tcPr>
            <w:tcW w:w="793" w:type="dxa"/>
            <w:tcBorders>
              <w:top w:val="nil"/>
              <w:bottom w:val="nil"/>
            </w:tcBorders>
            <w:vAlign w:val="center"/>
            <w:tcPrChange w:id="3874" w:author="Anderson, Kenneth" w:date="2026-10-09T09:18:00Z" w16du:dateUtc="2026-10-09T13:18:00Z">
              <w:tcPr>
                <w:tcW w:w="891" w:type="dxa"/>
                <w:tcBorders>
                  <w:top w:val="nil"/>
                  <w:bottom w:val="nil"/>
                </w:tcBorders>
              </w:tcPr>
            </w:tcPrChange>
          </w:tcPr>
          <w:p w14:paraId="00F9D52F" w14:textId="24203CB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75" w:author="Anderson, Kenneth" w:date="2026-10-09T09:17:00Z" w16du:dateUtc="2026-10-09T13:17:00Z"/>
                <w:rFonts w:ascii="Times New Roman" w:hAnsi="Times New Roman" w:cs="Times New Roman"/>
                <w:sz w:val="22"/>
                <w:szCs w:val="22"/>
                <w:rPrChange w:id="3876" w:author="Anderson, Kenneth" w:date="2026-10-09T09:20:00Z" w16du:dateUtc="2026-10-09T13:20:00Z">
                  <w:rPr>
                    <w:ins w:id="3877" w:author="Anderson, Kenneth" w:date="2026-10-09T09:17:00Z" w16du:dateUtc="2026-10-09T13:17:00Z"/>
                    <w:rFonts w:ascii="Times New Roman" w:hAnsi="Times New Roman" w:cs="Times New Roman"/>
                  </w:rPr>
                </w:rPrChange>
              </w:rPr>
            </w:pPr>
            <w:ins w:id="3878" w:author="Anderson, Kenneth" w:date="2026-10-09T09:18:00Z" w16du:dateUtc="2026-10-09T13:18:00Z">
              <w:r w:rsidRPr="00344A90">
                <w:rPr>
                  <w:rFonts w:ascii="Times New Roman" w:hAnsi="Times New Roman" w:cs="Times New Roman"/>
                  <w:color w:val="000000"/>
                  <w:sz w:val="22"/>
                  <w:szCs w:val="22"/>
                  <w:rPrChange w:id="3879" w:author="Anderson, Kenneth" w:date="2026-10-09T09:20:00Z" w16du:dateUtc="2026-10-09T13:20:00Z">
                    <w:rPr>
                      <w:rFonts w:ascii="Segoe UI" w:hAnsi="Segoe UI" w:cs="Segoe UI"/>
                      <w:color w:val="000000"/>
                      <w:sz w:val="16"/>
                      <w:szCs w:val="16"/>
                    </w:rPr>
                  </w:rPrChange>
                </w:rPr>
                <w:t>49%</w:t>
              </w:r>
            </w:ins>
          </w:p>
        </w:tc>
        <w:tc>
          <w:tcPr>
            <w:tcW w:w="1165" w:type="dxa"/>
            <w:tcBorders>
              <w:top w:val="nil"/>
              <w:bottom w:val="nil"/>
            </w:tcBorders>
            <w:vAlign w:val="center"/>
            <w:tcPrChange w:id="3880" w:author="Anderson, Kenneth" w:date="2026-10-09T09:18:00Z" w16du:dateUtc="2026-10-09T13:18:00Z">
              <w:tcPr>
                <w:tcW w:w="2529" w:type="dxa"/>
                <w:tcBorders>
                  <w:top w:val="nil"/>
                  <w:bottom w:val="nil"/>
                </w:tcBorders>
              </w:tcPr>
            </w:tcPrChange>
          </w:tcPr>
          <w:p w14:paraId="0B7418BC" w14:textId="6C951CE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81" w:author="Anderson, Kenneth" w:date="2026-10-09T09:17:00Z" w16du:dateUtc="2026-10-09T13:17:00Z"/>
                <w:rFonts w:ascii="Times New Roman" w:hAnsi="Times New Roman" w:cs="Times New Roman"/>
                <w:sz w:val="22"/>
                <w:szCs w:val="22"/>
                <w:rPrChange w:id="3882" w:author="Anderson, Kenneth" w:date="2026-10-09T09:20:00Z" w16du:dateUtc="2026-10-09T13:20:00Z">
                  <w:rPr>
                    <w:ins w:id="3883" w:author="Anderson, Kenneth" w:date="2026-10-09T09:17:00Z" w16du:dateUtc="2026-10-09T13:17:00Z"/>
                    <w:rFonts w:ascii="Times New Roman" w:hAnsi="Times New Roman" w:cs="Times New Roman"/>
                  </w:rPr>
                </w:rPrChange>
              </w:rPr>
            </w:pPr>
            <w:ins w:id="3884" w:author="Anderson, Kenneth" w:date="2026-10-09T09:18:00Z" w16du:dateUtc="2026-10-09T13:18:00Z">
              <w:r w:rsidRPr="00344A90">
                <w:rPr>
                  <w:rFonts w:ascii="Times New Roman" w:hAnsi="Times New Roman" w:cs="Times New Roman"/>
                  <w:color w:val="000000"/>
                  <w:sz w:val="22"/>
                  <w:szCs w:val="22"/>
                  <w:rPrChange w:id="3885" w:author="Anderson, Kenneth" w:date="2026-10-09T09:20:00Z" w16du:dateUtc="2026-10-09T13:20:00Z">
                    <w:rPr>
                      <w:rFonts w:ascii="Segoe UI" w:hAnsi="Segoe UI" w:cs="Segoe UI"/>
                      <w:color w:val="000000"/>
                      <w:sz w:val="16"/>
                      <w:szCs w:val="16"/>
                    </w:rPr>
                  </w:rPrChange>
                </w:rPr>
                <w:t>80%</w:t>
              </w:r>
            </w:ins>
          </w:p>
        </w:tc>
      </w:tr>
      <w:tr w:rsidR="00D32DEE" w:rsidRPr="007E5245" w14:paraId="6B65CF9A" w14:textId="77777777" w:rsidTr="00D32DEE">
        <w:tblPrEx>
          <w:tblW w:w="0" w:type="auto"/>
          <w:tblLook w:val="06A0" w:firstRow="1" w:lastRow="0" w:firstColumn="1" w:lastColumn="0" w:noHBand="1" w:noVBand="1"/>
          <w:tblPrExChange w:id="3886" w:author="Anderson, Kenneth" w:date="2026-10-09T09:18:00Z" w16du:dateUtc="2026-10-09T13:18:00Z">
            <w:tblPrEx>
              <w:tblW w:w="0" w:type="auto"/>
              <w:tblLook w:val="06A0" w:firstRow="1" w:lastRow="0" w:firstColumn="1" w:lastColumn="0" w:noHBand="1" w:noVBand="1"/>
            </w:tblPrEx>
          </w:tblPrExChange>
        </w:tblPrEx>
        <w:trPr>
          <w:trHeight w:val="216"/>
          <w:ins w:id="3887" w:author="Anderson, Kenneth" w:date="2026-10-09T09:17:00Z"/>
          <w:trPrChange w:id="3888"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4" w:space="0" w:color="auto"/>
            </w:tcBorders>
            <w:tcPrChange w:id="3889" w:author="Anderson, Kenneth" w:date="2026-10-09T09:18:00Z" w16du:dateUtc="2026-10-09T13:18:00Z">
              <w:tcPr>
                <w:tcW w:w="1060" w:type="dxa"/>
                <w:tcBorders>
                  <w:top w:val="nil"/>
                  <w:bottom w:val="single" w:sz="4" w:space="0" w:color="auto"/>
                </w:tcBorders>
              </w:tcPr>
            </w:tcPrChange>
          </w:tcPr>
          <w:p w14:paraId="2777D309" w14:textId="77777777" w:rsidR="00D32DEE" w:rsidRPr="007E5245" w:rsidRDefault="00D32DEE" w:rsidP="00D32DEE">
            <w:pPr>
              <w:pStyle w:val="TableNormal1"/>
              <w:rPr>
                <w:ins w:id="3890" w:author="Anderson, Kenneth" w:date="2026-10-09T09:17:00Z" w16du:dateUtc="2026-10-09T13:17:00Z"/>
                <w:rFonts w:ascii="Times New Roman" w:hAnsi="Times New Roman" w:cs="Times New Roman"/>
              </w:rPr>
            </w:pPr>
          </w:p>
        </w:tc>
        <w:tc>
          <w:tcPr>
            <w:tcW w:w="1216" w:type="dxa"/>
            <w:tcBorders>
              <w:top w:val="nil"/>
              <w:bottom w:val="single" w:sz="4" w:space="0" w:color="auto"/>
            </w:tcBorders>
            <w:tcPrChange w:id="3891" w:author="Anderson, Kenneth" w:date="2026-10-09T09:18:00Z" w16du:dateUtc="2026-10-09T13:18:00Z">
              <w:tcPr>
                <w:tcW w:w="1431" w:type="dxa"/>
                <w:tcBorders>
                  <w:top w:val="nil"/>
                  <w:bottom w:val="single" w:sz="4" w:space="0" w:color="auto"/>
                </w:tcBorders>
              </w:tcPr>
            </w:tcPrChange>
          </w:tcPr>
          <w:p w14:paraId="3AE7BB17"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92" w:author="Anderson, Kenneth" w:date="2026-10-09T09:17:00Z" w16du:dateUtc="2026-10-09T13:17:00Z"/>
                <w:rFonts w:ascii="Times New Roman" w:hAnsi="Times New Roman" w:cs="Times New Roman"/>
              </w:rPr>
            </w:pPr>
          </w:p>
        </w:tc>
        <w:tc>
          <w:tcPr>
            <w:tcW w:w="1206" w:type="dxa"/>
            <w:tcBorders>
              <w:top w:val="nil"/>
              <w:bottom w:val="single" w:sz="4" w:space="0" w:color="auto"/>
            </w:tcBorders>
            <w:tcPrChange w:id="3893" w:author="Anderson, Kenneth" w:date="2026-10-09T09:18:00Z" w16du:dateUtc="2026-10-09T13:18:00Z">
              <w:tcPr>
                <w:tcW w:w="2110" w:type="dxa"/>
                <w:tcBorders>
                  <w:top w:val="nil"/>
                  <w:bottom w:val="single" w:sz="4" w:space="0" w:color="auto"/>
                </w:tcBorders>
              </w:tcPr>
            </w:tcPrChange>
          </w:tcPr>
          <w:p w14:paraId="67012B62"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894" w:author="Anderson, Kenneth" w:date="2026-10-09T09:17:00Z" w16du:dateUtc="2026-10-09T13:17:00Z"/>
                <w:rFonts w:ascii="Times New Roman" w:hAnsi="Times New Roman" w:cs="Times New Roman"/>
              </w:rPr>
            </w:pPr>
            <w:ins w:id="3895" w:author="Anderson, Kenneth" w:date="2026-10-09T09:17:00Z" w16du:dateUtc="2026-10-09T13:17:00Z">
              <w:r w:rsidRPr="007E5245">
                <w:rPr>
                  <w:rFonts w:ascii="Times New Roman" w:hAnsi="Times New Roman" w:cs="Times New Roman"/>
                  <w:color w:val="000000"/>
                </w:rPr>
                <w:t>2025</w:t>
              </w:r>
            </w:ins>
          </w:p>
        </w:tc>
        <w:tc>
          <w:tcPr>
            <w:tcW w:w="1176" w:type="dxa"/>
            <w:tcBorders>
              <w:top w:val="nil"/>
              <w:bottom w:val="single" w:sz="4" w:space="0" w:color="auto"/>
            </w:tcBorders>
            <w:tcPrChange w:id="3896" w:author="Anderson, Kenneth" w:date="2026-10-09T09:18:00Z" w16du:dateUtc="2026-10-09T13:18:00Z">
              <w:tcPr>
                <w:tcW w:w="1119" w:type="dxa"/>
                <w:tcBorders>
                  <w:top w:val="nil"/>
                  <w:bottom w:val="single" w:sz="4" w:space="0" w:color="auto"/>
                </w:tcBorders>
              </w:tcPr>
            </w:tcPrChange>
          </w:tcPr>
          <w:p w14:paraId="32EA3A20"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897" w:author="Anderson, Kenneth" w:date="2026-10-09T09:17:00Z" w16du:dateUtc="2026-10-09T13:17:00Z"/>
                <w:rFonts w:ascii="Times New Roman" w:hAnsi="Times New Roman" w:cs="Times New Roman"/>
              </w:rPr>
            </w:pPr>
            <w:ins w:id="3898" w:author="Anderson, Kenneth" w:date="2026-10-09T09:17:00Z" w16du:dateUtc="2026-10-09T13:17:00Z">
              <w:r w:rsidRPr="007E5245">
                <w:rPr>
                  <w:rFonts w:ascii="Times New Roman" w:hAnsi="Times New Roman" w:cs="Times New Roman"/>
                  <w:color w:val="000000"/>
                </w:rPr>
                <w:t>323,796</w:t>
              </w:r>
            </w:ins>
          </w:p>
        </w:tc>
        <w:tc>
          <w:tcPr>
            <w:tcW w:w="933" w:type="dxa"/>
            <w:gridSpan w:val="2"/>
            <w:tcBorders>
              <w:top w:val="nil"/>
              <w:bottom w:val="single" w:sz="4" w:space="0" w:color="auto"/>
            </w:tcBorders>
            <w:vAlign w:val="center"/>
            <w:tcPrChange w:id="3899" w:author="Anderson, Kenneth" w:date="2026-10-09T09:18:00Z" w16du:dateUtc="2026-10-09T13:18:00Z">
              <w:tcPr>
                <w:tcW w:w="1374" w:type="dxa"/>
                <w:gridSpan w:val="2"/>
                <w:tcBorders>
                  <w:top w:val="nil"/>
                  <w:bottom w:val="single" w:sz="4" w:space="0" w:color="auto"/>
                </w:tcBorders>
              </w:tcPr>
            </w:tcPrChange>
          </w:tcPr>
          <w:p w14:paraId="5EC4AA33" w14:textId="33BC7D66"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00" w:author="Anderson, Kenneth" w:date="2026-10-09T09:17:00Z" w16du:dateUtc="2026-10-09T13:17:00Z"/>
                <w:rFonts w:ascii="Times New Roman" w:hAnsi="Times New Roman" w:cs="Times New Roman"/>
                <w:sz w:val="22"/>
                <w:szCs w:val="22"/>
                <w:rPrChange w:id="3901" w:author="Anderson, Kenneth" w:date="2026-10-09T09:20:00Z" w16du:dateUtc="2026-10-09T13:20:00Z">
                  <w:rPr>
                    <w:ins w:id="3902" w:author="Anderson, Kenneth" w:date="2026-10-09T09:17:00Z" w16du:dateUtc="2026-10-09T13:17:00Z"/>
                    <w:rFonts w:ascii="Times New Roman" w:hAnsi="Times New Roman" w:cs="Times New Roman"/>
                  </w:rPr>
                </w:rPrChange>
              </w:rPr>
            </w:pPr>
            <w:ins w:id="3903" w:author="Anderson, Kenneth" w:date="2026-10-09T09:18:00Z" w16du:dateUtc="2026-10-09T13:18:00Z">
              <w:r w:rsidRPr="00344A90">
                <w:rPr>
                  <w:rFonts w:ascii="Times New Roman" w:hAnsi="Times New Roman" w:cs="Times New Roman"/>
                  <w:color w:val="000000"/>
                  <w:sz w:val="22"/>
                  <w:szCs w:val="22"/>
                  <w:rPrChange w:id="3904" w:author="Anderson, Kenneth" w:date="2026-10-09T09:20:00Z" w16du:dateUtc="2026-10-09T13:20:00Z">
                    <w:rPr>
                      <w:rFonts w:ascii="Segoe UI" w:hAnsi="Segoe UI" w:cs="Segoe UI"/>
                      <w:color w:val="000000"/>
                      <w:sz w:val="16"/>
                      <w:szCs w:val="16"/>
                    </w:rPr>
                  </w:rPrChange>
                </w:rPr>
                <w:t>47%</w:t>
              </w:r>
            </w:ins>
          </w:p>
        </w:tc>
        <w:tc>
          <w:tcPr>
            <w:tcW w:w="795" w:type="dxa"/>
            <w:tcBorders>
              <w:top w:val="nil"/>
              <w:bottom w:val="single" w:sz="4" w:space="0" w:color="auto"/>
            </w:tcBorders>
            <w:vAlign w:val="center"/>
            <w:tcPrChange w:id="3905" w:author="Anderson, Kenneth" w:date="2026-10-09T09:18:00Z" w16du:dateUtc="2026-10-09T13:18:00Z">
              <w:tcPr>
                <w:tcW w:w="893" w:type="dxa"/>
                <w:tcBorders>
                  <w:top w:val="nil"/>
                  <w:bottom w:val="single" w:sz="4" w:space="0" w:color="auto"/>
                </w:tcBorders>
              </w:tcPr>
            </w:tcPrChange>
          </w:tcPr>
          <w:p w14:paraId="39C258CB" w14:textId="2B058A0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06" w:author="Anderson, Kenneth" w:date="2026-10-09T09:17:00Z" w16du:dateUtc="2026-10-09T13:17:00Z"/>
                <w:rFonts w:ascii="Times New Roman" w:hAnsi="Times New Roman" w:cs="Times New Roman"/>
                <w:sz w:val="22"/>
                <w:szCs w:val="22"/>
                <w:rPrChange w:id="3907" w:author="Anderson, Kenneth" w:date="2026-10-09T09:20:00Z" w16du:dateUtc="2026-10-09T13:20:00Z">
                  <w:rPr>
                    <w:ins w:id="3908" w:author="Anderson, Kenneth" w:date="2026-10-09T09:17:00Z" w16du:dateUtc="2026-10-09T13:17:00Z"/>
                    <w:rFonts w:ascii="Times New Roman" w:hAnsi="Times New Roman" w:cs="Times New Roman"/>
                  </w:rPr>
                </w:rPrChange>
              </w:rPr>
            </w:pPr>
            <w:ins w:id="3909" w:author="Anderson, Kenneth" w:date="2026-10-09T09:18:00Z" w16du:dateUtc="2026-10-09T13:18:00Z">
              <w:r w:rsidRPr="00344A90">
                <w:rPr>
                  <w:rFonts w:ascii="Times New Roman" w:hAnsi="Times New Roman" w:cs="Times New Roman"/>
                  <w:color w:val="000000"/>
                  <w:sz w:val="22"/>
                  <w:szCs w:val="22"/>
                  <w:rPrChange w:id="3910" w:author="Anderson, Kenneth" w:date="2026-10-09T09:20:00Z" w16du:dateUtc="2026-10-09T13:20:00Z">
                    <w:rPr>
                      <w:rFonts w:ascii="Segoe UI" w:hAnsi="Segoe UI" w:cs="Segoe UI"/>
                      <w:color w:val="000000"/>
                      <w:sz w:val="16"/>
                      <w:szCs w:val="16"/>
                    </w:rPr>
                  </w:rPrChange>
                </w:rPr>
                <w:t>76%</w:t>
              </w:r>
            </w:ins>
          </w:p>
        </w:tc>
        <w:tc>
          <w:tcPr>
            <w:tcW w:w="939" w:type="dxa"/>
            <w:tcBorders>
              <w:top w:val="nil"/>
              <w:bottom w:val="single" w:sz="4" w:space="0" w:color="auto"/>
            </w:tcBorders>
            <w:vAlign w:val="center"/>
            <w:tcPrChange w:id="3911" w:author="Anderson, Kenneth" w:date="2026-10-09T09:18:00Z" w16du:dateUtc="2026-10-09T13:18:00Z">
              <w:tcPr>
                <w:tcW w:w="1553" w:type="dxa"/>
                <w:tcBorders>
                  <w:top w:val="nil"/>
                  <w:bottom w:val="single" w:sz="4" w:space="0" w:color="auto"/>
                </w:tcBorders>
              </w:tcPr>
            </w:tcPrChange>
          </w:tcPr>
          <w:p w14:paraId="6FD53DA8" w14:textId="3B21224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12" w:author="Anderson, Kenneth" w:date="2026-10-09T09:17:00Z" w16du:dateUtc="2026-10-09T13:17:00Z"/>
                <w:rFonts w:ascii="Times New Roman" w:hAnsi="Times New Roman" w:cs="Times New Roman"/>
                <w:sz w:val="22"/>
                <w:szCs w:val="22"/>
                <w:rPrChange w:id="3913" w:author="Anderson, Kenneth" w:date="2026-10-09T09:20:00Z" w16du:dateUtc="2026-10-09T13:20:00Z">
                  <w:rPr>
                    <w:ins w:id="3914" w:author="Anderson, Kenneth" w:date="2026-10-09T09:17:00Z" w16du:dateUtc="2026-10-09T13:17:00Z"/>
                    <w:rFonts w:ascii="Times New Roman" w:hAnsi="Times New Roman" w:cs="Times New Roman"/>
                  </w:rPr>
                </w:rPrChange>
              </w:rPr>
            </w:pPr>
            <w:ins w:id="3915" w:author="Anderson, Kenneth" w:date="2026-10-09T09:18:00Z" w16du:dateUtc="2026-10-09T13:18:00Z">
              <w:r w:rsidRPr="00344A90">
                <w:rPr>
                  <w:rFonts w:ascii="Times New Roman" w:hAnsi="Times New Roman" w:cs="Times New Roman"/>
                  <w:color w:val="000000"/>
                  <w:sz w:val="22"/>
                  <w:szCs w:val="22"/>
                  <w:rPrChange w:id="3916" w:author="Anderson, Kenneth" w:date="2026-10-09T09:20:00Z" w16du:dateUtc="2026-10-09T13:20:00Z">
                    <w:rPr>
                      <w:rFonts w:ascii="Segoe UI" w:hAnsi="Segoe UI" w:cs="Segoe UI"/>
                      <w:color w:val="000000"/>
                      <w:sz w:val="16"/>
                      <w:szCs w:val="16"/>
                    </w:rPr>
                  </w:rPrChange>
                </w:rPr>
                <w:t>48%</w:t>
              </w:r>
            </w:ins>
          </w:p>
        </w:tc>
        <w:tc>
          <w:tcPr>
            <w:tcW w:w="793" w:type="dxa"/>
            <w:tcBorders>
              <w:top w:val="nil"/>
              <w:bottom w:val="single" w:sz="4" w:space="0" w:color="auto"/>
            </w:tcBorders>
            <w:vAlign w:val="center"/>
            <w:tcPrChange w:id="3917" w:author="Anderson, Kenneth" w:date="2026-10-09T09:18:00Z" w16du:dateUtc="2026-10-09T13:18:00Z">
              <w:tcPr>
                <w:tcW w:w="891" w:type="dxa"/>
                <w:tcBorders>
                  <w:top w:val="nil"/>
                  <w:bottom w:val="single" w:sz="4" w:space="0" w:color="auto"/>
                </w:tcBorders>
              </w:tcPr>
            </w:tcPrChange>
          </w:tcPr>
          <w:p w14:paraId="62AB5508" w14:textId="4F7C2CE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18" w:author="Anderson, Kenneth" w:date="2026-10-09T09:17:00Z" w16du:dateUtc="2026-10-09T13:17:00Z"/>
                <w:rFonts w:ascii="Times New Roman" w:hAnsi="Times New Roman" w:cs="Times New Roman"/>
                <w:sz w:val="22"/>
                <w:szCs w:val="22"/>
                <w:rPrChange w:id="3919" w:author="Anderson, Kenneth" w:date="2026-10-09T09:20:00Z" w16du:dateUtc="2026-10-09T13:20:00Z">
                  <w:rPr>
                    <w:ins w:id="3920" w:author="Anderson, Kenneth" w:date="2026-10-09T09:17:00Z" w16du:dateUtc="2026-10-09T13:17:00Z"/>
                    <w:rFonts w:ascii="Times New Roman" w:hAnsi="Times New Roman" w:cs="Times New Roman"/>
                  </w:rPr>
                </w:rPrChange>
              </w:rPr>
            </w:pPr>
            <w:ins w:id="3921" w:author="Anderson, Kenneth" w:date="2026-10-09T09:18:00Z" w16du:dateUtc="2026-10-09T13:18:00Z">
              <w:r w:rsidRPr="00344A90">
                <w:rPr>
                  <w:rFonts w:ascii="Times New Roman" w:hAnsi="Times New Roman" w:cs="Times New Roman"/>
                  <w:color w:val="000000"/>
                  <w:sz w:val="22"/>
                  <w:szCs w:val="22"/>
                  <w:rPrChange w:id="3922" w:author="Anderson, Kenneth" w:date="2026-10-09T09:20:00Z" w16du:dateUtc="2026-10-09T13:20:00Z">
                    <w:rPr>
                      <w:rFonts w:ascii="Segoe UI" w:hAnsi="Segoe UI" w:cs="Segoe UI"/>
                      <w:color w:val="000000"/>
                      <w:sz w:val="16"/>
                      <w:szCs w:val="16"/>
                    </w:rPr>
                  </w:rPrChange>
                </w:rPr>
                <w:t>70%</w:t>
              </w:r>
            </w:ins>
          </w:p>
        </w:tc>
        <w:tc>
          <w:tcPr>
            <w:tcW w:w="1165" w:type="dxa"/>
            <w:tcBorders>
              <w:top w:val="nil"/>
              <w:bottom w:val="single" w:sz="4" w:space="0" w:color="auto"/>
            </w:tcBorders>
            <w:vAlign w:val="center"/>
            <w:tcPrChange w:id="3923" w:author="Anderson, Kenneth" w:date="2026-10-09T09:18:00Z" w16du:dateUtc="2026-10-09T13:18:00Z">
              <w:tcPr>
                <w:tcW w:w="2529" w:type="dxa"/>
                <w:tcBorders>
                  <w:top w:val="nil"/>
                  <w:bottom w:val="single" w:sz="4" w:space="0" w:color="auto"/>
                </w:tcBorders>
              </w:tcPr>
            </w:tcPrChange>
          </w:tcPr>
          <w:p w14:paraId="61EA0F9C" w14:textId="70AACF7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24" w:author="Anderson, Kenneth" w:date="2026-10-09T09:17:00Z" w16du:dateUtc="2026-10-09T13:17:00Z"/>
                <w:rFonts w:ascii="Times New Roman" w:hAnsi="Times New Roman" w:cs="Times New Roman"/>
                <w:sz w:val="22"/>
                <w:szCs w:val="22"/>
                <w:rPrChange w:id="3925" w:author="Anderson, Kenneth" w:date="2026-10-09T09:20:00Z" w16du:dateUtc="2026-10-09T13:20:00Z">
                  <w:rPr>
                    <w:ins w:id="3926" w:author="Anderson, Kenneth" w:date="2026-10-09T09:17:00Z" w16du:dateUtc="2026-10-09T13:17:00Z"/>
                    <w:rFonts w:ascii="Times New Roman" w:hAnsi="Times New Roman" w:cs="Times New Roman"/>
                  </w:rPr>
                </w:rPrChange>
              </w:rPr>
            </w:pPr>
            <w:ins w:id="3927" w:author="Anderson, Kenneth" w:date="2026-10-09T09:18:00Z" w16du:dateUtc="2026-10-09T13:18:00Z">
              <w:r w:rsidRPr="00344A90">
                <w:rPr>
                  <w:rFonts w:ascii="Times New Roman" w:hAnsi="Times New Roman" w:cs="Times New Roman"/>
                  <w:color w:val="000000"/>
                  <w:sz w:val="22"/>
                  <w:szCs w:val="22"/>
                  <w:rPrChange w:id="3928" w:author="Anderson, Kenneth" w:date="2026-10-09T09:20:00Z" w16du:dateUtc="2026-10-09T13:20:00Z">
                    <w:rPr>
                      <w:rFonts w:ascii="Segoe UI" w:hAnsi="Segoe UI" w:cs="Segoe UI"/>
                      <w:color w:val="000000"/>
                      <w:sz w:val="16"/>
                      <w:szCs w:val="16"/>
                    </w:rPr>
                  </w:rPrChange>
                </w:rPr>
                <w:t>46%</w:t>
              </w:r>
            </w:ins>
          </w:p>
        </w:tc>
      </w:tr>
      <w:tr w:rsidR="00D32DEE" w:rsidRPr="007E5245" w14:paraId="5C75C607" w14:textId="77777777" w:rsidTr="00D32DEE">
        <w:tblPrEx>
          <w:tblW w:w="0" w:type="auto"/>
          <w:tblLook w:val="06A0" w:firstRow="1" w:lastRow="0" w:firstColumn="1" w:lastColumn="0" w:noHBand="1" w:noVBand="1"/>
          <w:tblPrExChange w:id="3929" w:author="Anderson, Kenneth" w:date="2026-10-09T09:18:00Z" w16du:dateUtc="2026-10-09T13:18:00Z">
            <w:tblPrEx>
              <w:tblW w:w="0" w:type="auto"/>
              <w:tblLook w:val="06A0" w:firstRow="1" w:lastRow="0" w:firstColumn="1" w:lastColumn="0" w:noHBand="1" w:noVBand="1"/>
            </w:tblPrEx>
          </w:tblPrExChange>
        </w:tblPrEx>
        <w:trPr>
          <w:trHeight w:val="216"/>
          <w:ins w:id="3930" w:author="Anderson, Kenneth" w:date="2026-10-09T09:17:00Z"/>
          <w:trPrChange w:id="3931"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3932" w:author="Anderson, Kenneth" w:date="2026-10-09T09:18:00Z" w16du:dateUtc="2026-10-09T13:18:00Z">
              <w:tcPr>
                <w:tcW w:w="1060" w:type="dxa"/>
                <w:tcBorders>
                  <w:top w:val="single" w:sz="4" w:space="0" w:color="auto"/>
                  <w:bottom w:val="single" w:sz="4" w:space="0" w:color="auto"/>
                </w:tcBorders>
              </w:tcPr>
            </w:tcPrChange>
          </w:tcPr>
          <w:p w14:paraId="3BDA316B" w14:textId="77777777" w:rsidR="00D32DEE" w:rsidRPr="007E5245" w:rsidRDefault="00D32DEE" w:rsidP="00D32DEE">
            <w:pPr>
              <w:pStyle w:val="TableNormal1"/>
              <w:rPr>
                <w:ins w:id="3933" w:author="Anderson, Kenneth" w:date="2026-10-09T09:17:00Z" w16du:dateUtc="2026-10-09T13:17:00Z"/>
                <w:rFonts w:ascii="Times New Roman" w:hAnsi="Times New Roman" w:cs="Times New Roman"/>
                <w:color w:val="000000"/>
              </w:rPr>
            </w:pPr>
            <w:ins w:id="3934" w:author="Anderson, Kenneth" w:date="2026-10-09T09:17:00Z" w16du:dateUtc="2026-10-09T13:17:00Z">
              <w:r w:rsidRPr="007E5245">
                <w:rPr>
                  <w:rFonts w:ascii="Times New Roman" w:hAnsi="Times New Roman" w:cs="Times New Roman"/>
                  <w:color w:val="000000"/>
                </w:rPr>
                <w:t>TRUC</w:t>
              </w:r>
            </w:ins>
          </w:p>
        </w:tc>
        <w:tc>
          <w:tcPr>
            <w:tcW w:w="1216" w:type="dxa"/>
            <w:tcBorders>
              <w:top w:val="single" w:sz="4" w:space="0" w:color="auto"/>
              <w:bottom w:val="single" w:sz="4" w:space="0" w:color="auto"/>
            </w:tcBorders>
            <w:tcPrChange w:id="3935" w:author="Anderson, Kenneth" w:date="2026-10-09T09:18:00Z" w16du:dateUtc="2026-10-09T13:18:00Z">
              <w:tcPr>
                <w:tcW w:w="1431" w:type="dxa"/>
                <w:tcBorders>
                  <w:top w:val="single" w:sz="4" w:space="0" w:color="auto"/>
                  <w:bottom w:val="single" w:sz="4" w:space="0" w:color="auto"/>
                </w:tcBorders>
              </w:tcPr>
            </w:tcPrChange>
          </w:tcPr>
          <w:p w14:paraId="3CA6B40E"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36" w:author="Anderson, Kenneth" w:date="2026-10-09T09:17:00Z" w16du:dateUtc="2026-10-09T13:17:00Z"/>
                <w:rFonts w:ascii="Times New Roman" w:hAnsi="Times New Roman" w:cs="Times New Roman"/>
                <w:color w:val="000000"/>
              </w:rPr>
            </w:pPr>
            <w:ins w:id="3937" w:author="Anderson, Kenneth" w:date="2026-10-09T09:17:00Z" w16du:dateUtc="2026-10-09T13:17:00Z">
              <w:r w:rsidRPr="007E5245">
                <w:rPr>
                  <w:rFonts w:ascii="Times New Roman" w:hAnsi="Times New Roman" w:cs="Times New Roman"/>
                  <w:color w:val="000000"/>
                </w:rPr>
                <w:t>30</w:t>
              </w:r>
            </w:ins>
          </w:p>
        </w:tc>
        <w:tc>
          <w:tcPr>
            <w:tcW w:w="1206" w:type="dxa"/>
            <w:tcBorders>
              <w:top w:val="single" w:sz="4" w:space="0" w:color="auto"/>
              <w:bottom w:val="single" w:sz="4" w:space="0" w:color="auto"/>
            </w:tcBorders>
            <w:tcPrChange w:id="3938" w:author="Anderson, Kenneth" w:date="2026-10-09T09:18:00Z" w16du:dateUtc="2026-10-09T13:18:00Z">
              <w:tcPr>
                <w:tcW w:w="2110" w:type="dxa"/>
                <w:tcBorders>
                  <w:top w:val="single" w:sz="4" w:space="0" w:color="auto"/>
                  <w:bottom w:val="single" w:sz="4" w:space="0" w:color="auto"/>
                </w:tcBorders>
              </w:tcPr>
            </w:tcPrChange>
          </w:tcPr>
          <w:p w14:paraId="62566349"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939" w:author="Anderson, Kenneth" w:date="2026-10-09T09:17:00Z" w16du:dateUtc="2026-10-09T13:17:00Z"/>
                <w:rFonts w:ascii="Times New Roman" w:hAnsi="Times New Roman" w:cs="Times New Roman"/>
                <w:color w:val="000000"/>
              </w:rPr>
            </w:pPr>
            <w:ins w:id="3940"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3941" w:author="Anderson, Kenneth" w:date="2026-10-09T09:18:00Z" w16du:dateUtc="2026-10-09T13:18:00Z">
              <w:tcPr>
                <w:tcW w:w="1119" w:type="dxa"/>
                <w:tcBorders>
                  <w:top w:val="single" w:sz="4" w:space="0" w:color="auto"/>
                  <w:bottom w:val="single" w:sz="4" w:space="0" w:color="auto"/>
                </w:tcBorders>
              </w:tcPr>
            </w:tcPrChange>
          </w:tcPr>
          <w:p w14:paraId="272BDE6F"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42" w:author="Anderson, Kenneth" w:date="2026-10-09T09:17:00Z" w16du:dateUtc="2026-10-09T13:17:00Z"/>
                <w:rFonts w:ascii="Times New Roman" w:hAnsi="Times New Roman" w:cs="Times New Roman"/>
                <w:color w:val="000000"/>
              </w:rPr>
            </w:pPr>
            <w:ins w:id="3943" w:author="Anderson, Kenneth" w:date="2026-10-09T09:17:00Z" w16du:dateUtc="2026-10-09T13:17:00Z">
              <w:r w:rsidRPr="007E5245">
                <w:rPr>
                  <w:rFonts w:ascii="Times New Roman" w:hAnsi="Times New Roman" w:cs="Times New Roman"/>
                  <w:color w:val="000000"/>
                </w:rPr>
                <w:t>0</w:t>
              </w:r>
            </w:ins>
          </w:p>
        </w:tc>
        <w:tc>
          <w:tcPr>
            <w:tcW w:w="933" w:type="dxa"/>
            <w:gridSpan w:val="2"/>
            <w:tcBorders>
              <w:top w:val="single" w:sz="4" w:space="0" w:color="auto"/>
              <w:bottom w:val="single" w:sz="4" w:space="0" w:color="auto"/>
            </w:tcBorders>
            <w:vAlign w:val="center"/>
            <w:tcPrChange w:id="3944" w:author="Anderson, Kenneth" w:date="2026-10-09T09:18:00Z" w16du:dateUtc="2026-10-09T13:18:00Z">
              <w:tcPr>
                <w:tcW w:w="1374" w:type="dxa"/>
                <w:gridSpan w:val="2"/>
                <w:tcBorders>
                  <w:top w:val="single" w:sz="4" w:space="0" w:color="auto"/>
                  <w:bottom w:val="single" w:sz="4" w:space="0" w:color="auto"/>
                </w:tcBorders>
              </w:tcPr>
            </w:tcPrChange>
          </w:tcPr>
          <w:p w14:paraId="590105EA" w14:textId="381E92E3"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45" w:author="Anderson, Kenneth" w:date="2026-10-09T09:17:00Z" w16du:dateUtc="2026-10-09T13:17:00Z"/>
                <w:rFonts w:ascii="Times New Roman" w:hAnsi="Times New Roman" w:cs="Times New Roman"/>
                <w:color w:val="000000"/>
                <w:sz w:val="22"/>
                <w:szCs w:val="22"/>
                <w:rPrChange w:id="3946" w:author="Anderson, Kenneth" w:date="2026-10-09T09:20:00Z" w16du:dateUtc="2026-10-09T13:20:00Z">
                  <w:rPr>
                    <w:ins w:id="3947" w:author="Anderson, Kenneth" w:date="2026-10-09T09:17:00Z" w16du:dateUtc="2026-10-09T13:17:00Z"/>
                    <w:rFonts w:ascii="Times New Roman" w:hAnsi="Times New Roman" w:cs="Times New Roman"/>
                    <w:color w:val="000000"/>
                  </w:rPr>
                </w:rPrChange>
              </w:rPr>
            </w:pPr>
            <w:ins w:id="3948" w:author="Anderson, Kenneth" w:date="2026-10-09T09:18:00Z" w16du:dateUtc="2026-10-09T13:18:00Z">
              <w:r w:rsidRPr="00344A90">
                <w:rPr>
                  <w:rFonts w:ascii="Times New Roman" w:hAnsi="Times New Roman" w:cs="Times New Roman"/>
                  <w:color w:val="000000"/>
                  <w:sz w:val="22"/>
                  <w:szCs w:val="22"/>
                  <w:rPrChange w:id="3949" w:author="Anderson, Kenneth" w:date="2026-10-09T09:20:00Z" w16du:dateUtc="2026-10-09T13:20:00Z">
                    <w:rPr>
                      <w:rFonts w:ascii="Segoe UI" w:hAnsi="Segoe UI" w:cs="Segoe UI"/>
                      <w:color w:val="000000"/>
                      <w:sz w:val="16"/>
                      <w:szCs w:val="16"/>
                    </w:rPr>
                  </w:rPrChange>
                </w:rPr>
                <w:t>0%</w:t>
              </w:r>
            </w:ins>
          </w:p>
        </w:tc>
        <w:tc>
          <w:tcPr>
            <w:tcW w:w="795" w:type="dxa"/>
            <w:tcBorders>
              <w:top w:val="single" w:sz="4" w:space="0" w:color="auto"/>
              <w:bottom w:val="single" w:sz="4" w:space="0" w:color="auto"/>
            </w:tcBorders>
            <w:vAlign w:val="center"/>
            <w:tcPrChange w:id="3950" w:author="Anderson, Kenneth" w:date="2026-10-09T09:18:00Z" w16du:dateUtc="2026-10-09T13:18:00Z">
              <w:tcPr>
                <w:tcW w:w="893" w:type="dxa"/>
                <w:tcBorders>
                  <w:top w:val="single" w:sz="4" w:space="0" w:color="auto"/>
                  <w:bottom w:val="single" w:sz="4" w:space="0" w:color="auto"/>
                </w:tcBorders>
              </w:tcPr>
            </w:tcPrChange>
          </w:tcPr>
          <w:p w14:paraId="174CC7B0" w14:textId="015C18D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51" w:author="Anderson, Kenneth" w:date="2026-10-09T09:17:00Z" w16du:dateUtc="2026-10-09T13:17:00Z"/>
                <w:rFonts w:ascii="Times New Roman" w:hAnsi="Times New Roman" w:cs="Times New Roman"/>
                <w:color w:val="000000"/>
                <w:sz w:val="22"/>
                <w:szCs w:val="22"/>
                <w:rPrChange w:id="3952" w:author="Anderson, Kenneth" w:date="2026-10-09T09:20:00Z" w16du:dateUtc="2026-10-09T13:20:00Z">
                  <w:rPr>
                    <w:ins w:id="3953" w:author="Anderson, Kenneth" w:date="2026-10-09T09:17:00Z" w16du:dateUtc="2026-10-09T13:17:00Z"/>
                    <w:rFonts w:ascii="Times New Roman" w:hAnsi="Times New Roman" w:cs="Times New Roman"/>
                    <w:color w:val="000000"/>
                  </w:rPr>
                </w:rPrChange>
              </w:rPr>
            </w:pPr>
            <w:ins w:id="3954" w:author="Anderson, Kenneth" w:date="2026-10-09T09:18:00Z" w16du:dateUtc="2026-10-09T13:18:00Z">
              <w:r w:rsidRPr="00344A90">
                <w:rPr>
                  <w:rFonts w:ascii="Times New Roman" w:hAnsi="Times New Roman" w:cs="Times New Roman"/>
                  <w:color w:val="000000"/>
                  <w:sz w:val="22"/>
                  <w:szCs w:val="22"/>
                  <w:rPrChange w:id="3955" w:author="Anderson, Kenneth" w:date="2026-10-09T09:20:00Z" w16du:dateUtc="2026-10-09T13:20:00Z">
                    <w:rPr>
                      <w:rFonts w:ascii="Segoe UI" w:hAnsi="Segoe UI" w:cs="Segoe UI"/>
                      <w:color w:val="000000"/>
                      <w:sz w:val="16"/>
                      <w:szCs w:val="16"/>
                    </w:rPr>
                  </w:rPrChange>
                </w:rPr>
                <w:t>0%</w:t>
              </w:r>
            </w:ins>
          </w:p>
        </w:tc>
        <w:tc>
          <w:tcPr>
            <w:tcW w:w="939" w:type="dxa"/>
            <w:tcBorders>
              <w:top w:val="single" w:sz="4" w:space="0" w:color="auto"/>
              <w:bottom w:val="single" w:sz="4" w:space="0" w:color="auto"/>
            </w:tcBorders>
            <w:vAlign w:val="center"/>
            <w:tcPrChange w:id="3956" w:author="Anderson, Kenneth" w:date="2026-10-09T09:18:00Z" w16du:dateUtc="2026-10-09T13:18:00Z">
              <w:tcPr>
                <w:tcW w:w="1553" w:type="dxa"/>
                <w:tcBorders>
                  <w:top w:val="single" w:sz="4" w:space="0" w:color="auto"/>
                  <w:bottom w:val="single" w:sz="4" w:space="0" w:color="auto"/>
                </w:tcBorders>
              </w:tcPr>
            </w:tcPrChange>
          </w:tcPr>
          <w:p w14:paraId="77957111" w14:textId="72676017"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57" w:author="Anderson, Kenneth" w:date="2026-10-09T09:17:00Z" w16du:dateUtc="2026-10-09T13:17:00Z"/>
                <w:rFonts w:ascii="Times New Roman" w:hAnsi="Times New Roman" w:cs="Times New Roman"/>
                <w:color w:val="000000"/>
                <w:sz w:val="22"/>
                <w:szCs w:val="22"/>
                <w:rPrChange w:id="3958" w:author="Anderson, Kenneth" w:date="2026-10-09T09:20:00Z" w16du:dateUtc="2026-10-09T13:20:00Z">
                  <w:rPr>
                    <w:ins w:id="3959" w:author="Anderson, Kenneth" w:date="2026-10-09T09:17:00Z" w16du:dateUtc="2026-10-09T13:17:00Z"/>
                    <w:rFonts w:ascii="Times New Roman" w:hAnsi="Times New Roman" w:cs="Times New Roman"/>
                    <w:color w:val="000000"/>
                  </w:rPr>
                </w:rPrChange>
              </w:rPr>
            </w:pPr>
            <w:ins w:id="3960" w:author="Anderson, Kenneth" w:date="2026-10-09T09:18:00Z" w16du:dateUtc="2026-10-09T13:18:00Z">
              <w:r w:rsidRPr="00344A90">
                <w:rPr>
                  <w:rFonts w:ascii="Times New Roman" w:hAnsi="Times New Roman" w:cs="Times New Roman"/>
                  <w:color w:val="000000"/>
                  <w:sz w:val="22"/>
                  <w:szCs w:val="22"/>
                  <w:rPrChange w:id="3961" w:author="Anderson, Kenneth" w:date="2026-10-09T09:20:00Z" w16du:dateUtc="2026-10-09T13:20:00Z">
                    <w:rPr>
                      <w:rFonts w:ascii="Segoe UI" w:hAnsi="Segoe UI" w:cs="Segoe UI"/>
                      <w:color w:val="000000"/>
                      <w:sz w:val="16"/>
                      <w:szCs w:val="16"/>
                    </w:rPr>
                  </w:rPrChange>
                </w:rPr>
                <w:t>0%</w:t>
              </w:r>
            </w:ins>
          </w:p>
        </w:tc>
        <w:tc>
          <w:tcPr>
            <w:tcW w:w="793" w:type="dxa"/>
            <w:tcBorders>
              <w:top w:val="single" w:sz="4" w:space="0" w:color="auto"/>
              <w:bottom w:val="single" w:sz="4" w:space="0" w:color="auto"/>
            </w:tcBorders>
            <w:vAlign w:val="center"/>
            <w:tcPrChange w:id="3962" w:author="Anderson, Kenneth" w:date="2026-10-09T09:18:00Z" w16du:dateUtc="2026-10-09T13:18:00Z">
              <w:tcPr>
                <w:tcW w:w="891" w:type="dxa"/>
                <w:tcBorders>
                  <w:top w:val="single" w:sz="4" w:space="0" w:color="auto"/>
                  <w:bottom w:val="single" w:sz="4" w:space="0" w:color="auto"/>
                </w:tcBorders>
              </w:tcPr>
            </w:tcPrChange>
          </w:tcPr>
          <w:p w14:paraId="3B1F99FA" w14:textId="2479DC1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63" w:author="Anderson, Kenneth" w:date="2026-10-09T09:17:00Z" w16du:dateUtc="2026-10-09T13:17:00Z"/>
                <w:rFonts w:ascii="Times New Roman" w:hAnsi="Times New Roman" w:cs="Times New Roman"/>
                <w:color w:val="000000"/>
                <w:sz w:val="22"/>
                <w:szCs w:val="22"/>
                <w:rPrChange w:id="3964" w:author="Anderson, Kenneth" w:date="2026-10-09T09:20:00Z" w16du:dateUtc="2026-10-09T13:20:00Z">
                  <w:rPr>
                    <w:ins w:id="3965" w:author="Anderson, Kenneth" w:date="2026-10-09T09:17:00Z" w16du:dateUtc="2026-10-09T13:17:00Z"/>
                    <w:rFonts w:ascii="Times New Roman" w:hAnsi="Times New Roman" w:cs="Times New Roman"/>
                    <w:color w:val="000000"/>
                  </w:rPr>
                </w:rPrChange>
              </w:rPr>
            </w:pPr>
            <w:ins w:id="3966" w:author="Anderson, Kenneth" w:date="2026-10-09T09:18:00Z" w16du:dateUtc="2026-10-09T13:18:00Z">
              <w:r w:rsidRPr="00344A90">
                <w:rPr>
                  <w:rFonts w:ascii="Times New Roman" w:hAnsi="Times New Roman" w:cs="Times New Roman"/>
                  <w:color w:val="000000"/>
                  <w:sz w:val="22"/>
                  <w:szCs w:val="22"/>
                  <w:rPrChange w:id="3967" w:author="Anderson, Kenneth" w:date="2026-10-09T09:20:00Z" w16du:dateUtc="2026-10-09T13:20:00Z">
                    <w:rPr>
                      <w:rFonts w:ascii="Segoe UI" w:hAnsi="Segoe UI" w:cs="Segoe UI"/>
                      <w:color w:val="000000"/>
                      <w:sz w:val="16"/>
                      <w:szCs w:val="16"/>
                    </w:rPr>
                  </w:rPrChange>
                </w:rPr>
                <w:t>0%</w:t>
              </w:r>
            </w:ins>
          </w:p>
        </w:tc>
        <w:tc>
          <w:tcPr>
            <w:tcW w:w="1165" w:type="dxa"/>
            <w:tcBorders>
              <w:top w:val="single" w:sz="4" w:space="0" w:color="auto"/>
              <w:bottom w:val="single" w:sz="4" w:space="0" w:color="auto"/>
            </w:tcBorders>
            <w:vAlign w:val="center"/>
            <w:tcPrChange w:id="3968" w:author="Anderson, Kenneth" w:date="2026-10-09T09:18:00Z" w16du:dateUtc="2026-10-09T13:18:00Z">
              <w:tcPr>
                <w:tcW w:w="2529" w:type="dxa"/>
                <w:tcBorders>
                  <w:top w:val="single" w:sz="4" w:space="0" w:color="auto"/>
                  <w:bottom w:val="single" w:sz="4" w:space="0" w:color="auto"/>
                </w:tcBorders>
              </w:tcPr>
            </w:tcPrChange>
          </w:tcPr>
          <w:p w14:paraId="4662EEF3" w14:textId="6ED3947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69" w:author="Anderson, Kenneth" w:date="2026-10-09T09:17:00Z" w16du:dateUtc="2026-10-09T13:17:00Z"/>
                <w:rFonts w:ascii="Times New Roman" w:hAnsi="Times New Roman" w:cs="Times New Roman"/>
                <w:color w:val="000000"/>
                <w:sz w:val="22"/>
                <w:szCs w:val="22"/>
                <w:rPrChange w:id="3970" w:author="Anderson, Kenneth" w:date="2026-10-09T09:20:00Z" w16du:dateUtc="2026-10-09T13:20:00Z">
                  <w:rPr>
                    <w:ins w:id="3971" w:author="Anderson, Kenneth" w:date="2026-10-09T09:17:00Z" w16du:dateUtc="2026-10-09T13:17:00Z"/>
                    <w:rFonts w:ascii="Times New Roman" w:hAnsi="Times New Roman" w:cs="Times New Roman"/>
                    <w:color w:val="000000"/>
                  </w:rPr>
                </w:rPrChange>
              </w:rPr>
            </w:pPr>
            <w:ins w:id="3972" w:author="Anderson, Kenneth" w:date="2026-10-09T09:18:00Z" w16du:dateUtc="2026-10-09T13:18:00Z">
              <w:r w:rsidRPr="00344A90">
                <w:rPr>
                  <w:rFonts w:ascii="Times New Roman" w:hAnsi="Times New Roman" w:cs="Times New Roman"/>
                  <w:color w:val="000000"/>
                  <w:sz w:val="22"/>
                  <w:szCs w:val="22"/>
                  <w:rPrChange w:id="3973" w:author="Anderson, Kenneth" w:date="2026-10-09T09:20:00Z" w16du:dateUtc="2026-10-09T13:20:00Z">
                    <w:rPr>
                      <w:rFonts w:ascii="Segoe UI" w:hAnsi="Segoe UI" w:cs="Segoe UI"/>
                      <w:color w:val="000000"/>
                      <w:sz w:val="16"/>
                      <w:szCs w:val="16"/>
                    </w:rPr>
                  </w:rPrChange>
                </w:rPr>
                <w:t>0%</w:t>
              </w:r>
            </w:ins>
          </w:p>
        </w:tc>
      </w:tr>
      <w:tr w:rsidR="00D32DEE" w:rsidRPr="007E5245" w14:paraId="4E2D3234" w14:textId="77777777" w:rsidTr="00D32DEE">
        <w:tblPrEx>
          <w:tblW w:w="0" w:type="auto"/>
          <w:tblLook w:val="06A0" w:firstRow="1" w:lastRow="0" w:firstColumn="1" w:lastColumn="0" w:noHBand="1" w:noVBand="1"/>
          <w:tblPrExChange w:id="3974" w:author="Anderson, Kenneth" w:date="2026-10-09T09:18:00Z" w16du:dateUtc="2026-10-09T13:18:00Z">
            <w:tblPrEx>
              <w:tblW w:w="0" w:type="auto"/>
              <w:tblLook w:val="06A0" w:firstRow="1" w:lastRow="0" w:firstColumn="1" w:lastColumn="0" w:noHBand="1" w:noVBand="1"/>
            </w:tblPrEx>
          </w:tblPrExChange>
        </w:tblPrEx>
        <w:trPr>
          <w:trHeight w:val="216"/>
          <w:ins w:id="3975" w:author="Anderson, Kenneth" w:date="2026-10-09T09:17:00Z"/>
          <w:trPrChange w:id="3976"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single" w:sz="4" w:space="0" w:color="auto"/>
            </w:tcBorders>
            <w:tcPrChange w:id="3977" w:author="Anderson, Kenneth" w:date="2026-10-09T09:18:00Z" w16du:dateUtc="2026-10-09T13:18:00Z">
              <w:tcPr>
                <w:tcW w:w="1060" w:type="dxa"/>
                <w:tcBorders>
                  <w:top w:val="single" w:sz="4" w:space="0" w:color="auto"/>
                  <w:bottom w:val="single" w:sz="4" w:space="0" w:color="auto"/>
                </w:tcBorders>
              </w:tcPr>
            </w:tcPrChange>
          </w:tcPr>
          <w:p w14:paraId="2D3AEE02" w14:textId="77777777" w:rsidR="00D32DEE" w:rsidRPr="007E5245" w:rsidRDefault="00D32DEE" w:rsidP="00D32DEE">
            <w:pPr>
              <w:pStyle w:val="TableNormal1"/>
              <w:rPr>
                <w:ins w:id="3978" w:author="Anderson, Kenneth" w:date="2026-10-09T09:17:00Z" w16du:dateUtc="2026-10-09T13:17:00Z"/>
                <w:rFonts w:ascii="Times New Roman" w:hAnsi="Times New Roman" w:cs="Times New Roman"/>
              </w:rPr>
            </w:pPr>
            <w:ins w:id="3979" w:author="Anderson, Kenneth" w:date="2026-10-09T09:17:00Z" w16du:dateUtc="2026-10-09T13:17:00Z">
              <w:r w:rsidRPr="007E5245">
                <w:rPr>
                  <w:rFonts w:ascii="Times New Roman" w:hAnsi="Times New Roman" w:cs="Times New Roman"/>
                  <w:color w:val="000000"/>
                </w:rPr>
                <w:t>UPPB</w:t>
              </w:r>
            </w:ins>
          </w:p>
        </w:tc>
        <w:tc>
          <w:tcPr>
            <w:tcW w:w="1216" w:type="dxa"/>
            <w:tcBorders>
              <w:top w:val="single" w:sz="4" w:space="0" w:color="auto"/>
              <w:bottom w:val="single" w:sz="4" w:space="0" w:color="auto"/>
            </w:tcBorders>
            <w:tcPrChange w:id="3980" w:author="Anderson, Kenneth" w:date="2026-10-09T09:18:00Z" w16du:dateUtc="2026-10-09T13:18:00Z">
              <w:tcPr>
                <w:tcW w:w="1431" w:type="dxa"/>
                <w:tcBorders>
                  <w:top w:val="single" w:sz="4" w:space="0" w:color="auto"/>
                  <w:bottom w:val="single" w:sz="4" w:space="0" w:color="auto"/>
                </w:tcBorders>
              </w:tcPr>
            </w:tcPrChange>
          </w:tcPr>
          <w:p w14:paraId="48C9990B"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81" w:author="Anderson, Kenneth" w:date="2026-10-09T09:17:00Z" w16du:dateUtc="2026-10-09T13:17:00Z"/>
                <w:rFonts w:ascii="Times New Roman" w:hAnsi="Times New Roman" w:cs="Times New Roman"/>
              </w:rPr>
            </w:pPr>
            <w:ins w:id="3982" w:author="Anderson, Kenneth" w:date="2026-10-09T09:17:00Z" w16du:dateUtc="2026-10-09T13:17:00Z">
              <w:r w:rsidRPr="007E5245">
                <w:rPr>
                  <w:rFonts w:ascii="Times New Roman" w:hAnsi="Times New Roman" w:cs="Times New Roman"/>
                  <w:color w:val="000000"/>
                </w:rPr>
                <w:t>30</w:t>
              </w:r>
            </w:ins>
          </w:p>
        </w:tc>
        <w:tc>
          <w:tcPr>
            <w:tcW w:w="1206" w:type="dxa"/>
            <w:tcBorders>
              <w:top w:val="single" w:sz="4" w:space="0" w:color="auto"/>
              <w:bottom w:val="single" w:sz="4" w:space="0" w:color="auto"/>
            </w:tcBorders>
            <w:tcPrChange w:id="3983" w:author="Anderson, Kenneth" w:date="2026-10-09T09:18:00Z" w16du:dateUtc="2026-10-09T13:18:00Z">
              <w:tcPr>
                <w:tcW w:w="2110" w:type="dxa"/>
                <w:tcBorders>
                  <w:top w:val="single" w:sz="4" w:space="0" w:color="auto"/>
                  <w:bottom w:val="single" w:sz="4" w:space="0" w:color="auto"/>
                </w:tcBorders>
              </w:tcPr>
            </w:tcPrChange>
          </w:tcPr>
          <w:p w14:paraId="79011E6C"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3984" w:author="Anderson, Kenneth" w:date="2026-10-09T09:17:00Z" w16du:dateUtc="2026-10-09T13:17:00Z"/>
                <w:rFonts w:ascii="Times New Roman" w:hAnsi="Times New Roman" w:cs="Times New Roman"/>
              </w:rPr>
            </w:pPr>
            <w:ins w:id="3985" w:author="Anderson, Kenneth" w:date="2026-10-09T09:17:00Z" w16du:dateUtc="2026-10-09T13:17:00Z">
              <w:r w:rsidRPr="007E5245">
                <w:rPr>
                  <w:rFonts w:ascii="Times New Roman" w:hAnsi="Times New Roman" w:cs="Times New Roman"/>
                  <w:color w:val="000000"/>
                </w:rPr>
                <w:t>2025</w:t>
              </w:r>
            </w:ins>
          </w:p>
        </w:tc>
        <w:tc>
          <w:tcPr>
            <w:tcW w:w="1176" w:type="dxa"/>
            <w:tcBorders>
              <w:top w:val="single" w:sz="4" w:space="0" w:color="auto"/>
              <w:bottom w:val="single" w:sz="4" w:space="0" w:color="auto"/>
            </w:tcBorders>
            <w:tcPrChange w:id="3986" w:author="Anderson, Kenneth" w:date="2026-10-09T09:18:00Z" w16du:dateUtc="2026-10-09T13:18:00Z">
              <w:tcPr>
                <w:tcW w:w="1119" w:type="dxa"/>
                <w:tcBorders>
                  <w:top w:val="single" w:sz="4" w:space="0" w:color="auto"/>
                  <w:bottom w:val="single" w:sz="4" w:space="0" w:color="auto"/>
                </w:tcBorders>
              </w:tcPr>
            </w:tcPrChange>
          </w:tcPr>
          <w:p w14:paraId="3AF916DC"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87" w:author="Anderson, Kenneth" w:date="2026-10-09T09:17:00Z" w16du:dateUtc="2026-10-09T13:17:00Z"/>
                <w:rFonts w:ascii="Times New Roman" w:hAnsi="Times New Roman" w:cs="Times New Roman"/>
              </w:rPr>
            </w:pPr>
            <w:ins w:id="3988" w:author="Anderson, Kenneth" w:date="2026-10-09T09:17:00Z" w16du:dateUtc="2026-10-09T13:17:00Z">
              <w:r w:rsidRPr="007E5245">
                <w:rPr>
                  <w:rFonts w:ascii="Times New Roman" w:hAnsi="Times New Roman" w:cs="Times New Roman"/>
                  <w:color w:val="000000"/>
                </w:rPr>
                <w:t>55,267</w:t>
              </w:r>
            </w:ins>
          </w:p>
        </w:tc>
        <w:tc>
          <w:tcPr>
            <w:tcW w:w="933" w:type="dxa"/>
            <w:gridSpan w:val="2"/>
            <w:tcBorders>
              <w:top w:val="single" w:sz="4" w:space="0" w:color="auto"/>
              <w:bottom w:val="single" w:sz="4" w:space="0" w:color="auto"/>
            </w:tcBorders>
            <w:vAlign w:val="center"/>
            <w:tcPrChange w:id="3989" w:author="Anderson, Kenneth" w:date="2026-10-09T09:18:00Z" w16du:dateUtc="2026-10-09T13:18:00Z">
              <w:tcPr>
                <w:tcW w:w="1374" w:type="dxa"/>
                <w:gridSpan w:val="2"/>
                <w:tcBorders>
                  <w:top w:val="single" w:sz="4" w:space="0" w:color="auto"/>
                  <w:bottom w:val="single" w:sz="4" w:space="0" w:color="auto"/>
                </w:tcBorders>
              </w:tcPr>
            </w:tcPrChange>
          </w:tcPr>
          <w:p w14:paraId="00EED90E" w14:textId="525FDE4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90" w:author="Anderson, Kenneth" w:date="2026-10-09T09:17:00Z" w16du:dateUtc="2026-10-09T13:17:00Z"/>
                <w:rFonts w:ascii="Times New Roman" w:hAnsi="Times New Roman" w:cs="Times New Roman"/>
                <w:sz w:val="22"/>
                <w:szCs w:val="22"/>
                <w:rPrChange w:id="3991" w:author="Anderson, Kenneth" w:date="2026-10-09T09:20:00Z" w16du:dateUtc="2026-10-09T13:20:00Z">
                  <w:rPr>
                    <w:ins w:id="3992" w:author="Anderson, Kenneth" w:date="2026-10-09T09:17:00Z" w16du:dateUtc="2026-10-09T13:17:00Z"/>
                    <w:rFonts w:ascii="Times New Roman" w:hAnsi="Times New Roman" w:cs="Times New Roman"/>
                  </w:rPr>
                </w:rPrChange>
              </w:rPr>
            </w:pPr>
            <w:ins w:id="3993" w:author="Anderson, Kenneth" w:date="2026-10-09T09:18:00Z" w16du:dateUtc="2026-10-09T13:18:00Z">
              <w:r w:rsidRPr="00344A90">
                <w:rPr>
                  <w:rFonts w:ascii="Times New Roman" w:hAnsi="Times New Roman" w:cs="Times New Roman"/>
                  <w:color w:val="000000"/>
                  <w:sz w:val="22"/>
                  <w:szCs w:val="22"/>
                  <w:rPrChange w:id="3994" w:author="Anderson, Kenneth" w:date="2026-10-09T09:20:00Z" w16du:dateUtc="2026-10-09T13:20:00Z">
                    <w:rPr>
                      <w:rFonts w:ascii="Segoe UI" w:hAnsi="Segoe UI" w:cs="Segoe UI"/>
                      <w:color w:val="000000"/>
                      <w:sz w:val="16"/>
                      <w:szCs w:val="16"/>
                    </w:rPr>
                  </w:rPrChange>
                </w:rPr>
                <w:t>11%</w:t>
              </w:r>
            </w:ins>
          </w:p>
        </w:tc>
        <w:tc>
          <w:tcPr>
            <w:tcW w:w="795" w:type="dxa"/>
            <w:tcBorders>
              <w:top w:val="single" w:sz="4" w:space="0" w:color="auto"/>
              <w:bottom w:val="single" w:sz="4" w:space="0" w:color="auto"/>
            </w:tcBorders>
            <w:vAlign w:val="center"/>
            <w:tcPrChange w:id="3995" w:author="Anderson, Kenneth" w:date="2026-10-09T09:18:00Z" w16du:dateUtc="2026-10-09T13:18:00Z">
              <w:tcPr>
                <w:tcW w:w="893" w:type="dxa"/>
                <w:tcBorders>
                  <w:top w:val="single" w:sz="4" w:space="0" w:color="auto"/>
                  <w:bottom w:val="single" w:sz="4" w:space="0" w:color="auto"/>
                </w:tcBorders>
              </w:tcPr>
            </w:tcPrChange>
          </w:tcPr>
          <w:p w14:paraId="6609AD79" w14:textId="204B39C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3996" w:author="Anderson, Kenneth" w:date="2026-10-09T09:17:00Z" w16du:dateUtc="2026-10-09T13:17:00Z"/>
                <w:rFonts w:ascii="Times New Roman" w:hAnsi="Times New Roman" w:cs="Times New Roman"/>
                <w:sz w:val="22"/>
                <w:szCs w:val="22"/>
                <w:rPrChange w:id="3997" w:author="Anderson, Kenneth" w:date="2026-10-09T09:20:00Z" w16du:dateUtc="2026-10-09T13:20:00Z">
                  <w:rPr>
                    <w:ins w:id="3998" w:author="Anderson, Kenneth" w:date="2026-10-09T09:17:00Z" w16du:dateUtc="2026-10-09T13:17:00Z"/>
                    <w:rFonts w:ascii="Times New Roman" w:hAnsi="Times New Roman" w:cs="Times New Roman"/>
                  </w:rPr>
                </w:rPrChange>
              </w:rPr>
            </w:pPr>
            <w:ins w:id="3999" w:author="Anderson, Kenneth" w:date="2026-10-09T09:18:00Z" w16du:dateUtc="2026-10-09T13:18:00Z">
              <w:r w:rsidRPr="00344A90">
                <w:rPr>
                  <w:rFonts w:ascii="Times New Roman" w:hAnsi="Times New Roman" w:cs="Times New Roman"/>
                  <w:color w:val="000000"/>
                  <w:sz w:val="22"/>
                  <w:szCs w:val="22"/>
                  <w:rPrChange w:id="4000" w:author="Anderson, Kenneth" w:date="2026-10-09T09:20:00Z" w16du:dateUtc="2026-10-09T13:20:00Z">
                    <w:rPr>
                      <w:rFonts w:ascii="Segoe UI" w:hAnsi="Segoe UI" w:cs="Segoe UI"/>
                      <w:color w:val="000000"/>
                      <w:sz w:val="16"/>
                      <w:szCs w:val="16"/>
                    </w:rPr>
                  </w:rPrChange>
                </w:rPr>
                <w:t>-53%</w:t>
              </w:r>
            </w:ins>
          </w:p>
        </w:tc>
        <w:tc>
          <w:tcPr>
            <w:tcW w:w="939" w:type="dxa"/>
            <w:tcBorders>
              <w:top w:val="single" w:sz="4" w:space="0" w:color="auto"/>
              <w:bottom w:val="single" w:sz="4" w:space="0" w:color="auto"/>
            </w:tcBorders>
            <w:vAlign w:val="center"/>
            <w:tcPrChange w:id="4001" w:author="Anderson, Kenneth" w:date="2026-10-09T09:18:00Z" w16du:dateUtc="2026-10-09T13:18:00Z">
              <w:tcPr>
                <w:tcW w:w="1553" w:type="dxa"/>
                <w:tcBorders>
                  <w:top w:val="single" w:sz="4" w:space="0" w:color="auto"/>
                  <w:bottom w:val="single" w:sz="4" w:space="0" w:color="auto"/>
                </w:tcBorders>
              </w:tcPr>
            </w:tcPrChange>
          </w:tcPr>
          <w:p w14:paraId="1C50EE6D" w14:textId="49D7D364"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02" w:author="Anderson, Kenneth" w:date="2026-10-09T09:17:00Z" w16du:dateUtc="2026-10-09T13:17:00Z"/>
                <w:rFonts w:ascii="Times New Roman" w:hAnsi="Times New Roman" w:cs="Times New Roman"/>
                <w:sz w:val="22"/>
                <w:szCs w:val="22"/>
                <w:rPrChange w:id="4003" w:author="Anderson, Kenneth" w:date="2026-10-09T09:20:00Z" w16du:dateUtc="2026-10-09T13:20:00Z">
                  <w:rPr>
                    <w:ins w:id="4004" w:author="Anderson, Kenneth" w:date="2026-10-09T09:17:00Z" w16du:dateUtc="2026-10-09T13:17:00Z"/>
                    <w:rFonts w:ascii="Times New Roman" w:hAnsi="Times New Roman" w:cs="Times New Roman"/>
                  </w:rPr>
                </w:rPrChange>
              </w:rPr>
            </w:pPr>
            <w:ins w:id="4005" w:author="Anderson, Kenneth" w:date="2026-10-09T09:18:00Z" w16du:dateUtc="2026-10-09T13:18:00Z">
              <w:r w:rsidRPr="00344A90">
                <w:rPr>
                  <w:rFonts w:ascii="Times New Roman" w:hAnsi="Times New Roman" w:cs="Times New Roman"/>
                  <w:color w:val="000000"/>
                  <w:sz w:val="22"/>
                  <w:szCs w:val="22"/>
                  <w:rPrChange w:id="4006" w:author="Anderson, Kenneth" w:date="2026-10-09T09:20:00Z" w16du:dateUtc="2026-10-09T13:20:00Z">
                    <w:rPr>
                      <w:rFonts w:ascii="Segoe UI" w:hAnsi="Segoe UI" w:cs="Segoe UI"/>
                      <w:color w:val="000000"/>
                      <w:sz w:val="16"/>
                      <w:szCs w:val="16"/>
                    </w:rPr>
                  </w:rPrChange>
                </w:rPr>
                <w:t>44%</w:t>
              </w:r>
            </w:ins>
          </w:p>
        </w:tc>
        <w:tc>
          <w:tcPr>
            <w:tcW w:w="793" w:type="dxa"/>
            <w:tcBorders>
              <w:top w:val="single" w:sz="4" w:space="0" w:color="auto"/>
              <w:bottom w:val="single" w:sz="4" w:space="0" w:color="auto"/>
            </w:tcBorders>
            <w:vAlign w:val="center"/>
            <w:tcPrChange w:id="4007" w:author="Anderson, Kenneth" w:date="2026-10-09T09:18:00Z" w16du:dateUtc="2026-10-09T13:18:00Z">
              <w:tcPr>
                <w:tcW w:w="891" w:type="dxa"/>
                <w:tcBorders>
                  <w:top w:val="single" w:sz="4" w:space="0" w:color="auto"/>
                  <w:bottom w:val="single" w:sz="4" w:space="0" w:color="auto"/>
                </w:tcBorders>
              </w:tcPr>
            </w:tcPrChange>
          </w:tcPr>
          <w:p w14:paraId="67D78704" w14:textId="52EAE65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08" w:author="Anderson, Kenneth" w:date="2026-10-09T09:17:00Z" w16du:dateUtc="2026-10-09T13:17:00Z"/>
                <w:rFonts w:ascii="Times New Roman" w:hAnsi="Times New Roman" w:cs="Times New Roman"/>
                <w:sz w:val="22"/>
                <w:szCs w:val="22"/>
                <w:rPrChange w:id="4009" w:author="Anderson, Kenneth" w:date="2026-10-09T09:20:00Z" w16du:dateUtc="2026-10-09T13:20:00Z">
                  <w:rPr>
                    <w:ins w:id="4010" w:author="Anderson, Kenneth" w:date="2026-10-09T09:17:00Z" w16du:dateUtc="2026-10-09T13:17:00Z"/>
                    <w:rFonts w:ascii="Times New Roman" w:hAnsi="Times New Roman" w:cs="Times New Roman"/>
                  </w:rPr>
                </w:rPrChange>
              </w:rPr>
            </w:pPr>
            <w:ins w:id="4011" w:author="Anderson, Kenneth" w:date="2026-10-09T09:18:00Z" w16du:dateUtc="2026-10-09T13:18:00Z">
              <w:r w:rsidRPr="00344A90">
                <w:rPr>
                  <w:rFonts w:ascii="Times New Roman" w:hAnsi="Times New Roman" w:cs="Times New Roman"/>
                  <w:color w:val="000000"/>
                  <w:sz w:val="22"/>
                  <w:szCs w:val="22"/>
                  <w:rPrChange w:id="4012" w:author="Anderson, Kenneth" w:date="2026-10-09T09:20:00Z" w16du:dateUtc="2026-10-09T13:20:00Z">
                    <w:rPr>
                      <w:rFonts w:ascii="Segoe UI" w:hAnsi="Segoe UI" w:cs="Segoe UI"/>
                      <w:color w:val="000000"/>
                      <w:sz w:val="16"/>
                      <w:szCs w:val="16"/>
                    </w:rPr>
                  </w:rPrChange>
                </w:rPr>
                <w:t>91%</w:t>
              </w:r>
            </w:ins>
          </w:p>
        </w:tc>
        <w:tc>
          <w:tcPr>
            <w:tcW w:w="1165" w:type="dxa"/>
            <w:tcBorders>
              <w:top w:val="single" w:sz="4" w:space="0" w:color="auto"/>
              <w:bottom w:val="single" w:sz="4" w:space="0" w:color="auto"/>
            </w:tcBorders>
            <w:vAlign w:val="center"/>
            <w:tcPrChange w:id="4013" w:author="Anderson, Kenneth" w:date="2026-10-09T09:18:00Z" w16du:dateUtc="2026-10-09T13:18:00Z">
              <w:tcPr>
                <w:tcW w:w="2529" w:type="dxa"/>
                <w:tcBorders>
                  <w:top w:val="single" w:sz="4" w:space="0" w:color="auto"/>
                  <w:bottom w:val="single" w:sz="4" w:space="0" w:color="auto"/>
                </w:tcBorders>
              </w:tcPr>
            </w:tcPrChange>
          </w:tcPr>
          <w:p w14:paraId="52637FDD" w14:textId="18FEE78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14" w:author="Anderson, Kenneth" w:date="2026-10-09T09:17:00Z" w16du:dateUtc="2026-10-09T13:17:00Z"/>
                <w:rFonts w:ascii="Times New Roman" w:hAnsi="Times New Roman" w:cs="Times New Roman"/>
                <w:sz w:val="22"/>
                <w:szCs w:val="22"/>
                <w:rPrChange w:id="4015" w:author="Anderson, Kenneth" w:date="2026-10-09T09:20:00Z" w16du:dateUtc="2026-10-09T13:20:00Z">
                  <w:rPr>
                    <w:ins w:id="4016" w:author="Anderson, Kenneth" w:date="2026-10-09T09:17:00Z" w16du:dateUtc="2026-10-09T13:17:00Z"/>
                    <w:rFonts w:ascii="Times New Roman" w:hAnsi="Times New Roman" w:cs="Times New Roman"/>
                  </w:rPr>
                </w:rPrChange>
              </w:rPr>
            </w:pPr>
            <w:ins w:id="4017" w:author="Anderson, Kenneth" w:date="2026-10-09T09:18:00Z" w16du:dateUtc="2026-10-09T13:18:00Z">
              <w:r w:rsidRPr="00344A90">
                <w:rPr>
                  <w:rFonts w:ascii="Times New Roman" w:hAnsi="Times New Roman" w:cs="Times New Roman"/>
                  <w:color w:val="000000"/>
                  <w:sz w:val="22"/>
                  <w:szCs w:val="22"/>
                  <w:rPrChange w:id="4018" w:author="Anderson, Kenneth" w:date="2026-10-09T09:20:00Z" w16du:dateUtc="2026-10-09T13:20:00Z">
                    <w:rPr>
                      <w:rFonts w:ascii="Segoe UI" w:hAnsi="Segoe UI" w:cs="Segoe UI"/>
                      <w:color w:val="000000"/>
                      <w:sz w:val="16"/>
                      <w:szCs w:val="16"/>
                    </w:rPr>
                  </w:rPrChange>
                </w:rPr>
                <w:t>47%</w:t>
              </w:r>
            </w:ins>
          </w:p>
        </w:tc>
      </w:tr>
      <w:tr w:rsidR="00D32DEE" w:rsidRPr="007E5245" w14:paraId="2B1023C3" w14:textId="77777777" w:rsidTr="00D32DEE">
        <w:tblPrEx>
          <w:tblW w:w="0" w:type="auto"/>
          <w:tblLook w:val="06A0" w:firstRow="1" w:lastRow="0" w:firstColumn="1" w:lastColumn="0" w:noHBand="1" w:noVBand="1"/>
          <w:tblPrExChange w:id="4019" w:author="Anderson, Kenneth" w:date="2026-10-09T09:18:00Z" w16du:dateUtc="2026-10-09T13:18:00Z">
            <w:tblPrEx>
              <w:tblW w:w="0" w:type="auto"/>
              <w:tblLook w:val="06A0" w:firstRow="1" w:lastRow="0" w:firstColumn="1" w:lastColumn="0" w:noHBand="1" w:noVBand="1"/>
            </w:tblPrEx>
          </w:tblPrExChange>
        </w:tblPrEx>
        <w:trPr>
          <w:trHeight w:val="216"/>
          <w:ins w:id="4020" w:author="Anderson, Kenneth" w:date="2026-10-09T09:17:00Z"/>
          <w:trPrChange w:id="4021"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single" w:sz="4" w:space="0" w:color="auto"/>
              <w:bottom w:val="nil"/>
            </w:tcBorders>
            <w:tcPrChange w:id="4022" w:author="Anderson, Kenneth" w:date="2026-10-09T09:18:00Z" w16du:dateUtc="2026-10-09T13:18:00Z">
              <w:tcPr>
                <w:tcW w:w="1060" w:type="dxa"/>
                <w:tcBorders>
                  <w:top w:val="single" w:sz="4" w:space="0" w:color="auto"/>
                  <w:bottom w:val="nil"/>
                </w:tcBorders>
              </w:tcPr>
            </w:tcPrChange>
          </w:tcPr>
          <w:p w14:paraId="36EBC477" w14:textId="77777777" w:rsidR="00D32DEE" w:rsidRPr="007E5245" w:rsidRDefault="00D32DEE" w:rsidP="00D32DEE">
            <w:pPr>
              <w:pStyle w:val="TableNormal1"/>
              <w:rPr>
                <w:ins w:id="4023" w:author="Anderson, Kenneth" w:date="2026-10-09T09:17:00Z" w16du:dateUtc="2026-10-09T13:17:00Z"/>
                <w:rFonts w:ascii="Times New Roman" w:hAnsi="Times New Roman" w:cs="Times New Roman"/>
                <w:color w:val="000000"/>
              </w:rPr>
            </w:pPr>
            <w:ins w:id="4024" w:author="Anderson, Kenneth" w:date="2026-10-09T09:17:00Z" w16du:dateUtc="2026-10-09T13:17:00Z">
              <w:r w:rsidRPr="007E5245">
                <w:rPr>
                  <w:rFonts w:ascii="Times New Roman" w:hAnsi="Times New Roman" w:cs="Times New Roman"/>
                  <w:color w:val="000000"/>
                </w:rPr>
                <w:t>WALC</w:t>
              </w:r>
            </w:ins>
          </w:p>
        </w:tc>
        <w:tc>
          <w:tcPr>
            <w:tcW w:w="1216" w:type="dxa"/>
            <w:tcBorders>
              <w:top w:val="single" w:sz="4" w:space="0" w:color="auto"/>
              <w:bottom w:val="nil"/>
            </w:tcBorders>
            <w:tcPrChange w:id="4025" w:author="Anderson, Kenneth" w:date="2026-10-09T09:18:00Z" w16du:dateUtc="2026-10-09T13:18:00Z">
              <w:tcPr>
                <w:tcW w:w="1431" w:type="dxa"/>
                <w:tcBorders>
                  <w:top w:val="single" w:sz="4" w:space="0" w:color="auto"/>
                  <w:bottom w:val="nil"/>
                </w:tcBorders>
              </w:tcPr>
            </w:tcPrChange>
          </w:tcPr>
          <w:p w14:paraId="0DDCDF54"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26" w:author="Anderson, Kenneth" w:date="2026-10-09T09:17:00Z" w16du:dateUtc="2026-10-09T13:17:00Z"/>
                <w:rFonts w:ascii="Times New Roman" w:hAnsi="Times New Roman" w:cs="Times New Roman"/>
                <w:color w:val="000000"/>
              </w:rPr>
            </w:pPr>
            <w:ins w:id="4027" w:author="Anderson, Kenneth" w:date="2026-10-09T09:17:00Z" w16du:dateUtc="2026-10-09T13:17:00Z">
              <w:r w:rsidRPr="007E5245">
                <w:rPr>
                  <w:rFonts w:ascii="Times New Roman" w:hAnsi="Times New Roman" w:cs="Times New Roman"/>
                  <w:color w:val="000000"/>
                </w:rPr>
                <w:t>17.4</w:t>
              </w:r>
            </w:ins>
          </w:p>
        </w:tc>
        <w:tc>
          <w:tcPr>
            <w:tcW w:w="1206" w:type="dxa"/>
            <w:tcBorders>
              <w:top w:val="single" w:sz="4" w:space="0" w:color="auto"/>
              <w:bottom w:val="nil"/>
            </w:tcBorders>
            <w:tcPrChange w:id="4028" w:author="Anderson, Kenneth" w:date="2026-10-09T09:18:00Z" w16du:dateUtc="2026-10-09T13:18:00Z">
              <w:tcPr>
                <w:tcW w:w="2110" w:type="dxa"/>
                <w:tcBorders>
                  <w:top w:val="single" w:sz="4" w:space="0" w:color="auto"/>
                  <w:bottom w:val="nil"/>
                </w:tcBorders>
              </w:tcPr>
            </w:tcPrChange>
          </w:tcPr>
          <w:p w14:paraId="6D7041AD"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4029" w:author="Anderson, Kenneth" w:date="2026-10-09T09:17:00Z" w16du:dateUtc="2026-10-09T13:17:00Z"/>
                <w:rFonts w:ascii="Times New Roman" w:hAnsi="Times New Roman" w:cs="Times New Roman"/>
                <w:color w:val="000000"/>
              </w:rPr>
            </w:pPr>
            <w:ins w:id="4030" w:author="Anderson, Kenneth" w:date="2026-10-09T09:17:00Z" w16du:dateUtc="2026-10-09T13:17:00Z">
              <w:r w:rsidRPr="007E5245">
                <w:rPr>
                  <w:rFonts w:ascii="Times New Roman" w:hAnsi="Times New Roman" w:cs="Times New Roman"/>
                  <w:color w:val="000000"/>
                </w:rPr>
                <w:t>2023</w:t>
              </w:r>
            </w:ins>
          </w:p>
        </w:tc>
        <w:tc>
          <w:tcPr>
            <w:tcW w:w="1176" w:type="dxa"/>
            <w:tcBorders>
              <w:top w:val="single" w:sz="4" w:space="0" w:color="auto"/>
              <w:bottom w:val="nil"/>
            </w:tcBorders>
            <w:tcPrChange w:id="4031" w:author="Anderson, Kenneth" w:date="2026-10-09T09:18:00Z" w16du:dateUtc="2026-10-09T13:18:00Z">
              <w:tcPr>
                <w:tcW w:w="1119" w:type="dxa"/>
                <w:tcBorders>
                  <w:top w:val="single" w:sz="4" w:space="0" w:color="auto"/>
                  <w:bottom w:val="nil"/>
                </w:tcBorders>
              </w:tcPr>
            </w:tcPrChange>
          </w:tcPr>
          <w:p w14:paraId="0694717A"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32" w:author="Anderson, Kenneth" w:date="2026-10-09T09:17:00Z" w16du:dateUtc="2026-10-09T13:17:00Z"/>
                <w:rFonts w:ascii="Times New Roman" w:hAnsi="Times New Roman" w:cs="Times New Roman"/>
                <w:color w:val="000000"/>
              </w:rPr>
            </w:pPr>
            <w:ins w:id="4033" w:author="Anderson, Kenneth" w:date="2026-10-09T09:17:00Z" w16du:dateUtc="2026-10-09T13:17:00Z">
              <w:r w:rsidRPr="007E5245">
                <w:rPr>
                  <w:rFonts w:ascii="Times New Roman" w:hAnsi="Times New Roman" w:cs="Times New Roman"/>
                  <w:color w:val="000000"/>
                </w:rPr>
                <w:t>770,819</w:t>
              </w:r>
            </w:ins>
          </w:p>
        </w:tc>
        <w:tc>
          <w:tcPr>
            <w:tcW w:w="933" w:type="dxa"/>
            <w:gridSpan w:val="2"/>
            <w:tcBorders>
              <w:top w:val="single" w:sz="4" w:space="0" w:color="auto"/>
              <w:bottom w:val="nil"/>
            </w:tcBorders>
            <w:vAlign w:val="center"/>
            <w:tcPrChange w:id="4034" w:author="Anderson, Kenneth" w:date="2026-10-09T09:18:00Z" w16du:dateUtc="2026-10-09T13:18:00Z">
              <w:tcPr>
                <w:tcW w:w="1374" w:type="dxa"/>
                <w:gridSpan w:val="2"/>
                <w:tcBorders>
                  <w:top w:val="single" w:sz="4" w:space="0" w:color="auto"/>
                  <w:bottom w:val="nil"/>
                </w:tcBorders>
              </w:tcPr>
            </w:tcPrChange>
          </w:tcPr>
          <w:p w14:paraId="07D210E4" w14:textId="1BBC3940"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35" w:author="Anderson, Kenneth" w:date="2026-10-09T09:17:00Z" w16du:dateUtc="2026-10-09T13:17:00Z"/>
                <w:rFonts w:ascii="Times New Roman" w:hAnsi="Times New Roman" w:cs="Times New Roman"/>
                <w:color w:val="000000"/>
                <w:sz w:val="22"/>
                <w:szCs w:val="22"/>
                <w:rPrChange w:id="4036" w:author="Anderson, Kenneth" w:date="2026-10-09T09:20:00Z" w16du:dateUtc="2026-10-09T13:20:00Z">
                  <w:rPr>
                    <w:ins w:id="4037" w:author="Anderson, Kenneth" w:date="2026-10-09T09:17:00Z" w16du:dateUtc="2026-10-09T13:17:00Z"/>
                    <w:rFonts w:ascii="Times New Roman" w:hAnsi="Times New Roman" w:cs="Times New Roman"/>
                    <w:color w:val="000000"/>
                  </w:rPr>
                </w:rPrChange>
              </w:rPr>
            </w:pPr>
            <w:ins w:id="4038" w:author="Anderson, Kenneth" w:date="2026-10-09T09:18:00Z" w16du:dateUtc="2026-10-09T13:18:00Z">
              <w:r w:rsidRPr="00344A90">
                <w:rPr>
                  <w:rFonts w:ascii="Times New Roman" w:hAnsi="Times New Roman" w:cs="Times New Roman"/>
                  <w:color w:val="000000"/>
                  <w:sz w:val="22"/>
                  <w:szCs w:val="22"/>
                  <w:rPrChange w:id="4039" w:author="Anderson, Kenneth" w:date="2026-10-09T09:20:00Z" w16du:dateUtc="2026-10-09T13:20:00Z">
                    <w:rPr>
                      <w:rFonts w:ascii="Segoe UI" w:hAnsi="Segoe UI" w:cs="Segoe UI"/>
                      <w:color w:val="000000"/>
                      <w:sz w:val="16"/>
                      <w:szCs w:val="16"/>
                    </w:rPr>
                  </w:rPrChange>
                </w:rPr>
                <w:t>63%</w:t>
              </w:r>
            </w:ins>
          </w:p>
        </w:tc>
        <w:tc>
          <w:tcPr>
            <w:tcW w:w="795" w:type="dxa"/>
            <w:tcBorders>
              <w:top w:val="single" w:sz="4" w:space="0" w:color="auto"/>
              <w:bottom w:val="nil"/>
            </w:tcBorders>
            <w:vAlign w:val="center"/>
            <w:tcPrChange w:id="4040" w:author="Anderson, Kenneth" w:date="2026-10-09T09:18:00Z" w16du:dateUtc="2026-10-09T13:18:00Z">
              <w:tcPr>
                <w:tcW w:w="893" w:type="dxa"/>
                <w:tcBorders>
                  <w:top w:val="single" w:sz="4" w:space="0" w:color="auto"/>
                  <w:bottom w:val="nil"/>
                </w:tcBorders>
              </w:tcPr>
            </w:tcPrChange>
          </w:tcPr>
          <w:p w14:paraId="20DEBDD1" w14:textId="06DBC012"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41" w:author="Anderson, Kenneth" w:date="2026-10-09T09:17:00Z" w16du:dateUtc="2026-10-09T13:17:00Z"/>
                <w:rFonts w:ascii="Times New Roman" w:hAnsi="Times New Roman" w:cs="Times New Roman"/>
                <w:color w:val="000000"/>
                <w:sz w:val="22"/>
                <w:szCs w:val="22"/>
                <w:rPrChange w:id="4042" w:author="Anderson, Kenneth" w:date="2026-10-09T09:20:00Z" w16du:dateUtc="2026-10-09T13:20:00Z">
                  <w:rPr>
                    <w:ins w:id="4043" w:author="Anderson, Kenneth" w:date="2026-10-09T09:17:00Z" w16du:dateUtc="2026-10-09T13:17:00Z"/>
                    <w:rFonts w:ascii="Times New Roman" w:hAnsi="Times New Roman" w:cs="Times New Roman"/>
                    <w:color w:val="000000"/>
                  </w:rPr>
                </w:rPrChange>
              </w:rPr>
            </w:pPr>
            <w:ins w:id="4044" w:author="Anderson, Kenneth" w:date="2026-10-09T09:18:00Z" w16du:dateUtc="2026-10-09T13:18:00Z">
              <w:r w:rsidRPr="00344A90">
                <w:rPr>
                  <w:rFonts w:ascii="Times New Roman" w:hAnsi="Times New Roman" w:cs="Times New Roman"/>
                  <w:color w:val="000000"/>
                  <w:sz w:val="22"/>
                  <w:szCs w:val="22"/>
                  <w:rPrChange w:id="4045" w:author="Anderson, Kenneth" w:date="2026-10-09T09:20:00Z" w16du:dateUtc="2026-10-09T13:20:00Z">
                    <w:rPr>
                      <w:rFonts w:ascii="Segoe UI" w:hAnsi="Segoe UI" w:cs="Segoe UI"/>
                      <w:color w:val="000000"/>
                      <w:sz w:val="16"/>
                      <w:szCs w:val="16"/>
                    </w:rPr>
                  </w:rPrChange>
                </w:rPr>
                <w:t>99%</w:t>
              </w:r>
            </w:ins>
          </w:p>
        </w:tc>
        <w:tc>
          <w:tcPr>
            <w:tcW w:w="939" w:type="dxa"/>
            <w:tcBorders>
              <w:top w:val="single" w:sz="4" w:space="0" w:color="auto"/>
              <w:bottom w:val="nil"/>
            </w:tcBorders>
            <w:vAlign w:val="center"/>
            <w:tcPrChange w:id="4046" w:author="Anderson, Kenneth" w:date="2026-10-09T09:18:00Z" w16du:dateUtc="2026-10-09T13:18:00Z">
              <w:tcPr>
                <w:tcW w:w="1553" w:type="dxa"/>
                <w:tcBorders>
                  <w:top w:val="single" w:sz="4" w:space="0" w:color="auto"/>
                  <w:bottom w:val="nil"/>
                </w:tcBorders>
              </w:tcPr>
            </w:tcPrChange>
          </w:tcPr>
          <w:p w14:paraId="1C24BD3D" w14:textId="196669D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47" w:author="Anderson, Kenneth" w:date="2026-10-09T09:17:00Z" w16du:dateUtc="2026-10-09T13:17:00Z"/>
                <w:rFonts w:ascii="Times New Roman" w:hAnsi="Times New Roman" w:cs="Times New Roman"/>
                <w:color w:val="000000"/>
                <w:sz w:val="22"/>
                <w:szCs w:val="22"/>
                <w:rPrChange w:id="4048" w:author="Anderson, Kenneth" w:date="2026-10-09T09:20:00Z" w16du:dateUtc="2026-10-09T13:20:00Z">
                  <w:rPr>
                    <w:ins w:id="4049" w:author="Anderson, Kenneth" w:date="2026-10-09T09:17:00Z" w16du:dateUtc="2026-10-09T13:17:00Z"/>
                    <w:rFonts w:ascii="Times New Roman" w:hAnsi="Times New Roman" w:cs="Times New Roman"/>
                    <w:color w:val="000000"/>
                  </w:rPr>
                </w:rPrChange>
              </w:rPr>
            </w:pPr>
            <w:ins w:id="4050" w:author="Anderson, Kenneth" w:date="2026-10-09T09:18:00Z" w16du:dateUtc="2026-10-09T13:18:00Z">
              <w:r w:rsidRPr="00344A90">
                <w:rPr>
                  <w:rFonts w:ascii="Times New Roman" w:hAnsi="Times New Roman" w:cs="Times New Roman"/>
                  <w:color w:val="000000"/>
                  <w:sz w:val="22"/>
                  <w:szCs w:val="22"/>
                  <w:rPrChange w:id="4051" w:author="Anderson, Kenneth" w:date="2026-10-09T09:20:00Z" w16du:dateUtc="2026-10-09T13:20:00Z">
                    <w:rPr>
                      <w:rFonts w:ascii="Segoe UI" w:hAnsi="Segoe UI" w:cs="Segoe UI"/>
                      <w:color w:val="000000"/>
                      <w:sz w:val="16"/>
                      <w:szCs w:val="16"/>
                    </w:rPr>
                  </w:rPrChange>
                </w:rPr>
                <w:t>-12%</w:t>
              </w:r>
            </w:ins>
          </w:p>
        </w:tc>
        <w:tc>
          <w:tcPr>
            <w:tcW w:w="793" w:type="dxa"/>
            <w:tcBorders>
              <w:top w:val="single" w:sz="4" w:space="0" w:color="auto"/>
              <w:bottom w:val="nil"/>
            </w:tcBorders>
            <w:vAlign w:val="center"/>
            <w:tcPrChange w:id="4052" w:author="Anderson, Kenneth" w:date="2026-10-09T09:18:00Z" w16du:dateUtc="2026-10-09T13:18:00Z">
              <w:tcPr>
                <w:tcW w:w="891" w:type="dxa"/>
                <w:tcBorders>
                  <w:top w:val="single" w:sz="4" w:space="0" w:color="auto"/>
                  <w:bottom w:val="nil"/>
                </w:tcBorders>
              </w:tcPr>
            </w:tcPrChange>
          </w:tcPr>
          <w:p w14:paraId="487C9D7C" w14:textId="334E119B"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53" w:author="Anderson, Kenneth" w:date="2026-10-09T09:17:00Z" w16du:dateUtc="2026-10-09T13:17:00Z"/>
                <w:rFonts w:ascii="Times New Roman" w:hAnsi="Times New Roman" w:cs="Times New Roman"/>
                <w:color w:val="000000"/>
                <w:sz w:val="22"/>
                <w:szCs w:val="22"/>
                <w:rPrChange w:id="4054" w:author="Anderson, Kenneth" w:date="2026-10-09T09:20:00Z" w16du:dateUtc="2026-10-09T13:20:00Z">
                  <w:rPr>
                    <w:ins w:id="4055" w:author="Anderson, Kenneth" w:date="2026-10-09T09:17:00Z" w16du:dateUtc="2026-10-09T13:17:00Z"/>
                    <w:rFonts w:ascii="Times New Roman" w:hAnsi="Times New Roman" w:cs="Times New Roman"/>
                    <w:color w:val="000000"/>
                  </w:rPr>
                </w:rPrChange>
              </w:rPr>
            </w:pPr>
            <w:ins w:id="4056" w:author="Anderson, Kenneth" w:date="2026-10-09T09:18:00Z" w16du:dateUtc="2026-10-09T13:18:00Z">
              <w:r w:rsidRPr="00344A90">
                <w:rPr>
                  <w:rFonts w:ascii="Times New Roman" w:hAnsi="Times New Roman" w:cs="Times New Roman"/>
                  <w:color w:val="000000"/>
                  <w:sz w:val="22"/>
                  <w:szCs w:val="22"/>
                  <w:rPrChange w:id="4057" w:author="Anderson, Kenneth" w:date="2026-10-09T09:20:00Z" w16du:dateUtc="2026-10-09T13:20:00Z">
                    <w:rPr>
                      <w:rFonts w:ascii="Segoe UI" w:hAnsi="Segoe UI" w:cs="Segoe UI"/>
                      <w:color w:val="000000"/>
                      <w:sz w:val="16"/>
                      <w:szCs w:val="16"/>
                    </w:rPr>
                  </w:rPrChange>
                </w:rPr>
                <w:t>12%</w:t>
              </w:r>
            </w:ins>
          </w:p>
        </w:tc>
        <w:tc>
          <w:tcPr>
            <w:tcW w:w="1165" w:type="dxa"/>
            <w:tcBorders>
              <w:top w:val="single" w:sz="4" w:space="0" w:color="auto"/>
              <w:bottom w:val="nil"/>
            </w:tcBorders>
            <w:vAlign w:val="center"/>
            <w:tcPrChange w:id="4058" w:author="Anderson, Kenneth" w:date="2026-10-09T09:18:00Z" w16du:dateUtc="2026-10-09T13:18:00Z">
              <w:tcPr>
                <w:tcW w:w="2529" w:type="dxa"/>
                <w:tcBorders>
                  <w:top w:val="single" w:sz="4" w:space="0" w:color="auto"/>
                  <w:bottom w:val="nil"/>
                </w:tcBorders>
              </w:tcPr>
            </w:tcPrChange>
          </w:tcPr>
          <w:p w14:paraId="6FB26D18" w14:textId="6AD8EDAA"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59" w:author="Anderson, Kenneth" w:date="2026-10-09T09:17:00Z" w16du:dateUtc="2026-10-09T13:17:00Z"/>
                <w:rFonts w:ascii="Times New Roman" w:hAnsi="Times New Roman" w:cs="Times New Roman"/>
                <w:color w:val="000000"/>
                <w:sz w:val="22"/>
                <w:szCs w:val="22"/>
                <w:rPrChange w:id="4060" w:author="Anderson, Kenneth" w:date="2026-10-09T09:20:00Z" w16du:dateUtc="2026-10-09T13:20:00Z">
                  <w:rPr>
                    <w:ins w:id="4061" w:author="Anderson, Kenneth" w:date="2026-10-09T09:17:00Z" w16du:dateUtc="2026-10-09T13:17:00Z"/>
                    <w:rFonts w:ascii="Times New Roman" w:hAnsi="Times New Roman" w:cs="Times New Roman"/>
                    <w:color w:val="000000"/>
                  </w:rPr>
                </w:rPrChange>
              </w:rPr>
            </w:pPr>
            <w:ins w:id="4062" w:author="Anderson, Kenneth" w:date="2026-10-09T09:18:00Z" w16du:dateUtc="2026-10-09T13:18:00Z">
              <w:r w:rsidRPr="00344A90">
                <w:rPr>
                  <w:rFonts w:ascii="Times New Roman" w:hAnsi="Times New Roman" w:cs="Times New Roman"/>
                  <w:color w:val="000000"/>
                  <w:sz w:val="22"/>
                  <w:szCs w:val="22"/>
                  <w:rPrChange w:id="4063" w:author="Anderson, Kenneth" w:date="2026-10-09T09:20:00Z" w16du:dateUtc="2026-10-09T13:20:00Z">
                    <w:rPr>
                      <w:rFonts w:ascii="Segoe UI" w:hAnsi="Segoe UI" w:cs="Segoe UI"/>
                      <w:color w:val="000000"/>
                      <w:sz w:val="16"/>
                      <w:szCs w:val="16"/>
                    </w:rPr>
                  </w:rPrChange>
                </w:rPr>
                <w:t>-82%</w:t>
              </w:r>
            </w:ins>
          </w:p>
        </w:tc>
      </w:tr>
      <w:tr w:rsidR="00D32DEE" w:rsidRPr="007E5245" w14:paraId="1499AB6D" w14:textId="77777777" w:rsidTr="00D32DEE">
        <w:tblPrEx>
          <w:tblW w:w="0" w:type="auto"/>
          <w:tblLook w:val="06A0" w:firstRow="1" w:lastRow="0" w:firstColumn="1" w:lastColumn="0" w:noHBand="1" w:noVBand="1"/>
          <w:tblPrExChange w:id="4064" w:author="Anderson, Kenneth" w:date="2026-10-09T09:18:00Z" w16du:dateUtc="2026-10-09T13:18:00Z">
            <w:tblPrEx>
              <w:tblW w:w="0" w:type="auto"/>
              <w:tblLook w:val="06A0" w:firstRow="1" w:lastRow="0" w:firstColumn="1" w:lastColumn="0" w:noHBand="1" w:noVBand="1"/>
            </w:tblPrEx>
          </w:tblPrExChange>
        </w:tblPrEx>
        <w:trPr>
          <w:trHeight w:val="216"/>
          <w:ins w:id="4065" w:author="Anderson, Kenneth" w:date="2026-10-09T09:17:00Z"/>
          <w:trPrChange w:id="4066" w:author="Anderson, Kenneth" w:date="2026-10-09T09:18:00Z" w16du:dateUtc="2026-10-09T13:18:00Z">
            <w:trPr>
              <w:trHeight w:val="216"/>
            </w:trPr>
          </w:trPrChange>
        </w:trPr>
        <w:tc>
          <w:tcPr>
            <w:cnfStyle w:val="001000000000" w:firstRow="0" w:lastRow="0" w:firstColumn="1" w:lastColumn="0" w:oddVBand="0" w:evenVBand="0" w:oddHBand="0" w:evenHBand="0" w:firstRowFirstColumn="0" w:firstRowLastColumn="0" w:lastRowFirstColumn="0" w:lastRowLastColumn="0"/>
            <w:tcW w:w="1137" w:type="dxa"/>
            <w:tcBorders>
              <w:top w:val="nil"/>
              <w:bottom w:val="single" w:sz="12" w:space="0" w:color="auto"/>
            </w:tcBorders>
            <w:tcPrChange w:id="4067" w:author="Anderson, Kenneth" w:date="2026-10-09T09:18:00Z" w16du:dateUtc="2026-10-09T13:18:00Z">
              <w:tcPr>
                <w:tcW w:w="1060" w:type="dxa"/>
                <w:tcBorders>
                  <w:top w:val="nil"/>
                  <w:bottom w:val="single" w:sz="12" w:space="0" w:color="auto"/>
                </w:tcBorders>
              </w:tcPr>
            </w:tcPrChange>
          </w:tcPr>
          <w:p w14:paraId="2538B500" w14:textId="77777777" w:rsidR="00D32DEE" w:rsidRPr="007E5245" w:rsidRDefault="00D32DEE" w:rsidP="00D32DEE">
            <w:pPr>
              <w:pStyle w:val="TableNormal1"/>
              <w:rPr>
                <w:ins w:id="4068" w:author="Anderson, Kenneth" w:date="2026-10-09T09:17:00Z" w16du:dateUtc="2026-10-09T13:17:00Z"/>
                <w:rFonts w:ascii="Times New Roman" w:hAnsi="Times New Roman" w:cs="Times New Roman"/>
                <w:color w:val="000000"/>
              </w:rPr>
            </w:pPr>
          </w:p>
        </w:tc>
        <w:tc>
          <w:tcPr>
            <w:tcW w:w="1216" w:type="dxa"/>
            <w:tcBorders>
              <w:top w:val="nil"/>
              <w:bottom w:val="single" w:sz="12" w:space="0" w:color="auto"/>
            </w:tcBorders>
            <w:tcPrChange w:id="4069" w:author="Anderson, Kenneth" w:date="2026-10-09T09:18:00Z" w16du:dateUtc="2026-10-09T13:18:00Z">
              <w:tcPr>
                <w:tcW w:w="1431" w:type="dxa"/>
                <w:tcBorders>
                  <w:top w:val="nil"/>
                  <w:bottom w:val="single" w:sz="12" w:space="0" w:color="auto"/>
                </w:tcBorders>
              </w:tcPr>
            </w:tcPrChange>
          </w:tcPr>
          <w:p w14:paraId="0B848D95"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70" w:author="Anderson, Kenneth" w:date="2026-10-09T09:17:00Z" w16du:dateUtc="2026-10-09T13:17:00Z"/>
                <w:rFonts w:ascii="Times New Roman" w:hAnsi="Times New Roman" w:cs="Times New Roman"/>
                <w:color w:val="000000"/>
              </w:rPr>
            </w:pPr>
          </w:p>
        </w:tc>
        <w:tc>
          <w:tcPr>
            <w:tcW w:w="1206" w:type="dxa"/>
            <w:tcBorders>
              <w:top w:val="nil"/>
              <w:bottom w:val="single" w:sz="12" w:space="0" w:color="auto"/>
            </w:tcBorders>
            <w:tcPrChange w:id="4071" w:author="Anderson, Kenneth" w:date="2026-10-09T09:18:00Z" w16du:dateUtc="2026-10-09T13:18:00Z">
              <w:tcPr>
                <w:tcW w:w="2110" w:type="dxa"/>
                <w:tcBorders>
                  <w:top w:val="nil"/>
                  <w:bottom w:val="single" w:sz="12" w:space="0" w:color="auto"/>
                </w:tcBorders>
              </w:tcPr>
            </w:tcPrChange>
          </w:tcPr>
          <w:p w14:paraId="773832AA" w14:textId="77777777" w:rsidR="00D32DEE" w:rsidRPr="007E5245" w:rsidRDefault="00D32DEE" w:rsidP="00D32DEE">
            <w:pPr>
              <w:pStyle w:val="TableNormal1"/>
              <w:cnfStyle w:val="000000000000" w:firstRow="0" w:lastRow="0" w:firstColumn="0" w:lastColumn="0" w:oddVBand="0" w:evenVBand="0" w:oddHBand="0" w:evenHBand="0" w:firstRowFirstColumn="0" w:firstRowLastColumn="0" w:lastRowFirstColumn="0" w:lastRowLastColumn="0"/>
              <w:rPr>
                <w:ins w:id="4072" w:author="Anderson, Kenneth" w:date="2026-10-09T09:17:00Z" w16du:dateUtc="2026-10-09T13:17:00Z"/>
                <w:rFonts w:ascii="Times New Roman" w:hAnsi="Times New Roman" w:cs="Times New Roman"/>
                <w:color w:val="000000"/>
              </w:rPr>
            </w:pPr>
            <w:ins w:id="4073" w:author="Anderson, Kenneth" w:date="2026-10-09T09:17:00Z" w16du:dateUtc="2026-10-09T13:17:00Z">
              <w:r w:rsidRPr="007E5245">
                <w:rPr>
                  <w:rFonts w:ascii="Times New Roman" w:hAnsi="Times New Roman" w:cs="Times New Roman"/>
                  <w:color w:val="000000"/>
                </w:rPr>
                <w:t>2024</w:t>
              </w:r>
            </w:ins>
          </w:p>
        </w:tc>
        <w:tc>
          <w:tcPr>
            <w:tcW w:w="1176" w:type="dxa"/>
            <w:tcBorders>
              <w:top w:val="nil"/>
              <w:bottom w:val="single" w:sz="12" w:space="0" w:color="auto"/>
            </w:tcBorders>
            <w:tcPrChange w:id="4074" w:author="Anderson, Kenneth" w:date="2026-10-09T09:18:00Z" w16du:dateUtc="2026-10-09T13:18:00Z">
              <w:tcPr>
                <w:tcW w:w="1119" w:type="dxa"/>
                <w:tcBorders>
                  <w:top w:val="nil"/>
                  <w:bottom w:val="single" w:sz="12" w:space="0" w:color="auto"/>
                </w:tcBorders>
              </w:tcPr>
            </w:tcPrChange>
          </w:tcPr>
          <w:p w14:paraId="41FCA409" w14:textId="77777777" w:rsidR="00D32DEE" w:rsidRPr="007E5245"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75" w:author="Anderson, Kenneth" w:date="2026-10-09T09:17:00Z" w16du:dateUtc="2026-10-09T13:17:00Z"/>
                <w:rFonts w:ascii="Times New Roman" w:hAnsi="Times New Roman" w:cs="Times New Roman"/>
                <w:color w:val="000000"/>
              </w:rPr>
            </w:pPr>
            <w:ins w:id="4076" w:author="Anderson, Kenneth" w:date="2026-10-09T09:17:00Z" w16du:dateUtc="2026-10-09T13:17:00Z">
              <w:r w:rsidRPr="007E5245">
                <w:rPr>
                  <w:rFonts w:ascii="Times New Roman" w:hAnsi="Times New Roman" w:cs="Times New Roman"/>
                  <w:color w:val="000000"/>
                </w:rPr>
                <w:t>1,687,419</w:t>
              </w:r>
            </w:ins>
          </w:p>
        </w:tc>
        <w:tc>
          <w:tcPr>
            <w:tcW w:w="933" w:type="dxa"/>
            <w:gridSpan w:val="2"/>
            <w:tcBorders>
              <w:top w:val="nil"/>
              <w:bottom w:val="single" w:sz="12" w:space="0" w:color="auto"/>
            </w:tcBorders>
            <w:vAlign w:val="center"/>
            <w:tcPrChange w:id="4077" w:author="Anderson, Kenneth" w:date="2026-10-09T09:18:00Z" w16du:dateUtc="2026-10-09T13:18:00Z">
              <w:tcPr>
                <w:tcW w:w="1374" w:type="dxa"/>
                <w:gridSpan w:val="2"/>
                <w:tcBorders>
                  <w:top w:val="nil"/>
                  <w:bottom w:val="single" w:sz="12" w:space="0" w:color="auto"/>
                </w:tcBorders>
              </w:tcPr>
            </w:tcPrChange>
          </w:tcPr>
          <w:p w14:paraId="142DC5EA" w14:textId="0C1C3CB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78" w:author="Anderson, Kenneth" w:date="2026-10-09T09:17:00Z" w16du:dateUtc="2026-10-09T13:17:00Z"/>
                <w:rFonts w:ascii="Times New Roman" w:hAnsi="Times New Roman" w:cs="Times New Roman"/>
                <w:color w:val="000000"/>
                <w:sz w:val="22"/>
                <w:szCs w:val="22"/>
                <w:rPrChange w:id="4079" w:author="Anderson, Kenneth" w:date="2026-10-09T09:20:00Z" w16du:dateUtc="2026-10-09T13:20:00Z">
                  <w:rPr>
                    <w:ins w:id="4080" w:author="Anderson, Kenneth" w:date="2026-10-09T09:17:00Z" w16du:dateUtc="2026-10-09T13:17:00Z"/>
                    <w:rFonts w:ascii="Times New Roman" w:hAnsi="Times New Roman" w:cs="Times New Roman"/>
                    <w:color w:val="000000"/>
                  </w:rPr>
                </w:rPrChange>
              </w:rPr>
            </w:pPr>
            <w:ins w:id="4081" w:author="Anderson, Kenneth" w:date="2026-10-09T09:18:00Z" w16du:dateUtc="2026-10-09T13:18:00Z">
              <w:r w:rsidRPr="00344A90">
                <w:rPr>
                  <w:rFonts w:ascii="Times New Roman" w:hAnsi="Times New Roman" w:cs="Times New Roman"/>
                  <w:color w:val="000000"/>
                  <w:sz w:val="22"/>
                  <w:szCs w:val="22"/>
                  <w:rPrChange w:id="4082" w:author="Anderson, Kenneth" w:date="2026-10-09T09:20:00Z" w16du:dateUtc="2026-10-09T13:20:00Z">
                    <w:rPr>
                      <w:rFonts w:ascii="Segoe UI" w:hAnsi="Segoe UI" w:cs="Segoe UI"/>
                      <w:color w:val="000000"/>
                      <w:sz w:val="16"/>
                      <w:szCs w:val="16"/>
                    </w:rPr>
                  </w:rPrChange>
                </w:rPr>
                <w:t>58%</w:t>
              </w:r>
            </w:ins>
          </w:p>
        </w:tc>
        <w:tc>
          <w:tcPr>
            <w:tcW w:w="795" w:type="dxa"/>
            <w:tcBorders>
              <w:top w:val="nil"/>
              <w:bottom w:val="single" w:sz="12" w:space="0" w:color="auto"/>
            </w:tcBorders>
            <w:vAlign w:val="center"/>
            <w:tcPrChange w:id="4083" w:author="Anderson, Kenneth" w:date="2026-10-09T09:18:00Z" w16du:dateUtc="2026-10-09T13:18:00Z">
              <w:tcPr>
                <w:tcW w:w="893" w:type="dxa"/>
                <w:tcBorders>
                  <w:top w:val="nil"/>
                  <w:bottom w:val="single" w:sz="12" w:space="0" w:color="auto"/>
                </w:tcBorders>
              </w:tcPr>
            </w:tcPrChange>
          </w:tcPr>
          <w:p w14:paraId="3B0E50EA" w14:textId="2F59EE9F"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84" w:author="Anderson, Kenneth" w:date="2026-10-09T09:17:00Z" w16du:dateUtc="2026-10-09T13:17:00Z"/>
                <w:rFonts w:ascii="Times New Roman" w:hAnsi="Times New Roman" w:cs="Times New Roman"/>
                <w:color w:val="000000"/>
                <w:sz w:val="22"/>
                <w:szCs w:val="22"/>
                <w:rPrChange w:id="4085" w:author="Anderson, Kenneth" w:date="2026-10-09T09:20:00Z" w16du:dateUtc="2026-10-09T13:20:00Z">
                  <w:rPr>
                    <w:ins w:id="4086" w:author="Anderson, Kenneth" w:date="2026-10-09T09:17:00Z" w16du:dateUtc="2026-10-09T13:17:00Z"/>
                    <w:rFonts w:ascii="Times New Roman" w:hAnsi="Times New Roman" w:cs="Times New Roman"/>
                    <w:color w:val="000000"/>
                  </w:rPr>
                </w:rPrChange>
              </w:rPr>
            </w:pPr>
            <w:ins w:id="4087" w:author="Anderson, Kenneth" w:date="2026-10-09T09:18:00Z" w16du:dateUtc="2026-10-09T13:18:00Z">
              <w:r w:rsidRPr="00344A90">
                <w:rPr>
                  <w:rFonts w:ascii="Times New Roman" w:hAnsi="Times New Roman" w:cs="Times New Roman"/>
                  <w:color w:val="000000"/>
                  <w:sz w:val="22"/>
                  <w:szCs w:val="22"/>
                  <w:rPrChange w:id="4088" w:author="Anderson, Kenneth" w:date="2026-10-09T09:20:00Z" w16du:dateUtc="2026-10-09T13:20:00Z">
                    <w:rPr>
                      <w:rFonts w:ascii="Segoe UI" w:hAnsi="Segoe UI" w:cs="Segoe UI"/>
                      <w:color w:val="000000"/>
                      <w:sz w:val="16"/>
                      <w:szCs w:val="16"/>
                    </w:rPr>
                  </w:rPrChange>
                </w:rPr>
                <w:t>97%</w:t>
              </w:r>
            </w:ins>
          </w:p>
        </w:tc>
        <w:tc>
          <w:tcPr>
            <w:tcW w:w="939" w:type="dxa"/>
            <w:tcBorders>
              <w:top w:val="nil"/>
              <w:bottom w:val="single" w:sz="12" w:space="0" w:color="auto"/>
            </w:tcBorders>
            <w:vAlign w:val="center"/>
            <w:tcPrChange w:id="4089" w:author="Anderson, Kenneth" w:date="2026-10-09T09:18:00Z" w16du:dateUtc="2026-10-09T13:18:00Z">
              <w:tcPr>
                <w:tcW w:w="1553" w:type="dxa"/>
                <w:tcBorders>
                  <w:top w:val="nil"/>
                  <w:bottom w:val="single" w:sz="12" w:space="0" w:color="auto"/>
                </w:tcBorders>
              </w:tcPr>
            </w:tcPrChange>
          </w:tcPr>
          <w:p w14:paraId="2F42EF9C" w14:textId="08F030BD"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90" w:author="Anderson, Kenneth" w:date="2026-10-09T09:17:00Z" w16du:dateUtc="2026-10-09T13:17:00Z"/>
                <w:rFonts w:ascii="Times New Roman" w:hAnsi="Times New Roman" w:cs="Times New Roman"/>
                <w:color w:val="000000"/>
                <w:sz w:val="22"/>
                <w:szCs w:val="22"/>
                <w:rPrChange w:id="4091" w:author="Anderson, Kenneth" w:date="2026-10-09T09:20:00Z" w16du:dateUtc="2026-10-09T13:20:00Z">
                  <w:rPr>
                    <w:ins w:id="4092" w:author="Anderson, Kenneth" w:date="2026-10-09T09:17:00Z" w16du:dateUtc="2026-10-09T13:17:00Z"/>
                    <w:rFonts w:ascii="Times New Roman" w:hAnsi="Times New Roman" w:cs="Times New Roman"/>
                    <w:color w:val="000000"/>
                  </w:rPr>
                </w:rPrChange>
              </w:rPr>
            </w:pPr>
            <w:ins w:id="4093" w:author="Anderson, Kenneth" w:date="2026-10-09T09:18:00Z" w16du:dateUtc="2026-10-09T13:18:00Z">
              <w:r w:rsidRPr="00344A90">
                <w:rPr>
                  <w:rFonts w:ascii="Times New Roman" w:hAnsi="Times New Roman" w:cs="Times New Roman"/>
                  <w:color w:val="000000"/>
                  <w:sz w:val="22"/>
                  <w:szCs w:val="22"/>
                  <w:rPrChange w:id="4094" w:author="Anderson, Kenneth" w:date="2026-10-09T09:20:00Z" w16du:dateUtc="2026-10-09T13:20:00Z">
                    <w:rPr>
                      <w:rFonts w:ascii="Segoe UI" w:hAnsi="Segoe UI" w:cs="Segoe UI"/>
                      <w:color w:val="000000"/>
                      <w:sz w:val="16"/>
                      <w:szCs w:val="16"/>
                    </w:rPr>
                  </w:rPrChange>
                </w:rPr>
                <w:t>41%</w:t>
              </w:r>
            </w:ins>
          </w:p>
        </w:tc>
        <w:tc>
          <w:tcPr>
            <w:tcW w:w="793" w:type="dxa"/>
            <w:tcBorders>
              <w:top w:val="nil"/>
              <w:bottom w:val="single" w:sz="12" w:space="0" w:color="auto"/>
            </w:tcBorders>
            <w:vAlign w:val="center"/>
            <w:tcPrChange w:id="4095" w:author="Anderson, Kenneth" w:date="2026-10-09T09:18:00Z" w16du:dateUtc="2026-10-09T13:18:00Z">
              <w:tcPr>
                <w:tcW w:w="891" w:type="dxa"/>
                <w:tcBorders>
                  <w:top w:val="nil"/>
                  <w:bottom w:val="single" w:sz="12" w:space="0" w:color="auto"/>
                </w:tcBorders>
              </w:tcPr>
            </w:tcPrChange>
          </w:tcPr>
          <w:p w14:paraId="35EEFBE7" w14:textId="397DFBE5"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096" w:author="Anderson, Kenneth" w:date="2026-10-09T09:17:00Z" w16du:dateUtc="2026-10-09T13:17:00Z"/>
                <w:rFonts w:ascii="Times New Roman" w:hAnsi="Times New Roman" w:cs="Times New Roman"/>
                <w:color w:val="000000"/>
                <w:sz w:val="22"/>
                <w:szCs w:val="22"/>
                <w:rPrChange w:id="4097" w:author="Anderson, Kenneth" w:date="2026-10-09T09:20:00Z" w16du:dateUtc="2026-10-09T13:20:00Z">
                  <w:rPr>
                    <w:ins w:id="4098" w:author="Anderson, Kenneth" w:date="2026-10-09T09:17:00Z" w16du:dateUtc="2026-10-09T13:17:00Z"/>
                    <w:rFonts w:ascii="Times New Roman" w:hAnsi="Times New Roman" w:cs="Times New Roman"/>
                    <w:color w:val="000000"/>
                  </w:rPr>
                </w:rPrChange>
              </w:rPr>
            </w:pPr>
            <w:ins w:id="4099" w:author="Anderson, Kenneth" w:date="2026-10-09T09:18:00Z" w16du:dateUtc="2026-10-09T13:18:00Z">
              <w:r w:rsidRPr="00344A90">
                <w:rPr>
                  <w:rFonts w:ascii="Times New Roman" w:hAnsi="Times New Roman" w:cs="Times New Roman"/>
                  <w:color w:val="000000"/>
                  <w:sz w:val="22"/>
                  <w:szCs w:val="22"/>
                  <w:rPrChange w:id="4100" w:author="Anderson, Kenneth" w:date="2026-10-09T09:20:00Z" w16du:dateUtc="2026-10-09T13:20:00Z">
                    <w:rPr>
                      <w:rFonts w:ascii="Segoe UI" w:hAnsi="Segoe UI" w:cs="Segoe UI"/>
                      <w:color w:val="000000"/>
                      <w:sz w:val="16"/>
                      <w:szCs w:val="16"/>
                    </w:rPr>
                  </w:rPrChange>
                </w:rPr>
                <w:t>95%</w:t>
              </w:r>
            </w:ins>
          </w:p>
        </w:tc>
        <w:tc>
          <w:tcPr>
            <w:tcW w:w="1165" w:type="dxa"/>
            <w:tcBorders>
              <w:top w:val="nil"/>
              <w:bottom w:val="single" w:sz="12" w:space="0" w:color="auto"/>
            </w:tcBorders>
            <w:vAlign w:val="center"/>
            <w:tcPrChange w:id="4101" w:author="Anderson, Kenneth" w:date="2026-10-09T09:18:00Z" w16du:dateUtc="2026-10-09T13:18:00Z">
              <w:tcPr>
                <w:tcW w:w="2529" w:type="dxa"/>
                <w:tcBorders>
                  <w:top w:val="nil"/>
                  <w:bottom w:val="single" w:sz="12" w:space="0" w:color="auto"/>
                </w:tcBorders>
              </w:tcPr>
            </w:tcPrChange>
          </w:tcPr>
          <w:p w14:paraId="2C42AAA8" w14:textId="64A6BABE" w:rsidR="00D32DEE" w:rsidRPr="00344A90" w:rsidRDefault="00D32DEE" w:rsidP="00D32DEE">
            <w:pPr>
              <w:pStyle w:val="TableNormal1"/>
              <w:jc w:val="right"/>
              <w:cnfStyle w:val="000000000000" w:firstRow="0" w:lastRow="0" w:firstColumn="0" w:lastColumn="0" w:oddVBand="0" w:evenVBand="0" w:oddHBand="0" w:evenHBand="0" w:firstRowFirstColumn="0" w:firstRowLastColumn="0" w:lastRowFirstColumn="0" w:lastRowLastColumn="0"/>
              <w:rPr>
                <w:ins w:id="4102" w:author="Anderson, Kenneth" w:date="2026-10-09T09:17:00Z" w16du:dateUtc="2026-10-09T13:17:00Z"/>
                <w:rFonts w:ascii="Times New Roman" w:hAnsi="Times New Roman" w:cs="Times New Roman"/>
                <w:color w:val="000000"/>
                <w:sz w:val="22"/>
                <w:szCs w:val="22"/>
                <w:rPrChange w:id="4103" w:author="Anderson, Kenneth" w:date="2026-10-09T09:20:00Z" w16du:dateUtc="2026-10-09T13:20:00Z">
                  <w:rPr>
                    <w:ins w:id="4104" w:author="Anderson, Kenneth" w:date="2026-10-09T09:17:00Z" w16du:dateUtc="2026-10-09T13:17:00Z"/>
                    <w:rFonts w:ascii="Times New Roman" w:hAnsi="Times New Roman" w:cs="Times New Roman"/>
                    <w:color w:val="000000"/>
                  </w:rPr>
                </w:rPrChange>
              </w:rPr>
            </w:pPr>
            <w:ins w:id="4105" w:author="Anderson, Kenneth" w:date="2026-10-09T09:18:00Z" w16du:dateUtc="2026-10-09T13:18:00Z">
              <w:r w:rsidRPr="00344A90">
                <w:rPr>
                  <w:rFonts w:ascii="Times New Roman" w:hAnsi="Times New Roman" w:cs="Times New Roman"/>
                  <w:color w:val="000000"/>
                  <w:sz w:val="22"/>
                  <w:szCs w:val="22"/>
                  <w:rPrChange w:id="4106" w:author="Anderson, Kenneth" w:date="2026-10-09T09:20:00Z" w16du:dateUtc="2026-10-09T13:20:00Z">
                    <w:rPr>
                      <w:rFonts w:ascii="Segoe UI" w:hAnsi="Segoe UI" w:cs="Segoe UI"/>
                      <w:color w:val="000000"/>
                      <w:sz w:val="16"/>
                      <w:szCs w:val="16"/>
                    </w:rPr>
                  </w:rPrChange>
                </w:rPr>
                <w:t>-10%</w:t>
              </w:r>
            </w:ins>
          </w:p>
        </w:tc>
      </w:tr>
    </w:tbl>
    <w:p w14:paraId="66523782" w14:textId="77777777" w:rsidR="00155012" w:rsidRPr="007E5245" w:rsidRDefault="00155012" w:rsidP="00155012">
      <w:pPr>
        <w:rPr>
          <w:ins w:id="4107" w:author="Anderson, Kenneth" w:date="2026-10-09T09:17:00Z" w16du:dateUtc="2026-10-09T13:17:00Z"/>
          <w:rFonts w:ascii="Times New Roman" w:hAnsi="Times New Roman" w:cs="Times New Roman"/>
        </w:rPr>
      </w:pPr>
    </w:p>
    <w:p w14:paraId="3357D079" w14:textId="77777777" w:rsidR="00155012" w:rsidRDefault="00155012" w:rsidP="3A70F769">
      <w:pPr>
        <w:pStyle w:val="Caption"/>
        <w:rPr>
          <w:ins w:id="4108" w:author="Anderson, Kenneth" w:date="2026-10-09T09:17:00Z" w16du:dateUtc="2026-10-09T13:17:00Z"/>
          <w:rFonts w:ascii="Times New Roman" w:hAnsi="Times New Roman" w:cs="Times New Roman"/>
          <w:i w:val="0"/>
          <w:iCs w:val="0"/>
          <w:color w:val="auto"/>
          <w:sz w:val="22"/>
          <w:szCs w:val="22"/>
        </w:rPr>
      </w:pPr>
    </w:p>
    <w:p w14:paraId="47CE1DE0" w14:textId="77777777" w:rsidR="00155012" w:rsidRDefault="00155012" w:rsidP="3A70F769">
      <w:pPr>
        <w:pStyle w:val="Caption"/>
        <w:rPr>
          <w:ins w:id="4109" w:author="Anderson, Kenneth" w:date="2026-10-09T09:17:00Z" w16du:dateUtc="2026-10-09T13:17:00Z"/>
          <w:rFonts w:ascii="Times New Roman" w:hAnsi="Times New Roman" w:cs="Times New Roman"/>
          <w:i w:val="0"/>
          <w:iCs w:val="0"/>
          <w:color w:val="auto"/>
          <w:sz w:val="22"/>
          <w:szCs w:val="22"/>
        </w:rPr>
      </w:pPr>
    </w:p>
    <w:p w14:paraId="3D88C6A3" w14:textId="77777777" w:rsidR="00155012" w:rsidRDefault="00155012" w:rsidP="3A70F769">
      <w:pPr>
        <w:pStyle w:val="Caption"/>
        <w:rPr>
          <w:ins w:id="4110" w:author="Anderson, Kenneth" w:date="2026-10-09T09:17:00Z" w16du:dateUtc="2026-10-09T13:17:00Z"/>
          <w:rFonts w:ascii="Times New Roman" w:hAnsi="Times New Roman" w:cs="Times New Roman"/>
          <w:i w:val="0"/>
          <w:iCs w:val="0"/>
          <w:color w:val="auto"/>
          <w:sz w:val="22"/>
          <w:szCs w:val="22"/>
        </w:rPr>
      </w:pPr>
    </w:p>
    <w:p w14:paraId="1509EA0B" w14:textId="31E6BFDB" w:rsidR="00765FA0" w:rsidRPr="007E5245" w:rsidRDefault="006E6134" w:rsidP="3A70F769">
      <w:pPr>
        <w:pStyle w:val="Caption"/>
        <w:rPr>
          <w:rFonts w:ascii="Times New Roman" w:hAnsi="Times New Roman" w:cs="Times New Roman"/>
          <w:i w:val="0"/>
          <w:iCs w:val="0"/>
          <w:color w:val="auto"/>
          <w:sz w:val="22"/>
          <w:szCs w:val="22"/>
        </w:rPr>
      </w:pPr>
      <w:r w:rsidRPr="3A70F769">
        <w:rPr>
          <w:rFonts w:ascii="Times New Roman" w:hAnsi="Times New Roman" w:cs="Times New Roman"/>
          <w:i w:val="0"/>
          <w:iCs w:val="0"/>
          <w:color w:val="auto"/>
          <w:sz w:val="22"/>
          <w:szCs w:val="22"/>
        </w:rPr>
        <w:t xml:space="preserve">Table </w:t>
      </w:r>
      <w:del w:id="4111" w:author="Anderson, Kenneth" w:date="2026-10-09T09:21:00Z" w16du:dateUtc="2026-10-09T13:21:00Z">
        <w:r w:rsidRPr="3A70F769">
          <w:rPr>
            <w:rFonts w:ascii="Times New Roman" w:hAnsi="Times New Roman" w:cs="Times New Roman"/>
            <w:i w:val="0"/>
            <w:iCs w:val="0"/>
            <w:color w:val="auto"/>
            <w:sz w:val="22"/>
            <w:szCs w:val="22"/>
          </w:rPr>
          <w:delText>S</w:delText>
        </w:r>
        <w:r w:rsidRPr="3A70F769">
          <w:rPr>
            <w:rFonts w:ascii="Times New Roman" w:hAnsi="Times New Roman" w:cs="Times New Roman"/>
            <w:i w:val="0"/>
            <w:iCs w:val="0"/>
            <w:color w:val="auto"/>
            <w:sz w:val="22"/>
            <w:szCs w:val="22"/>
          </w:rPr>
          <w:fldChar w:fldCharType="begin"/>
        </w:r>
      </w:del>
      <w:r w:rsidRPr="3A70F769">
        <w:rPr>
          <w:rFonts w:ascii="Times New Roman" w:hAnsi="Times New Roman" w:cs="Times New Roman"/>
          <w:i w:val="0"/>
          <w:iCs w:val="0"/>
          <w:color w:val="auto"/>
          <w:sz w:val="22"/>
          <w:szCs w:val="22"/>
        </w:rPr>
        <w:instrText xml:space="preserve"> SEQ Table_S \* ARABIC </w:instrText>
      </w:r>
      <w:del w:id="4112" w:author="Anderson, Kenneth" w:date="2026-10-09T09:21:00Z" w16du:dateUtc="2026-10-09T13:21:00Z">
        <w:r w:rsidRPr="3A70F769">
          <w:rPr>
            <w:rFonts w:ascii="Times New Roman" w:hAnsi="Times New Roman" w:cs="Times New Roman"/>
            <w:i w:val="0"/>
            <w:iCs w:val="0"/>
            <w:color w:val="auto"/>
            <w:sz w:val="22"/>
            <w:szCs w:val="22"/>
          </w:rPr>
          <w:fldChar w:fldCharType="separate"/>
        </w:r>
        <w:r w:rsidRPr="3A70F769">
          <w:rPr>
            <w:rFonts w:ascii="Times New Roman" w:hAnsi="Times New Roman" w:cs="Times New Roman"/>
            <w:i w:val="0"/>
            <w:iCs w:val="0"/>
            <w:noProof/>
            <w:color w:val="auto"/>
            <w:sz w:val="22"/>
            <w:szCs w:val="22"/>
          </w:rPr>
          <w:delText>2</w:delText>
        </w:r>
        <w:r w:rsidRPr="3A70F769">
          <w:rPr>
            <w:rFonts w:ascii="Times New Roman" w:hAnsi="Times New Roman" w:cs="Times New Roman"/>
            <w:i w:val="0"/>
            <w:iCs w:val="0"/>
            <w:noProof/>
            <w:color w:val="auto"/>
            <w:sz w:val="22"/>
            <w:szCs w:val="22"/>
          </w:rPr>
          <w:fldChar w:fldCharType="end"/>
        </w:r>
      </w:del>
      <w:ins w:id="4113" w:author="Anderson, Kenneth" w:date="2026-10-09T09:21:00Z" w16du:dateUtc="2026-10-09T13:21:00Z">
        <w:r w:rsidR="00FF004A" w:rsidRPr="3A70F769">
          <w:rPr>
            <w:rFonts w:ascii="Times New Roman" w:hAnsi="Times New Roman" w:cs="Times New Roman"/>
            <w:i w:val="0"/>
            <w:iCs w:val="0"/>
            <w:color w:val="auto"/>
            <w:sz w:val="22"/>
            <w:szCs w:val="22"/>
          </w:rPr>
          <w:t>S</w:t>
        </w:r>
        <w:r w:rsidR="00FF004A">
          <w:rPr>
            <w:rFonts w:ascii="Times New Roman" w:hAnsi="Times New Roman" w:cs="Times New Roman"/>
            <w:i w:val="0"/>
            <w:iCs w:val="0"/>
            <w:color w:val="auto"/>
            <w:sz w:val="22"/>
            <w:szCs w:val="22"/>
          </w:rPr>
          <w:t>3</w:t>
        </w:r>
      </w:ins>
      <w:r w:rsidRPr="3A70F769">
        <w:rPr>
          <w:rFonts w:ascii="Times New Roman" w:hAnsi="Times New Roman" w:cs="Times New Roman"/>
          <w:i w:val="0"/>
          <w:iCs w:val="0"/>
          <w:color w:val="auto"/>
          <w:sz w:val="22"/>
          <w:szCs w:val="22"/>
        </w:rPr>
        <w:t xml:space="preserve">. </w:t>
      </w:r>
      <w:r w:rsidR="003E4616">
        <w:rPr>
          <w:rFonts w:ascii="Times New Roman" w:hAnsi="Times New Roman" w:cs="Times New Roman"/>
          <w:i w:val="0"/>
          <w:iCs w:val="0"/>
          <w:color w:val="auto"/>
          <w:sz w:val="22"/>
          <w:szCs w:val="22"/>
        </w:rPr>
        <w:t>List of</w:t>
      </w:r>
      <w:r w:rsidRPr="3A70F769">
        <w:rPr>
          <w:rFonts w:ascii="Times New Roman" w:hAnsi="Times New Roman" w:cs="Times New Roman"/>
          <w:i w:val="0"/>
          <w:iCs w:val="0"/>
          <w:color w:val="auto"/>
          <w:sz w:val="22"/>
          <w:szCs w:val="22"/>
        </w:rPr>
        <w:t xml:space="preserve"> </w:t>
      </w:r>
      <w:commentRangeStart w:id="4114"/>
      <w:r w:rsidR="00765FA0" w:rsidRPr="3A70F769">
        <w:rPr>
          <w:rFonts w:ascii="Times New Roman" w:hAnsi="Times New Roman" w:cs="Times New Roman"/>
          <w:i w:val="0"/>
          <w:iCs w:val="0"/>
          <w:color w:val="auto"/>
          <w:sz w:val="22"/>
          <w:szCs w:val="22"/>
        </w:rPr>
        <w:t>H2Ohio wetlands monitored</w:t>
      </w:r>
      <w:commentRangeEnd w:id="4114"/>
      <w:r w:rsidR="008301F1">
        <w:rPr>
          <w:rStyle w:val="CommentReference"/>
          <w:rFonts w:ascii="Times New Roman" w:hAnsi="Times New Roman" w:cs="Times New Roman"/>
          <w:i w:val="0"/>
          <w:iCs w:val="0"/>
          <w:color w:val="auto"/>
          <w:sz w:val="22"/>
          <w:szCs w:val="22"/>
        </w:rPr>
        <w:commentReference w:id="4114"/>
      </w:r>
      <w:r w:rsidR="003E4616">
        <w:rPr>
          <w:rFonts w:ascii="Times New Roman" w:hAnsi="Times New Roman" w:cs="Times New Roman"/>
          <w:i w:val="0"/>
          <w:iCs w:val="0"/>
          <w:color w:val="auto"/>
          <w:sz w:val="22"/>
          <w:szCs w:val="22"/>
        </w:rPr>
        <w:t>, the county the wetland is located in, the area of restored wetland and the percent of both agriculture and urban in the drainage area of the wetland</w:t>
      </w:r>
      <w:r w:rsidR="00F56295">
        <w:rPr>
          <w:rFonts w:ascii="Times New Roman" w:hAnsi="Times New Roman" w:cs="Times New Roman"/>
          <w:i w:val="0"/>
          <w:iCs w:val="0"/>
          <w:color w:val="auto"/>
          <w:sz w:val="22"/>
          <w:szCs w:val="22"/>
        </w:rPr>
        <w:t>.</w:t>
      </w:r>
      <w:commentRangeStart w:id="4115"/>
      <w:commentRangeEnd w:id="4115"/>
      <w:r w:rsidRPr="007E5245">
        <w:rPr>
          <w:rStyle w:val="CommentReference"/>
          <w:rFonts w:ascii="Times New Roman" w:hAnsi="Times New Roman" w:cs="Times New Roman"/>
          <w:i w:val="0"/>
          <w:iCs w:val="0"/>
          <w:color w:val="auto"/>
          <w:sz w:val="22"/>
          <w:szCs w:val="22"/>
        </w:rPr>
        <w:commentReference w:id="4115"/>
      </w:r>
    </w:p>
    <w:tbl>
      <w:tblPr>
        <w:tblStyle w:val="ListTable6Colorful"/>
        <w:tblW w:w="13230" w:type="dxa"/>
        <w:tblLook w:val="04A0" w:firstRow="1" w:lastRow="0" w:firstColumn="1" w:lastColumn="0" w:noHBand="0" w:noVBand="1"/>
      </w:tblPr>
      <w:tblGrid>
        <w:gridCol w:w="1003"/>
        <w:gridCol w:w="2570"/>
        <w:gridCol w:w="5006"/>
        <w:gridCol w:w="2147"/>
        <w:gridCol w:w="2504"/>
        <w:tblGridChange w:id="4116">
          <w:tblGrid>
            <w:gridCol w:w="1003"/>
            <w:gridCol w:w="2570"/>
            <w:gridCol w:w="5006"/>
            <w:gridCol w:w="2147"/>
            <w:gridCol w:w="2504"/>
          </w:tblGrid>
        </w:tblGridChange>
      </w:tblGrid>
      <w:tr w:rsidR="00765FA0" w:rsidRPr="007E5245" w14:paraId="65EB0A80" w14:textId="77777777">
        <w:trPr>
          <w:cnfStyle w:val="100000000000" w:firstRow="1" w:lastRow="0" w:firstColumn="0" w:lastColumn="0" w:oddVBand="0" w:evenVBand="0" w:oddHBand="0" w:evenHBand="0" w:firstRowFirstColumn="0" w:firstRowLastColumn="0" w:lastRowFirstColumn="0" w:lastRowLastColumn="0"/>
          <w:trHeight w:val="300"/>
          <w:tblHeader/>
          <w:del w:id="4117" w:author="Anderson, Kenneth" w:date="2026-10-08T10:26:00Z"/>
        </w:trPr>
        <w:tc>
          <w:tcPr>
            <w:cnfStyle w:val="001000000000" w:firstRow="0" w:lastRow="0" w:firstColumn="1" w:lastColumn="0" w:oddVBand="0" w:evenVBand="0" w:oddHBand="0" w:evenHBand="0" w:firstRowFirstColumn="0" w:firstRowLastColumn="0" w:lastRowFirstColumn="0" w:lastRowLastColumn="0"/>
            <w:tcW w:w="1003" w:type="dxa"/>
            <w:tcBorders>
              <w:top w:val="single" w:sz="12" w:space="0" w:color="auto"/>
              <w:bottom w:val="single" w:sz="12" w:space="0" w:color="auto"/>
            </w:tcBorders>
            <w:shd w:val="clear" w:color="auto" w:fill="F2F2F2" w:themeFill="background1" w:themeFillShade="F2"/>
            <w:noWrap/>
          </w:tcPr>
          <w:p w14:paraId="38646BBB" w14:textId="0061454B" w:rsidR="00765FA0" w:rsidRPr="007E5245" w:rsidRDefault="00765FA0">
            <w:pPr>
              <w:rPr>
                <w:del w:id="4118" w:author="Anderson, Kenneth" w:date="2026-10-08T10:26:00Z" w16du:dateUtc="2026-10-08T14:26:00Z"/>
                <w:rFonts w:ascii="Times New Roman" w:eastAsia="Times New Roman" w:hAnsi="Times New Roman" w:cs="Times New Roman"/>
                <w:color w:val="000000"/>
                <w:sz w:val="20"/>
                <w:szCs w:val="20"/>
              </w:rPr>
            </w:pPr>
            <w:del w:id="4119" w:author="Anderson, Kenneth" w:date="2026-09-15T09:53:00Z" w16du:dateUtc="2026-09-15T13:53:00Z">
              <w:r w:rsidRPr="007E5245">
                <w:rPr>
                  <w:rFonts w:ascii="Times New Roman" w:eastAsia="Times New Roman" w:hAnsi="Times New Roman" w:cs="Times New Roman"/>
                  <w:color w:val="000000"/>
                  <w:sz w:val="20"/>
                  <w:szCs w:val="20"/>
                </w:rPr>
                <w:delText xml:space="preserve">Project </w:delText>
              </w:r>
            </w:del>
            <w:del w:id="4120" w:author="Anderson, Kenneth" w:date="2026-10-08T10:26:00Z" w16du:dateUtc="2026-10-08T14:26:00Z">
              <w:r w:rsidRPr="007E5245">
                <w:rPr>
                  <w:rFonts w:ascii="Times New Roman" w:eastAsia="Times New Roman" w:hAnsi="Times New Roman" w:cs="Times New Roman"/>
                  <w:color w:val="000000"/>
                  <w:sz w:val="20"/>
                  <w:szCs w:val="20"/>
                </w:rPr>
                <w:delText>Code</w:delText>
              </w:r>
            </w:del>
          </w:p>
        </w:tc>
        <w:tc>
          <w:tcPr>
            <w:tcW w:w="2570" w:type="dxa"/>
            <w:tcBorders>
              <w:top w:val="single" w:sz="12" w:space="0" w:color="auto"/>
              <w:bottom w:val="single" w:sz="12" w:space="0" w:color="auto"/>
            </w:tcBorders>
            <w:shd w:val="clear" w:color="auto" w:fill="F2F2F2" w:themeFill="background1" w:themeFillShade="F2"/>
            <w:noWrap/>
          </w:tcPr>
          <w:p w14:paraId="7F85C690" w14:textId="2EABEDF1" w:rsidR="00765FA0" w:rsidRPr="007E5245" w:rsidRDefault="00765FA0">
            <w:pPr>
              <w:cnfStyle w:val="100000000000" w:firstRow="1" w:lastRow="0" w:firstColumn="0" w:lastColumn="0" w:oddVBand="0" w:evenVBand="0" w:oddHBand="0" w:evenHBand="0" w:firstRowFirstColumn="0" w:firstRowLastColumn="0" w:lastRowFirstColumn="0" w:lastRowLastColumn="0"/>
              <w:rPr>
                <w:del w:id="4121" w:author="Anderson, Kenneth" w:date="2026-10-08T10:26:00Z" w16du:dateUtc="2026-10-08T14:26:00Z"/>
                <w:rFonts w:ascii="Times New Roman" w:eastAsia="Times New Roman" w:hAnsi="Times New Roman" w:cs="Times New Roman"/>
                <w:color w:val="000000"/>
                <w:sz w:val="20"/>
                <w:szCs w:val="20"/>
              </w:rPr>
            </w:pPr>
            <w:del w:id="4122" w:author="Anderson, Kenneth" w:date="2026-10-06T16:13:00Z" w16du:dateUtc="2026-10-06T20:13:00Z">
              <w:r w:rsidRPr="007E5245" w:rsidDel="00C30FE6">
                <w:rPr>
                  <w:rFonts w:ascii="Times New Roman" w:eastAsia="Times New Roman" w:hAnsi="Times New Roman" w:cs="Times New Roman"/>
                  <w:color w:val="000000"/>
                  <w:sz w:val="20"/>
                  <w:szCs w:val="20"/>
                </w:rPr>
                <w:delText xml:space="preserve">Short </w:delText>
              </w:r>
            </w:del>
            <w:del w:id="4123" w:author="Anderson, Kenneth" w:date="2026-10-08T10:26:00Z" w16du:dateUtc="2026-10-08T14:26:00Z">
              <w:r w:rsidRPr="007E5245">
                <w:rPr>
                  <w:rFonts w:ascii="Times New Roman" w:eastAsia="Times New Roman" w:hAnsi="Times New Roman" w:cs="Times New Roman"/>
                  <w:color w:val="000000"/>
                  <w:sz w:val="20"/>
                  <w:szCs w:val="20"/>
                </w:rPr>
                <w:delText>Name</w:delText>
              </w:r>
            </w:del>
          </w:p>
        </w:tc>
        <w:tc>
          <w:tcPr>
            <w:tcW w:w="5006" w:type="dxa"/>
            <w:tcBorders>
              <w:top w:val="single" w:sz="12" w:space="0" w:color="auto"/>
              <w:bottom w:val="single" w:sz="12" w:space="0" w:color="auto"/>
            </w:tcBorders>
            <w:shd w:val="clear" w:color="auto" w:fill="F2F2F2" w:themeFill="background1" w:themeFillShade="F2"/>
          </w:tcPr>
          <w:p w14:paraId="4A1F7627" w14:textId="14D40A06" w:rsidR="00765FA0" w:rsidRPr="007E5245" w:rsidRDefault="00765FA0">
            <w:pPr>
              <w:cnfStyle w:val="100000000000" w:firstRow="1" w:lastRow="0" w:firstColumn="0" w:lastColumn="0" w:oddVBand="0" w:evenVBand="0" w:oddHBand="0" w:evenHBand="0" w:firstRowFirstColumn="0" w:firstRowLastColumn="0" w:lastRowFirstColumn="0" w:lastRowLastColumn="0"/>
              <w:rPr>
                <w:del w:id="4124" w:author="Anderson, Kenneth" w:date="2026-10-08T10:26:00Z" w16du:dateUtc="2026-10-08T14:26:00Z"/>
                <w:rFonts w:ascii="Times New Roman" w:eastAsia="Times New Roman" w:hAnsi="Times New Roman" w:cs="Times New Roman"/>
                <w:color w:val="000000"/>
                <w:sz w:val="20"/>
                <w:szCs w:val="20"/>
              </w:rPr>
            </w:pPr>
            <w:del w:id="4125" w:author="Anderson, Kenneth" w:date="2026-10-08T10:26:00Z" w16du:dateUtc="2026-10-08T14:26:00Z">
              <w:r w:rsidRPr="007E5245">
                <w:rPr>
                  <w:rFonts w:ascii="Times New Roman" w:eastAsia="Times New Roman" w:hAnsi="Times New Roman" w:cs="Times New Roman"/>
                  <w:color w:val="000000"/>
                  <w:sz w:val="20"/>
                  <w:szCs w:val="20"/>
                </w:rPr>
                <w:delText>Long Name</w:delText>
              </w:r>
            </w:del>
          </w:p>
        </w:tc>
        <w:tc>
          <w:tcPr>
            <w:tcW w:w="2147" w:type="dxa"/>
            <w:tcBorders>
              <w:top w:val="single" w:sz="12" w:space="0" w:color="auto"/>
              <w:bottom w:val="single" w:sz="12" w:space="0" w:color="auto"/>
            </w:tcBorders>
            <w:shd w:val="clear" w:color="auto" w:fill="F2F2F2" w:themeFill="background1" w:themeFillShade="F2"/>
          </w:tcPr>
          <w:p w14:paraId="3404891D" w14:textId="25915761" w:rsidR="00765FA0" w:rsidRPr="007E5245" w:rsidRDefault="00765FA0">
            <w:pPr>
              <w:cnfStyle w:val="100000000000" w:firstRow="1" w:lastRow="0" w:firstColumn="0" w:lastColumn="0" w:oddVBand="0" w:evenVBand="0" w:oddHBand="0" w:evenHBand="0" w:firstRowFirstColumn="0" w:firstRowLastColumn="0" w:lastRowFirstColumn="0" w:lastRowLastColumn="0"/>
              <w:rPr>
                <w:del w:id="4126" w:author="Anderson, Kenneth" w:date="2026-10-08T10:26:00Z" w16du:dateUtc="2026-10-08T14:26:00Z"/>
                <w:rFonts w:ascii="Times New Roman" w:eastAsia="Times New Roman" w:hAnsi="Times New Roman" w:cs="Times New Roman"/>
                <w:color w:val="000000"/>
                <w:sz w:val="20"/>
                <w:szCs w:val="20"/>
              </w:rPr>
            </w:pPr>
            <w:del w:id="4127" w:author="Anderson, Kenneth" w:date="2026-10-08T10:26:00Z" w16du:dateUtc="2026-10-08T14:26:00Z">
              <w:r w:rsidRPr="007E5245">
                <w:rPr>
                  <w:rFonts w:ascii="Times New Roman" w:eastAsia="Times New Roman" w:hAnsi="Times New Roman" w:cs="Times New Roman"/>
                  <w:color w:val="000000"/>
                  <w:sz w:val="20"/>
                  <w:szCs w:val="20"/>
                </w:rPr>
                <w:delText>County</w:delText>
              </w:r>
            </w:del>
          </w:p>
        </w:tc>
        <w:tc>
          <w:tcPr>
            <w:tcW w:w="2504" w:type="dxa"/>
            <w:tcBorders>
              <w:top w:val="single" w:sz="12" w:space="0" w:color="auto"/>
              <w:bottom w:val="single" w:sz="12" w:space="0" w:color="auto"/>
            </w:tcBorders>
            <w:shd w:val="clear" w:color="auto" w:fill="F2F2F2" w:themeFill="background1" w:themeFillShade="F2"/>
          </w:tcPr>
          <w:p w14:paraId="2D0CFA4C" w14:textId="53D1FDDA" w:rsidR="00765FA0" w:rsidRPr="007E5245" w:rsidRDefault="00765FA0">
            <w:pPr>
              <w:cnfStyle w:val="100000000000" w:firstRow="1" w:lastRow="0" w:firstColumn="0" w:lastColumn="0" w:oddVBand="0" w:evenVBand="0" w:oddHBand="0" w:evenHBand="0" w:firstRowFirstColumn="0" w:firstRowLastColumn="0" w:lastRowFirstColumn="0" w:lastRowLastColumn="0"/>
              <w:rPr>
                <w:del w:id="4128" w:author="Anderson, Kenneth" w:date="2026-10-08T10:26:00Z" w16du:dateUtc="2026-10-08T14:26:00Z"/>
                <w:rFonts w:ascii="Times New Roman" w:eastAsia="Times New Roman" w:hAnsi="Times New Roman" w:cs="Times New Roman"/>
                <w:color w:val="000000"/>
                <w:sz w:val="20"/>
                <w:szCs w:val="20"/>
              </w:rPr>
            </w:pPr>
            <w:del w:id="4129" w:author="Anderson, Kenneth" w:date="2026-10-08T10:26:00Z" w16du:dateUtc="2026-10-08T14:26:00Z">
              <w:r w:rsidRPr="007E5245">
                <w:rPr>
                  <w:rFonts w:ascii="Times New Roman" w:eastAsia="Times New Roman" w:hAnsi="Times New Roman" w:cs="Times New Roman"/>
                  <w:color w:val="000000"/>
                  <w:sz w:val="20"/>
                  <w:szCs w:val="20"/>
                </w:rPr>
                <w:delText>Wetland Type</w:delText>
              </w:r>
            </w:del>
          </w:p>
        </w:tc>
      </w:tr>
      <w:tr w:rsidR="00D24596" w:rsidRPr="007E5245" w14:paraId="0BBA7049" w14:textId="77777777">
        <w:trPr>
          <w:cnfStyle w:val="000000100000" w:firstRow="0" w:lastRow="0" w:firstColumn="0" w:lastColumn="0" w:oddVBand="0" w:evenVBand="0" w:oddHBand="1" w:evenHBand="0" w:firstRowFirstColumn="0" w:firstRowLastColumn="0" w:lastRowFirstColumn="0" w:lastRowLastColumn="0"/>
          <w:trHeight w:val="300"/>
          <w:del w:id="4130" w:author="Anderson, Kenneth" w:date="2026-10-08T10:26:00Z"/>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
          <w:p w14:paraId="04FEC8FD" w14:textId="586290E7" w:rsidR="00D24596" w:rsidRPr="007E5245" w:rsidRDefault="00D24596">
            <w:pPr>
              <w:rPr>
                <w:del w:id="4131" w:author="Anderson, Kenneth" w:date="2026-10-08T10:26:00Z" w16du:dateUtc="2026-10-08T14:26:00Z"/>
                <w:rFonts w:ascii="Times New Roman" w:eastAsia="Times New Roman" w:hAnsi="Times New Roman" w:cs="Times New Roman"/>
                <w:b w:val="0"/>
                <w:bCs w:val="0"/>
                <w:color w:val="000000"/>
                <w:sz w:val="20"/>
                <w:szCs w:val="20"/>
              </w:rPr>
            </w:pPr>
            <w:del w:id="4132" w:author="Anderson, Kenneth" w:date="2026-10-08T10:26:00Z" w16du:dateUtc="2026-10-08T14:26:00Z">
              <w:r w:rsidRPr="007E5245">
                <w:rPr>
                  <w:rFonts w:ascii="Times New Roman" w:eastAsia="Times New Roman" w:hAnsi="Times New Roman" w:cs="Times New Roman"/>
                  <w:b w:val="0"/>
                  <w:bCs w:val="0"/>
                  <w:color w:val="000000"/>
                  <w:sz w:val="20"/>
                  <w:szCs w:val="20"/>
                </w:rPr>
                <w:delText>BAUD</w:delText>
              </w:r>
            </w:del>
          </w:p>
        </w:tc>
        <w:tc>
          <w:tcPr>
            <w:tcW w:w="2570" w:type="dxa"/>
            <w:tcBorders>
              <w:top w:val="nil"/>
              <w:bottom w:val="nil"/>
            </w:tcBorders>
            <w:shd w:val="clear" w:color="auto" w:fill="FFFFFF" w:themeFill="background1"/>
            <w:noWrap/>
          </w:tcPr>
          <w:p w14:paraId="3D714862" w14:textId="585DE162"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33" w:author="Anderson, Kenneth" w:date="2026-10-08T10:26:00Z" w16du:dateUtc="2026-10-08T14:26:00Z"/>
                <w:rFonts w:ascii="Times New Roman" w:eastAsia="Times New Roman" w:hAnsi="Times New Roman" w:cs="Times New Roman"/>
                <w:color w:val="000000"/>
                <w:sz w:val="20"/>
                <w:szCs w:val="20"/>
              </w:rPr>
            </w:pPr>
            <w:del w:id="4134" w:author="Anderson, Kenneth" w:date="2026-10-08T10:26:00Z" w16du:dateUtc="2026-10-08T14:26:00Z">
              <w:r w:rsidRPr="007E5245">
                <w:rPr>
                  <w:rFonts w:ascii="Times New Roman" w:eastAsia="Times New Roman" w:hAnsi="Times New Roman" w:cs="Times New Roman"/>
                  <w:color w:val="000000"/>
                  <w:sz w:val="20"/>
                  <w:szCs w:val="20"/>
                </w:rPr>
                <w:delText>Baughman Ditch</w:delText>
              </w:r>
            </w:del>
          </w:p>
        </w:tc>
        <w:tc>
          <w:tcPr>
            <w:tcW w:w="5006" w:type="dxa"/>
            <w:tcBorders>
              <w:top w:val="nil"/>
              <w:bottom w:val="nil"/>
            </w:tcBorders>
            <w:shd w:val="clear" w:color="auto" w:fill="FFFFFF" w:themeFill="background1"/>
          </w:tcPr>
          <w:p w14:paraId="3DF2B377" w14:textId="249C42EC"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35" w:author="Anderson, Kenneth" w:date="2026-10-08T10:26:00Z" w16du:dateUtc="2026-10-08T14:26:00Z"/>
                <w:rFonts w:ascii="Times New Roman" w:eastAsia="Times New Roman" w:hAnsi="Times New Roman" w:cs="Times New Roman"/>
                <w:color w:val="000000"/>
                <w:sz w:val="20"/>
                <w:szCs w:val="20"/>
              </w:rPr>
            </w:pPr>
            <w:del w:id="4136" w:author="Anderson, Kenneth" w:date="2026-10-08T10:26:00Z" w16du:dateUtc="2026-10-08T14:26:00Z">
              <w:r w:rsidRPr="007E5245">
                <w:rPr>
                  <w:rFonts w:ascii="Times New Roman" w:eastAsia="Times New Roman" w:hAnsi="Times New Roman" w:cs="Times New Roman"/>
                  <w:color w:val="000000"/>
                  <w:sz w:val="20"/>
                  <w:szCs w:val="20"/>
                </w:rPr>
                <w:delText>Baughman H2Ohio Wetland Restoration Project</w:delText>
              </w:r>
            </w:del>
          </w:p>
        </w:tc>
        <w:tc>
          <w:tcPr>
            <w:tcW w:w="2147" w:type="dxa"/>
            <w:tcBorders>
              <w:top w:val="nil"/>
              <w:bottom w:val="nil"/>
            </w:tcBorders>
            <w:shd w:val="clear" w:color="auto" w:fill="FFFFFF" w:themeFill="background1"/>
          </w:tcPr>
          <w:p w14:paraId="22DBAA3C" w14:textId="19C014CE"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37" w:author="Anderson, Kenneth" w:date="2026-10-08T10:26:00Z" w16du:dateUtc="2026-10-08T14:26:00Z"/>
                <w:rFonts w:ascii="Times New Roman" w:eastAsia="Times New Roman" w:hAnsi="Times New Roman" w:cs="Times New Roman"/>
                <w:sz w:val="20"/>
                <w:szCs w:val="20"/>
              </w:rPr>
            </w:pPr>
            <w:del w:id="4138" w:author="Anderson, Kenneth" w:date="2026-10-08T10:26:00Z" w16du:dateUtc="2026-10-08T14:26:00Z">
              <w:r w:rsidRPr="007E5245">
                <w:rPr>
                  <w:rFonts w:ascii="Times New Roman" w:eastAsia="Times New Roman" w:hAnsi="Times New Roman" w:cs="Times New Roman"/>
                  <w:color w:val="000000"/>
                  <w:sz w:val="20"/>
                  <w:szCs w:val="20"/>
                </w:rPr>
                <w:delText>Allen</w:delText>
              </w:r>
            </w:del>
          </w:p>
        </w:tc>
        <w:tc>
          <w:tcPr>
            <w:tcW w:w="2504" w:type="dxa"/>
            <w:tcBorders>
              <w:top w:val="single" w:sz="12" w:space="0" w:color="auto"/>
              <w:bottom w:val="nil"/>
            </w:tcBorders>
            <w:shd w:val="clear" w:color="auto" w:fill="FFFFFF" w:themeFill="background1"/>
          </w:tcPr>
          <w:p w14:paraId="601E76A5" w14:textId="78EAD7BB"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39" w:author="Anderson, Kenneth" w:date="2026-10-08T10:26:00Z" w16du:dateUtc="2026-10-08T14:26:00Z"/>
                <w:rFonts w:ascii="Times New Roman" w:eastAsia="Times New Roman" w:hAnsi="Times New Roman" w:cs="Times New Roman"/>
                <w:sz w:val="20"/>
                <w:szCs w:val="20"/>
              </w:rPr>
            </w:pPr>
          </w:p>
        </w:tc>
      </w:tr>
      <w:tr w:rsidR="00D24596" w:rsidRPr="007E5245" w14:paraId="2CC3A1B0" w14:textId="77777777" w:rsidTr="006C03D2">
        <w:tblPrEx>
          <w:tblW w:w="13230" w:type="dxa"/>
          <w:tblPrExChange w:id="4140" w:author="Anderson, Kenneth" w:date="2026-10-09T15:33:00Z" w16du:dateUtc="2026-10-09T19:33:00Z">
            <w:tblPrEx>
              <w:tblW w:w="13230" w:type="dxa"/>
            </w:tblPrEx>
          </w:tblPrExChange>
        </w:tblPrEx>
        <w:trPr>
          <w:trHeight w:val="300"/>
          <w:del w:id="4141" w:author="Anderson, Kenneth" w:date="2026-10-08T10:26:00Z"/>
          <w:trPrChange w:id="4142"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143" w:author="Anderson, Kenneth" w:date="2026-10-09T15:33:00Z" w16du:dateUtc="2026-10-09T19:33:00Z">
              <w:tcPr>
                <w:tcW w:w="1003" w:type="dxa"/>
                <w:tcBorders>
                  <w:top w:val="nil"/>
                  <w:bottom w:val="nil"/>
                </w:tcBorders>
                <w:shd w:val="clear" w:color="auto" w:fill="FFFFFF" w:themeFill="background1"/>
                <w:noWrap/>
              </w:tcPr>
            </w:tcPrChange>
          </w:tcPr>
          <w:p w14:paraId="0A7259EB" w14:textId="4B59BDAF" w:rsidR="00D24596" w:rsidRPr="007E5245" w:rsidRDefault="00D24596">
            <w:pPr>
              <w:rPr>
                <w:del w:id="4144" w:author="Anderson, Kenneth" w:date="2026-10-08T10:26:00Z" w16du:dateUtc="2026-10-08T14:26:00Z"/>
                <w:rFonts w:ascii="Times New Roman" w:eastAsia="Times New Roman" w:hAnsi="Times New Roman" w:cs="Times New Roman"/>
                <w:b w:val="0"/>
                <w:bCs w:val="0"/>
                <w:color w:val="000000"/>
                <w:sz w:val="20"/>
                <w:szCs w:val="20"/>
              </w:rPr>
            </w:pPr>
            <w:del w:id="4145" w:author="Anderson, Kenneth" w:date="2026-10-08T10:26:00Z" w16du:dateUtc="2026-10-08T14:26:00Z">
              <w:r w:rsidRPr="007E5245">
                <w:rPr>
                  <w:rFonts w:ascii="Times New Roman" w:eastAsia="Times New Roman" w:hAnsi="Times New Roman" w:cs="Times New Roman"/>
                  <w:b w:val="0"/>
                  <w:bCs w:val="0"/>
                  <w:color w:val="000000"/>
                  <w:sz w:val="20"/>
                  <w:szCs w:val="20"/>
                </w:rPr>
                <w:delText>BRIC</w:delText>
              </w:r>
            </w:del>
          </w:p>
        </w:tc>
        <w:tc>
          <w:tcPr>
            <w:tcW w:w="2570" w:type="dxa"/>
            <w:tcBorders>
              <w:top w:val="nil"/>
              <w:bottom w:val="nil"/>
            </w:tcBorders>
            <w:shd w:val="clear" w:color="auto" w:fill="FFFFFF" w:themeFill="background1"/>
            <w:noWrap/>
            <w:tcPrChange w:id="4146" w:author="Anderson, Kenneth" w:date="2026-10-09T15:33:00Z" w16du:dateUtc="2026-10-09T19:33:00Z">
              <w:tcPr>
                <w:tcW w:w="2570" w:type="dxa"/>
                <w:tcBorders>
                  <w:top w:val="nil"/>
                  <w:bottom w:val="nil"/>
                </w:tcBorders>
                <w:shd w:val="clear" w:color="auto" w:fill="FFFFFF" w:themeFill="background1"/>
                <w:noWrap/>
              </w:tcPr>
            </w:tcPrChange>
          </w:tcPr>
          <w:p w14:paraId="5FF04517" w14:textId="4CCEBEE3" w:rsidR="00D24596" w:rsidRPr="007E5245" w:rsidRDefault="00D24596">
            <w:pPr>
              <w:cnfStyle w:val="000000000000" w:firstRow="0" w:lastRow="0" w:firstColumn="0" w:lastColumn="0" w:oddVBand="0" w:evenVBand="0" w:oddHBand="0" w:evenHBand="0" w:firstRowFirstColumn="0" w:firstRowLastColumn="0" w:lastRowFirstColumn="0" w:lastRowLastColumn="0"/>
              <w:rPr>
                <w:del w:id="4147" w:author="Anderson, Kenneth" w:date="2026-10-08T10:26:00Z" w16du:dateUtc="2026-10-08T14:26:00Z"/>
                <w:rFonts w:ascii="Times New Roman" w:eastAsia="Times New Roman" w:hAnsi="Times New Roman" w:cs="Times New Roman"/>
                <w:color w:val="000000"/>
                <w:sz w:val="20"/>
                <w:szCs w:val="20"/>
              </w:rPr>
            </w:pPr>
            <w:del w:id="4148" w:author="Anderson, Kenneth" w:date="2026-10-08T10:26:00Z" w16du:dateUtc="2026-10-08T14:26:00Z">
              <w:r w:rsidRPr="007E5245">
                <w:rPr>
                  <w:rFonts w:ascii="Times New Roman" w:eastAsia="Times New Roman" w:hAnsi="Times New Roman" w:cs="Times New Roman"/>
                  <w:color w:val="000000"/>
                  <w:sz w:val="20"/>
                  <w:szCs w:val="20"/>
                </w:rPr>
                <w:delText>Bright Wetland</w:delText>
              </w:r>
            </w:del>
          </w:p>
        </w:tc>
        <w:tc>
          <w:tcPr>
            <w:tcW w:w="5006" w:type="dxa"/>
            <w:tcBorders>
              <w:top w:val="nil"/>
              <w:bottom w:val="nil"/>
            </w:tcBorders>
            <w:shd w:val="clear" w:color="auto" w:fill="FFFFFF" w:themeFill="background1"/>
            <w:tcPrChange w:id="4149" w:author="Anderson, Kenneth" w:date="2026-10-09T15:33:00Z" w16du:dateUtc="2026-10-09T19:33:00Z">
              <w:tcPr>
                <w:tcW w:w="5006" w:type="dxa"/>
                <w:tcBorders>
                  <w:top w:val="nil"/>
                  <w:bottom w:val="nil"/>
                </w:tcBorders>
                <w:shd w:val="clear" w:color="auto" w:fill="FFFFFF" w:themeFill="background1"/>
              </w:tcPr>
            </w:tcPrChange>
          </w:tcPr>
          <w:p w14:paraId="1F977074" w14:textId="327DDBEA" w:rsidR="00D24596" w:rsidRPr="007E5245" w:rsidRDefault="00D24596">
            <w:pPr>
              <w:cnfStyle w:val="000000000000" w:firstRow="0" w:lastRow="0" w:firstColumn="0" w:lastColumn="0" w:oddVBand="0" w:evenVBand="0" w:oddHBand="0" w:evenHBand="0" w:firstRowFirstColumn="0" w:firstRowLastColumn="0" w:lastRowFirstColumn="0" w:lastRowLastColumn="0"/>
              <w:rPr>
                <w:del w:id="4150" w:author="Anderson, Kenneth" w:date="2026-10-08T10:26:00Z" w16du:dateUtc="2026-10-08T14:26:00Z"/>
                <w:rFonts w:ascii="Times New Roman" w:eastAsia="Times New Roman" w:hAnsi="Times New Roman" w:cs="Times New Roman"/>
                <w:color w:val="000000"/>
                <w:sz w:val="20"/>
                <w:szCs w:val="20"/>
              </w:rPr>
            </w:pPr>
            <w:del w:id="4151" w:author="Anderson, Kenneth" w:date="2026-10-08T10:26:00Z" w16du:dateUtc="2026-10-08T14:26:00Z">
              <w:r w:rsidRPr="007E5245">
                <w:rPr>
                  <w:rFonts w:ascii="Times New Roman" w:eastAsia="Times New Roman" w:hAnsi="Times New Roman" w:cs="Times New Roman"/>
                  <w:color w:val="000000"/>
                  <w:sz w:val="20"/>
                  <w:szCs w:val="20"/>
                </w:rPr>
                <w:delText>Bright Conservation Area Wetland Restoration Initiative</w:delText>
              </w:r>
            </w:del>
          </w:p>
        </w:tc>
        <w:tc>
          <w:tcPr>
            <w:tcW w:w="2147" w:type="dxa"/>
            <w:tcBorders>
              <w:top w:val="nil"/>
              <w:bottom w:val="nil"/>
            </w:tcBorders>
            <w:shd w:val="clear" w:color="auto" w:fill="FFFFFF" w:themeFill="background1"/>
            <w:tcPrChange w:id="4152" w:author="Anderson, Kenneth" w:date="2026-10-09T15:33:00Z" w16du:dateUtc="2026-10-09T19:33:00Z">
              <w:tcPr>
                <w:tcW w:w="2147" w:type="dxa"/>
                <w:tcBorders>
                  <w:top w:val="nil"/>
                  <w:bottom w:val="nil"/>
                </w:tcBorders>
                <w:shd w:val="clear" w:color="auto" w:fill="FFFFFF" w:themeFill="background1"/>
              </w:tcPr>
            </w:tcPrChange>
          </w:tcPr>
          <w:p w14:paraId="0FC1D79A" w14:textId="216A647F" w:rsidR="00D24596" w:rsidRPr="007E5245" w:rsidRDefault="00D24596">
            <w:pPr>
              <w:cnfStyle w:val="000000000000" w:firstRow="0" w:lastRow="0" w:firstColumn="0" w:lastColumn="0" w:oddVBand="0" w:evenVBand="0" w:oddHBand="0" w:evenHBand="0" w:firstRowFirstColumn="0" w:firstRowLastColumn="0" w:lastRowFirstColumn="0" w:lastRowLastColumn="0"/>
              <w:rPr>
                <w:del w:id="4153" w:author="Anderson, Kenneth" w:date="2026-10-08T10:26:00Z" w16du:dateUtc="2026-10-08T14:26:00Z"/>
                <w:rFonts w:ascii="Times New Roman" w:eastAsia="Times New Roman" w:hAnsi="Times New Roman" w:cs="Times New Roman"/>
                <w:color w:val="000000"/>
                <w:sz w:val="20"/>
                <w:szCs w:val="20"/>
              </w:rPr>
            </w:pPr>
            <w:del w:id="4154" w:author="Anderson, Kenneth" w:date="2026-10-08T10:26:00Z" w16du:dateUtc="2026-10-08T14:26:00Z">
              <w:r w:rsidRPr="007E5245">
                <w:rPr>
                  <w:rFonts w:ascii="Times New Roman" w:eastAsia="Times New Roman" w:hAnsi="Times New Roman" w:cs="Times New Roman"/>
                  <w:color w:val="000000"/>
                  <w:sz w:val="20"/>
                  <w:szCs w:val="20"/>
                </w:rPr>
                <w:delText>Hancock</w:delText>
              </w:r>
            </w:del>
          </w:p>
        </w:tc>
        <w:tc>
          <w:tcPr>
            <w:tcW w:w="2504" w:type="dxa"/>
            <w:tcBorders>
              <w:top w:val="nil"/>
              <w:bottom w:val="nil"/>
            </w:tcBorders>
            <w:shd w:val="clear" w:color="auto" w:fill="FFFFFF" w:themeFill="background1"/>
            <w:tcPrChange w:id="4155" w:author="Anderson, Kenneth" w:date="2026-10-09T15:33:00Z" w16du:dateUtc="2026-10-09T19:33:00Z">
              <w:tcPr>
                <w:tcW w:w="2504" w:type="dxa"/>
                <w:tcBorders>
                  <w:top w:val="nil"/>
                  <w:bottom w:val="nil"/>
                </w:tcBorders>
                <w:shd w:val="clear" w:color="auto" w:fill="FFFFFF" w:themeFill="background1"/>
              </w:tcPr>
            </w:tcPrChange>
          </w:tcPr>
          <w:p w14:paraId="1A78F109" w14:textId="099E105E" w:rsidR="00D24596" w:rsidRPr="007E5245" w:rsidRDefault="00D24596">
            <w:pPr>
              <w:cnfStyle w:val="000000000000" w:firstRow="0" w:lastRow="0" w:firstColumn="0" w:lastColumn="0" w:oddVBand="0" w:evenVBand="0" w:oddHBand="0" w:evenHBand="0" w:firstRowFirstColumn="0" w:firstRowLastColumn="0" w:lastRowFirstColumn="0" w:lastRowLastColumn="0"/>
              <w:rPr>
                <w:del w:id="4156" w:author="Anderson, Kenneth" w:date="2026-10-08T10:26:00Z" w16du:dateUtc="2026-10-08T14:26:00Z"/>
                <w:rFonts w:ascii="Times New Roman" w:eastAsia="Times New Roman" w:hAnsi="Times New Roman" w:cs="Times New Roman"/>
                <w:color w:val="000000"/>
                <w:sz w:val="20"/>
                <w:szCs w:val="20"/>
              </w:rPr>
            </w:pPr>
            <w:del w:id="4157" w:author="Anderson, Kenneth" w:date="2026-10-08T10:26:00Z" w16du:dateUtc="2026-10-08T14:26:00Z">
              <w:r w:rsidRPr="007E5245">
                <w:rPr>
                  <w:rFonts w:ascii="Times New Roman" w:eastAsia="Times New Roman" w:hAnsi="Times New Roman" w:cs="Times New Roman"/>
                  <w:color w:val="000000"/>
                  <w:sz w:val="20"/>
                  <w:szCs w:val="20"/>
                </w:rPr>
                <w:delText>Flow-through, depressional</w:delText>
              </w:r>
            </w:del>
          </w:p>
        </w:tc>
      </w:tr>
      <w:tr w:rsidR="00D24596" w:rsidRPr="007E5245" w14:paraId="5F37A00D" w14:textId="77777777">
        <w:trPr>
          <w:cnfStyle w:val="000000100000" w:firstRow="0" w:lastRow="0" w:firstColumn="0" w:lastColumn="0" w:oddVBand="0" w:evenVBand="0" w:oddHBand="1" w:evenHBand="0" w:firstRowFirstColumn="0" w:firstRowLastColumn="0" w:lastRowFirstColumn="0" w:lastRowLastColumn="0"/>
          <w:trHeight w:val="300"/>
          <w:del w:id="4158" w:author="Anderson, Kenneth" w:date="2026-10-08T10:26:00Z"/>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
          <w:p w14:paraId="681EB859" w14:textId="1A58DB0D" w:rsidR="00D24596" w:rsidRPr="007E5245" w:rsidRDefault="00D24596">
            <w:pPr>
              <w:rPr>
                <w:del w:id="4159" w:author="Anderson, Kenneth" w:date="2026-10-08T10:26:00Z" w16du:dateUtc="2026-10-08T14:26:00Z"/>
                <w:rFonts w:ascii="Times New Roman" w:eastAsia="Times New Roman" w:hAnsi="Times New Roman" w:cs="Times New Roman"/>
                <w:b w:val="0"/>
                <w:bCs w:val="0"/>
                <w:color w:val="000000"/>
                <w:sz w:val="20"/>
                <w:szCs w:val="20"/>
              </w:rPr>
            </w:pPr>
            <w:del w:id="4160" w:author="Anderson, Kenneth" w:date="2026-10-08T10:26:00Z" w16du:dateUtc="2026-10-08T14:26:00Z">
              <w:r w:rsidRPr="007E5245">
                <w:rPr>
                  <w:rFonts w:ascii="Times New Roman" w:eastAsia="Times New Roman" w:hAnsi="Times New Roman" w:cs="Times New Roman"/>
                  <w:b w:val="0"/>
                  <w:bCs w:val="0"/>
                  <w:color w:val="000000"/>
                  <w:sz w:val="20"/>
                  <w:szCs w:val="20"/>
                </w:rPr>
                <w:delText>BROP</w:delText>
              </w:r>
            </w:del>
          </w:p>
        </w:tc>
        <w:tc>
          <w:tcPr>
            <w:tcW w:w="2570" w:type="dxa"/>
            <w:tcBorders>
              <w:top w:val="nil"/>
              <w:bottom w:val="nil"/>
            </w:tcBorders>
            <w:shd w:val="clear" w:color="auto" w:fill="FFFFFF" w:themeFill="background1"/>
            <w:noWrap/>
          </w:tcPr>
          <w:p w14:paraId="7D931F3F" w14:textId="5DD853B1"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61" w:author="Anderson, Kenneth" w:date="2026-10-08T10:26:00Z" w16du:dateUtc="2026-10-08T14:26:00Z"/>
                <w:rFonts w:ascii="Times New Roman" w:eastAsia="Times New Roman" w:hAnsi="Times New Roman" w:cs="Times New Roman"/>
                <w:color w:val="000000"/>
                <w:sz w:val="20"/>
                <w:szCs w:val="20"/>
              </w:rPr>
            </w:pPr>
            <w:del w:id="4162" w:author="Anderson, Kenneth" w:date="2026-10-08T10:26:00Z" w16du:dateUtc="2026-10-08T14:26:00Z">
              <w:r w:rsidRPr="007E5245">
                <w:rPr>
                  <w:rFonts w:ascii="Times New Roman" w:eastAsia="Times New Roman" w:hAnsi="Times New Roman" w:cs="Times New Roman"/>
                  <w:color w:val="000000"/>
                  <w:sz w:val="20"/>
                  <w:szCs w:val="20"/>
                </w:rPr>
                <w:delText>Brooks Park</w:delText>
              </w:r>
            </w:del>
          </w:p>
        </w:tc>
        <w:tc>
          <w:tcPr>
            <w:tcW w:w="5006" w:type="dxa"/>
            <w:tcBorders>
              <w:top w:val="nil"/>
              <w:bottom w:val="nil"/>
            </w:tcBorders>
            <w:shd w:val="clear" w:color="auto" w:fill="FFFFFF" w:themeFill="background1"/>
          </w:tcPr>
          <w:p w14:paraId="1022A9D4" w14:textId="4F0FA290"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63" w:author="Anderson, Kenneth" w:date="2026-10-08T10:26:00Z" w16du:dateUtc="2026-10-08T14:26:00Z"/>
                <w:rFonts w:ascii="Times New Roman" w:eastAsia="Times New Roman" w:hAnsi="Times New Roman" w:cs="Times New Roman"/>
                <w:color w:val="000000"/>
                <w:sz w:val="20"/>
                <w:szCs w:val="20"/>
              </w:rPr>
            </w:pPr>
            <w:del w:id="4164" w:author="Anderson, Kenneth" w:date="2026-10-08T10:26:00Z" w16du:dateUtc="2026-10-08T14:26:00Z">
              <w:r w:rsidRPr="007E5245">
                <w:rPr>
                  <w:rFonts w:ascii="Times New Roman" w:eastAsia="Times New Roman" w:hAnsi="Times New Roman" w:cs="Times New Roman"/>
                  <w:color w:val="000000"/>
                  <w:sz w:val="20"/>
                  <w:szCs w:val="20"/>
                </w:rPr>
                <w:delText>Brooks Park Wetland Creation &amp; Water Quality Initiative</w:delText>
              </w:r>
            </w:del>
          </w:p>
        </w:tc>
        <w:tc>
          <w:tcPr>
            <w:tcW w:w="2147" w:type="dxa"/>
            <w:tcBorders>
              <w:top w:val="nil"/>
              <w:bottom w:val="nil"/>
            </w:tcBorders>
            <w:shd w:val="clear" w:color="auto" w:fill="FFFFFF" w:themeFill="background1"/>
          </w:tcPr>
          <w:p w14:paraId="1CD9D9E6" w14:textId="25DC526B"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65" w:author="Anderson, Kenneth" w:date="2026-10-08T10:26:00Z" w16du:dateUtc="2026-10-08T14:26:00Z"/>
                <w:rFonts w:ascii="Times New Roman" w:eastAsia="Times New Roman" w:hAnsi="Times New Roman" w:cs="Times New Roman"/>
                <w:color w:val="000000"/>
                <w:sz w:val="20"/>
                <w:szCs w:val="20"/>
              </w:rPr>
            </w:pPr>
            <w:del w:id="4166" w:author="Anderson, Kenneth" w:date="2026-10-08T10:26:00Z" w16du:dateUtc="2026-10-08T14:26:00Z">
              <w:r w:rsidRPr="007E5245">
                <w:rPr>
                  <w:rFonts w:ascii="Times New Roman" w:eastAsia="Times New Roman" w:hAnsi="Times New Roman" w:cs="Times New Roman"/>
                  <w:color w:val="000000"/>
                  <w:sz w:val="20"/>
                  <w:szCs w:val="20"/>
                </w:rPr>
                <w:delText>Fairfield</w:delText>
              </w:r>
            </w:del>
          </w:p>
        </w:tc>
        <w:tc>
          <w:tcPr>
            <w:tcW w:w="2504" w:type="dxa"/>
            <w:tcBorders>
              <w:top w:val="nil"/>
              <w:bottom w:val="nil"/>
            </w:tcBorders>
            <w:shd w:val="clear" w:color="auto" w:fill="FFFFFF" w:themeFill="background1"/>
          </w:tcPr>
          <w:p w14:paraId="6C8902A7" w14:textId="1052A020"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67" w:author="Anderson, Kenneth" w:date="2026-10-08T10:26:00Z" w16du:dateUtc="2026-10-08T14:26:00Z"/>
                <w:rFonts w:ascii="Times New Roman" w:eastAsia="Times New Roman" w:hAnsi="Times New Roman" w:cs="Times New Roman"/>
                <w:color w:val="000000"/>
                <w:sz w:val="20"/>
                <w:szCs w:val="20"/>
              </w:rPr>
            </w:pPr>
            <w:del w:id="4168" w:author="Anderson, Kenneth" w:date="2026-10-08T10:26:00Z" w16du:dateUtc="2026-10-08T14:26:00Z">
              <w:r w:rsidRPr="007E5245">
                <w:rPr>
                  <w:rFonts w:ascii="Times New Roman" w:eastAsia="Times New Roman" w:hAnsi="Times New Roman" w:cs="Times New Roman"/>
                  <w:color w:val="000000"/>
                  <w:sz w:val="20"/>
                  <w:szCs w:val="20"/>
                </w:rPr>
                <w:delText>Depressional</w:delText>
              </w:r>
            </w:del>
          </w:p>
        </w:tc>
      </w:tr>
      <w:tr w:rsidR="00D24596" w:rsidRPr="007E5245" w14:paraId="5FC04D18" w14:textId="77777777" w:rsidTr="006C03D2">
        <w:tblPrEx>
          <w:tblW w:w="13230" w:type="dxa"/>
          <w:tblPrExChange w:id="4169" w:author="Anderson, Kenneth" w:date="2026-10-09T15:33:00Z" w16du:dateUtc="2026-10-09T19:33:00Z">
            <w:tblPrEx>
              <w:tblW w:w="13230" w:type="dxa"/>
            </w:tblPrEx>
          </w:tblPrExChange>
        </w:tblPrEx>
        <w:trPr>
          <w:trHeight w:val="300"/>
          <w:del w:id="4170" w:author="Anderson, Kenneth" w:date="2026-10-08T10:26:00Z"/>
          <w:trPrChange w:id="4171"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172" w:author="Anderson, Kenneth" w:date="2026-10-09T15:33:00Z" w16du:dateUtc="2026-10-09T19:33:00Z">
              <w:tcPr>
                <w:tcW w:w="1003" w:type="dxa"/>
                <w:tcBorders>
                  <w:top w:val="nil"/>
                  <w:bottom w:val="nil"/>
                </w:tcBorders>
                <w:shd w:val="clear" w:color="auto" w:fill="FFFFFF" w:themeFill="background1"/>
                <w:noWrap/>
              </w:tcPr>
            </w:tcPrChange>
          </w:tcPr>
          <w:p w14:paraId="7403F566" w14:textId="3BD50824" w:rsidR="00D24596" w:rsidRPr="007E5245" w:rsidRDefault="00D24596">
            <w:pPr>
              <w:rPr>
                <w:del w:id="4173" w:author="Anderson, Kenneth" w:date="2026-10-08T10:26:00Z" w16du:dateUtc="2026-10-08T14:26:00Z"/>
                <w:rFonts w:ascii="Times New Roman" w:eastAsia="Times New Roman" w:hAnsi="Times New Roman" w:cs="Times New Roman"/>
                <w:b w:val="0"/>
                <w:bCs w:val="0"/>
                <w:color w:val="000000"/>
                <w:sz w:val="20"/>
                <w:szCs w:val="20"/>
              </w:rPr>
            </w:pPr>
            <w:del w:id="4174" w:author="Anderson, Kenneth" w:date="2026-10-08T10:26:00Z" w16du:dateUtc="2026-10-08T14:26:00Z">
              <w:r w:rsidRPr="007E5245">
                <w:rPr>
                  <w:rFonts w:ascii="Times New Roman" w:eastAsia="Times New Roman" w:hAnsi="Times New Roman" w:cs="Times New Roman"/>
                  <w:b w:val="0"/>
                  <w:bCs w:val="0"/>
                  <w:color w:val="000000"/>
                  <w:sz w:val="20"/>
                  <w:szCs w:val="20"/>
                </w:rPr>
                <w:delText>BWLK</w:delText>
              </w:r>
            </w:del>
          </w:p>
        </w:tc>
        <w:tc>
          <w:tcPr>
            <w:tcW w:w="2570" w:type="dxa"/>
            <w:tcBorders>
              <w:top w:val="nil"/>
              <w:bottom w:val="nil"/>
            </w:tcBorders>
            <w:shd w:val="clear" w:color="auto" w:fill="FFFFFF" w:themeFill="background1"/>
            <w:noWrap/>
            <w:tcPrChange w:id="4175" w:author="Anderson, Kenneth" w:date="2026-10-09T15:33:00Z" w16du:dateUtc="2026-10-09T19:33:00Z">
              <w:tcPr>
                <w:tcW w:w="2570" w:type="dxa"/>
                <w:tcBorders>
                  <w:top w:val="nil"/>
                  <w:bottom w:val="nil"/>
                </w:tcBorders>
                <w:shd w:val="clear" w:color="auto" w:fill="FFFFFF" w:themeFill="background1"/>
                <w:noWrap/>
              </w:tcPr>
            </w:tcPrChange>
          </w:tcPr>
          <w:p w14:paraId="56EA52B9" w14:textId="76A62916" w:rsidR="00D24596" w:rsidRPr="007E5245" w:rsidRDefault="00D24596">
            <w:pPr>
              <w:cnfStyle w:val="000000000000" w:firstRow="0" w:lastRow="0" w:firstColumn="0" w:lastColumn="0" w:oddVBand="0" w:evenVBand="0" w:oddHBand="0" w:evenHBand="0" w:firstRowFirstColumn="0" w:firstRowLastColumn="0" w:lastRowFirstColumn="0" w:lastRowLastColumn="0"/>
              <w:rPr>
                <w:del w:id="4176" w:author="Anderson, Kenneth" w:date="2026-10-08T10:26:00Z" w16du:dateUtc="2026-10-08T14:26:00Z"/>
                <w:rFonts w:ascii="Times New Roman" w:eastAsia="Times New Roman" w:hAnsi="Times New Roman" w:cs="Times New Roman"/>
                <w:color w:val="000000"/>
                <w:sz w:val="20"/>
                <w:szCs w:val="20"/>
              </w:rPr>
            </w:pPr>
            <w:del w:id="4177" w:author="Anderson, Kenneth" w:date="2026-10-08T10:26:00Z" w16du:dateUtc="2026-10-08T14:26:00Z">
              <w:r w:rsidRPr="007E5245">
                <w:rPr>
                  <w:rFonts w:ascii="Times New Roman" w:eastAsia="Times New Roman" w:hAnsi="Times New Roman" w:cs="Times New Roman"/>
                  <w:color w:val="000000"/>
                  <w:sz w:val="20"/>
                  <w:szCs w:val="20"/>
                </w:rPr>
                <w:delText>Burntwood-Langenkamp</w:delText>
              </w:r>
            </w:del>
          </w:p>
        </w:tc>
        <w:tc>
          <w:tcPr>
            <w:tcW w:w="5006" w:type="dxa"/>
            <w:tcBorders>
              <w:top w:val="nil"/>
              <w:bottom w:val="nil"/>
            </w:tcBorders>
            <w:shd w:val="clear" w:color="auto" w:fill="FFFFFF" w:themeFill="background1"/>
            <w:tcPrChange w:id="4178" w:author="Anderson, Kenneth" w:date="2026-10-09T15:33:00Z" w16du:dateUtc="2026-10-09T19:33:00Z">
              <w:tcPr>
                <w:tcW w:w="5006" w:type="dxa"/>
                <w:tcBorders>
                  <w:top w:val="nil"/>
                  <w:bottom w:val="nil"/>
                </w:tcBorders>
                <w:shd w:val="clear" w:color="auto" w:fill="FFFFFF" w:themeFill="background1"/>
              </w:tcPr>
            </w:tcPrChange>
          </w:tcPr>
          <w:p w14:paraId="76746908" w14:textId="5F83334A" w:rsidR="00D24596" w:rsidRPr="007E5245" w:rsidRDefault="00D24596">
            <w:pPr>
              <w:cnfStyle w:val="000000000000" w:firstRow="0" w:lastRow="0" w:firstColumn="0" w:lastColumn="0" w:oddVBand="0" w:evenVBand="0" w:oddHBand="0" w:evenHBand="0" w:firstRowFirstColumn="0" w:firstRowLastColumn="0" w:lastRowFirstColumn="0" w:lastRowLastColumn="0"/>
              <w:rPr>
                <w:del w:id="4179" w:author="Anderson, Kenneth" w:date="2026-10-08T10:26:00Z" w16du:dateUtc="2026-10-08T14:26:00Z"/>
                <w:rFonts w:ascii="Times New Roman" w:eastAsia="Times New Roman" w:hAnsi="Times New Roman" w:cs="Times New Roman"/>
                <w:color w:val="000000"/>
                <w:sz w:val="20"/>
                <w:szCs w:val="20"/>
              </w:rPr>
            </w:pPr>
            <w:del w:id="4180" w:author="Anderson, Kenneth" w:date="2026-10-08T10:26:00Z" w16du:dateUtc="2026-10-08T14:26:00Z">
              <w:r w:rsidRPr="007E5245">
                <w:rPr>
                  <w:rFonts w:ascii="Times New Roman" w:eastAsia="Times New Roman" w:hAnsi="Times New Roman" w:cs="Times New Roman"/>
                  <w:color w:val="000000"/>
                  <w:sz w:val="20"/>
                  <w:szCs w:val="20"/>
                </w:rPr>
                <w:delText>Burntwood-Langenkamp Wetland Conservation Area</w:delText>
              </w:r>
            </w:del>
          </w:p>
        </w:tc>
        <w:tc>
          <w:tcPr>
            <w:tcW w:w="2147" w:type="dxa"/>
            <w:tcBorders>
              <w:top w:val="nil"/>
              <w:bottom w:val="nil"/>
            </w:tcBorders>
            <w:shd w:val="clear" w:color="auto" w:fill="FFFFFF" w:themeFill="background1"/>
            <w:tcPrChange w:id="4181" w:author="Anderson, Kenneth" w:date="2026-10-09T15:33:00Z" w16du:dateUtc="2026-10-09T19:33:00Z">
              <w:tcPr>
                <w:tcW w:w="2147" w:type="dxa"/>
                <w:tcBorders>
                  <w:top w:val="nil"/>
                  <w:bottom w:val="nil"/>
                </w:tcBorders>
                <w:shd w:val="clear" w:color="auto" w:fill="FFFFFF" w:themeFill="background1"/>
              </w:tcPr>
            </w:tcPrChange>
          </w:tcPr>
          <w:p w14:paraId="6AEE5256" w14:textId="4753994A" w:rsidR="00D24596" w:rsidRPr="007E5245" w:rsidRDefault="00D24596">
            <w:pPr>
              <w:cnfStyle w:val="000000000000" w:firstRow="0" w:lastRow="0" w:firstColumn="0" w:lastColumn="0" w:oddVBand="0" w:evenVBand="0" w:oddHBand="0" w:evenHBand="0" w:firstRowFirstColumn="0" w:firstRowLastColumn="0" w:lastRowFirstColumn="0" w:lastRowLastColumn="0"/>
              <w:rPr>
                <w:del w:id="4182" w:author="Anderson, Kenneth" w:date="2026-10-08T10:26:00Z" w16du:dateUtc="2026-10-08T14:26:00Z"/>
                <w:rFonts w:ascii="Times New Roman" w:eastAsia="Times New Roman" w:hAnsi="Times New Roman" w:cs="Times New Roman"/>
                <w:color w:val="000000"/>
                <w:sz w:val="20"/>
                <w:szCs w:val="20"/>
              </w:rPr>
            </w:pPr>
            <w:del w:id="4183" w:author="Anderson, Kenneth" w:date="2026-10-08T10:26:00Z" w16du:dateUtc="2026-10-08T14:26:00Z">
              <w:r w:rsidRPr="007E5245">
                <w:rPr>
                  <w:rFonts w:ascii="Times New Roman" w:eastAsia="Times New Roman" w:hAnsi="Times New Roman" w:cs="Times New Roman"/>
                  <w:color w:val="000000"/>
                  <w:sz w:val="20"/>
                  <w:szCs w:val="20"/>
                </w:rPr>
                <w:delText>Mercer</w:delText>
              </w:r>
            </w:del>
          </w:p>
        </w:tc>
        <w:tc>
          <w:tcPr>
            <w:tcW w:w="2504" w:type="dxa"/>
            <w:tcBorders>
              <w:top w:val="nil"/>
              <w:bottom w:val="nil"/>
            </w:tcBorders>
            <w:shd w:val="clear" w:color="auto" w:fill="FFFFFF" w:themeFill="background1"/>
            <w:tcPrChange w:id="4184" w:author="Anderson, Kenneth" w:date="2026-10-09T15:33:00Z" w16du:dateUtc="2026-10-09T19:33:00Z">
              <w:tcPr>
                <w:tcW w:w="2504" w:type="dxa"/>
                <w:tcBorders>
                  <w:top w:val="nil"/>
                  <w:bottom w:val="nil"/>
                </w:tcBorders>
                <w:shd w:val="clear" w:color="auto" w:fill="FFFFFF" w:themeFill="background1"/>
              </w:tcPr>
            </w:tcPrChange>
          </w:tcPr>
          <w:p w14:paraId="53D9A5F3" w14:textId="6D2C8BF0" w:rsidR="00D24596" w:rsidRPr="007E5245" w:rsidRDefault="00D24596">
            <w:pPr>
              <w:cnfStyle w:val="000000000000" w:firstRow="0" w:lastRow="0" w:firstColumn="0" w:lastColumn="0" w:oddVBand="0" w:evenVBand="0" w:oddHBand="0" w:evenHBand="0" w:firstRowFirstColumn="0" w:firstRowLastColumn="0" w:lastRowFirstColumn="0" w:lastRowLastColumn="0"/>
              <w:rPr>
                <w:del w:id="4185" w:author="Anderson, Kenneth" w:date="2026-10-08T10:26:00Z" w16du:dateUtc="2026-10-08T14:26:00Z"/>
                <w:rFonts w:ascii="Times New Roman" w:eastAsia="Times New Roman" w:hAnsi="Times New Roman" w:cs="Times New Roman"/>
                <w:color w:val="000000"/>
                <w:sz w:val="20"/>
                <w:szCs w:val="20"/>
              </w:rPr>
            </w:pPr>
            <w:del w:id="4186" w:author="Anderson, Kenneth" w:date="2026-10-08T10:26:00Z" w16du:dateUtc="2026-10-08T14:26:00Z">
              <w:r w:rsidRPr="007E5245">
                <w:rPr>
                  <w:rFonts w:ascii="Times New Roman" w:eastAsia="Times New Roman" w:hAnsi="Times New Roman" w:cs="Times New Roman"/>
                  <w:color w:val="000000"/>
                  <w:sz w:val="20"/>
                  <w:szCs w:val="20"/>
                </w:rPr>
                <w:delText>Isolated</w:delText>
              </w:r>
            </w:del>
          </w:p>
        </w:tc>
      </w:tr>
      <w:tr w:rsidR="00D24596" w:rsidRPr="007E5245" w14:paraId="7CD983B1" w14:textId="77777777" w:rsidTr="006C03D2">
        <w:tblPrEx>
          <w:tblW w:w="13230" w:type="dxa"/>
          <w:tblPrExChange w:id="4187" w:author="Anderson, Kenneth" w:date="2026-10-09T15:33:00Z" w16du:dateUtc="2026-10-09T19:33:00Z">
            <w:tblPrEx>
              <w:tblW w:w="13230" w:type="dxa"/>
            </w:tblPrEx>
          </w:tblPrExChange>
        </w:tblPrEx>
        <w:trPr>
          <w:cnfStyle w:val="000000100000" w:firstRow="0" w:lastRow="0" w:firstColumn="0" w:lastColumn="0" w:oddVBand="0" w:evenVBand="0" w:oddHBand="1" w:evenHBand="0" w:firstRowFirstColumn="0" w:firstRowLastColumn="0" w:lastRowFirstColumn="0" w:lastRowLastColumn="0"/>
          <w:trHeight w:val="300"/>
          <w:del w:id="4188" w:author="Anderson, Kenneth" w:date="2026-10-08T10:26:00Z"/>
          <w:trPrChange w:id="4189"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190" w:author="Anderson, Kenneth" w:date="2026-10-09T15:33:00Z" w16du:dateUtc="2026-10-09T19:33:00Z">
              <w:tcPr>
                <w:tcW w:w="1003" w:type="dxa"/>
                <w:tcBorders>
                  <w:top w:val="nil"/>
                  <w:bottom w:val="nil"/>
                </w:tcBorders>
                <w:shd w:val="clear" w:color="auto" w:fill="FFFFFF" w:themeFill="background1"/>
                <w:noWrap/>
              </w:tcPr>
            </w:tcPrChange>
          </w:tcPr>
          <w:p w14:paraId="6F5A682F" w14:textId="0F5E7522" w:rsidR="00D24596" w:rsidRPr="007E5245" w:rsidRDefault="00D24596">
            <w:pPr>
              <w:cnfStyle w:val="001000100000" w:firstRow="0" w:lastRow="0" w:firstColumn="1" w:lastColumn="0" w:oddVBand="0" w:evenVBand="0" w:oddHBand="1" w:evenHBand="0" w:firstRowFirstColumn="0" w:firstRowLastColumn="0" w:lastRowFirstColumn="0" w:lastRowLastColumn="0"/>
              <w:rPr>
                <w:del w:id="4191" w:author="Anderson, Kenneth" w:date="2026-10-08T10:26:00Z" w16du:dateUtc="2026-10-08T14:26:00Z"/>
                <w:rFonts w:ascii="Times New Roman" w:eastAsia="Times New Roman" w:hAnsi="Times New Roman" w:cs="Times New Roman"/>
                <w:b w:val="0"/>
                <w:bCs w:val="0"/>
                <w:color w:val="000000"/>
                <w:sz w:val="20"/>
                <w:szCs w:val="20"/>
              </w:rPr>
            </w:pPr>
            <w:del w:id="4192" w:author="Anderson, Kenneth" w:date="2026-10-08T10:26:00Z" w16du:dateUtc="2026-10-08T14:26:00Z">
              <w:r w:rsidRPr="007E5245">
                <w:rPr>
                  <w:rFonts w:ascii="Times New Roman" w:eastAsia="Times New Roman" w:hAnsi="Times New Roman" w:cs="Times New Roman"/>
                  <w:b w:val="0"/>
                  <w:bCs w:val="0"/>
                  <w:color w:val="000000"/>
                  <w:sz w:val="20"/>
                  <w:szCs w:val="20"/>
                </w:rPr>
                <w:delText>EFLA</w:delText>
              </w:r>
            </w:del>
          </w:p>
        </w:tc>
        <w:tc>
          <w:tcPr>
            <w:tcW w:w="2570" w:type="dxa"/>
            <w:tcBorders>
              <w:top w:val="nil"/>
              <w:bottom w:val="nil"/>
            </w:tcBorders>
            <w:shd w:val="clear" w:color="auto" w:fill="FFFFFF" w:themeFill="background1"/>
            <w:noWrap/>
            <w:tcPrChange w:id="4193" w:author="Anderson, Kenneth" w:date="2026-10-09T15:33:00Z" w16du:dateUtc="2026-10-09T19:33:00Z">
              <w:tcPr>
                <w:tcW w:w="2570" w:type="dxa"/>
                <w:tcBorders>
                  <w:top w:val="nil"/>
                  <w:bottom w:val="nil"/>
                </w:tcBorders>
                <w:shd w:val="clear" w:color="auto" w:fill="FFFFFF" w:themeFill="background1"/>
                <w:noWrap/>
              </w:tcPr>
            </w:tcPrChange>
          </w:tcPr>
          <w:p w14:paraId="7A5BC470" w14:textId="35C040EA"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94" w:author="Anderson, Kenneth" w:date="2026-10-08T10:26:00Z" w16du:dateUtc="2026-10-08T14:26:00Z"/>
                <w:rFonts w:ascii="Times New Roman" w:eastAsia="Times New Roman" w:hAnsi="Times New Roman" w:cs="Times New Roman"/>
                <w:color w:val="000000"/>
                <w:sz w:val="20"/>
                <w:szCs w:val="20"/>
              </w:rPr>
            </w:pPr>
            <w:del w:id="4195" w:author="Anderson, Kenneth" w:date="2026-10-08T10:26:00Z" w16du:dateUtc="2026-10-08T14:26:00Z">
              <w:r w:rsidRPr="007E5245">
                <w:rPr>
                  <w:rFonts w:ascii="Times New Roman" w:eastAsia="Times New Roman" w:hAnsi="Times New Roman" w:cs="Times New Roman"/>
                  <w:color w:val="000000"/>
                  <w:sz w:val="20"/>
                  <w:szCs w:val="20"/>
                </w:rPr>
                <w:delText>Williamsburg Wetland</w:delText>
              </w:r>
            </w:del>
          </w:p>
        </w:tc>
        <w:tc>
          <w:tcPr>
            <w:tcW w:w="5006" w:type="dxa"/>
            <w:tcBorders>
              <w:top w:val="nil"/>
              <w:bottom w:val="nil"/>
            </w:tcBorders>
            <w:shd w:val="clear" w:color="auto" w:fill="FFFFFF" w:themeFill="background1"/>
            <w:tcPrChange w:id="4196" w:author="Anderson, Kenneth" w:date="2026-10-09T15:33:00Z" w16du:dateUtc="2026-10-09T19:33:00Z">
              <w:tcPr>
                <w:tcW w:w="5006" w:type="dxa"/>
                <w:tcBorders>
                  <w:top w:val="nil"/>
                  <w:bottom w:val="nil"/>
                </w:tcBorders>
                <w:shd w:val="clear" w:color="auto" w:fill="FFFFFF" w:themeFill="background1"/>
              </w:tcPr>
            </w:tcPrChange>
          </w:tcPr>
          <w:p w14:paraId="2D8BF626" w14:textId="2B872740" w:rsidR="00D24596" w:rsidRPr="007E5245" w:rsidRDefault="00D24596">
            <w:pPr>
              <w:cnfStyle w:val="000000100000" w:firstRow="0" w:lastRow="0" w:firstColumn="0" w:lastColumn="0" w:oddVBand="0" w:evenVBand="0" w:oddHBand="1" w:evenHBand="0" w:firstRowFirstColumn="0" w:firstRowLastColumn="0" w:lastRowFirstColumn="0" w:lastRowLastColumn="0"/>
              <w:rPr>
                <w:del w:id="4197" w:author="Anderson, Kenneth" w:date="2026-10-08T10:26:00Z" w16du:dateUtc="2026-10-08T14:26:00Z"/>
                <w:rFonts w:ascii="Times New Roman" w:eastAsia="Times New Roman" w:hAnsi="Times New Roman" w:cs="Times New Roman"/>
                <w:color w:val="000000"/>
                <w:sz w:val="20"/>
                <w:szCs w:val="20"/>
              </w:rPr>
            </w:pPr>
            <w:del w:id="4198" w:author="Anderson, Kenneth" w:date="2026-10-08T10:26:00Z" w16du:dateUtc="2026-10-08T14:26:00Z">
              <w:r w:rsidRPr="007E5245">
                <w:rPr>
                  <w:rFonts w:ascii="Times New Roman" w:eastAsia="Times New Roman" w:hAnsi="Times New Roman" w:cs="Times New Roman"/>
                  <w:color w:val="000000"/>
                  <w:sz w:val="20"/>
                  <w:szCs w:val="20"/>
                </w:rPr>
                <w:delText>East Fork Riparian Reserve Wetland Treatment System</w:delText>
              </w:r>
            </w:del>
          </w:p>
        </w:tc>
        <w:tc>
          <w:tcPr>
            <w:tcW w:w="2147" w:type="dxa"/>
            <w:tcBorders>
              <w:top w:val="nil"/>
              <w:bottom w:val="nil"/>
            </w:tcBorders>
            <w:shd w:val="clear" w:color="auto" w:fill="FFFFFF" w:themeFill="background1"/>
            <w:tcPrChange w:id="4199" w:author="Anderson, Kenneth" w:date="2026-10-09T15:33:00Z" w16du:dateUtc="2026-10-09T19:33:00Z">
              <w:tcPr>
                <w:tcW w:w="2147" w:type="dxa"/>
                <w:tcBorders>
                  <w:top w:val="nil"/>
                  <w:bottom w:val="nil"/>
                </w:tcBorders>
                <w:shd w:val="clear" w:color="auto" w:fill="FFFFFF" w:themeFill="background1"/>
              </w:tcPr>
            </w:tcPrChange>
          </w:tcPr>
          <w:p w14:paraId="6D6ED436" w14:textId="7AF99EB5"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00" w:author="Anderson, Kenneth" w:date="2026-10-08T10:26:00Z" w16du:dateUtc="2026-10-08T14:26:00Z"/>
                <w:rFonts w:ascii="Times New Roman" w:eastAsia="Times New Roman" w:hAnsi="Times New Roman" w:cs="Times New Roman"/>
                <w:color w:val="000000"/>
                <w:sz w:val="20"/>
                <w:szCs w:val="20"/>
              </w:rPr>
            </w:pPr>
            <w:del w:id="4201" w:author="Anderson, Kenneth" w:date="2026-10-08T10:26:00Z" w16du:dateUtc="2026-10-08T14:26:00Z">
              <w:r w:rsidRPr="007E5245">
                <w:rPr>
                  <w:rFonts w:ascii="Times New Roman" w:eastAsia="Times New Roman" w:hAnsi="Times New Roman" w:cs="Times New Roman"/>
                  <w:color w:val="000000"/>
                  <w:sz w:val="20"/>
                  <w:szCs w:val="20"/>
                </w:rPr>
                <w:delText>Clermont</w:delText>
              </w:r>
            </w:del>
          </w:p>
        </w:tc>
        <w:tc>
          <w:tcPr>
            <w:tcW w:w="2504" w:type="dxa"/>
            <w:tcBorders>
              <w:top w:val="nil"/>
              <w:bottom w:val="nil"/>
            </w:tcBorders>
            <w:shd w:val="clear" w:color="auto" w:fill="FFFFFF" w:themeFill="background1"/>
            <w:tcPrChange w:id="4202" w:author="Anderson, Kenneth" w:date="2026-10-09T15:33:00Z" w16du:dateUtc="2026-10-09T19:33:00Z">
              <w:tcPr>
                <w:tcW w:w="2504" w:type="dxa"/>
                <w:tcBorders>
                  <w:top w:val="nil"/>
                  <w:bottom w:val="nil"/>
                </w:tcBorders>
                <w:shd w:val="clear" w:color="auto" w:fill="FFFFFF" w:themeFill="background1"/>
              </w:tcPr>
            </w:tcPrChange>
          </w:tcPr>
          <w:p w14:paraId="4FD0159A" w14:textId="554A8B80"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03" w:author="Anderson, Kenneth" w:date="2026-10-08T10:26:00Z" w16du:dateUtc="2026-10-08T14:26:00Z"/>
                <w:rFonts w:ascii="Times New Roman" w:eastAsia="Times New Roman" w:hAnsi="Times New Roman" w:cs="Times New Roman"/>
                <w:color w:val="000000"/>
                <w:sz w:val="20"/>
                <w:szCs w:val="20"/>
              </w:rPr>
            </w:pPr>
            <w:del w:id="4204" w:author="Anderson, Kenneth" w:date="2026-10-08T10:26:00Z" w16du:dateUtc="2026-10-08T14:26:00Z">
              <w:r w:rsidRPr="007E5245">
                <w:rPr>
                  <w:rFonts w:ascii="Times New Roman" w:eastAsia="Times New Roman" w:hAnsi="Times New Roman" w:cs="Times New Roman"/>
                  <w:color w:val="000000"/>
                  <w:sz w:val="20"/>
                  <w:szCs w:val="20"/>
                </w:rPr>
                <w:delText>Floodplain</w:delText>
              </w:r>
            </w:del>
          </w:p>
        </w:tc>
      </w:tr>
      <w:tr w:rsidR="00D24596" w:rsidRPr="007E5245" w14:paraId="486D2862" w14:textId="77777777" w:rsidTr="006C03D2">
        <w:tblPrEx>
          <w:tblW w:w="13230" w:type="dxa"/>
          <w:tblPrExChange w:id="4205" w:author="Anderson, Kenneth" w:date="2026-10-09T15:33:00Z" w16du:dateUtc="2026-10-09T19:33:00Z">
            <w:tblPrEx>
              <w:tblW w:w="13230" w:type="dxa"/>
            </w:tblPrEx>
          </w:tblPrExChange>
        </w:tblPrEx>
        <w:trPr>
          <w:trHeight w:val="300"/>
          <w:del w:id="4206" w:author="Anderson, Kenneth" w:date="2026-10-08T10:26:00Z"/>
          <w:trPrChange w:id="4207"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208" w:author="Anderson, Kenneth" w:date="2026-10-09T15:33:00Z" w16du:dateUtc="2026-10-09T19:33:00Z">
              <w:tcPr>
                <w:tcW w:w="1003" w:type="dxa"/>
                <w:tcBorders>
                  <w:top w:val="nil"/>
                  <w:bottom w:val="nil"/>
                </w:tcBorders>
                <w:shd w:val="clear" w:color="auto" w:fill="FFFFFF" w:themeFill="background1"/>
                <w:noWrap/>
              </w:tcPr>
            </w:tcPrChange>
          </w:tcPr>
          <w:p w14:paraId="6A5BE1FA" w14:textId="6D661704" w:rsidR="00D24596" w:rsidRPr="007E5245" w:rsidRDefault="00D24596">
            <w:pPr>
              <w:rPr>
                <w:del w:id="4209" w:author="Anderson, Kenneth" w:date="2026-10-08T10:26:00Z" w16du:dateUtc="2026-10-08T14:26:00Z"/>
                <w:rFonts w:ascii="Times New Roman" w:eastAsia="Times New Roman" w:hAnsi="Times New Roman" w:cs="Times New Roman"/>
                <w:b w:val="0"/>
                <w:bCs w:val="0"/>
                <w:color w:val="000000"/>
                <w:sz w:val="20"/>
                <w:szCs w:val="20"/>
              </w:rPr>
            </w:pPr>
            <w:del w:id="4210" w:author="Anderson, Kenneth" w:date="2026-10-08T10:26:00Z" w16du:dateUtc="2026-10-08T14:26:00Z">
              <w:r w:rsidRPr="007E5245">
                <w:rPr>
                  <w:rFonts w:ascii="Times New Roman" w:eastAsia="Times New Roman" w:hAnsi="Times New Roman" w:cs="Times New Roman"/>
                  <w:b w:val="0"/>
                  <w:bCs w:val="0"/>
                  <w:color w:val="000000"/>
                  <w:sz w:val="20"/>
                  <w:szCs w:val="20"/>
                </w:rPr>
                <w:delText>FORB</w:delText>
              </w:r>
            </w:del>
          </w:p>
        </w:tc>
        <w:tc>
          <w:tcPr>
            <w:tcW w:w="2570" w:type="dxa"/>
            <w:tcBorders>
              <w:top w:val="nil"/>
              <w:bottom w:val="nil"/>
            </w:tcBorders>
            <w:shd w:val="clear" w:color="auto" w:fill="FFFFFF" w:themeFill="background1"/>
            <w:noWrap/>
            <w:tcPrChange w:id="4211" w:author="Anderson, Kenneth" w:date="2026-10-09T15:33:00Z" w16du:dateUtc="2026-10-09T19:33:00Z">
              <w:tcPr>
                <w:tcW w:w="2570" w:type="dxa"/>
                <w:tcBorders>
                  <w:top w:val="nil"/>
                  <w:bottom w:val="nil"/>
                </w:tcBorders>
                <w:shd w:val="clear" w:color="auto" w:fill="FFFFFF" w:themeFill="background1"/>
                <w:noWrap/>
              </w:tcPr>
            </w:tcPrChange>
          </w:tcPr>
          <w:p w14:paraId="61F91F44" w14:textId="008DDA49"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12" w:author="Anderson, Kenneth" w:date="2026-10-08T10:26:00Z" w16du:dateUtc="2026-10-08T14:26:00Z"/>
                <w:rFonts w:ascii="Times New Roman" w:eastAsia="Times New Roman" w:hAnsi="Times New Roman" w:cs="Times New Roman"/>
                <w:color w:val="000000"/>
                <w:sz w:val="20"/>
                <w:szCs w:val="20"/>
              </w:rPr>
            </w:pPr>
            <w:del w:id="4213" w:author="Anderson, Kenneth" w:date="2026-10-08T10:26:00Z" w16du:dateUtc="2026-10-08T14:26:00Z">
              <w:r w:rsidRPr="007E5245">
                <w:rPr>
                  <w:rFonts w:ascii="Times New Roman" w:eastAsia="Times New Roman" w:hAnsi="Times New Roman" w:cs="Times New Roman"/>
                  <w:color w:val="000000"/>
                  <w:sz w:val="20"/>
                  <w:szCs w:val="20"/>
                </w:rPr>
                <w:delText>Forder Bridge</w:delText>
              </w:r>
            </w:del>
          </w:p>
        </w:tc>
        <w:tc>
          <w:tcPr>
            <w:tcW w:w="5006" w:type="dxa"/>
            <w:tcBorders>
              <w:top w:val="nil"/>
              <w:bottom w:val="nil"/>
            </w:tcBorders>
            <w:shd w:val="clear" w:color="auto" w:fill="FFFFFF" w:themeFill="background1"/>
            <w:tcPrChange w:id="4214" w:author="Anderson, Kenneth" w:date="2026-10-09T15:33:00Z" w16du:dateUtc="2026-10-09T19:33:00Z">
              <w:tcPr>
                <w:tcW w:w="5006" w:type="dxa"/>
                <w:tcBorders>
                  <w:top w:val="nil"/>
                  <w:bottom w:val="nil"/>
                </w:tcBorders>
                <w:shd w:val="clear" w:color="auto" w:fill="FFFFFF" w:themeFill="background1"/>
              </w:tcPr>
            </w:tcPrChange>
          </w:tcPr>
          <w:p w14:paraId="2D315FAD" w14:textId="5CFBD04D"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15" w:author="Anderson, Kenneth" w:date="2026-10-08T10:26:00Z" w16du:dateUtc="2026-10-08T14:26:00Z"/>
                <w:rFonts w:ascii="Times New Roman" w:eastAsia="Times New Roman" w:hAnsi="Times New Roman" w:cs="Times New Roman"/>
                <w:color w:val="000000"/>
                <w:sz w:val="20"/>
                <w:szCs w:val="20"/>
              </w:rPr>
            </w:pPr>
            <w:del w:id="4216" w:author="Anderson, Kenneth" w:date="2026-10-08T10:26:00Z" w16du:dateUtc="2026-10-08T14:26:00Z">
              <w:r w:rsidRPr="007E5245">
                <w:rPr>
                  <w:rFonts w:ascii="Times New Roman" w:eastAsia="Times New Roman" w:hAnsi="Times New Roman" w:cs="Times New Roman"/>
                  <w:color w:val="000000"/>
                  <w:sz w:val="20"/>
                  <w:szCs w:val="20"/>
                </w:rPr>
                <w:delText>Forder Bridge Floodplain Reconnection</w:delText>
              </w:r>
            </w:del>
          </w:p>
        </w:tc>
        <w:tc>
          <w:tcPr>
            <w:tcW w:w="2147" w:type="dxa"/>
            <w:tcBorders>
              <w:top w:val="nil"/>
              <w:bottom w:val="nil"/>
            </w:tcBorders>
            <w:shd w:val="clear" w:color="auto" w:fill="FFFFFF" w:themeFill="background1"/>
            <w:tcPrChange w:id="4217" w:author="Anderson, Kenneth" w:date="2026-10-09T15:33:00Z" w16du:dateUtc="2026-10-09T19:33:00Z">
              <w:tcPr>
                <w:tcW w:w="2147" w:type="dxa"/>
                <w:tcBorders>
                  <w:top w:val="nil"/>
                  <w:bottom w:val="nil"/>
                </w:tcBorders>
                <w:shd w:val="clear" w:color="auto" w:fill="FFFFFF" w:themeFill="background1"/>
              </w:tcPr>
            </w:tcPrChange>
          </w:tcPr>
          <w:p w14:paraId="5A303FDF" w14:textId="4372F323"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18" w:author="Anderson, Kenneth" w:date="2026-10-08T10:26:00Z" w16du:dateUtc="2026-10-08T14:26:00Z"/>
                <w:rFonts w:ascii="Times New Roman" w:eastAsia="Times New Roman" w:hAnsi="Times New Roman" w:cs="Times New Roman"/>
                <w:color w:val="000000"/>
                <w:sz w:val="20"/>
                <w:szCs w:val="20"/>
              </w:rPr>
            </w:pPr>
            <w:del w:id="4219" w:author="Anderson, Kenneth" w:date="2026-10-08T10:26:00Z" w16du:dateUtc="2026-10-08T14:26:00Z">
              <w:r w:rsidRPr="007E5245">
                <w:rPr>
                  <w:rFonts w:ascii="Times New Roman" w:eastAsia="Times New Roman" w:hAnsi="Times New Roman" w:cs="Times New Roman"/>
                  <w:color w:val="000000"/>
                  <w:sz w:val="20"/>
                  <w:szCs w:val="20"/>
                </w:rPr>
                <w:delText>Paulding</w:delText>
              </w:r>
            </w:del>
          </w:p>
        </w:tc>
        <w:tc>
          <w:tcPr>
            <w:tcW w:w="2504" w:type="dxa"/>
            <w:tcBorders>
              <w:top w:val="nil"/>
              <w:bottom w:val="nil"/>
            </w:tcBorders>
            <w:shd w:val="clear" w:color="auto" w:fill="FFFFFF" w:themeFill="background1"/>
            <w:tcPrChange w:id="4220" w:author="Anderson, Kenneth" w:date="2026-10-09T15:33:00Z" w16du:dateUtc="2026-10-09T19:33:00Z">
              <w:tcPr>
                <w:tcW w:w="2504" w:type="dxa"/>
                <w:tcBorders>
                  <w:top w:val="nil"/>
                  <w:bottom w:val="nil"/>
                </w:tcBorders>
                <w:shd w:val="clear" w:color="auto" w:fill="FFFFFF" w:themeFill="background1"/>
              </w:tcPr>
            </w:tcPrChange>
          </w:tcPr>
          <w:p w14:paraId="080F278E" w14:textId="2BE670DD"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21" w:author="Anderson, Kenneth" w:date="2026-10-08T10:26:00Z" w16du:dateUtc="2026-10-08T14:26:00Z"/>
                <w:rFonts w:ascii="Times New Roman" w:eastAsia="Times New Roman" w:hAnsi="Times New Roman" w:cs="Times New Roman"/>
                <w:color w:val="000000"/>
                <w:sz w:val="20"/>
                <w:szCs w:val="20"/>
              </w:rPr>
            </w:pPr>
            <w:del w:id="4222" w:author="Anderson, Kenneth" w:date="2026-10-08T10:26:00Z" w16du:dateUtc="2026-10-08T14:26:00Z">
              <w:r w:rsidRPr="007E5245">
                <w:rPr>
                  <w:rFonts w:ascii="Times New Roman" w:eastAsia="Times New Roman" w:hAnsi="Times New Roman" w:cs="Times New Roman"/>
                  <w:color w:val="000000"/>
                  <w:sz w:val="20"/>
                  <w:szCs w:val="20"/>
                </w:rPr>
                <w:delText>Flow-through</w:delText>
              </w:r>
            </w:del>
          </w:p>
        </w:tc>
      </w:tr>
      <w:tr w:rsidR="00D24596" w:rsidRPr="007E5245" w14:paraId="1878B679" w14:textId="77777777" w:rsidTr="006C03D2">
        <w:tblPrEx>
          <w:tblW w:w="13230" w:type="dxa"/>
          <w:tblPrExChange w:id="4223" w:author="Anderson, Kenneth" w:date="2026-10-09T15:33:00Z" w16du:dateUtc="2026-10-09T19:33:00Z">
            <w:tblPrEx>
              <w:tblW w:w="13230" w:type="dxa"/>
            </w:tblPrEx>
          </w:tblPrExChange>
        </w:tblPrEx>
        <w:trPr>
          <w:cnfStyle w:val="000000100000" w:firstRow="0" w:lastRow="0" w:firstColumn="0" w:lastColumn="0" w:oddVBand="0" w:evenVBand="0" w:oddHBand="1" w:evenHBand="0" w:firstRowFirstColumn="0" w:firstRowLastColumn="0" w:lastRowFirstColumn="0" w:lastRowLastColumn="0"/>
          <w:trHeight w:val="300"/>
          <w:del w:id="4224" w:author="Anderson, Kenneth" w:date="2026-10-08T10:26:00Z"/>
          <w:trPrChange w:id="4225"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226" w:author="Anderson, Kenneth" w:date="2026-10-09T15:33:00Z" w16du:dateUtc="2026-10-09T19:33:00Z">
              <w:tcPr>
                <w:tcW w:w="1003" w:type="dxa"/>
                <w:tcBorders>
                  <w:top w:val="nil"/>
                  <w:bottom w:val="nil"/>
                </w:tcBorders>
                <w:shd w:val="clear" w:color="auto" w:fill="FFFFFF" w:themeFill="background1"/>
                <w:noWrap/>
              </w:tcPr>
            </w:tcPrChange>
          </w:tcPr>
          <w:p w14:paraId="2D6358A0" w14:textId="74BCF61B" w:rsidR="00D24596" w:rsidRPr="007E5245" w:rsidRDefault="00D24596">
            <w:pPr>
              <w:cnfStyle w:val="001000100000" w:firstRow="0" w:lastRow="0" w:firstColumn="1" w:lastColumn="0" w:oddVBand="0" w:evenVBand="0" w:oddHBand="1" w:evenHBand="0" w:firstRowFirstColumn="0" w:firstRowLastColumn="0" w:lastRowFirstColumn="0" w:lastRowLastColumn="0"/>
              <w:rPr>
                <w:del w:id="4227" w:author="Anderson, Kenneth" w:date="2026-10-08T10:26:00Z" w16du:dateUtc="2026-10-08T14:26:00Z"/>
                <w:rFonts w:ascii="Times New Roman" w:eastAsia="Times New Roman" w:hAnsi="Times New Roman" w:cs="Times New Roman"/>
                <w:b w:val="0"/>
                <w:bCs w:val="0"/>
                <w:color w:val="000000"/>
                <w:sz w:val="20"/>
                <w:szCs w:val="20"/>
              </w:rPr>
            </w:pPr>
            <w:del w:id="4228" w:author="Anderson, Kenneth" w:date="2026-10-08T10:26:00Z" w16du:dateUtc="2026-10-08T14:26:00Z">
              <w:r w:rsidRPr="007E5245">
                <w:rPr>
                  <w:rFonts w:ascii="Times New Roman" w:eastAsia="Times New Roman" w:hAnsi="Times New Roman" w:cs="Times New Roman"/>
                  <w:b w:val="0"/>
                  <w:bCs w:val="0"/>
                  <w:color w:val="000000"/>
                  <w:sz w:val="20"/>
                  <w:szCs w:val="20"/>
                </w:rPr>
                <w:delText>GORF</w:delText>
              </w:r>
            </w:del>
          </w:p>
        </w:tc>
        <w:tc>
          <w:tcPr>
            <w:tcW w:w="2570" w:type="dxa"/>
            <w:tcBorders>
              <w:top w:val="nil"/>
              <w:bottom w:val="nil"/>
            </w:tcBorders>
            <w:shd w:val="clear" w:color="auto" w:fill="FFFFFF" w:themeFill="background1"/>
            <w:noWrap/>
            <w:tcPrChange w:id="4229" w:author="Anderson, Kenneth" w:date="2026-10-09T15:33:00Z" w16du:dateUtc="2026-10-09T19:33:00Z">
              <w:tcPr>
                <w:tcW w:w="2570" w:type="dxa"/>
                <w:tcBorders>
                  <w:top w:val="nil"/>
                  <w:bottom w:val="nil"/>
                </w:tcBorders>
                <w:shd w:val="clear" w:color="auto" w:fill="FFFFFF" w:themeFill="background1"/>
                <w:noWrap/>
              </w:tcPr>
            </w:tcPrChange>
          </w:tcPr>
          <w:p w14:paraId="574BCD9D" w14:textId="103A6837"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30" w:author="Anderson, Kenneth" w:date="2026-10-08T10:26:00Z" w16du:dateUtc="2026-10-08T14:26:00Z"/>
                <w:rFonts w:ascii="Times New Roman" w:eastAsia="Times New Roman" w:hAnsi="Times New Roman" w:cs="Times New Roman"/>
                <w:color w:val="000000"/>
                <w:sz w:val="20"/>
                <w:szCs w:val="20"/>
              </w:rPr>
            </w:pPr>
            <w:del w:id="4231" w:author="Anderson, Kenneth" w:date="2026-10-08T10:26:00Z" w16du:dateUtc="2026-10-08T14:26:00Z">
              <w:r w:rsidRPr="007E5245">
                <w:rPr>
                  <w:rFonts w:ascii="Times New Roman" w:eastAsia="Times New Roman" w:hAnsi="Times New Roman" w:cs="Times New Roman"/>
                  <w:color w:val="000000"/>
                  <w:sz w:val="20"/>
                  <w:szCs w:val="20"/>
                </w:rPr>
                <w:delText>Gorman Farms</w:delText>
              </w:r>
            </w:del>
          </w:p>
        </w:tc>
        <w:tc>
          <w:tcPr>
            <w:tcW w:w="5006" w:type="dxa"/>
            <w:tcBorders>
              <w:top w:val="nil"/>
              <w:bottom w:val="nil"/>
            </w:tcBorders>
            <w:shd w:val="clear" w:color="auto" w:fill="FFFFFF" w:themeFill="background1"/>
            <w:tcPrChange w:id="4232" w:author="Anderson, Kenneth" w:date="2026-10-09T15:33:00Z" w16du:dateUtc="2026-10-09T19:33:00Z">
              <w:tcPr>
                <w:tcW w:w="5006" w:type="dxa"/>
                <w:tcBorders>
                  <w:top w:val="nil"/>
                  <w:bottom w:val="nil"/>
                </w:tcBorders>
                <w:shd w:val="clear" w:color="auto" w:fill="FFFFFF" w:themeFill="background1"/>
              </w:tcPr>
            </w:tcPrChange>
          </w:tcPr>
          <w:p w14:paraId="121BD18F" w14:textId="2BBCC9F1"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33" w:author="Anderson, Kenneth" w:date="2026-10-08T10:26:00Z" w16du:dateUtc="2026-10-08T14:26:00Z"/>
                <w:rFonts w:ascii="Times New Roman" w:eastAsia="Times New Roman" w:hAnsi="Times New Roman" w:cs="Times New Roman"/>
                <w:color w:val="000000"/>
                <w:sz w:val="20"/>
                <w:szCs w:val="20"/>
              </w:rPr>
            </w:pPr>
            <w:del w:id="4234" w:author="Anderson, Kenneth" w:date="2026-10-08T10:26:00Z" w16du:dateUtc="2026-10-08T14:26:00Z">
              <w:r w:rsidRPr="007E5245">
                <w:rPr>
                  <w:rFonts w:ascii="Times New Roman" w:eastAsia="Times New Roman" w:hAnsi="Times New Roman" w:cs="Times New Roman"/>
                  <w:color w:val="000000"/>
                  <w:sz w:val="20"/>
                  <w:szCs w:val="20"/>
                </w:rPr>
                <w:delText>Gorman Heritage Farm Treatment Wetland System</w:delText>
              </w:r>
            </w:del>
          </w:p>
        </w:tc>
        <w:tc>
          <w:tcPr>
            <w:tcW w:w="2147" w:type="dxa"/>
            <w:tcBorders>
              <w:top w:val="nil"/>
              <w:bottom w:val="nil"/>
            </w:tcBorders>
            <w:shd w:val="clear" w:color="auto" w:fill="FFFFFF" w:themeFill="background1"/>
            <w:tcPrChange w:id="4235" w:author="Anderson, Kenneth" w:date="2026-10-09T15:33:00Z" w16du:dateUtc="2026-10-09T19:33:00Z">
              <w:tcPr>
                <w:tcW w:w="2147" w:type="dxa"/>
                <w:tcBorders>
                  <w:top w:val="nil"/>
                  <w:bottom w:val="nil"/>
                </w:tcBorders>
                <w:shd w:val="clear" w:color="auto" w:fill="FFFFFF" w:themeFill="background1"/>
              </w:tcPr>
            </w:tcPrChange>
          </w:tcPr>
          <w:p w14:paraId="50432667" w14:textId="049BF2BA"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36" w:author="Anderson, Kenneth" w:date="2026-10-08T10:26:00Z" w16du:dateUtc="2026-10-08T14:26:00Z"/>
                <w:rFonts w:ascii="Times New Roman" w:eastAsia="Times New Roman" w:hAnsi="Times New Roman" w:cs="Times New Roman"/>
                <w:color w:val="000000"/>
                <w:sz w:val="20"/>
                <w:szCs w:val="20"/>
              </w:rPr>
            </w:pPr>
            <w:del w:id="4237" w:author="Anderson, Kenneth" w:date="2026-10-08T10:26:00Z" w16du:dateUtc="2026-10-08T14:26:00Z">
              <w:r w:rsidRPr="007E5245">
                <w:rPr>
                  <w:rFonts w:ascii="Times New Roman" w:eastAsia="Times New Roman" w:hAnsi="Times New Roman" w:cs="Times New Roman"/>
                  <w:color w:val="000000"/>
                  <w:sz w:val="20"/>
                  <w:szCs w:val="20"/>
                </w:rPr>
                <w:delText>Hamilton</w:delText>
              </w:r>
            </w:del>
          </w:p>
        </w:tc>
        <w:tc>
          <w:tcPr>
            <w:tcW w:w="2504" w:type="dxa"/>
            <w:tcBorders>
              <w:top w:val="nil"/>
              <w:bottom w:val="nil"/>
            </w:tcBorders>
            <w:shd w:val="clear" w:color="auto" w:fill="FFFFFF" w:themeFill="background1"/>
            <w:tcPrChange w:id="4238" w:author="Anderson, Kenneth" w:date="2026-10-09T15:33:00Z" w16du:dateUtc="2026-10-09T19:33:00Z">
              <w:tcPr>
                <w:tcW w:w="2504" w:type="dxa"/>
                <w:tcBorders>
                  <w:top w:val="nil"/>
                  <w:bottom w:val="nil"/>
                </w:tcBorders>
                <w:shd w:val="clear" w:color="auto" w:fill="FFFFFF" w:themeFill="background1"/>
              </w:tcPr>
            </w:tcPrChange>
          </w:tcPr>
          <w:p w14:paraId="3B2513E3" w14:textId="6DBB8AAE"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39" w:author="Anderson, Kenneth" w:date="2026-10-08T10:26:00Z" w16du:dateUtc="2026-10-08T14:26:00Z"/>
                <w:rFonts w:ascii="Times New Roman" w:eastAsia="Times New Roman" w:hAnsi="Times New Roman" w:cs="Times New Roman"/>
                <w:color w:val="000000"/>
                <w:sz w:val="20"/>
                <w:szCs w:val="20"/>
              </w:rPr>
            </w:pPr>
            <w:del w:id="4240" w:author="Anderson, Kenneth" w:date="2026-10-08T10:26:00Z" w16du:dateUtc="2026-10-08T14:26:00Z">
              <w:r w:rsidRPr="007E5245">
                <w:rPr>
                  <w:rFonts w:ascii="Times New Roman" w:eastAsia="Times New Roman" w:hAnsi="Times New Roman" w:cs="Times New Roman"/>
                  <w:color w:val="000000"/>
                  <w:sz w:val="20"/>
                  <w:szCs w:val="20"/>
                </w:rPr>
                <w:delText>Floodplain</w:delText>
              </w:r>
            </w:del>
          </w:p>
        </w:tc>
      </w:tr>
      <w:tr w:rsidR="00D24596" w:rsidRPr="007E5245" w14:paraId="25BDB7C6" w14:textId="77777777" w:rsidTr="006C03D2">
        <w:tblPrEx>
          <w:tblW w:w="13230" w:type="dxa"/>
          <w:tblPrExChange w:id="4241" w:author="Anderson, Kenneth" w:date="2026-10-09T15:33:00Z" w16du:dateUtc="2026-10-09T19:33:00Z">
            <w:tblPrEx>
              <w:tblW w:w="13230" w:type="dxa"/>
            </w:tblPrEx>
          </w:tblPrExChange>
        </w:tblPrEx>
        <w:trPr>
          <w:trHeight w:val="300"/>
          <w:del w:id="4242" w:author="Anderson, Kenneth" w:date="2026-10-08T10:26:00Z"/>
          <w:trPrChange w:id="4243"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244" w:author="Anderson, Kenneth" w:date="2026-10-09T15:33:00Z" w16du:dateUtc="2026-10-09T19:33:00Z">
              <w:tcPr>
                <w:tcW w:w="1003" w:type="dxa"/>
                <w:tcBorders>
                  <w:top w:val="nil"/>
                  <w:bottom w:val="nil"/>
                </w:tcBorders>
                <w:shd w:val="clear" w:color="auto" w:fill="FFFFFF" w:themeFill="background1"/>
                <w:noWrap/>
              </w:tcPr>
            </w:tcPrChange>
          </w:tcPr>
          <w:p w14:paraId="693408D7" w14:textId="575EDF65" w:rsidR="00D24596" w:rsidRPr="007E5245" w:rsidRDefault="00D24596">
            <w:pPr>
              <w:rPr>
                <w:del w:id="4245" w:author="Anderson, Kenneth" w:date="2026-10-08T10:26:00Z" w16du:dateUtc="2026-10-08T14:26:00Z"/>
                <w:rFonts w:ascii="Times New Roman" w:eastAsia="Times New Roman" w:hAnsi="Times New Roman" w:cs="Times New Roman"/>
                <w:b w:val="0"/>
                <w:bCs w:val="0"/>
                <w:color w:val="000000"/>
                <w:sz w:val="20"/>
                <w:szCs w:val="20"/>
              </w:rPr>
            </w:pPr>
            <w:del w:id="4246" w:author="Anderson, Kenneth" w:date="2026-10-08T10:26:00Z" w16du:dateUtc="2026-10-08T14:26:00Z">
              <w:r w:rsidRPr="007E5245">
                <w:rPr>
                  <w:rFonts w:ascii="Times New Roman" w:eastAsia="Times New Roman" w:hAnsi="Times New Roman" w:cs="Times New Roman"/>
                  <w:b w:val="0"/>
                  <w:bCs w:val="0"/>
                  <w:color w:val="000000"/>
                  <w:sz w:val="20"/>
                  <w:szCs w:val="20"/>
                </w:rPr>
                <w:delText>LITP</w:delText>
              </w:r>
            </w:del>
          </w:p>
        </w:tc>
        <w:tc>
          <w:tcPr>
            <w:tcW w:w="2570" w:type="dxa"/>
            <w:tcBorders>
              <w:top w:val="nil"/>
              <w:bottom w:val="nil"/>
            </w:tcBorders>
            <w:shd w:val="clear" w:color="auto" w:fill="FFFFFF" w:themeFill="background1"/>
            <w:noWrap/>
            <w:tcPrChange w:id="4247" w:author="Anderson, Kenneth" w:date="2026-10-09T15:33:00Z" w16du:dateUtc="2026-10-09T19:33:00Z">
              <w:tcPr>
                <w:tcW w:w="2570" w:type="dxa"/>
                <w:tcBorders>
                  <w:top w:val="nil"/>
                  <w:bottom w:val="nil"/>
                </w:tcBorders>
                <w:shd w:val="clear" w:color="auto" w:fill="FFFFFF" w:themeFill="background1"/>
                <w:noWrap/>
              </w:tcPr>
            </w:tcPrChange>
          </w:tcPr>
          <w:p w14:paraId="0C4404D0" w14:textId="6DAD11BC"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48" w:author="Anderson, Kenneth" w:date="2026-10-08T10:26:00Z" w16du:dateUtc="2026-10-08T14:26:00Z"/>
                <w:rFonts w:ascii="Times New Roman" w:eastAsia="Times New Roman" w:hAnsi="Times New Roman" w:cs="Times New Roman"/>
                <w:color w:val="000000"/>
                <w:sz w:val="20"/>
                <w:szCs w:val="20"/>
              </w:rPr>
            </w:pPr>
            <w:del w:id="4249" w:author="Anderson, Kenneth" w:date="2026-10-08T10:26:00Z" w16du:dateUtc="2026-10-08T14:26:00Z">
              <w:r w:rsidRPr="007E5245">
                <w:rPr>
                  <w:rFonts w:ascii="Times New Roman" w:eastAsia="Times New Roman" w:hAnsi="Times New Roman" w:cs="Times New Roman"/>
                  <w:color w:val="000000"/>
                  <w:sz w:val="20"/>
                  <w:szCs w:val="20"/>
                </w:rPr>
                <w:delText>Little Portage</w:delText>
              </w:r>
            </w:del>
          </w:p>
        </w:tc>
        <w:tc>
          <w:tcPr>
            <w:tcW w:w="5006" w:type="dxa"/>
            <w:tcBorders>
              <w:top w:val="nil"/>
              <w:bottom w:val="nil"/>
            </w:tcBorders>
            <w:shd w:val="clear" w:color="auto" w:fill="FFFFFF" w:themeFill="background1"/>
            <w:tcPrChange w:id="4250" w:author="Anderson, Kenneth" w:date="2026-10-09T15:33:00Z" w16du:dateUtc="2026-10-09T19:33:00Z">
              <w:tcPr>
                <w:tcW w:w="5006" w:type="dxa"/>
                <w:tcBorders>
                  <w:top w:val="nil"/>
                  <w:bottom w:val="nil"/>
                </w:tcBorders>
                <w:shd w:val="clear" w:color="auto" w:fill="FFFFFF" w:themeFill="background1"/>
              </w:tcPr>
            </w:tcPrChange>
          </w:tcPr>
          <w:p w14:paraId="287957D6" w14:textId="238E56A7"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51" w:author="Anderson, Kenneth" w:date="2026-10-08T10:26:00Z" w16du:dateUtc="2026-10-08T14:26:00Z"/>
                <w:rFonts w:ascii="Times New Roman" w:eastAsia="Times New Roman" w:hAnsi="Times New Roman" w:cs="Times New Roman"/>
                <w:color w:val="000000"/>
                <w:sz w:val="20"/>
                <w:szCs w:val="20"/>
              </w:rPr>
            </w:pPr>
            <w:del w:id="4252" w:author="Anderson, Kenneth" w:date="2026-10-08T10:26:00Z" w16du:dateUtc="2026-10-08T14:26:00Z">
              <w:r w:rsidRPr="007E5245">
                <w:rPr>
                  <w:rFonts w:ascii="Times New Roman" w:eastAsia="Times New Roman" w:hAnsi="Times New Roman" w:cs="Times New Roman"/>
                  <w:color w:val="000000"/>
                  <w:sz w:val="20"/>
                  <w:szCs w:val="20"/>
                </w:rPr>
                <w:delText>Little Portage Nutrient Reduction &amp; Coastal Wetland Restoration</w:delText>
              </w:r>
            </w:del>
          </w:p>
        </w:tc>
        <w:tc>
          <w:tcPr>
            <w:tcW w:w="2147" w:type="dxa"/>
            <w:tcBorders>
              <w:top w:val="nil"/>
              <w:bottom w:val="nil"/>
            </w:tcBorders>
            <w:shd w:val="clear" w:color="auto" w:fill="FFFFFF" w:themeFill="background1"/>
            <w:tcPrChange w:id="4253" w:author="Anderson, Kenneth" w:date="2026-10-09T15:33:00Z" w16du:dateUtc="2026-10-09T19:33:00Z">
              <w:tcPr>
                <w:tcW w:w="2147" w:type="dxa"/>
                <w:tcBorders>
                  <w:top w:val="nil"/>
                  <w:bottom w:val="nil"/>
                </w:tcBorders>
                <w:shd w:val="clear" w:color="auto" w:fill="FFFFFF" w:themeFill="background1"/>
              </w:tcPr>
            </w:tcPrChange>
          </w:tcPr>
          <w:p w14:paraId="522B7007" w14:textId="269F1A2A"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54" w:author="Anderson, Kenneth" w:date="2026-10-08T10:26:00Z" w16du:dateUtc="2026-10-08T14:26:00Z"/>
                <w:rFonts w:ascii="Times New Roman" w:eastAsia="Times New Roman" w:hAnsi="Times New Roman" w:cs="Times New Roman"/>
                <w:color w:val="000000"/>
                <w:sz w:val="20"/>
                <w:szCs w:val="20"/>
              </w:rPr>
            </w:pPr>
            <w:del w:id="4255" w:author="Anderson, Kenneth" w:date="2026-10-08T10:26:00Z" w16du:dateUtc="2026-10-08T14:26:00Z">
              <w:r w:rsidRPr="007E5245">
                <w:rPr>
                  <w:rFonts w:ascii="Times New Roman" w:eastAsia="Times New Roman" w:hAnsi="Times New Roman" w:cs="Times New Roman"/>
                  <w:color w:val="000000"/>
                  <w:sz w:val="20"/>
                  <w:szCs w:val="20"/>
                </w:rPr>
                <w:delText>Ottawa</w:delText>
              </w:r>
            </w:del>
          </w:p>
        </w:tc>
        <w:tc>
          <w:tcPr>
            <w:tcW w:w="2504" w:type="dxa"/>
            <w:tcBorders>
              <w:top w:val="nil"/>
              <w:bottom w:val="nil"/>
            </w:tcBorders>
            <w:shd w:val="clear" w:color="auto" w:fill="FFFFFF" w:themeFill="background1"/>
            <w:tcPrChange w:id="4256" w:author="Anderson, Kenneth" w:date="2026-10-09T15:33:00Z" w16du:dateUtc="2026-10-09T19:33:00Z">
              <w:tcPr>
                <w:tcW w:w="2504" w:type="dxa"/>
                <w:tcBorders>
                  <w:top w:val="nil"/>
                  <w:bottom w:val="nil"/>
                </w:tcBorders>
                <w:shd w:val="clear" w:color="auto" w:fill="FFFFFF" w:themeFill="background1"/>
              </w:tcPr>
            </w:tcPrChange>
          </w:tcPr>
          <w:p w14:paraId="67759ABA" w14:textId="40BB7A66"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57" w:author="Anderson, Kenneth" w:date="2026-10-08T10:26:00Z" w16du:dateUtc="2026-10-08T14:26:00Z"/>
                <w:rFonts w:ascii="Times New Roman" w:eastAsia="Times New Roman" w:hAnsi="Times New Roman" w:cs="Times New Roman"/>
                <w:color w:val="000000"/>
                <w:sz w:val="20"/>
                <w:szCs w:val="20"/>
              </w:rPr>
            </w:pPr>
            <w:del w:id="4258" w:author="Anderson, Kenneth" w:date="2026-10-08T10:26:00Z" w16du:dateUtc="2026-10-08T14:26:00Z">
              <w:r w:rsidRPr="007E5245">
                <w:rPr>
                  <w:rFonts w:ascii="Times New Roman" w:eastAsia="Times New Roman" w:hAnsi="Times New Roman" w:cs="Times New Roman"/>
                  <w:color w:val="000000"/>
                  <w:sz w:val="20"/>
                  <w:szCs w:val="20"/>
                </w:rPr>
                <w:delText>Flow-through</w:delText>
              </w:r>
            </w:del>
          </w:p>
        </w:tc>
      </w:tr>
      <w:tr w:rsidR="00D24596" w:rsidRPr="007E5245" w14:paraId="41E8D3D3" w14:textId="77777777" w:rsidTr="006C03D2">
        <w:tblPrEx>
          <w:tblW w:w="13230" w:type="dxa"/>
          <w:tblPrExChange w:id="4259" w:author="Anderson, Kenneth" w:date="2026-10-09T15:33:00Z" w16du:dateUtc="2026-10-09T19:33:00Z">
            <w:tblPrEx>
              <w:tblW w:w="13230" w:type="dxa"/>
            </w:tblPrEx>
          </w:tblPrExChange>
        </w:tblPrEx>
        <w:trPr>
          <w:cnfStyle w:val="000000100000" w:firstRow="0" w:lastRow="0" w:firstColumn="0" w:lastColumn="0" w:oddVBand="0" w:evenVBand="0" w:oddHBand="1" w:evenHBand="0" w:firstRowFirstColumn="0" w:firstRowLastColumn="0" w:lastRowFirstColumn="0" w:lastRowLastColumn="0"/>
          <w:trHeight w:val="300"/>
          <w:del w:id="4260" w:author="Anderson, Kenneth" w:date="2026-10-08T10:26:00Z"/>
          <w:trPrChange w:id="4261"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262" w:author="Anderson, Kenneth" w:date="2026-10-09T15:33:00Z" w16du:dateUtc="2026-10-09T19:33:00Z">
              <w:tcPr>
                <w:tcW w:w="1003" w:type="dxa"/>
                <w:tcBorders>
                  <w:top w:val="nil"/>
                  <w:bottom w:val="nil"/>
                </w:tcBorders>
                <w:shd w:val="clear" w:color="auto" w:fill="FFFFFF" w:themeFill="background1"/>
                <w:noWrap/>
              </w:tcPr>
            </w:tcPrChange>
          </w:tcPr>
          <w:p w14:paraId="2CB1C381" w14:textId="64FA3860" w:rsidR="00D24596" w:rsidRPr="007E5245" w:rsidRDefault="00D24596">
            <w:pPr>
              <w:cnfStyle w:val="001000100000" w:firstRow="0" w:lastRow="0" w:firstColumn="1" w:lastColumn="0" w:oddVBand="0" w:evenVBand="0" w:oddHBand="1" w:evenHBand="0" w:firstRowFirstColumn="0" w:firstRowLastColumn="0" w:lastRowFirstColumn="0" w:lastRowLastColumn="0"/>
              <w:rPr>
                <w:del w:id="4263" w:author="Anderson, Kenneth" w:date="2026-10-08T10:26:00Z" w16du:dateUtc="2026-10-08T14:26:00Z"/>
                <w:rFonts w:ascii="Times New Roman" w:eastAsia="Times New Roman" w:hAnsi="Times New Roman" w:cs="Times New Roman"/>
                <w:b w:val="0"/>
                <w:bCs w:val="0"/>
                <w:color w:val="000000"/>
                <w:sz w:val="20"/>
                <w:szCs w:val="20"/>
              </w:rPr>
            </w:pPr>
            <w:del w:id="4264" w:author="Anderson, Kenneth" w:date="2026-10-08T10:26:00Z" w16du:dateUtc="2026-10-08T14:26:00Z">
              <w:r w:rsidRPr="007E5245">
                <w:rPr>
                  <w:rFonts w:ascii="Times New Roman" w:eastAsia="Times New Roman" w:hAnsi="Times New Roman" w:cs="Times New Roman"/>
                  <w:b w:val="0"/>
                  <w:bCs w:val="0"/>
                  <w:color w:val="000000"/>
                  <w:sz w:val="20"/>
                  <w:szCs w:val="20"/>
                </w:rPr>
                <w:delText>MAGM</w:delText>
              </w:r>
            </w:del>
          </w:p>
        </w:tc>
        <w:tc>
          <w:tcPr>
            <w:tcW w:w="2570" w:type="dxa"/>
            <w:tcBorders>
              <w:top w:val="nil"/>
              <w:bottom w:val="nil"/>
            </w:tcBorders>
            <w:shd w:val="clear" w:color="auto" w:fill="FFFFFF" w:themeFill="background1"/>
            <w:noWrap/>
            <w:tcPrChange w:id="4265" w:author="Anderson, Kenneth" w:date="2026-10-09T15:33:00Z" w16du:dateUtc="2026-10-09T19:33:00Z">
              <w:tcPr>
                <w:tcW w:w="2570" w:type="dxa"/>
                <w:tcBorders>
                  <w:top w:val="nil"/>
                  <w:bottom w:val="nil"/>
                </w:tcBorders>
                <w:shd w:val="clear" w:color="auto" w:fill="FFFFFF" w:themeFill="background1"/>
                <w:noWrap/>
              </w:tcPr>
            </w:tcPrChange>
          </w:tcPr>
          <w:p w14:paraId="3AA5FA2A" w14:textId="6E51B994"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66" w:author="Anderson, Kenneth" w:date="2026-10-08T10:26:00Z" w16du:dateUtc="2026-10-08T14:26:00Z"/>
                <w:rFonts w:ascii="Times New Roman" w:eastAsia="Times New Roman" w:hAnsi="Times New Roman" w:cs="Times New Roman"/>
                <w:color w:val="000000"/>
                <w:sz w:val="20"/>
                <w:szCs w:val="20"/>
              </w:rPr>
            </w:pPr>
            <w:del w:id="4267" w:author="Anderson, Kenneth" w:date="2026-10-08T10:26:00Z" w16du:dateUtc="2026-10-08T14:26:00Z">
              <w:r w:rsidRPr="007E5245">
                <w:rPr>
                  <w:rFonts w:ascii="Times New Roman" w:eastAsia="Times New Roman" w:hAnsi="Times New Roman" w:cs="Times New Roman"/>
                  <w:color w:val="000000"/>
                  <w:sz w:val="20"/>
                  <w:szCs w:val="20"/>
                </w:rPr>
                <w:delText>Magee Marsh</w:delText>
              </w:r>
            </w:del>
          </w:p>
        </w:tc>
        <w:tc>
          <w:tcPr>
            <w:tcW w:w="5006" w:type="dxa"/>
            <w:tcBorders>
              <w:top w:val="nil"/>
              <w:bottom w:val="nil"/>
            </w:tcBorders>
            <w:shd w:val="clear" w:color="auto" w:fill="FFFFFF" w:themeFill="background1"/>
            <w:tcPrChange w:id="4268" w:author="Anderson, Kenneth" w:date="2026-10-09T15:33:00Z" w16du:dateUtc="2026-10-09T19:33:00Z">
              <w:tcPr>
                <w:tcW w:w="5006" w:type="dxa"/>
                <w:tcBorders>
                  <w:top w:val="nil"/>
                  <w:bottom w:val="nil"/>
                </w:tcBorders>
                <w:shd w:val="clear" w:color="auto" w:fill="FFFFFF" w:themeFill="background1"/>
              </w:tcPr>
            </w:tcPrChange>
          </w:tcPr>
          <w:p w14:paraId="0C7AEFFB" w14:textId="50494286"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69" w:author="Anderson, Kenneth" w:date="2026-10-08T10:26:00Z" w16du:dateUtc="2026-10-08T14:26:00Z"/>
                <w:rFonts w:ascii="Times New Roman" w:eastAsia="Times New Roman" w:hAnsi="Times New Roman" w:cs="Times New Roman"/>
                <w:color w:val="000000"/>
                <w:sz w:val="20"/>
                <w:szCs w:val="20"/>
              </w:rPr>
            </w:pPr>
            <w:del w:id="4270" w:author="Anderson, Kenneth" w:date="2026-10-08T10:26:00Z" w16du:dateUtc="2026-10-08T14:26:00Z">
              <w:r w:rsidRPr="007E5245">
                <w:rPr>
                  <w:rFonts w:ascii="Times New Roman" w:eastAsia="Times New Roman" w:hAnsi="Times New Roman" w:cs="Times New Roman"/>
                  <w:color w:val="000000"/>
                  <w:sz w:val="20"/>
                  <w:szCs w:val="20"/>
                </w:rPr>
                <w:delText>Magee Marsh Turtle Creek Bay Wetland Reconnection</w:delText>
              </w:r>
            </w:del>
          </w:p>
        </w:tc>
        <w:tc>
          <w:tcPr>
            <w:tcW w:w="2147" w:type="dxa"/>
            <w:tcBorders>
              <w:top w:val="nil"/>
              <w:bottom w:val="nil"/>
            </w:tcBorders>
            <w:shd w:val="clear" w:color="auto" w:fill="FFFFFF" w:themeFill="background1"/>
            <w:tcPrChange w:id="4271" w:author="Anderson, Kenneth" w:date="2026-10-09T15:33:00Z" w16du:dateUtc="2026-10-09T19:33:00Z">
              <w:tcPr>
                <w:tcW w:w="2147" w:type="dxa"/>
                <w:tcBorders>
                  <w:top w:val="nil"/>
                  <w:bottom w:val="nil"/>
                </w:tcBorders>
                <w:shd w:val="clear" w:color="auto" w:fill="FFFFFF" w:themeFill="background1"/>
              </w:tcPr>
            </w:tcPrChange>
          </w:tcPr>
          <w:p w14:paraId="6355380A" w14:textId="2589EDEA"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72" w:author="Anderson, Kenneth" w:date="2026-10-08T10:26:00Z" w16du:dateUtc="2026-10-08T14:26:00Z"/>
                <w:rFonts w:ascii="Times New Roman" w:eastAsia="Times New Roman" w:hAnsi="Times New Roman" w:cs="Times New Roman"/>
                <w:color w:val="000000"/>
                <w:sz w:val="20"/>
                <w:szCs w:val="20"/>
              </w:rPr>
            </w:pPr>
            <w:del w:id="4273" w:author="Anderson, Kenneth" w:date="2026-10-08T10:26:00Z" w16du:dateUtc="2026-10-08T14:26:00Z">
              <w:r w:rsidRPr="007E5245">
                <w:rPr>
                  <w:rFonts w:ascii="Times New Roman" w:eastAsia="Times New Roman" w:hAnsi="Times New Roman" w:cs="Times New Roman"/>
                  <w:color w:val="000000"/>
                  <w:sz w:val="20"/>
                  <w:szCs w:val="20"/>
                </w:rPr>
                <w:delText>Ottawa</w:delText>
              </w:r>
            </w:del>
          </w:p>
        </w:tc>
        <w:tc>
          <w:tcPr>
            <w:tcW w:w="2504" w:type="dxa"/>
            <w:tcBorders>
              <w:top w:val="nil"/>
              <w:bottom w:val="nil"/>
            </w:tcBorders>
            <w:shd w:val="clear" w:color="auto" w:fill="FFFFFF" w:themeFill="background1"/>
            <w:tcPrChange w:id="4274" w:author="Anderson, Kenneth" w:date="2026-10-09T15:33:00Z" w16du:dateUtc="2026-10-09T19:33:00Z">
              <w:tcPr>
                <w:tcW w:w="2504" w:type="dxa"/>
                <w:tcBorders>
                  <w:top w:val="nil"/>
                  <w:bottom w:val="nil"/>
                </w:tcBorders>
                <w:shd w:val="clear" w:color="auto" w:fill="FFFFFF" w:themeFill="background1"/>
              </w:tcPr>
            </w:tcPrChange>
          </w:tcPr>
          <w:p w14:paraId="5753B8E3" w14:textId="3778FEAD" w:rsidR="00D24596" w:rsidRPr="007E5245" w:rsidRDefault="00D24596">
            <w:pPr>
              <w:cnfStyle w:val="000000100000" w:firstRow="0" w:lastRow="0" w:firstColumn="0" w:lastColumn="0" w:oddVBand="0" w:evenVBand="0" w:oddHBand="1" w:evenHBand="0" w:firstRowFirstColumn="0" w:firstRowLastColumn="0" w:lastRowFirstColumn="0" w:lastRowLastColumn="0"/>
              <w:rPr>
                <w:del w:id="4275" w:author="Anderson, Kenneth" w:date="2026-10-08T10:26:00Z" w16du:dateUtc="2026-10-08T14:26:00Z"/>
                <w:rFonts w:ascii="Times New Roman" w:eastAsia="Times New Roman" w:hAnsi="Times New Roman" w:cs="Times New Roman"/>
                <w:color w:val="000000"/>
                <w:sz w:val="20"/>
                <w:szCs w:val="20"/>
              </w:rPr>
            </w:pPr>
            <w:del w:id="4276" w:author="Anderson, Kenneth" w:date="2026-10-08T10:26:00Z" w16du:dateUtc="2026-10-08T14:26:00Z">
              <w:r w:rsidRPr="007E5245">
                <w:rPr>
                  <w:rFonts w:ascii="Times New Roman" w:eastAsia="Times New Roman" w:hAnsi="Times New Roman" w:cs="Times New Roman"/>
                  <w:color w:val="000000"/>
                  <w:sz w:val="20"/>
                  <w:szCs w:val="20"/>
                </w:rPr>
                <w:delText>Depressional</w:delText>
              </w:r>
            </w:del>
          </w:p>
        </w:tc>
      </w:tr>
      <w:tr w:rsidR="00D24596" w:rsidRPr="007E5245" w14:paraId="7C24D296" w14:textId="77777777" w:rsidTr="006C03D2">
        <w:tblPrEx>
          <w:tblW w:w="13230" w:type="dxa"/>
          <w:tblPrExChange w:id="4277" w:author="Anderson, Kenneth" w:date="2026-10-09T15:33:00Z" w16du:dateUtc="2026-10-09T19:33:00Z">
            <w:tblPrEx>
              <w:tblW w:w="13230" w:type="dxa"/>
            </w:tblPrEx>
          </w:tblPrExChange>
        </w:tblPrEx>
        <w:trPr>
          <w:trHeight w:val="300"/>
          <w:del w:id="4278" w:author="Anderson, Kenneth" w:date="2026-10-08T10:26:00Z"/>
          <w:trPrChange w:id="4279"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280" w:author="Anderson, Kenneth" w:date="2026-10-09T15:33:00Z" w16du:dateUtc="2026-10-09T19:33:00Z">
              <w:tcPr>
                <w:tcW w:w="1003" w:type="dxa"/>
                <w:tcBorders>
                  <w:top w:val="nil"/>
                  <w:bottom w:val="nil"/>
                </w:tcBorders>
                <w:shd w:val="clear" w:color="auto" w:fill="FFFFFF" w:themeFill="background1"/>
                <w:noWrap/>
              </w:tcPr>
            </w:tcPrChange>
          </w:tcPr>
          <w:p w14:paraId="1C132D0E" w14:textId="1E9C3CCD" w:rsidR="00D24596" w:rsidRPr="007E5245" w:rsidRDefault="00D24596">
            <w:pPr>
              <w:rPr>
                <w:del w:id="4281" w:author="Anderson, Kenneth" w:date="2026-10-08T10:26:00Z" w16du:dateUtc="2026-10-08T14:26:00Z"/>
                <w:rFonts w:ascii="Times New Roman" w:eastAsia="Times New Roman" w:hAnsi="Times New Roman" w:cs="Times New Roman"/>
                <w:b w:val="0"/>
                <w:bCs w:val="0"/>
                <w:color w:val="000000"/>
                <w:sz w:val="20"/>
                <w:szCs w:val="20"/>
              </w:rPr>
            </w:pPr>
            <w:del w:id="4282" w:author="Anderson, Kenneth" w:date="2026-10-08T10:26:00Z" w16du:dateUtc="2026-10-08T14:26:00Z">
              <w:r w:rsidRPr="007E5245">
                <w:rPr>
                  <w:rFonts w:ascii="Times New Roman" w:eastAsia="Times New Roman" w:hAnsi="Times New Roman" w:cs="Times New Roman"/>
                  <w:b w:val="0"/>
                  <w:bCs w:val="0"/>
                  <w:color w:val="000000"/>
                  <w:sz w:val="20"/>
                  <w:szCs w:val="20"/>
                </w:rPr>
                <w:delText>MARR</w:delText>
              </w:r>
            </w:del>
          </w:p>
        </w:tc>
        <w:tc>
          <w:tcPr>
            <w:tcW w:w="2570" w:type="dxa"/>
            <w:tcBorders>
              <w:top w:val="nil"/>
              <w:bottom w:val="nil"/>
            </w:tcBorders>
            <w:shd w:val="clear" w:color="auto" w:fill="FFFFFF" w:themeFill="background1"/>
            <w:noWrap/>
            <w:tcPrChange w:id="4283" w:author="Anderson, Kenneth" w:date="2026-10-09T15:33:00Z" w16du:dateUtc="2026-10-09T19:33:00Z">
              <w:tcPr>
                <w:tcW w:w="2570" w:type="dxa"/>
                <w:tcBorders>
                  <w:top w:val="nil"/>
                  <w:bottom w:val="nil"/>
                </w:tcBorders>
                <w:shd w:val="clear" w:color="auto" w:fill="FFFFFF" w:themeFill="background1"/>
                <w:noWrap/>
              </w:tcPr>
            </w:tcPrChange>
          </w:tcPr>
          <w:p w14:paraId="26B43F0A" w14:textId="6AD538D8"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84" w:author="Anderson, Kenneth" w:date="2026-10-08T10:26:00Z" w16du:dateUtc="2026-10-08T14:26:00Z"/>
                <w:rFonts w:ascii="Times New Roman" w:eastAsia="Times New Roman" w:hAnsi="Times New Roman" w:cs="Times New Roman"/>
                <w:color w:val="000000"/>
                <w:sz w:val="20"/>
                <w:szCs w:val="20"/>
              </w:rPr>
            </w:pPr>
            <w:del w:id="4285" w:author="Anderson, Kenneth" w:date="2026-10-08T10:26:00Z" w16du:dateUtc="2026-10-08T14:26:00Z">
              <w:r w:rsidRPr="007E5245">
                <w:rPr>
                  <w:rFonts w:ascii="Times New Roman" w:eastAsia="Times New Roman" w:hAnsi="Times New Roman" w:cs="Times New Roman"/>
                  <w:color w:val="000000"/>
                  <w:sz w:val="20"/>
                  <w:szCs w:val="20"/>
                </w:rPr>
                <w:delText>Martin's Run</w:delText>
              </w:r>
            </w:del>
          </w:p>
        </w:tc>
        <w:tc>
          <w:tcPr>
            <w:tcW w:w="5006" w:type="dxa"/>
            <w:tcBorders>
              <w:top w:val="nil"/>
              <w:bottom w:val="nil"/>
            </w:tcBorders>
            <w:shd w:val="clear" w:color="auto" w:fill="FFFFFF" w:themeFill="background1"/>
            <w:tcPrChange w:id="4286" w:author="Anderson, Kenneth" w:date="2026-10-09T15:33:00Z" w16du:dateUtc="2026-10-09T19:33:00Z">
              <w:tcPr>
                <w:tcW w:w="5006" w:type="dxa"/>
                <w:tcBorders>
                  <w:top w:val="nil"/>
                  <w:bottom w:val="nil"/>
                </w:tcBorders>
                <w:shd w:val="clear" w:color="auto" w:fill="FFFFFF" w:themeFill="background1"/>
              </w:tcPr>
            </w:tcPrChange>
          </w:tcPr>
          <w:p w14:paraId="6BE32B03" w14:textId="10F2B567"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87" w:author="Anderson, Kenneth" w:date="2026-10-08T10:26:00Z" w16du:dateUtc="2026-10-08T14:26:00Z"/>
                <w:rFonts w:ascii="Times New Roman" w:eastAsia="Times New Roman" w:hAnsi="Times New Roman" w:cs="Times New Roman"/>
                <w:color w:val="000000"/>
                <w:sz w:val="20"/>
                <w:szCs w:val="20"/>
              </w:rPr>
            </w:pPr>
            <w:del w:id="4288" w:author="Anderson, Kenneth" w:date="2026-10-08T10:26:00Z" w16du:dateUtc="2026-10-08T14:26:00Z">
              <w:r w:rsidRPr="007E5245">
                <w:rPr>
                  <w:rFonts w:ascii="Times New Roman" w:eastAsia="Times New Roman" w:hAnsi="Times New Roman" w:cs="Times New Roman"/>
                  <w:color w:val="000000"/>
                  <w:sz w:val="20"/>
                  <w:szCs w:val="20"/>
                </w:rPr>
                <w:delText>Martin's Run Wetland and Stream Restoration Project</w:delText>
              </w:r>
            </w:del>
          </w:p>
        </w:tc>
        <w:tc>
          <w:tcPr>
            <w:tcW w:w="2147" w:type="dxa"/>
            <w:tcBorders>
              <w:top w:val="nil"/>
              <w:bottom w:val="nil"/>
            </w:tcBorders>
            <w:shd w:val="clear" w:color="auto" w:fill="FFFFFF" w:themeFill="background1"/>
            <w:tcPrChange w:id="4289" w:author="Anderson, Kenneth" w:date="2026-10-09T15:33:00Z" w16du:dateUtc="2026-10-09T19:33:00Z">
              <w:tcPr>
                <w:tcW w:w="2147" w:type="dxa"/>
                <w:tcBorders>
                  <w:top w:val="nil"/>
                  <w:bottom w:val="nil"/>
                </w:tcBorders>
                <w:shd w:val="clear" w:color="auto" w:fill="FFFFFF" w:themeFill="background1"/>
              </w:tcPr>
            </w:tcPrChange>
          </w:tcPr>
          <w:p w14:paraId="04F5FDC4" w14:textId="4A25D881"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90" w:author="Anderson, Kenneth" w:date="2026-10-08T10:26:00Z" w16du:dateUtc="2026-10-08T14:26:00Z"/>
                <w:rFonts w:ascii="Times New Roman" w:eastAsia="Times New Roman" w:hAnsi="Times New Roman" w:cs="Times New Roman"/>
                <w:color w:val="000000"/>
                <w:sz w:val="20"/>
                <w:szCs w:val="20"/>
              </w:rPr>
            </w:pPr>
            <w:del w:id="4291" w:author="Anderson, Kenneth" w:date="2026-10-08T10:26:00Z" w16du:dateUtc="2026-10-08T14:26:00Z">
              <w:r w:rsidRPr="007E5245">
                <w:rPr>
                  <w:rFonts w:ascii="Times New Roman" w:eastAsia="Times New Roman" w:hAnsi="Times New Roman" w:cs="Times New Roman"/>
                  <w:color w:val="000000"/>
                  <w:sz w:val="20"/>
                  <w:szCs w:val="20"/>
                </w:rPr>
                <w:delText>Lorain</w:delText>
              </w:r>
            </w:del>
          </w:p>
        </w:tc>
        <w:tc>
          <w:tcPr>
            <w:tcW w:w="2504" w:type="dxa"/>
            <w:tcBorders>
              <w:top w:val="nil"/>
              <w:bottom w:val="nil"/>
            </w:tcBorders>
            <w:shd w:val="clear" w:color="auto" w:fill="FFFFFF" w:themeFill="background1"/>
            <w:tcPrChange w:id="4292" w:author="Anderson, Kenneth" w:date="2026-10-09T15:33:00Z" w16du:dateUtc="2026-10-09T19:33:00Z">
              <w:tcPr>
                <w:tcW w:w="2504" w:type="dxa"/>
                <w:tcBorders>
                  <w:top w:val="nil"/>
                  <w:bottom w:val="nil"/>
                </w:tcBorders>
                <w:shd w:val="clear" w:color="auto" w:fill="FFFFFF" w:themeFill="background1"/>
              </w:tcPr>
            </w:tcPrChange>
          </w:tcPr>
          <w:p w14:paraId="6C14FC6D" w14:textId="28EFAD86" w:rsidR="00D24596" w:rsidRPr="007E5245" w:rsidRDefault="00D24596">
            <w:pPr>
              <w:cnfStyle w:val="000000000000" w:firstRow="0" w:lastRow="0" w:firstColumn="0" w:lastColumn="0" w:oddVBand="0" w:evenVBand="0" w:oddHBand="0" w:evenHBand="0" w:firstRowFirstColumn="0" w:firstRowLastColumn="0" w:lastRowFirstColumn="0" w:lastRowLastColumn="0"/>
              <w:rPr>
                <w:del w:id="4293" w:author="Anderson, Kenneth" w:date="2026-10-08T10:26:00Z" w16du:dateUtc="2026-10-08T14:26:00Z"/>
                <w:rFonts w:ascii="Times New Roman" w:eastAsia="Times New Roman" w:hAnsi="Times New Roman" w:cs="Times New Roman"/>
                <w:color w:val="000000"/>
                <w:sz w:val="20"/>
                <w:szCs w:val="20"/>
              </w:rPr>
            </w:pPr>
            <w:del w:id="4294" w:author="Anderson, Kenneth" w:date="2026-10-08T10:26:00Z" w16du:dateUtc="2026-10-08T14:26:00Z">
              <w:r w:rsidRPr="007E5245">
                <w:rPr>
                  <w:rFonts w:ascii="Times New Roman" w:eastAsia="Times New Roman" w:hAnsi="Times New Roman" w:cs="Times New Roman"/>
                  <w:color w:val="000000"/>
                  <w:sz w:val="20"/>
                  <w:szCs w:val="20"/>
                </w:rPr>
                <w:delText>Flow-through</w:delText>
              </w:r>
            </w:del>
          </w:p>
        </w:tc>
      </w:tr>
      <w:tr w:rsidR="00D24596" w:rsidRPr="007E5245" w14:paraId="32F4FC68" w14:textId="77777777" w:rsidTr="006C03D2">
        <w:tblPrEx>
          <w:tblW w:w="13230" w:type="dxa"/>
          <w:tblPrExChange w:id="4295" w:author="Anderson, Kenneth" w:date="2026-10-09T15:33:00Z" w16du:dateUtc="2026-10-09T19:33:00Z">
            <w:tblPrEx>
              <w:tblW w:w="13230" w:type="dxa"/>
            </w:tblPrEx>
          </w:tblPrExChange>
        </w:tblPrEx>
        <w:trPr>
          <w:cnfStyle w:val="000000100000" w:firstRow="0" w:lastRow="0" w:firstColumn="0" w:lastColumn="0" w:oddVBand="0" w:evenVBand="0" w:oddHBand="1" w:evenHBand="0" w:firstRowFirstColumn="0" w:firstRowLastColumn="0" w:lastRowFirstColumn="0" w:lastRowLastColumn="0"/>
          <w:trHeight w:val="300"/>
          <w:del w:id="4296" w:author="Anderson, Kenneth" w:date="2026-10-08T10:26:00Z"/>
          <w:trPrChange w:id="4297"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298" w:author="Anderson, Kenneth" w:date="2026-10-09T15:33:00Z" w16du:dateUtc="2026-10-09T19:33:00Z">
              <w:tcPr>
                <w:tcW w:w="1003" w:type="dxa"/>
                <w:tcBorders>
                  <w:top w:val="nil"/>
                  <w:bottom w:val="nil"/>
                </w:tcBorders>
                <w:shd w:val="clear" w:color="auto" w:fill="FFFFFF" w:themeFill="background1"/>
                <w:noWrap/>
              </w:tcPr>
            </w:tcPrChange>
          </w:tcPr>
          <w:p w14:paraId="691D19BD" w14:textId="7F64F840" w:rsidR="00D24596" w:rsidRPr="007E5245" w:rsidRDefault="00D24596">
            <w:pPr>
              <w:cnfStyle w:val="001000100000" w:firstRow="0" w:lastRow="0" w:firstColumn="1" w:lastColumn="0" w:oddVBand="0" w:evenVBand="0" w:oddHBand="1" w:evenHBand="0" w:firstRowFirstColumn="0" w:firstRowLastColumn="0" w:lastRowFirstColumn="0" w:lastRowLastColumn="0"/>
              <w:rPr>
                <w:del w:id="4299" w:author="Anderson, Kenneth" w:date="2026-10-08T10:26:00Z" w16du:dateUtc="2026-10-08T14:26:00Z"/>
                <w:rFonts w:ascii="Times New Roman" w:eastAsia="Times New Roman" w:hAnsi="Times New Roman" w:cs="Times New Roman"/>
                <w:b w:val="0"/>
                <w:bCs w:val="0"/>
                <w:color w:val="000000"/>
                <w:sz w:val="20"/>
                <w:szCs w:val="20"/>
              </w:rPr>
            </w:pPr>
            <w:del w:id="4300" w:author="Anderson, Kenneth" w:date="2026-10-08T10:26:00Z" w16du:dateUtc="2026-10-08T14:26:00Z">
              <w:r w:rsidRPr="007E5245">
                <w:rPr>
                  <w:rFonts w:ascii="Times New Roman" w:eastAsia="Times New Roman" w:hAnsi="Times New Roman" w:cs="Times New Roman"/>
                  <w:b w:val="0"/>
                  <w:bCs w:val="0"/>
                  <w:color w:val="000000"/>
                  <w:sz w:val="20"/>
                  <w:szCs w:val="20"/>
                </w:rPr>
                <w:delText>MERW</w:delText>
              </w:r>
            </w:del>
          </w:p>
        </w:tc>
        <w:tc>
          <w:tcPr>
            <w:tcW w:w="2570" w:type="dxa"/>
            <w:tcBorders>
              <w:top w:val="nil"/>
              <w:bottom w:val="nil"/>
            </w:tcBorders>
            <w:shd w:val="clear" w:color="auto" w:fill="FFFFFF" w:themeFill="background1"/>
            <w:noWrap/>
            <w:tcPrChange w:id="4301" w:author="Anderson, Kenneth" w:date="2026-10-09T15:33:00Z" w16du:dateUtc="2026-10-09T19:33:00Z">
              <w:tcPr>
                <w:tcW w:w="2570" w:type="dxa"/>
                <w:tcBorders>
                  <w:top w:val="nil"/>
                  <w:bottom w:val="nil"/>
                </w:tcBorders>
                <w:shd w:val="clear" w:color="auto" w:fill="FFFFFF" w:themeFill="background1"/>
                <w:noWrap/>
              </w:tcPr>
            </w:tcPrChange>
          </w:tcPr>
          <w:p w14:paraId="1C715C8D" w14:textId="5F949F91"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02" w:author="Anderson, Kenneth" w:date="2026-10-08T10:26:00Z" w16du:dateUtc="2026-10-08T14:26:00Z"/>
                <w:rFonts w:ascii="Times New Roman" w:eastAsia="Times New Roman" w:hAnsi="Times New Roman" w:cs="Times New Roman"/>
                <w:color w:val="000000"/>
                <w:sz w:val="20"/>
                <w:szCs w:val="20"/>
              </w:rPr>
            </w:pPr>
            <w:del w:id="4303" w:author="Anderson, Kenneth" w:date="2026-10-08T10:26:00Z" w16du:dateUtc="2026-10-08T14:26:00Z">
              <w:r w:rsidRPr="007E5245">
                <w:rPr>
                  <w:rFonts w:ascii="Times New Roman" w:eastAsia="Times New Roman" w:hAnsi="Times New Roman" w:cs="Times New Roman"/>
                  <w:color w:val="000000"/>
                  <w:sz w:val="20"/>
                  <w:szCs w:val="20"/>
                </w:rPr>
                <w:delText>Mercer Wetland</w:delText>
              </w:r>
            </w:del>
          </w:p>
        </w:tc>
        <w:tc>
          <w:tcPr>
            <w:tcW w:w="5006" w:type="dxa"/>
            <w:tcBorders>
              <w:top w:val="nil"/>
              <w:bottom w:val="nil"/>
            </w:tcBorders>
            <w:shd w:val="clear" w:color="auto" w:fill="FFFFFF" w:themeFill="background1"/>
            <w:tcPrChange w:id="4304" w:author="Anderson, Kenneth" w:date="2026-10-09T15:33:00Z" w16du:dateUtc="2026-10-09T19:33:00Z">
              <w:tcPr>
                <w:tcW w:w="5006" w:type="dxa"/>
                <w:tcBorders>
                  <w:top w:val="nil"/>
                  <w:bottom w:val="nil"/>
                </w:tcBorders>
                <w:shd w:val="clear" w:color="auto" w:fill="FFFFFF" w:themeFill="background1"/>
              </w:tcPr>
            </w:tcPrChange>
          </w:tcPr>
          <w:p w14:paraId="43F84E7C" w14:textId="63BA624D"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05" w:author="Anderson, Kenneth" w:date="2026-10-08T10:26:00Z" w16du:dateUtc="2026-10-08T14:26:00Z"/>
                <w:rFonts w:ascii="Times New Roman" w:eastAsia="Times New Roman" w:hAnsi="Times New Roman" w:cs="Times New Roman"/>
                <w:color w:val="000000"/>
                <w:sz w:val="20"/>
                <w:szCs w:val="20"/>
              </w:rPr>
            </w:pPr>
            <w:del w:id="4306" w:author="Anderson, Kenneth" w:date="2026-10-08T10:26:00Z" w16du:dateUtc="2026-10-08T14:26:00Z">
              <w:r w:rsidRPr="007E5245">
                <w:rPr>
                  <w:rFonts w:ascii="Times New Roman" w:eastAsia="Times New Roman" w:hAnsi="Times New Roman" w:cs="Times New Roman"/>
                  <w:color w:val="000000"/>
                  <w:sz w:val="20"/>
                  <w:szCs w:val="20"/>
                </w:rPr>
                <w:delText>Mercer Wetland Complex Restoration</w:delText>
              </w:r>
            </w:del>
          </w:p>
        </w:tc>
        <w:tc>
          <w:tcPr>
            <w:tcW w:w="2147" w:type="dxa"/>
            <w:tcBorders>
              <w:top w:val="nil"/>
              <w:bottom w:val="nil"/>
            </w:tcBorders>
            <w:shd w:val="clear" w:color="auto" w:fill="FFFFFF" w:themeFill="background1"/>
            <w:tcPrChange w:id="4307" w:author="Anderson, Kenneth" w:date="2026-10-09T15:33:00Z" w16du:dateUtc="2026-10-09T19:33:00Z">
              <w:tcPr>
                <w:tcW w:w="2147" w:type="dxa"/>
                <w:tcBorders>
                  <w:top w:val="nil"/>
                  <w:bottom w:val="nil"/>
                </w:tcBorders>
                <w:shd w:val="clear" w:color="auto" w:fill="FFFFFF" w:themeFill="background1"/>
              </w:tcPr>
            </w:tcPrChange>
          </w:tcPr>
          <w:p w14:paraId="27E7CCE8" w14:textId="005A2202"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08" w:author="Anderson, Kenneth" w:date="2026-10-08T10:26:00Z" w16du:dateUtc="2026-10-08T14:26:00Z"/>
                <w:rFonts w:ascii="Times New Roman" w:eastAsia="Times New Roman" w:hAnsi="Times New Roman" w:cs="Times New Roman"/>
                <w:color w:val="000000"/>
                <w:sz w:val="20"/>
                <w:szCs w:val="20"/>
              </w:rPr>
            </w:pPr>
            <w:del w:id="4309" w:author="Anderson, Kenneth" w:date="2026-10-08T10:26:00Z" w16du:dateUtc="2026-10-08T14:26:00Z">
              <w:r w:rsidRPr="007E5245">
                <w:rPr>
                  <w:rFonts w:ascii="Times New Roman" w:eastAsia="Times New Roman" w:hAnsi="Times New Roman" w:cs="Times New Roman"/>
                  <w:color w:val="000000"/>
                  <w:sz w:val="20"/>
                  <w:szCs w:val="20"/>
                </w:rPr>
                <w:delText>Mercer</w:delText>
              </w:r>
            </w:del>
          </w:p>
        </w:tc>
        <w:tc>
          <w:tcPr>
            <w:tcW w:w="2504" w:type="dxa"/>
            <w:tcBorders>
              <w:top w:val="nil"/>
              <w:bottom w:val="nil"/>
            </w:tcBorders>
            <w:shd w:val="clear" w:color="auto" w:fill="FFFFFF" w:themeFill="background1"/>
            <w:tcPrChange w:id="4310" w:author="Anderson, Kenneth" w:date="2026-10-09T15:33:00Z" w16du:dateUtc="2026-10-09T19:33:00Z">
              <w:tcPr>
                <w:tcW w:w="2504" w:type="dxa"/>
                <w:tcBorders>
                  <w:top w:val="nil"/>
                  <w:bottom w:val="nil"/>
                </w:tcBorders>
                <w:shd w:val="clear" w:color="auto" w:fill="FFFFFF" w:themeFill="background1"/>
              </w:tcPr>
            </w:tcPrChange>
          </w:tcPr>
          <w:p w14:paraId="02AC9C4E" w14:textId="1CD747C6"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11" w:author="Anderson, Kenneth" w:date="2026-10-08T10:26:00Z" w16du:dateUtc="2026-10-08T14:26:00Z"/>
                <w:rFonts w:ascii="Times New Roman" w:eastAsia="Times New Roman" w:hAnsi="Times New Roman" w:cs="Times New Roman"/>
                <w:color w:val="000000"/>
                <w:sz w:val="20"/>
                <w:szCs w:val="20"/>
              </w:rPr>
            </w:pPr>
            <w:del w:id="4312" w:author="Anderson, Kenneth" w:date="2026-10-08T10:26:00Z" w16du:dateUtc="2026-10-08T14:26:00Z">
              <w:r w:rsidRPr="007E5245">
                <w:rPr>
                  <w:rFonts w:ascii="Times New Roman" w:eastAsia="Times New Roman" w:hAnsi="Times New Roman" w:cs="Times New Roman"/>
                  <w:color w:val="000000"/>
                  <w:sz w:val="20"/>
                  <w:szCs w:val="20"/>
                </w:rPr>
                <w:delText>Depressional</w:delText>
              </w:r>
            </w:del>
          </w:p>
        </w:tc>
      </w:tr>
      <w:tr w:rsidR="00D24596" w:rsidRPr="007E5245" w14:paraId="29DAC20A" w14:textId="77777777" w:rsidTr="006C03D2">
        <w:tblPrEx>
          <w:tblW w:w="13230" w:type="dxa"/>
          <w:tblPrExChange w:id="4313" w:author="Anderson, Kenneth" w:date="2026-10-09T15:33:00Z" w16du:dateUtc="2026-10-09T19:33:00Z">
            <w:tblPrEx>
              <w:tblW w:w="13230" w:type="dxa"/>
            </w:tblPrEx>
          </w:tblPrExChange>
        </w:tblPrEx>
        <w:trPr>
          <w:trHeight w:val="300"/>
          <w:del w:id="4314" w:author="Anderson, Kenneth" w:date="2026-10-08T10:26:00Z"/>
          <w:trPrChange w:id="4315"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316" w:author="Anderson, Kenneth" w:date="2026-10-09T15:33:00Z" w16du:dateUtc="2026-10-09T19:33:00Z">
              <w:tcPr>
                <w:tcW w:w="1003" w:type="dxa"/>
                <w:tcBorders>
                  <w:top w:val="nil"/>
                  <w:bottom w:val="nil"/>
                </w:tcBorders>
                <w:shd w:val="clear" w:color="auto" w:fill="FFFFFF" w:themeFill="background1"/>
                <w:noWrap/>
              </w:tcPr>
            </w:tcPrChange>
          </w:tcPr>
          <w:p w14:paraId="7B83F1BB" w14:textId="51A510FC" w:rsidR="00D24596" w:rsidRPr="007E5245" w:rsidRDefault="00D24596">
            <w:pPr>
              <w:rPr>
                <w:del w:id="4317" w:author="Anderson, Kenneth" w:date="2026-10-08T10:26:00Z" w16du:dateUtc="2026-10-08T14:26:00Z"/>
                <w:rFonts w:ascii="Times New Roman" w:eastAsia="Times New Roman" w:hAnsi="Times New Roman" w:cs="Times New Roman"/>
                <w:b w:val="0"/>
                <w:bCs w:val="0"/>
                <w:color w:val="000000"/>
                <w:sz w:val="20"/>
                <w:szCs w:val="20"/>
              </w:rPr>
            </w:pPr>
            <w:del w:id="4318" w:author="Anderson, Kenneth" w:date="2026-10-08T10:26:00Z" w16du:dateUtc="2026-10-08T14:26:00Z">
              <w:r w:rsidRPr="007E5245">
                <w:rPr>
                  <w:rFonts w:ascii="Times New Roman" w:eastAsia="Times New Roman" w:hAnsi="Times New Roman" w:cs="Times New Roman"/>
                  <w:b w:val="0"/>
                  <w:bCs w:val="0"/>
                  <w:color w:val="000000"/>
                  <w:sz w:val="20"/>
                  <w:szCs w:val="20"/>
                </w:rPr>
                <w:delText>MONW</w:delText>
              </w:r>
            </w:del>
          </w:p>
        </w:tc>
        <w:tc>
          <w:tcPr>
            <w:tcW w:w="2570" w:type="dxa"/>
            <w:tcBorders>
              <w:top w:val="nil"/>
              <w:bottom w:val="nil"/>
            </w:tcBorders>
            <w:shd w:val="clear" w:color="auto" w:fill="FFFFFF" w:themeFill="background1"/>
            <w:noWrap/>
            <w:tcPrChange w:id="4319" w:author="Anderson, Kenneth" w:date="2026-10-09T15:33:00Z" w16du:dateUtc="2026-10-09T19:33:00Z">
              <w:tcPr>
                <w:tcW w:w="2570" w:type="dxa"/>
                <w:tcBorders>
                  <w:top w:val="nil"/>
                  <w:bottom w:val="nil"/>
                </w:tcBorders>
                <w:shd w:val="clear" w:color="auto" w:fill="FFFFFF" w:themeFill="background1"/>
                <w:noWrap/>
              </w:tcPr>
            </w:tcPrChange>
          </w:tcPr>
          <w:p w14:paraId="0FDD7C83" w14:textId="448973E8"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20" w:author="Anderson, Kenneth" w:date="2026-10-08T10:26:00Z" w16du:dateUtc="2026-10-08T14:26:00Z"/>
                <w:rFonts w:ascii="Times New Roman" w:eastAsia="Times New Roman" w:hAnsi="Times New Roman" w:cs="Times New Roman"/>
                <w:color w:val="000000"/>
                <w:sz w:val="20"/>
                <w:szCs w:val="20"/>
              </w:rPr>
            </w:pPr>
            <w:del w:id="4321" w:author="Anderson, Kenneth" w:date="2026-10-08T10:26:00Z" w16du:dateUtc="2026-10-08T14:26:00Z">
              <w:r w:rsidRPr="007E5245">
                <w:rPr>
                  <w:rFonts w:ascii="Times New Roman" w:eastAsia="Times New Roman" w:hAnsi="Times New Roman" w:cs="Times New Roman"/>
                  <w:color w:val="000000"/>
                  <w:sz w:val="20"/>
                  <w:szCs w:val="20"/>
                </w:rPr>
                <w:delText>Montpelier Wetland</w:delText>
              </w:r>
            </w:del>
          </w:p>
        </w:tc>
        <w:tc>
          <w:tcPr>
            <w:tcW w:w="5006" w:type="dxa"/>
            <w:tcBorders>
              <w:top w:val="nil"/>
              <w:bottom w:val="nil"/>
            </w:tcBorders>
            <w:shd w:val="clear" w:color="auto" w:fill="FFFFFF" w:themeFill="background1"/>
            <w:tcPrChange w:id="4322" w:author="Anderson, Kenneth" w:date="2026-10-09T15:33:00Z" w16du:dateUtc="2026-10-09T19:33:00Z">
              <w:tcPr>
                <w:tcW w:w="5006" w:type="dxa"/>
                <w:tcBorders>
                  <w:top w:val="nil"/>
                  <w:bottom w:val="nil"/>
                </w:tcBorders>
                <w:shd w:val="clear" w:color="auto" w:fill="FFFFFF" w:themeFill="background1"/>
              </w:tcPr>
            </w:tcPrChange>
          </w:tcPr>
          <w:p w14:paraId="3EFE5E85" w14:textId="68305562"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23" w:author="Anderson, Kenneth" w:date="2026-10-08T10:26:00Z" w16du:dateUtc="2026-10-08T14:26:00Z"/>
                <w:rFonts w:ascii="Times New Roman" w:eastAsia="Times New Roman" w:hAnsi="Times New Roman" w:cs="Times New Roman"/>
                <w:color w:val="000000"/>
                <w:sz w:val="20"/>
                <w:szCs w:val="20"/>
              </w:rPr>
            </w:pPr>
            <w:del w:id="4324" w:author="Anderson, Kenneth" w:date="2026-10-08T10:26:00Z" w16du:dateUtc="2026-10-08T14:26:00Z">
              <w:r w:rsidRPr="007E5245">
                <w:rPr>
                  <w:rFonts w:ascii="Times New Roman" w:eastAsia="Times New Roman" w:hAnsi="Times New Roman" w:cs="Times New Roman"/>
                  <w:color w:val="000000"/>
                  <w:sz w:val="20"/>
                  <w:szCs w:val="20"/>
                </w:rPr>
                <w:delText>OSU Montpelier Wetland Restoration</w:delText>
              </w:r>
            </w:del>
          </w:p>
        </w:tc>
        <w:tc>
          <w:tcPr>
            <w:tcW w:w="2147" w:type="dxa"/>
            <w:tcBorders>
              <w:top w:val="nil"/>
              <w:bottom w:val="nil"/>
            </w:tcBorders>
            <w:shd w:val="clear" w:color="auto" w:fill="FFFFFF" w:themeFill="background1"/>
            <w:tcPrChange w:id="4325" w:author="Anderson, Kenneth" w:date="2026-10-09T15:33:00Z" w16du:dateUtc="2026-10-09T19:33:00Z">
              <w:tcPr>
                <w:tcW w:w="2147" w:type="dxa"/>
                <w:tcBorders>
                  <w:top w:val="nil"/>
                  <w:bottom w:val="nil"/>
                </w:tcBorders>
                <w:shd w:val="clear" w:color="auto" w:fill="FFFFFF" w:themeFill="background1"/>
              </w:tcPr>
            </w:tcPrChange>
          </w:tcPr>
          <w:p w14:paraId="3F7CDF3F" w14:textId="21488318"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26" w:author="Anderson, Kenneth" w:date="2026-10-08T10:26:00Z" w16du:dateUtc="2026-10-08T14:26:00Z"/>
                <w:rFonts w:ascii="Times New Roman" w:eastAsia="Times New Roman" w:hAnsi="Times New Roman" w:cs="Times New Roman"/>
                <w:color w:val="000000"/>
                <w:sz w:val="20"/>
                <w:szCs w:val="20"/>
              </w:rPr>
            </w:pPr>
            <w:del w:id="4327" w:author="Anderson, Kenneth" w:date="2026-10-08T10:26:00Z" w16du:dateUtc="2026-10-08T14:26:00Z">
              <w:r w:rsidRPr="007E5245">
                <w:rPr>
                  <w:rFonts w:ascii="Times New Roman" w:eastAsia="Times New Roman" w:hAnsi="Times New Roman" w:cs="Times New Roman"/>
                  <w:color w:val="000000"/>
                  <w:sz w:val="20"/>
                  <w:szCs w:val="20"/>
                </w:rPr>
                <w:delText>Williams</w:delText>
              </w:r>
            </w:del>
          </w:p>
        </w:tc>
        <w:tc>
          <w:tcPr>
            <w:tcW w:w="2504" w:type="dxa"/>
            <w:tcBorders>
              <w:top w:val="nil"/>
              <w:bottom w:val="nil"/>
            </w:tcBorders>
            <w:shd w:val="clear" w:color="auto" w:fill="FFFFFF" w:themeFill="background1"/>
            <w:tcPrChange w:id="4328" w:author="Anderson, Kenneth" w:date="2026-10-09T15:33:00Z" w16du:dateUtc="2026-10-09T19:33:00Z">
              <w:tcPr>
                <w:tcW w:w="2504" w:type="dxa"/>
                <w:tcBorders>
                  <w:top w:val="nil"/>
                  <w:bottom w:val="nil"/>
                </w:tcBorders>
                <w:shd w:val="clear" w:color="auto" w:fill="FFFFFF" w:themeFill="background1"/>
              </w:tcPr>
            </w:tcPrChange>
          </w:tcPr>
          <w:p w14:paraId="348D3FF1" w14:textId="75D9F82C"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29" w:author="Anderson, Kenneth" w:date="2026-10-08T10:26:00Z" w16du:dateUtc="2026-10-08T14:26:00Z"/>
                <w:rFonts w:ascii="Times New Roman" w:eastAsia="Times New Roman" w:hAnsi="Times New Roman" w:cs="Times New Roman"/>
                <w:color w:val="000000"/>
                <w:sz w:val="20"/>
                <w:szCs w:val="20"/>
              </w:rPr>
            </w:pPr>
            <w:del w:id="4330" w:author="Anderson, Kenneth" w:date="2026-10-08T10:26:00Z" w16du:dateUtc="2026-10-08T14:26:00Z">
              <w:r w:rsidRPr="007E5245">
                <w:rPr>
                  <w:rFonts w:ascii="Times New Roman" w:eastAsia="Times New Roman" w:hAnsi="Times New Roman" w:cs="Times New Roman"/>
                  <w:color w:val="000000"/>
                  <w:sz w:val="20"/>
                  <w:szCs w:val="20"/>
                </w:rPr>
                <w:delText>Depressional</w:delText>
              </w:r>
            </w:del>
          </w:p>
        </w:tc>
      </w:tr>
      <w:tr w:rsidR="00D24596" w:rsidRPr="007E5245" w14:paraId="783FA9CF" w14:textId="77777777">
        <w:trPr>
          <w:cnfStyle w:val="000000100000" w:firstRow="0" w:lastRow="0" w:firstColumn="0" w:lastColumn="0" w:oddVBand="0" w:evenVBand="0" w:oddHBand="1" w:evenHBand="0" w:firstRowFirstColumn="0" w:firstRowLastColumn="0" w:lastRowFirstColumn="0" w:lastRowLastColumn="0"/>
          <w:trHeight w:val="300"/>
          <w:del w:id="4331" w:author="Anderson, Kenneth" w:date="2026-10-08T10:26:00Z"/>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
          <w:p w14:paraId="4852CA08" w14:textId="53F5AAAB" w:rsidR="00D24596" w:rsidRPr="007E5245" w:rsidRDefault="00D24596">
            <w:pPr>
              <w:rPr>
                <w:del w:id="4332" w:author="Anderson, Kenneth" w:date="2026-10-08T10:26:00Z" w16du:dateUtc="2026-10-08T14:26:00Z"/>
                <w:rFonts w:ascii="Times New Roman" w:eastAsia="Times New Roman" w:hAnsi="Times New Roman" w:cs="Times New Roman"/>
                <w:b w:val="0"/>
                <w:bCs w:val="0"/>
                <w:color w:val="000000"/>
                <w:sz w:val="20"/>
                <w:szCs w:val="20"/>
              </w:rPr>
            </w:pPr>
            <w:del w:id="4333" w:author="Anderson, Kenneth" w:date="2026-10-08T10:26:00Z" w16du:dateUtc="2026-10-08T14:26:00Z">
              <w:r w:rsidRPr="007E5245">
                <w:rPr>
                  <w:rFonts w:ascii="Times New Roman" w:eastAsia="Times New Roman" w:hAnsi="Times New Roman" w:cs="Times New Roman"/>
                  <w:b w:val="0"/>
                  <w:bCs w:val="0"/>
                  <w:color w:val="000000"/>
                  <w:sz w:val="20"/>
                  <w:szCs w:val="20"/>
                </w:rPr>
                <w:delText>NORR</w:delText>
              </w:r>
            </w:del>
          </w:p>
        </w:tc>
        <w:tc>
          <w:tcPr>
            <w:tcW w:w="2570" w:type="dxa"/>
            <w:tcBorders>
              <w:top w:val="nil"/>
              <w:bottom w:val="nil"/>
            </w:tcBorders>
            <w:shd w:val="clear" w:color="auto" w:fill="FFFFFF" w:themeFill="background1"/>
            <w:noWrap/>
          </w:tcPr>
          <w:p w14:paraId="2B1D6AED" w14:textId="12A13419"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34" w:author="Anderson, Kenneth" w:date="2026-10-08T10:26:00Z" w16du:dateUtc="2026-10-08T14:26:00Z"/>
                <w:rFonts w:ascii="Times New Roman" w:eastAsia="Times New Roman" w:hAnsi="Times New Roman" w:cs="Times New Roman"/>
                <w:color w:val="000000"/>
                <w:sz w:val="20"/>
                <w:szCs w:val="20"/>
              </w:rPr>
            </w:pPr>
            <w:del w:id="4335" w:author="Anderson, Kenneth" w:date="2026-10-08T10:26:00Z" w16du:dateUtc="2026-10-08T14:26:00Z">
              <w:r w:rsidRPr="007E5245">
                <w:rPr>
                  <w:rFonts w:ascii="Times New Roman" w:eastAsia="Times New Roman" w:hAnsi="Times New Roman" w:cs="Times New Roman"/>
                  <w:color w:val="000000"/>
                  <w:sz w:val="20"/>
                  <w:szCs w:val="20"/>
                </w:rPr>
                <w:delText>North Ridge</w:delText>
              </w:r>
            </w:del>
          </w:p>
        </w:tc>
        <w:tc>
          <w:tcPr>
            <w:tcW w:w="5006" w:type="dxa"/>
            <w:tcBorders>
              <w:top w:val="nil"/>
              <w:bottom w:val="nil"/>
            </w:tcBorders>
            <w:shd w:val="clear" w:color="auto" w:fill="FFFFFF" w:themeFill="background1"/>
          </w:tcPr>
          <w:p w14:paraId="229BCDA8" w14:textId="4D584B9E"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36" w:author="Anderson, Kenneth" w:date="2026-10-08T10:26:00Z" w16du:dateUtc="2026-10-08T14:26:00Z"/>
                <w:rFonts w:ascii="Times New Roman" w:eastAsia="Times New Roman" w:hAnsi="Times New Roman" w:cs="Times New Roman"/>
                <w:color w:val="000000"/>
                <w:sz w:val="20"/>
                <w:szCs w:val="20"/>
              </w:rPr>
            </w:pPr>
            <w:del w:id="4337" w:author="Anderson, Kenneth" w:date="2026-10-08T10:26:00Z" w16du:dateUtc="2026-10-08T14:26:00Z">
              <w:r w:rsidRPr="007E5245">
                <w:rPr>
                  <w:rFonts w:ascii="Times New Roman" w:eastAsia="Times New Roman" w:hAnsi="Times New Roman" w:cs="Times New Roman"/>
                  <w:color w:val="000000"/>
                  <w:sz w:val="20"/>
                  <w:szCs w:val="20"/>
                </w:rPr>
                <w:delText>North Ridge Hunt Club Wetland Restoration</w:delText>
              </w:r>
            </w:del>
          </w:p>
        </w:tc>
        <w:tc>
          <w:tcPr>
            <w:tcW w:w="2147" w:type="dxa"/>
            <w:tcBorders>
              <w:top w:val="nil"/>
              <w:bottom w:val="nil"/>
            </w:tcBorders>
            <w:shd w:val="clear" w:color="auto" w:fill="FFFFFF" w:themeFill="background1"/>
          </w:tcPr>
          <w:p w14:paraId="4E2D6B6A" w14:textId="4F59D081"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38" w:author="Anderson, Kenneth" w:date="2026-10-08T10:26:00Z" w16du:dateUtc="2026-10-08T14:26:00Z"/>
                <w:rFonts w:ascii="Times New Roman" w:eastAsia="Times New Roman" w:hAnsi="Times New Roman" w:cs="Times New Roman"/>
                <w:color w:val="000000"/>
                <w:sz w:val="20"/>
                <w:szCs w:val="20"/>
              </w:rPr>
            </w:pPr>
            <w:del w:id="4339" w:author="Anderson, Kenneth" w:date="2026-10-08T10:26:00Z" w16du:dateUtc="2026-10-08T14:26:00Z">
              <w:r w:rsidRPr="007E5245">
                <w:rPr>
                  <w:rFonts w:ascii="Times New Roman" w:eastAsia="Times New Roman" w:hAnsi="Times New Roman" w:cs="Times New Roman"/>
                  <w:color w:val="000000"/>
                  <w:sz w:val="20"/>
                  <w:szCs w:val="20"/>
                </w:rPr>
                <w:delText>Ottawa</w:delText>
              </w:r>
            </w:del>
          </w:p>
        </w:tc>
        <w:tc>
          <w:tcPr>
            <w:tcW w:w="2504" w:type="dxa"/>
            <w:tcBorders>
              <w:top w:val="nil"/>
              <w:bottom w:val="nil"/>
            </w:tcBorders>
            <w:shd w:val="clear" w:color="auto" w:fill="FFFFFF" w:themeFill="background1"/>
          </w:tcPr>
          <w:p w14:paraId="3F7EA2FD" w14:textId="43A0B21D"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40" w:author="Anderson, Kenneth" w:date="2026-10-08T10:26:00Z" w16du:dateUtc="2026-10-08T14:26:00Z"/>
                <w:rFonts w:ascii="Times New Roman" w:eastAsia="Times New Roman" w:hAnsi="Times New Roman" w:cs="Times New Roman"/>
                <w:color w:val="000000"/>
                <w:sz w:val="20"/>
                <w:szCs w:val="20"/>
              </w:rPr>
            </w:pPr>
            <w:del w:id="4341" w:author="Anderson, Kenneth" w:date="2026-10-08T10:26:00Z" w16du:dateUtc="2026-10-08T14:26:00Z">
              <w:r w:rsidRPr="007E5245">
                <w:rPr>
                  <w:rFonts w:ascii="Times New Roman" w:eastAsia="Times New Roman" w:hAnsi="Times New Roman" w:cs="Times New Roman"/>
                  <w:color w:val="000000"/>
                  <w:sz w:val="20"/>
                  <w:szCs w:val="20"/>
                </w:rPr>
                <w:delText>Floodplain</w:delText>
              </w:r>
            </w:del>
          </w:p>
        </w:tc>
      </w:tr>
      <w:tr w:rsidR="00D24596" w:rsidRPr="007E5245" w14:paraId="524E5B9C" w14:textId="77777777" w:rsidTr="006C03D2">
        <w:tblPrEx>
          <w:tblW w:w="13230" w:type="dxa"/>
          <w:tblPrExChange w:id="4342" w:author="Anderson, Kenneth" w:date="2026-10-09T15:33:00Z" w16du:dateUtc="2026-10-09T19:33:00Z">
            <w:tblPrEx>
              <w:tblW w:w="13230" w:type="dxa"/>
            </w:tblPrEx>
          </w:tblPrExChange>
        </w:tblPrEx>
        <w:trPr>
          <w:trHeight w:val="300"/>
          <w:del w:id="4343" w:author="Anderson, Kenneth" w:date="2026-10-08T10:26:00Z"/>
          <w:trPrChange w:id="4344"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345" w:author="Anderson, Kenneth" w:date="2026-10-09T15:33:00Z" w16du:dateUtc="2026-10-09T19:33:00Z">
              <w:tcPr>
                <w:tcW w:w="1003" w:type="dxa"/>
                <w:tcBorders>
                  <w:top w:val="nil"/>
                  <w:bottom w:val="nil"/>
                </w:tcBorders>
                <w:shd w:val="clear" w:color="auto" w:fill="FFFFFF" w:themeFill="background1"/>
                <w:noWrap/>
              </w:tcPr>
            </w:tcPrChange>
          </w:tcPr>
          <w:p w14:paraId="645ECB92" w14:textId="09EBAE93" w:rsidR="00D24596" w:rsidRPr="007E5245" w:rsidRDefault="00D24596">
            <w:pPr>
              <w:rPr>
                <w:del w:id="4346" w:author="Anderson, Kenneth" w:date="2026-10-08T10:26:00Z" w16du:dateUtc="2026-10-08T14:26:00Z"/>
                <w:rFonts w:ascii="Times New Roman" w:eastAsia="Times New Roman" w:hAnsi="Times New Roman" w:cs="Times New Roman"/>
                <w:b w:val="0"/>
                <w:bCs w:val="0"/>
                <w:color w:val="000000"/>
                <w:sz w:val="20"/>
                <w:szCs w:val="20"/>
              </w:rPr>
            </w:pPr>
            <w:del w:id="4347" w:author="Anderson, Kenneth" w:date="2026-10-08T10:26:00Z" w16du:dateUtc="2026-10-08T14:26:00Z">
              <w:r w:rsidRPr="007E5245">
                <w:rPr>
                  <w:rFonts w:ascii="Times New Roman" w:eastAsia="Times New Roman" w:hAnsi="Times New Roman" w:cs="Times New Roman"/>
                  <w:b w:val="0"/>
                  <w:bCs w:val="0"/>
                  <w:color w:val="000000"/>
                  <w:sz w:val="20"/>
                  <w:szCs w:val="20"/>
                </w:rPr>
                <w:delText>OAKW</w:delText>
              </w:r>
            </w:del>
          </w:p>
        </w:tc>
        <w:tc>
          <w:tcPr>
            <w:tcW w:w="2570" w:type="dxa"/>
            <w:tcBorders>
              <w:top w:val="nil"/>
              <w:bottom w:val="nil"/>
            </w:tcBorders>
            <w:shd w:val="clear" w:color="auto" w:fill="FFFFFF" w:themeFill="background1"/>
            <w:noWrap/>
            <w:tcPrChange w:id="4348" w:author="Anderson, Kenneth" w:date="2026-10-09T15:33:00Z" w16du:dateUtc="2026-10-09T19:33:00Z">
              <w:tcPr>
                <w:tcW w:w="2570" w:type="dxa"/>
                <w:tcBorders>
                  <w:top w:val="nil"/>
                  <w:bottom w:val="nil"/>
                </w:tcBorders>
                <w:shd w:val="clear" w:color="auto" w:fill="FFFFFF" w:themeFill="background1"/>
                <w:noWrap/>
              </w:tcPr>
            </w:tcPrChange>
          </w:tcPr>
          <w:p w14:paraId="23B4900F" w14:textId="3194F30D"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49" w:author="Anderson, Kenneth" w:date="2026-10-08T10:26:00Z" w16du:dateUtc="2026-10-08T14:26:00Z"/>
                <w:rFonts w:ascii="Times New Roman" w:eastAsia="Times New Roman" w:hAnsi="Times New Roman" w:cs="Times New Roman"/>
                <w:color w:val="000000"/>
                <w:sz w:val="20"/>
                <w:szCs w:val="20"/>
              </w:rPr>
            </w:pPr>
            <w:del w:id="4350" w:author="Anderson, Kenneth" w:date="2026-10-08T10:26:00Z" w16du:dateUtc="2026-10-08T14:26:00Z">
              <w:r w:rsidRPr="007E5245">
                <w:rPr>
                  <w:rFonts w:ascii="Times New Roman" w:eastAsia="Times New Roman" w:hAnsi="Times New Roman" w:cs="Times New Roman"/>
                  <w:color w:val="000000"/>
                  <w:sz w:val="20"/>
                  <w:szCs w:val="20"/>
                </w:rPr>
                <w:delText>Oakwoods West</w:delText>
              </w:r>
            </w:del>
          </w:p>
        </w:tc>
        <w:tc>
          <w:tcPr>
            <w:tcW w:w="5006" w:type="dxa"/>
            <w:tcBorders>
              <w:top w:val="nil"/>
              <w:bottom w:val="nil"/>
            </w:tcBorders>
            <w:shd w:val="clear" w:color="auto" w:fill="FFFFFF" w:themeFill="background1"/>
            <w:tcPrChange w:id="4351" w:author="Anderson, Kenneth" w:date="2026-10-09T15:33:00Z" w16du:dateUtc="2026-10-09T19:33:00Z">
              <w:tcPr>
                <w:tcW w:w="5006" w:type="dxa"/>
                <w:tcBorders>
                  <w:top w:val="nil"/>
                  <w:bottom w:val="nil"/>
                </w:tcBorders>
                <w:shd w:val="clear" w:color="auto" w:fill="FFFFFF" w:themeFill="background1"/>
              </w:tcPr>
            </w:tcPrChange>
          </w:tcPr>
          <w:p w14:paraId="61075821" w14:textId="3A3D15A9"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52" w:author="Anderson, Kenneth" w:date="2026-10-08T10:26:00Z" w16du:dateUtc="2026-10-08T14:26:00Z"/>
                <w:rFonts w:ascii="Times New Roman" w:eastAsia="Times New Roman" w:hAnsi="Times New Roman" w:cs="Times New Roman"/>
                <w:color w:val="000000"/>
                <w:sz w:val="20"/>
                <w:szCs w:val="20"/>
              </w:rPr>
            </w:pPr>
            <w:del w:id="4353" w:author="Anderson, Kenneth" w:date="2026-10-08T10:26:00Z" w16du:dateUtc="2026-10-08T14:26:00Z">
              <w:r w:rsidRPr="007E5245">
                <w:rPr>
                  <w:rFonts w:ascii="Times New Roman" w:eastAsia="Times New Roman" w:hAnsi="Times New Roman" w:cs="Times New Roman"/>
                  <w:color w:val="000000"/>
                  <w:sz w:val="20"/>
                  <w:szCs w:val="20"/>
                </w:rPr>
                <w:delText>Oakwoods Nature Preserve Wetland Restoration Project, West</w:delText>
              </w:r>
            </w:del>
          </w:p>
        </w:tc>
        <w:tc>
          <w:tcPr>
            <w:tcW w:w="2147" w:type="dxa"/>
            <w:tcBorders>
              <w:top w:val="nil"/>
              <w:bottom w:val="nil"/>
            </w:tcBorders>
            <w:shd w:val="clear" w:color="auto" w:fill="FFFFFF" w:themeFill="background1"/>
            <w:tcPrChange w:id="4354" w:author="Anderson, Kenneth" w:date="2026-10-09T15:33:00Z" w16du:dateUtc="2026-10-09T19:33:00Z">
              <w:tcPr>
                <w:tcW w:w="2147" w:type="dxa"/>
                <w:tcBorders>
                  <w:top w:val="nil"/>
                  <w:bottom w:val="nil"/>
                </w:tcBorders>
                <w:shd w:val="clear" w:color="auto" w:fill="FFFFFF" w:themeFill="background1"/>
              </w:tcPr>
            </w:tcPrChange>
          </w:tcPr>
          <w:p w14:paraId="71CCCB2B" w14:textId="5474C95D"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55" w:author="Anderson, Kenneth" w:date="2026-10-08T10:26:00Z" w16du:dateUtc="2026-10-08T14:26:00Z"/>
                <w:rFonts w:ascii="Times New Roman" w:eastAsia="Times New Roman" w:hAnsi="Times New Roman" w:cs="Times New Roman"/>
                <w:color w:val="000000"/>
                <w:sz w:val="20"/>
                <w:szCs w:val="20"/>
              </w:rPr>
            </w:pPr>
            <w:del w:id="4356" w:author="Anderson, Kenneth" w:date="2026-10-08T10:26:00Z" w16du:dateUtc="2026-10-08T14:26:00Z">
              <w:r w:rsidRPr="007E5245">
                <w:rPr>
                  <w:rFonts w:ascii="Times New Roman" w:eastAsia="Times New Roman" w:hAnsi="Times New Roman" w:cs="Times New Roman"/>
                  <w:color w:val="000000"/>
                  <w:sz w:val="20"/>
                  <w:szCs w:val="20"/>
                </w:rPr>
                <w:delText>Hancock</w:delText>
              </w:r>
            </w:del>
          </w:p>
        </w:tc>
        <w:tc>
          <w:tcPr>
            <w:tcW w:w="2504" w:type="dxa"/>
            <w:tcBorders>
              <w:top w:val="nil"/>
              <w:bottom w:val="nil"/>
            </w:tcBorders>
            <w:shd w:val="clear" w:color="auto" w:fill="FFFFFF" w:themeFill="background1"/>
            <w:tcPrChange w:id="4357" w:author="Anderson, Kenneth" w:date="2026-10-09T15:33:00Z" w16du:dateUtc="2026-10-09T19:33:00Z">
              <w:tcPr>
                <w:tcW w:w="2504" w:type="dxa"/>
                <w:tcBorders>
                  <w:top w:val="nil"/>
                  <w:bottom w:val="nil"/>
                </w:tcBorders>
                <w:shd w:val="clear" w:color="auto" w:fill="FFFFFF" w:themeFill="background1"/>
              </w:tcPr>
            </w:tcPrChange>
          </w:tcPr>
          <w:p w14:paraId="589B2103" w14:textId="1F5DCDE1"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58" w:author="Anderson, Kenneth" w:date="2026-10-08T10:26:00Z" w16du:dateUtc="2026-10-08T14:26:00Z"/>
                <w:rFonts w:ascii="Times New Roman" w:eastAsia="Times New Roman" w:hAnsi="Times New Roman" w:cs="Times New Roman"/>
                <w:color w:val="000000"/>
                <w:sz w:val="20"/>
                <w:szCs w:val="20"/>
              </w:rPr>
            </w:pPr>
            <w:del w:id="4359" w:author="Anderson, Kenneth" w:date="2026-10-08T10:26:00Z" w16du:dateUtc="2026-10-08T14:26:00Z">
              <w:r w:rsidRPr="007E5245">
                <w:rPr>
                  <w:rFonts w:ascii="Times New Roman" w:eastAsia="Times New Roman" w:hAnsi="Times New Roman" w:cs="Times New Roman"/>
                  <w:color w:val="000000"/>
                  <w:sz w:val="20"/>
                  <w:szCs w:val="20"/>
                </w:rPr>
                <w:delText>Flow-through</w:delText>
              </w:r>
            </w:del>
          </w:p>
        </w:tc>
      </w:tr>
      <w:tr w:rsidR="00D24596" w:rsidRPr="007E5245" w14:paraId="5DB8189A" w14:textId="77777777" w:rsidTr="006C03D2">
        <w:tblPrEx>
          <w:tblW w:w="13230" w:type="dxa"/>
          <w:tblPrExChange w:id="4360" w:author="Anderson, Kenneth" w:date="2026-10-09T15:33:00Z" w16du:dateUtc="2026-10-09T19:33:00Z">
            <w:tblPrEx>
              <w:tblW w:w="13230" w:type="dxa"/>
            </w:tblPrEx>
          </w:tblPrExChange>
        </w:tblPrEx>
        <w:trPr>
          <w:cnfStyle w:val="000000100000" w:firstRow="0" w:lastRow="0" w:firstColumn="0" w:lastColumn="0" w:oddVBand="0" w:evenVBand="0" w:oddHBand="1" w:evenHBand="0" w:firstRowFirstColumn="0" w:firstRowLastColumn="0" w:lastRowFirstColumn="0" w:lastRowLastColumn="0"/>
          <w:trHeight w:val="300"/>
          <w:del w:id="4361" w:author="Anderson, Kenneth" w:date="2026-10-08T10:26:00Z"/>
          <w:trPrChange w:id="4362"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363" w:author="Anderson, Kenneth" w:date="2026-10-09T15:33:00Z" w16du:dateUtc="2026-10-09T19:33:00Z">
              <w:tcPr>
                <w:tcW w:w="1003" w:type="dxa"/>
                <w:tcBorders>
                  <w:top w:val="nil"/>
                  <w:bottom w:val="nil"/>
                </w:tcBorders>
                <w:shd w:val="clear" w:color="auto" w:fill="FFFFFF" w:themeFill="background1"/>
                <w:noWrap/>
              </w:tcPr>
            </w:tcPrChange>
          </w:tcPr>
          <w:p w14:paraId="574755DE" w14:textId="32A7C598" w:rsidR="00D24596" w:rsidRPr="007E5245" w:rsidRDefault="00D24596">
            <w:pPr>
              <w:cnfStyle w:val="001000100000" w:firstRow="0" w:lastRow="0" w:firstColumn="1" w:lastColumn="0" w:oddVBand="0" w:evenVBand="0" w:oddHBand="1" w:evenHBand="0" w:firstRowFirstColumn="0" w:firstRowLastColumn="0" w:lastRowFirstColumn="0" w:lastRowLastColumn="0"/>
              <w:rPr>
                <w:del w:id="4364" w:author="Anderson, Kenneth" w:date="2026-10-08T10:26:00Z" w16du:dateUtc="2026-10-08T14:26:00Z"/>
                <w:rFonts w:ascii="Times New Roman" w:eastAsia="Times New Roman" w:hAnsi="Times New Roman" w:cs="Times New Roman"/>
                <w:b w:val="0"/>
                <w:bCs w:val="0"/>
                <w:color w:val="000000"/>
                <w:sz w:val="20"/>
                <w:szCs w:val="20"/>
              </w:rPr>
            </w:pPr>
            <w:del w:id="4365" w:author="Anderson, Kenneth" w:date="2026-10-08T10:26:00Z" w16du:dateUtc="2026-10-08T14:26:00Z">
              <w:r w:rsidRPr="007E5245">
                <w:rPr>
                  <w:rFonts w:ascii="Times New Roman" w:eastAsia="Times New Roman" w:hAnsi="Times New Roman" w:cs="Times New Roman"/>
                  <w:b w:val="0"/>
                  <w:bCs w:val="0"/>
                  <w:color w:val="000000"/>
                  <w:sz w:val="20"/>
                  <w:szCs w:val="20"/>
                </w:rPr>
                <w:delText>REDB</w:delText>
              </w:r>
            </w:del>
          </w:p>
        </w:tc>
        <w:tc>
          <w:tcPr>
            <w:tcW w:w="2570" w:type="dxa"/>
            <w:tcBorders>
              <w:top w:val="nil"/>
              <w:bottom w:val="nil"/>
            </w:tcBorders>
            <w:shd w:val="clear" w:color="auto" w:fill="FFFFFF" w:themeFill="background1"/>
            <w:noWrap/>
            <w:tcPrChange w:id="4366" w:author="Anderson, Kenneth" w:date="2026-10-09T15:33:00Z" w16du:dateUtc="2026-10-09T19:33:00Z">
              <w:tcPr>
                <w:tcW w:w="2570" w:type="dxa"/>
                <w:tcBorders>
                  <w:top w:val="nil"/>
                  <w:bottom w:val="nil"/>
                </w:tcBorders>
                <w:shd w:val="clear" w:color="auto" w:fill="FFFFFF" w:themeFill="background1"/>
                <w:noWrap/>
              </w:tcPr>
            </w:tcPrChange>
          </w:tcPr>
          <w:p w14:paraId="66B61BBC" w14:textId="695422C5"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67" w:author="Anderson, Kenneth" w:date="2026-10-08T10:26:00Z" w16du:dateUtc="2026-10-08T14:26:00Z"/>
                <w:rFonts w:ascii="Times New Roman" w:eastAsia="Times New Roman" w:hAnsi="Times New Roman" w:cs="Times New Roman"/>
                <w:color w:val="000000"/>
                <w:sz w:val="20"/>
                <w:szCs w:val="20"/>
              </w:rPr>
            </w:pPr>
            <w:del w:id="4368" w:author="Anderson, Kenneth" w:date="2026-10-08T10:26:00Z" w16du:dateUtc="2026-10-08T14:26:00Z">
              <w:r w:rsidRPr="007E5245">
                <w:rPr>
                  <w:rFonts w:ascii="Times New Roman" w:eastAsia="Times New Roman" w:hAnsi="Times New Roman" w:cs="Times New Roman"/>
                  <w:color w:val="000000"/>
                  <w:sz w:val="20"/>
                  <w:szCs w:val="20"/>
                </w:rPr>
                <w:delText>Redhorse Bend</w:delText>
              </w:r>
            </w:del>
          </w:p>
        </w:tc>
        <w:tc>
          <w:tcPr>
            <w:tcW w:w="5006" w:type="dxa"/>
            <w:tcBorders>
              <w:top w:val="nil"/>
              <w:bottom w:val="nil"/>
            </w:tcBorders>
            <w:shd w:val="clear" w:color="auto" w:fill="FFFFFF" w:themeFill="background1"/>
            <w:tcPrChange w:id="4369" w:author="Anderson, Kenneth" w:date="2026-10-09T15:33:00Z" w16du:dateUtc="2026-10-09T19:33:00Z">
              <w:tcPr>
                <w:tcW w:w="5006" w:type="dxa"/>
                <w:tcBorders>
                  <w:top w:val="nil"/>
                  <w:bottom w:val="nil"/>
                </w:tcBorders>
                <w:shd w:val="clear" w:color="auto" w:fill="FFFFFF" w:themeFill="background1"/>
              </w:tcPr>
            </w:tcPrChange>
          </w:tcPr>
          <w:p w14:paraId="7352DF53" w14:textId="5BC6D581"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70" w:author="Anderson, Kenneth" w:date="2026-10-08T10:26:00Z" w16du:dateUtc="2026-10-08T14:26:00Z"/>
                <w:rFonts w:ascii="Times New Roman" w:eastAsia="Times New Roman" w:hAnsi="Times New Roman" w:cs="Times New Roman"/>
                <w:color w:val="000000"/>
                <w:sz w:val="20"/>
                <w:szCs w:val="20"/>
              </w:rPr>
            </w:pPr>
            <w:del w:id="4371" w:author="Anderson, Kenneth" w:date="2026-10-08T10:26:00Z" w16du:dateUtc="2026-10-08T14:26:00Z">
              <w:r w:rsidRPr="007E5245">
                <w:rPr>
                  <w:rFonts w:ascii="Times New Roman" w:eastAsia="Times New Roman" w:hAnsi="Times New Roman" w:cs="Times New Roman"/>
                  <w:color w:val="000000"/>
                  <w:sz w:val="20"/>
                  <w:szCs w:val="20"/>
                </w:rPr>
                <w:delText>Redhorse Bend Preserve Wetland Restoration</w:delText>
              </w:r>
            </w:del>
          </w:p>
        </w:tc>
        <w:tc>
          <w:tcPr>
            <w:tcW w:w="2147" w:type="dxa"/>
            <w:tcBorders>
              <w:top w:val="nil"/>
              <w:bottom w:val="nil"/>
            </w:tcBorders>
            <w:shd w:val="clear" w:color="auto" w:fill="FFFFFF" w:themeFill="background1"/>
            <w:tcPrChange w:id="4372" w:author="Anderson, Kenneth" w:date="2026-10-09T15:33:00Z" w16du:dateUtc="2026-10-09T19:33:00Z">
              <w:tcPr>
                <w:tcW w:w="2147" w:type="dxa"/>
                <w:tcBorders>
                  <w:top w:val="nil"/>
                  <w:bottom w:val="nil"/>
                </w:tcBorders>
                <w:shd w:val="clear" w:color="auto" w:fill="FFFFFF" w:themeFill="background1"/>
              </w:tcPr>
            </w:tcPrChange>
          </w:tcPr>
          <w:p w14:paraId="4D4E5FCC" w14:textId="75F98BF4"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73" w:author="Anderson, Kenneth" w:date="2026-10-08T10:26:00Z" w16du:dateUtc="2026-10-08T14:26:00Z"/>
                <w:rFonts w:ascii="Times New Roman" w:eastAsia="Times New Roman" w:hAnsi="Times New Roman" w:cs="Times New Roman"/>
                <w:color w:val="000000"/>
                <w:sz w:val="20"/>
                <w:szCs w:val="20"/>
              </w:rPr>
            </w:pPr>
            <w:del w:id="4374" w:author="Anderson, Kenneth" w:date="2026-10-08T10:26:00Z" w16du:dateUtc="2026-10-08T14:26:00Z">
              <w:r w:rsidRPr="007E5245">
                <w:rPr>
                  <w:rFonts w:ascii="Times New Roman" w:eastAsia="Times New Roman" w:hAnsi="Times New Roman" w:cs="Times New Roman"/>
                  <w:color w:val="000000"/>
                  <w:sz w:val="20"/>
                  <w:szCs w:val="20"/>
                </w:rPr>
                <w:delText>Williams</w:delText>
              </w:r>
            </w:del>
          </w:p>
        </w:tc>
        <w:tc>
          <w:tcPr>
            <w:tcW w:w="2504" w:type="dxa"/>
            <w:tcBorders>
              <w:top w:val="nil"/>
              <w:bottom w:val="nil"/>
            </w:tcBorders>
            <w:shd w:val="clear" w:color="auto" w:fill="FFFFFF" w:themeFill="background1"/>
            <w:tcPrChange w:id="4375" w:author="Anderson, Kenneth" w:date="2026-10-09T15:33:00Z" w16du:dateUtc="2026-10-09T19:33:00Z">
              <w:tcPr>
                <w:tcW w:w="2504" w:type="dxa"/>
                <w:tcBorders>
                  <w:top w:val="nil"/>
                  <w:bottom w:val="nil"/>
                </w:tcBorders>
                <w:shd w:val="clear" w:color="auto" w:fill="FFFFFF" w:themeFill="background1"/>
              </w:tcPr>
            </w:tcPrChange>
          </w:tcPr>
          <w:p w14:paraId="52BDFDA2" w14:textId="017B0488" w:rsidR="00D24596" w:rsidRPr="007E5245" w:rsidRDefault="00D24596">
            <w:pPr>
              <w:cnfStyle w:val="000000100000" w:firstRow="0" w:lastRow="0" w:firstColumn="0" w:lastColumn="0" w:oddVBand="0" w:evenVBand="0" w:oddHBand="1" w:evenHBand="0" w:firstRowFirstColumn="0" w:firstRowLastColumn="0" w:lastRowFirstColumn="0" w:lastRowLastColumn="0"/>
              <w:rPr>
                <w:del w:id="4376" w:author="Anderson, Kenneth" w:date="2026-10-08T10:26:00Z" w16du:dateUtc="2026-10-08T14:26:00Z"/>
                <w:rFonts w:ascii="Times New Roman" w:eastAsia="Times New Roman" w:hAnsi="Times New Roman" w:cs="Times New Roman"/>
                <w:color w:val="000000"/>
                <w:sz w:val="20"/>
                <w:szCs w:val="20"/>
              </w:rPr>
            </w:pPr>
            <w:del w:id="4377" w:author="Anderson, Kenneth" w:date="2026-10-08T10:26:00Z" w16du:dateUtc="2026-10-08T14:26:00Z">
              <w:r w:rsidRPr="007E5245">
                <w:rPr>
                  <w:rFonts w:ascii="Times New Roman" w:eastAsia="Times New Roman" w:hAnsi="Times New Roman" w:cs="Times New Roman"/>
                  <w:color w:val="000000"/>
                  <w:sz w:val="20"/>
                  <w:szCs w:val="20"/>
                </w:rPr>
                <w:delText>Flow-through, depressional</w:delText>
              </w:r>
            </w:del>
          </w:p>
        </w:tc>
      </w:tr>
      <w:tr w:rsidR="00D24596" w:rsidRPr="007E5245" w14:paraId="765197C4" w14:textId="77777777" w:rsidTr="006C03D2">
        <w:tblPrEx>
          <w:tblW w:w="13230" w:type="dxa"/>
          <w:tblPrExChange w:id="4378" w:author="Anderson, Kenneth" w:date="2026-10-09T15:33:00Z" w16du:dateUtc="2026-10-09T19:33:00Z">
            <w:tblPrEx>
              <w:tblW w:w="13230" w:type="dxa"/>
            </w:tblPrEx>
          </w:tblPrExChange>
        </w:tblPrEx>
        <w:trPr>
          <w:trHeight w:val="300"/>
          <w:del w:id="4379" w:author="Anderson, Kenneth" w:date="2026-10-08T10:26:00Z"/>
          <w:trPrChange w:id="4380"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381" w:author="Anderson, Kenneth" w:date="2026-10-09T15:33:00Z" w16du:dateUtc="2026-10-09T19:33:00Z">
              <w:tcPr>
                <w:tcW w:w="1003" w:type="dxa"/>
                <w:tcBorders>
                  <w:top w:val="nil"/>
                  <w:bottom w:val="nil"/>
                </w:tcBorders>
                <w:shd w:val="clear" w:color="auto" w:fill="FFFFFF" w:themeFill="background1"/>
                <w:noWrap/>
              </w:tcPr>
            </w:tcPrChange>
          </w:tcPr>
          <w:p w14:paraId="5FB8E37E" w14:textId="58C5FFFA" w:rsidR="00D24596" w:rsidRPr="007E5245" w:rsidRDefault="00D24596">
            <w:pPr>
              <w:rPr>
                <w:del w:id="4382" w:author="Anderson, Kenneth" w:date="2026-10-08T10:26:00Z" w16du:dateUtc="2026-10-08T14:26:00Z"/>
                <w:rFonts w:ascii="Times New Roman" w:eastAsia="Times New Roman" w:hAnsi="Times New Roman" w:cs="Times New Roman"/>
                <w:b w:val="0"/>
                <w:bCs w:val="0"/>
                <w:color w:val="000000"/>
                <w:sz w:val="20"/>
                <w:szCs w:val="20"/>
              </w:rPr>
            </w:pPr>
            <w:del w:id="4383" w:author="Anderson, Kenneth" w:date="2026-10-08T10:26:00Z" w16du:dateUtc="2026-10-08T14:26:00Z">
              <w:r w:rsidRPr="007E5245">
                <w:rPr>
                  <w:rFonts w:ascii="Times New Roman" w:eastAsia="Times New Roman" w:hAnsi="Times New Roman" w:cs="Times New Roman"/>
                  <w:b w:val="0"/>
                  <w:bCs w:val="0"/>
                  <w:color w:val="000000"/>
                  <w:sz w:val="20"/>
                  <w:szCs w:val="20"/>
                </w:rPr>
                <w:delText>SJRE</w:delText>
              </w:r>
            </w:del>
          </w:p>
        </w:tc>
        <w:tc>
          <w:tcPr>
            <w:tcW w:w="2570" w:type="dxa"/>
            <w:tcBorders>
              <w:top w:val="nil"/>
              <w:bottom w:val="nil"/>
            </w:tcBorders>
            <w:shd w:val="clear" w:color="auto" w:fill="FFFFFF" w:themeFill="background1"/>
            <w:noWrap/>
            <w:tcPrChange w:id="4384" w:author="Anderson, Kenneth" w:date="2026-10-09T15:33:00Z" w16du:dateUtc="2026-10-09T19:33:00Z">
              <w:tcPr>
                <w:tcW w:w="2570" w:type="dxa"/>
                <w:tcBorders>
                  <w:top w:val="nil"/>
                  <w:bottom w:val="nil"/>
                </w:tcBorders>
                <w:shd w:val="clear" w:color="auto" w:fill="FFFFFF" w:themeFill="background1"/>
                <w:noWrap/>
              </w:tcPr>
            </w:tcPrChange>
          </w:tcPr>
          <w:p w14:paraId="52FC4066" w14:textId="3EFA07AA"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85" w:author="Anderson, Kenneth" w:date="2026-10-08T10:26:00Z" w16du:dateUtc="2026-10-08T14:26:00Z"/>
                <w:rFonts w:ascii="Times New Roman" w:eastAsia="Times New Roman" w:hAnsi="Times New Roman" w:cs="Times New Roman"/>
                <w:color w:val="000000"/>
                <w:sz w:val="20"/>
                <w:szCs w:val="20"/>
              </w:rPr>
            </w:pPr>
            <w:del w:id="4386" w:author="Anderson, Kenneth" w:date="2026-10-08T10:26:00Z" w16du:dateUtc="2026-10-08T14:26:00Z">
              <w:r w:rsidRPr="007E5245">
                <w:rPr>
                  <w:rFonts w:ascii="Times New Roman" w:eastAsia="Times New Roman" w:hAnsi="Times New Roman" w:cs="Times New Roman"/>
                  <w:color w:val="000000"/>
                  <w:sz w:val="20"/>
                  <w:szCs w:val="20"/>
                </w:rPr>
                <w:delText>St. Joe's Restoration</w:delText>
              </w:r>
            </w:del>
          </w:p>
        </w:tc>
        <w:tc>
          <w:tcPr>
            <w:tcW w:w="5006" w:type="dxa"/>
            <w:tcBorders>
              <w:top w:val="nil"/>
              <w:bottom w:val="nil"/>
            </w:tcBorders>
            <w:shd w:val="clear" w:color="auto" w:fill="FFFFFF" w:themeFill="background1"/>
            <w:tcPrChange w:id="4387" w:author="Anderson, Kenneth" w:date="2026-10-09T15:33:00Z" w16du:dateUtc="2026-10-09T19:33:00Z">
              <w:tcPr>
                <w:tcW w:w="5006" w:type="dxa"/>
                <w:tcBorders>
                  <w:top w:val="nil"/>
                  <w:bottom w:val="nil"/>
                </w:tcBorders>
                <w:shd w:val="clear" w:color="auto" w:fill="FFFFFF" w:themeFill="background1"/>
              </w:tcPr>
            </w:tcPrChange>
          </w:tcPr>
          <w:p w14:paraId="323F6AEA" w14:textId="1904E98A"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88" w:author="Anderson, Kenneth" w:date="2026-10-08T10:26:00Z" w16du:dateUtc="2026-10-08T14:26:00Z"/>
                <w:rFonts w:ascii="Times New Roman" w:eastAsia="Times New Roman" w:hAnsi="Times New Roman" w:cs="Times New Roman"/>
                <w:color w:val="000000"/>
                <w:sz w:val="20"/>
                <w:szCs w:val="20"/>
              </w:rPr>
            </w:pPr>
            <w:del w:id="4389" w:author="Anderson, Kenneth" w:date="2026-10-08T10:26:00Z" w16du:dateUtc="2026-10-08T14:26:00Z">
              <w:r w:rsidRPr="007E5245">
                <w:rPr>
                  <w:rFonts w:ascii="Times New Roman" w:eastAsia="Times New Roman" w:hAnsi="Times New Roman" w:cs="Times New Roman"/>
                  <w:color w:val="000000"/>
                  <w:sz w:val="20"/>
                  <w:szCs w:val="20"/>
                </w:rPr>
                <w:delText>St. Joseph's River Restoration Project</w:delText>
              </w:r>
            </w:del>
          </w:p>
        </w:tc>
        <w:tc>
          <w:tcPr>
            <w:tcW w:w="2147" w:type="dxa"/>
            <w:tcBorders>
              <w:top w:val="nil"/>
              <w:bottom w:val="nil"/>
            </w:tcBorders>
            <w:shd w:val="clear" w:color="auto" w:fill="FFFFFF" w:themeFill="background1"/>
            <w:tcPrChange w:id="4390" w:author="Anderson, Kenneth" w:date="2026-10-09T15:33:00Z" w16du:dateUtc="2026-10-09T19:33:00Z">
              <w:tcPr>
                <w:tcW w:w="2147" w:type="dxa"/>
                <w:tcBorders>
                  <w:top w:val="nil"/>
                  <w:bottom w:val="nil"/>
                </w:tcBorders>
                <w:shd w:val="clear" w:color="auto" w:fill="FFFFFF" w:themeFill="background1"/>
              </w:tcPr>
            </w:tcPrChange>
          </w:tcPr>
          <w:p w14:paraId="45F54F06" w14:textId="6C80125F"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91" w:author="Anderson, Kenneth" w:date="2026-10-08T10:26:00Z" w16du:dateUtc="2026-10-08T14:26:00Z"/>
                <w:rFonts w:ascii="Times New Roman" w:eastAsia="Times New Roman" w:hAnsi="Times New Roman" w:cs="Times New Roman"/>
                <w:color w:val="000000"/>
                <w:sz w:val="20"/>
                <w:szCs w:val="20"/>
              </w:rPr>
            </w:pPr>
            <w:del w:id="4392" w:author="Anderson, Kenneth" w:date="2026-10-08T10:26:00Z" w16du:dateUtc="2026-10-08T14:26:00Z">
              <w:r w:rsidRPr="007E5245">
                <w:rPr>
                  <w:rFonts w:ascii="Times New Roman" w:eastAsia="Times New Roman" w:hAnsi="Times New Roman" w:cs="Times New Roman"/>
                  <w:color w:val="000000"/>
                  <w:sz w:val="20"/>
                  <w:szCs w:val="20"/>
                </w:rPr>
                <w:delText>Williams</w:delText>
              </w:r>
            </w:del>
          </w:p>
        </w:tc>
        <w:tc>
          <w:tcPr>
            <w:tcW w:w="2504" w:type="dxa"/>
            <w:tcBorders>
              <w:top w:val="nil"/>
              <w:bottom w:val="nil"/>
            </w:tcBorders>
            <w:shd w:val="clear" w:color="auto" w:fill="FFFFFF" w:themeFill="background1"/>
            <w:tcPrChange w:id="4393" w:author="Anderson, Kenneth" w:date="2026-10-09T15:33:00Z" w16du:dateUtc="2026-10-09T19:33:00Z">
              <w:tcPr>
                <w:tcW w:w="2504" w:type="dxa"/>
                <w:tcBorders>
                  <w:top w:val="nil"/>
                  <w:bottom w:val="nil"/>
                </w:tcBorders>
                <w:shd w:val="clear" w:color="auto" w:fill="FFFFFF" w:themeFill="background1"/>
              </w:tcPr>
            </w:tcPrChange>
          </w:tcPr>
          <w:p w14:paraId="6EE585F9" w14:textId="084DAC0B" w:rsidR="00D24596" w:rsidRPr="007E5245" w:rsidRDefault="00D24596">
            <w:pPr>
              <w:cnfStyle w:val="000000000000" w:firstRow="0" w:lastRow="0" w:firstColumn="0" w:lastColumn="0" w:oddVBand="0" w:evenVBand="0" w:oddHBand="0" w:evenHBand="0" w:firstRowFirstColumn="0" w:firstRowLastColumn="0" w:lastRowFirstColumn="0" w:lastRowLastColumn="0"/>
              <w:rPr>
                <w:del w:id="4394" w:author="Anderson, Kenneth" w:date="2026-10-08T10:26:00Z" w16du:dateUtc="2026-10-08T14:26:00Z"/>
                <w:rFonts w:ascii="Times New Roman" w:eastAsia="Times New Roman" w:hAnsi="Times New Roman" w:cs="Times New Roman"/>
                <w:color w:val="000000"/>
                <w:sz w:val="20"/>
                <w:szCs w:val="20"/>
              </w:rPr>
            </w:pPr>
            <w:del w:id="4395" w:author="Anderson, Kenneth" w:date="2026-10-08T10:26:00Z" w16du:dateUtc="2026-10-08T14:26:00Z">
              <w:r w:rsidRPr="007E5245">
                <w:rPr>
                  <w:rFonts w:ascii="Times New Roman" w:eastAsia="Times New Roman" w:hAnsi="Times New Roman" w:cs="Times New Roman"/>
                  <w:color w:val="000000"/>
                  <w:sz w:val="20"/>
                  <w:szCs w:val="20"/>
                </w:rPr>
                <w:delText>Depressional</w:delText>
              </w:r>
            </w:del>
          </w:p>
        </w:tc>
      </w:tr>
      <w:tr w:rsidR="00D24596" w:rsidRPr="007E5245" w14:paraId="6FB756ED" w14:textId="77777777" w:rsidTr="006C03D2">
        <w:tblPrEx>
          <w:tblW w:w="13230" w:type="dxa"/>
          <w:tblPrExChange w:id="4396" w:author="Anderson, Kenneth" w:date="2026-10-09T15:33:00Z" w16du:dateUtc="2026-10-09T19:33:00Z">
            <w:tblPrEx>
              <w:tblW w:w="13230" w:type="dxa"/>
            </w:tblPrEx>
          </w:tblPrExChange>
        </w:tblPrEx>
        <w:trPr>
          <w:cnfStyle w:val="000000100000" w:firstRow="0" w:lastRow="0" w:firstColumn="0" w:lastColumn="0" w:oddVBand="0" w:evenVBand="0" w:oddHBand="1" w:evenHBand="0" w:firstRowFirstColumn="0" w:firstRowLastColumn="0" w:lastRowFirstColumn="0" w:lastRowLastColumn="0"/>
          <w:trHeight w:val="300"/>
          <w:del w:id="4397" w:author="Anderson, Kenneth" w:date="2026-10-08T10:26:00Z"/>
          <w:trPrChange w:id="4398"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399" w:author="Anderson, Kenneth" w:date="2026-10-09T15:33:00Z" w16du:dateUtc="2026-10-09T19:33:00Z">
              <w:tcPr>
                <w:tcW w:w="1003" w:type="dxa"/>
                <w:tcBorders>
                  <w:top w:val="nil"/>
                  <w:bottom w:val="nil"/>
                </w:tcBorders>
                <w:shd w:val="clear" w:color="auto" w:fill="FFFFFF" w:themeFill="background1"/>
                <w:noWrap/>
              </w:tcPr>
            </w:tcPrChange>
          </w:tcPr>
          <w:p w14:paraId="346B707B" w14:textId="423B4C5A" w:rsidR="00D24596" w:rsidRPr="007E5245" w:rsidRDefault="00D24596">
            <w:pPr>
              <w:cnfStyle w:val="001000100000" w:firstRow="0" w:lastRow="0" w:firstColumn="1" w:lastColumn="0" w:oddVBand="0" w:evenVBand="0" w:oddHBand="1" w:evenHBand="0" w:firstRowFirstColumn="0" w:firstRowLastColumn="0" w:lastRowFirstColumn="0" w:lastRowLastColumn="0"/>
              <w:rPr>
                <w:del w:id="4400" w:author="Anderson, Kenneth" w:date="2026-10-08T10:26:00Z" w16du:dateUtc="2026-10-08T14:26:00Z"/>
                <w:rFonts w:ascii="Times New Roman" w:eastAsia="Times New Roman" w:hAnsi="Times New Roman" w:cs="Times New Roman"/>
                <w:b w:val="0"/>
                <w:bCs w:val="0"/>
                <w:color w:val="000000"/>
                <w:sz w:val="20"/>
                <w:szCs w:val="20"/>
              </w:rPr>
            </w:pPr>
            <w:del w:id="4401" w:author="Anderson, Kenneth" w:date="2026-10-08T10:26:00Z" w16du:dateUtc="2026-10-08T14:26:00Z">
              <w:r w:rsidRPr="007E5245">
                <w:rPr>
                  <w:rFonts w:ascii="Times New Roman" w:eastAsia="Times New Roman" w:hAnsi="Times New Roman" w:cs="Times New Roman"/>
                  <w:b w:val="0"/>
                  <w:bCs w:val="0"/>
                  <w:color w:val="000000"/>
                  <w:sz w:val="20"/>
                  <w:szCs w:val="20"/>
                </w:rPr>
                <w:delText>SPRC</w:delText>
              </w:r>
            </w:del>
          </w:p>
        </w:tc>
        <w:tc>
          <w:tcPr>
            <w:tcW w:w="2570" w:type="dxa"/>
            <w:tcBorders>
              <w:top w:val="nil"/>
              <w:bottom w:val="nil"/>
            </w:tcBorders>
            <w:shd w:val="clear" w:color="auto" w:fill="FFFFFF" w:themeFill="background1"/>
            <w:noWrap/>
            <w:tcPrChange w:id="4402" w:author="Anderson, Kenneth" w:date="2026-10-09T15:33:00Z" w16du:dateUtc="2026-10-09T19:33:00Z">
              <w:tcPr>
                <w:tcW w:w="2570" w:type="dxa"/>
                <w:tcBorders>
                  <w:top w:val="nil"/>
                  <w:bottom w:val="nil"/>
                </w:tcBorders>
                <w:shd w:val="clear" w:color="auto" w:fill="FFFFFF" w:themeFill="background1"/>
                <w:noWrap/>
              </w:tcPr>
            </w:tcPrChange>
          </w:tcPr>
          <w:p w14:paraId="18C6F77A" w14:textId="77ECF6E1"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03" w:author="Anderson, Kenneth" w:date="2026-10-08T10:26:00Z" w16du:dateUtc="2026-10-08T14:26:00Z"/>
                <w:rFonts w:ascii="Times New Roman" w:eastAsia="Times New Roman" w:hAnsi="Times New Roman" w:cs="Times New Roman"/>
                <w:color w:val="000000"/>
                <w:sz w:val="20"/>
                <w:szCs w:val="20"/>
              </w:rPr>
            </w:pPr>
            <w:del w:id="4404" w:author="Anderson, Kenneth" w:date="2026-10-08T10:26:00Z" w16du:dateUtc="2026-10-08T14:26:00Z">
              <w:r w:rsidRPr="007E5245">
                <w:rPr>
                  <w:rFonts w:ascii="Times New Roman" w:eastAsia="Times New Roman" w:hAnsi="Times New Roman" w:cs="Times New Roman"/>
                  <w:color w:val="000000"/>
                  <w:sz w:val="20"/>
                  <w:szCs w:val="20"/>
                </w:rPr>
                <w:delText>Springcreek Confluence</w:delText>
              </w:r>
            </w:del>
          </w:p>
        </w:tc>
        <w:tc>
          <w:tcPr>
            <w:tcW w:w="5006" w:type="dxa"/>
            <w:tcBorders>
              <w:top w:val="nil"/>
              <w:bottom w:val="nil"/>
            </w:tcBorders>
            <w:shd w:val="clear" w:color="auto" w:fill="FFFFFF" w:themeFill="background1"/>
            <w:tcPrChange w:id="4405" w:author="Anderson, Kenneth" w:date="2026-10-09T15:33:00Z" w16du:dateUtc="2026-10-09T19:33:00Z">
              <w:tcPr>
                <w:tcW w:w="5006" w:type="dxa"/>
                <w:tcBorders>
                  <w:top w:val="nil"/>
                  <w:bottom w:val="nil"/>
                </w:tcBorders>
                <w:shd w:val="clear" w:color="auto" w:fill="FFFFFF" w:themeFill="background1"/>
              </w:tcPr>
            </w:tcPrChange>
          </w:tcPr>
          <w:p w14:paraId="2410C02A" w14:textId="58C7FBF0"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06" w:author="Anderson, Kenneth" w:date="2026-10-08T10:26:00Z" w16du:dateUtc="2026-10-08T14:26:00Z"/>
                <w:rFonts w:ascii="Times New Roman" w:eastAsia="Times New Roman" w:hAnsi="Times New Roman" w:cs="Times New Roman"/>
                <w:color w:val="000000"/>
                <w:sz w:val="20"/>
                <w:szCs w:val="20"/>
              </w:rPr>
            </w:pPr>
            <w:del w:id="4407" w:author="Anderson, Kenneth" w:date="2026-10-08T10:26:00Z" w16du:dateUtc="2026-10-08T14:26:00Z">
              <w:r w:rsidRPr="007E5245">
                <w:rPr>
                  <w:rFonts w:ascii="Times New Roman" w:eastAsia="Times New Roman" w:hAnsi="Times New Roman" w:cs="Times New Roman"/>
                  <w:color w:val="000000"/>
                  <w:sz w:val="20"/>
                  <w:szCs w:val="20"/>
                </w:rPr>
                <w:delText>Springcreek Confluence Off-Channel Wetlands</w:delText>
              </w:r>
            </w:del>
          </w:p>
        </w:tc>
        <w:tc>
          <w:tcPr>
            <w:tcW w:w="2147" w:type="dxa"/>
            <w:tcBorders>
              <w:top w:val="nil"/>
              <w:bottom w:val="nil"/>
            </w:tcBorders>
            <w:shd w:val="clear" w:color="auto" w:fill="FFFFFF" w:themeFill="background1"/>
            <w:tcPrChange w:id="4408" w:author="Anderson, Kenneth" w:date="2026-10-09T15:33:00Z" w16du:dateUtc="2026-10-09T19:33:00Z">
              <w:tcPr>
                <w:tcW w:w="2147" w:type="dxa"/>
                <w:tcBorders>
                  <w:top w:val="nil"/>
                  <w:bottom w:val="nil"/>
                </w:tcBorders>
                <w:shd w:val="clear" w:color="auto" w:fill="FFFFFF" w:themeFill="background1"/>
              </w:tcPr>
            </w:tcPrChange>
          </w:tcPr>
          <w:p w14:paraId="31A8D19E" w14:textId="0B191D1A"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09" w:author="Anderson, Kenneth" w:date="2026-10-08T10:26:00Z" w16du:dateUtc="2026-10-08T14:26:00Z"/>
                <w:rFonts w:ascii="Times New Roman" w:eastAsia="Times New Roman" w:hAnsi="Times New Roman" w:cs="Times New Roman"/>
                <w:color w:val="000000"/>
                <w:sz w:val="20"/>
                <w:szCs w:val="20"/>
              </w:rPr>
            </w:pPr>
            <w:del w:id="4410" w:author="Anderson, Kenneth" w:date="2026-10-08T10:26:00Z" w16du:dateUtc="2026-10-08T14:26:00Z">
              <w:r w:rsidRPr="007E5245">
                <w:rPr>
                  <w:rFonts w:ascii="Times New Roman" w:eastAsia="Times New Roman" w:hAnsi="Times New Roman" w:cs="Times New Roman"/>
                  <w:color w:val="000000"/>
                  <w:sz w:val="20"/>
                  <w:szCs w:val="20"/>
                </w:rPr>
                <w:delText>Miami</w:delText>
              </w:r>
            </w:del>
          </w:p>
        </w:tc>
        <w:tc>
          <w:tcPr>
            <w:tcW w:w="2504" w:type="dxa"/>
            <w:tcBorders>
              <w:top w:val="nil"/>
              <w:bottom w:val="nil"/>
            </w:tcBorders>
            <w:shd w:val="clear" w:color="auto" w:fill="FFFFFF" w:themeFill="background1"/>
            <w:tcPrChange w:id="4411" w:author="Anderson, Kenneth" w:date="2026-10-09T15:33:00Z" w16du:dateUtc="2026-10-09T19:33:00Z">
              <w:tcPr>
                <w:tcW w:w="2504" w:type="dxa"/>
                <w:tcBorders>
                  <w:top w:val="nil"/>
                  <w:bottom w:val="nil"/>
                </w:tcBorders>
                <w:shd w:val="clear" w:color="auto" w:fill="FFFFFF" w:themeFill="background1"/>
              </w:tcPr>
            </w:tcPrChange>
          </w:tcPr>
          <w:p w14:paraId="347E6361" w14:textId="5D7E2C09"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12" w:author="Anderson, Kenneth" w:date="2026-10-08T10:26:00Z" w16du:dateUtc="2026-10-08T14:26:00Z"/>
                <w:rFonts w:ascii="Times New Roman" w:eastAsia="Times New Roman" w:hAnsi="Times New Roman" w:cs="Times New Roman"/>
                <w:color w:val="000000"/>
                <w:sz w:val="20"/>
                <w:szCs w:val="20"/>
              </w:rPr>
            </w:pPr>
            <w:del w:id="4413" w:author="Anderson, Kenneth" w:date="2026-10-08T10:26:00Z" w16du:dateUtc="2026-10-08T14:26:00Z">
              <w:r w:rsidRPr="007E5245">
                <w:rPr>
                  <w:rFonts w:ascii="Times New Roman" w:eastAsia="Times New Roman" w:hAnsi="Times New Roman" w:cs="Times New Roman"/>
                  <w:color w:val="000000"/>
                  <w:sz w:val="20"/>
                  <w:szCs w:val="20"/>
                </w:rPr>
                <w:delText>Depressional, flow-through</w:delText>
              </w:r>
            </w:del>
          </w:p>
        </w:tc>
      </w:tr>
      <w:tr w:rsidR="00D24596" w:rsidRPr="007E5245" w14:paraId="29788991" w14:textId="77777777" w:rsidTr="006C03D2">
        <w:tblPrEx>
          <w:tblW w:w="13230" w:type="dxa"/>
          <w:tblPrExChange w:id="4414" w:author="Anderson, Kenneth" w:date="2026-10-09T15:33:00Z" w16du:dateUtc="2026-10-09T19:33:00Z">
            <w:tblPrEx>
              <w:tblW w:w="13230" w:type="dxa"/>
            </w:tblPrEx>
          </w:tblPrExChange>
        </w:tblPrEx>
        <w:trPr>
          <w:trHeight w:val="300"/>
          <w:del w:id="4415" w:author="Anderson, Kenneth" w:date="2026-10-08T10:26:00Z"/>
          <w:trPrChange w:id="4416"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417" w:author="Anderson, Kenneth" w:date="2026-10-09T15:33:00Z" w16du:dateUtc="2026-10-09T19:33:00Z">
              <w:tcPr>
                <w:tcW w:w="1003" w:type="dxa"/>
                <w:tcBorders>
                  <w:top w:val="nil"/>
                  <w:bottom w:val="nil"/>
                </w:tcBorders>
                <w:shd w:val="clear" w:color="auto" w:fill="FFFFFF" w:themeFill="background1"/>
                <w:noWrap/>
              </w:tcPr>
            </w:tcPrChange>
          </w:tcPr>
          <w:p w14:paraId="6B823256" w14:textId="6F1E4268" w:rsidR="00D24596" w:rsidRPr="007E5245" w:rsidRDefault="00D24596">
            <w:pPr>
              <w:rPr>
                <w:del w:id="4418" w:author="Anderson, Kenneth" w:date="2026-10-08T10:26:00Z" w16du:dateUtc="2026-10-08T14:26:00Z"/>
                <w:rFonts w:ascii="Times New Roman" w:eastAsia="Times New Roman" w:hAnsi="Times New Roman" w:cs="Times New Roman"/>
                <w:b w:val="0"/>
                <w:bCs w:val="0"/>
                <w:color w:val="000000"/>
                <w:sz w:val="20"/>
                <w:szCs w:val="20"/>
              </w:rPr>
            </w:pPr>
            <w:del w:id="4419" w:author="Anderson, Kenneth" w:date="2026-10-08T10:26:00Z" w16du:dateUtc="2026-10-08T14:26:00Z">
              <w:r w:rsidRPr="007E5245">
                <w:rPr>
                  <w:rFonts w:ascii="Times New Roman" w:eastAsia="Times New Roman" w:hAnsi="Times New Roman" w:cs="Times New Roman"/>
                  <w:b w:val="0"/>
                  <w:bCs w:val="0"/>
                  <w:color w:val="000000"/>
                  <w:sz w:val="20"/>
                  <w:szCs w:val="20"/>
                </w:rPr>
                <w:delText>STMA</w:delText>
              </w:r>
            </w:del>
          </w:p>
        </w:tc>
        <w:tc>
          <w:tcPr>
            <w:tcW w:w="2570" w:type="dxa"/>
            <w:tcBorders>
              <w:top w:val="nil"/>
              <w:bottom w:val="nil"/>
            </w:tcBorders>
            <w:shd w:val="clear" w:color="auto" w:fill="FFFFFF" w:themeFill="background1"/>
            <w:noWrap/>
            <w:tcPrChange w:id="4420" w:author="Anderson, Kenneth" w:date="2026-10-09T15:33:00Z" w16du:dateUtc="2026-10-09T19:33:00Z">
              <w:tcPr>
                <w:tcW w:w="2570" w:type="dxa"/>
                <w:tcBorders>
                  <w:top w:val="nil"/>
                  <w:bottom w:val="nil"/>
                </w:tcBorders>
                <w:shd w:val="clear" w:color="auto" w:fill="FFFFFF" w:themeFill="background1"/>
                <w:noWrap/>
              </w:tcPr>
            </w:tcPrChange>
          </w:tcPr>
          <w:p w14:paraId="7CD1FC48" w14:textId="76E69094"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21" w:author="Anderson, Kenneth" w:date="2026-10-08T10:26:00Z" w16du:dateUtc="2026-10-08T14:26:00Z"/>
                <w:rFonts w:ascii="Times New Roman" w:eastAsia="Times New Roman" w:hAnsi="Times New Roman" w:cs="Times New Roman"/>
                <w:color w:val="000000"/>
                <w:sz w:val="20"/>
                <w:szCs w:val="20"/>
              </w:rPr>
            </w:pPr>
            <w:del w:id="4422" w:author="Anderson, Kenneth" w:date="2026-10-08T10:26:00Z" w16du:dateUtc="2026-10-08T14:26:00Z">
              <w:r w:rsidRPr="007E5245">
                <w:rPr>
                  <w:rFonts w:ascii="Times New Roman" w:eastAsia="Times New Roman" w:hAnsi="Times New Roman" w:cs="Times New Roman"/>
                  <w:color w:val="000000"/>
                  <w:sz w:val="20"/>
                  <w:szCs w:val="20"/>
                </w:rPr>
                <w:delText>St. Mary's</w:delText>
              </w:r>
            </w:del>
          </w:p>
        </w:tc>
        <w:tc>
          <w:tcPr>
            <w:tcW w:w="5006" w:type="dxa"/>
            <w:tcBorders>
              <w:top w:val="nil"/>
              <w:bottom w:val="nil"/>
            </w:tcBorders>
            <w:shd w:val="clear" w:color="auto" w:fill="FFFFFF" w:themeFill="background1"/>
            <w:tcPrChange w:id="4423" w:author="Anderson, Kenneth" w:date="2026-10-09T15:33:00Z" w16du:dateUtc="2026-10-09T19:33:00Z">
              <w:tcPr>
                <w:tcW w:w="5006" w:type="dxa"/>
                <w:tcBorders>
                  <w:top w:val="nil"/>
                  <w:bottom w:val="nil"/>
                </w:tcBorders>
                <w:shd w:val="clear" w:color="auto" w:fill="FFFFFF" w:themeFill="background1"/>
              </w:tcPr>
            </w:tcPrChange>
          </w:tcPr>
          <w:p w14:paraId="1EC85DDB" w14:textId="06458743"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24" w:author="Anderson, Kenneth" w:date="2026-10-08T10:26:00Z" w16du:dateUtc="2026-10-08T14:26:00Z"/>
                <w:rFonts w:ascii="Times New Roman" w:eastAsia="Times New Roman" w:hAnsi="Times New Roman" w:cs="Times New Roman"/>
                <w:color w:val="000000"/>
                <w:sz w:val="20"/>
                <w:szCs w:val="20"/>
              </w:rPr>
            </w:pPr>
            <w:del w:id="4425" w:author="Anderson, Kenneth" w:date="2026-10-08T10:26:00Z" w16du:dateUtc="2026-10-08T14:26:00Z">
              <w:r w:rsidRPr="007E5245">
                <w:rPr>
                  <w:rFonts w:ascii="Times New Roman" w:eastAsia="Times New Roman" w:hAnsi="Times New Roman" w:cs="Times New Roman"/>
                  <w:color w:val="000000"/>
                  <w:sz w:val="20"/>
                  <w:szCs w:val="20"/>
                </w:rPr>
                <w:delText>City of St Marys Treatment Train</w:delText>
              </w:r>
            </w:del>
          </w:p>
        </w:tc>
        <w:tc>
          <w:tcPr>
            <w:tcW w:w="2147" w:type="dxa"/>
            <w:tcBorders>
              <w:top w:val="nil"/>
              <w:bottom w:val="nil"/>
            </w:tcBorders>
            <w:shd w:val="clear" w:color="auto" w:fill="FFFFFF" w:themeFill="background1"/>
            <w:tcPrChange w:id="4426" w:author="Anderson, Kenneth" w:date="2026-10-09T15:33:00Z" w16du:dateUtc="2026-10-09T19:33:00Z">
              <w:tcPr>
                <w:tcW w:w="2147" w:type="dxa"/>
                <w:tcBorders>
                  <w:top w:val="nil"/>
                  <w:bottom w:val="nil"/>
                </w:tcBorders>
                <w:shd w:val="clear" w:color="auto" w:fill="FFFFFF" w:themeFill="background1"/>
              </w:tcPr>
            </w:tcPrChange>
          </w:tcPr>
          <w:p w14:paraId="07C54C3D" w14:textId="3462D4CE"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27" w:author="Anderson, Kenneth" w:date="2026-10-08T10:26:00Z" w16du:dateUtc="2026-10-08T14:26:00Z"/>
                <w:rFonts w:ascii="Times New Roman" w:eastAsia="Times New Roman" w:hAnsi="Times New Roman" w:cs="Times New Roman"/>
                <w:color w:val="000000"/>
                <w:sz w:val="20"/>
                <w:szCs w:val="20"/>
              </w:rPr>
            </w:pPr>
            <w:del w:id="4428" w:author="Anderson, Kenneth" w:date="2026-10-08T10:26:00Z" w16du:dateUtc="2026-10-08T14:26:00Z">
              <w:r w:rsidRPr="007E5245">
                <w:rPr>
                  <w:rFonts w:ascii="Times New Roman" w:eastAsia="Times New Roman" w:hAnsi="Times New Roman" w:cs="Times New Roman"/>
                  <w:color w:val="000000"/>
                  <w:sz w:val="20"/>
                  <w:szCs w:val="20"/>
                </w:rPr>
                <w:delText>Auglaize</w:delText>
              </w:r>
            </w:del>
          </w:p>
        </w:tc>
        <w:tc>
          <w:tcPr>
            <w:tcW w:w="2504" w:type="dxa"/>
            <w:tcBorders>
              <w:top w:val="nil"/>
              <w:bottom w:val="nil"/>
            </w:tcBorders>
            <w:shd w:val="clear" w:color="auto" w:fill="FFFFFF" w:themeFill="background1"/>
            <w:tcPrChange w:id="4429" w:author="Anderson, Kenneth" w:date="2026-10-09T15:33:00Z" w16du:dateUtc="2026-10-09T19:33:00Z">
              <w:tcPr>
                <w:tcW w:w="2504" w:type="dxa"/>
                <w:tcBorders>
                  <w:top w:val="nil"/>
                  <w:bottom w:val="nil"/>
                </w:tcBorders>
                <w:shd w:val="clear" w:color="auto" w:fill="FFFFFF" w:themeFill="background1"/>
              </w:tcPr>
            </w:tcPrChange>
          </w:tcPr>
          <w:p w14:paraId="370A840C" w14:textId="4E8AB6E8"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30" w:author="Anderson, Kenneth" w:date="2026-10-08T10:26:00Z" w16du:dateUtc="2026-10-08T14:26:00Z"/>
                <w:rFonts w:ascii="Times New Roman" w:eastAsia="Times New Roman" w:hAnsi="Times New Roman" w:cs="Times New Roman"/>
                <w:color w:val="000000"/>
                <w:sz w:val="20"/>
                <w:szCs w:val="20"/>
              </w:rPr>
            </w:pPr>
            <w:del w:id="4431" w:author="Anderson, Kenneth" w:date="2026-10-08T10:26:00Z" w16du:dateUtc="2026-10-08T14:26:00Z">
              <w:r w:rsidRPr="007E5245">
                <w:rPr>
                  <w:rFonts w:ascii="Times New Roman" w:eastAsia="Times New Roman" w:hAnsi="Times New Roman" w:cs="Times New Roman"/>
                  <w:color w:val="000000"/>
                  <w:sz w:val="20"/>
                  <w:szCs w:val="20"/>
                </w:rPr>
                <w:delText>Coastal</w:delText>
              </w:r>
            </w:del>
          </w:p>
        </w:tc>
      </w:tr>
      <w:tr w:rsidR="00D24596" w:rsidRPr="007E5245" w14:paraId="6D394BFE" w14:textId="77777777" w:rsidTr="006C03D2">
        <w:tblPrEx>
          <w:tblW w:w="13230" w:type="dxa"/>
          <w:tblPrExChange w:id="4432" w:author="Anderson, Kenneth" w:date="2026-10-09T15:33:00Z" w16du:dateUtc="2026-10-09T19:33:00Z">
            <w:tblPrEx>
              <w:tblW w:w="13230" w:type="dxa"/>
            </w:tblPrEx>
          </w:tblPrExChange>
        </w:tblPrEx>
        <w:trPr>
          <w:cnfStyle w:val="000000100000" w:firstRow="0" w:lastRow="0" w:firstColumn="0" w:lastColumn="0" w:oddVBand="0" w:evenVBand="0" w:oddHBand="1" w:evenHBand="0" w:firstRowFirstColumn="0" w:firstRowLastColumn="0" w:lastRowFirstColumn="0" w:lastRowLastColumn="0"/>
          <w:trHeight w:val="300"/>
          <w:del w:id="4433" w:author="Anderson, Kenneth" w:date="2026-10-08T10:26:00Z"/>
          <w:trPrChange w:id="4434"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435" w:author="Anderson, Kenneth" w:date="2026-10-09T15:33:00Z" w16du:dateUtc="2026-10-09T19:33:00Z">
              <w:tcPr>
                <w:tcW w:w="1003" w:type="dxa"/>
                <w:tcBorders>
                  <w:top w:val="nil"/>
                  <w:bottom w:val="nil"/>
                </w:tcBorders>
                <w:shd w:val="clear" w:color="auto" w:fill="FFFFFF" w:themeFill="background1"/>
                <w:noWrap/>
              </w:tcPr>
            </w:tcPrChange>
          </w:tcPr>
          <w:p w14:paraId="1399058E" w14:textId="68F3901F" w:rsidR="00D24596" w:rsidRPr="007E5245" w:rsidRDefault="00D24596">
            <w:pPr>
              <w:cnfStyle w:val="001000100000" w:firstRow="0" w:lastRow="0" w:firstColumn="1" w:lastColumn="0" w:oddVBand="0" w:evenVBand="0" w:oddHBand="1" w:evenHBand="0" w:firstRowFirstColumn="0" w:firstRowLastColumn="0" w:lastRowFirstColumn="0" w:lastRowLastColumn="0"/>
              <w:rPr>
                <w:del w:id="4436" w:author="Anderson, Kenneth" w:date="2026-10-08T10:26:00Z" w16du:dateUtc="2026-10-08T14:26:00Z"/>
                <w:rFonts w:ascii="Times New Roman" w:eastAsia="Times New Roman" w:hAnsi="Times New Roman" w:cs="Times New Roman"/>
                <w:b w:val="0"/>
                <w:bCs w:val="0"/>
                <w:color w:val="000000"/>
                <w:sz w:val="20"/>
                <w:szCs w:val="20"/>
              </w:rPr>
            </w:pPr>
            <w:del w:id="4437" w:author="Anderson, Kenneth" w:date="2026-10-08T10:26:00Z" w16du:dateUtc="2026-10-08T14:26:00Z">
              <w:r w:rsidRPr="007E5245">
                <w:rPr>
                  <w:rFonts w:ascii="Times New Roman" w:eastAsia="Times New Roman" w:hAnsi="Times New Roman" w:cs="Times New Roman"/>
                  <w:b w:val="0"/>
                  <w:bCs w:val="0"/>
                  <w:color w:val="000000"/>
                  <w:sz w:val="20"/>
                  <w:szCs w:val="20"/>
                </w:rPr>
                <w:delText>TIPC</w:delText>
              </w:r>
            </w:del>
          </w:p>
        </w:tc>
        <w:tc>
          <w:tcPr>
            <w:tcW w:w="2570" w:type="dxa"/>
            <w:tcBorders>
              <w:top w:val="nil"/>
              <w:bottom w:val="nil"/>
            </w:tcBorders>
            <w:shd w:val="clear" w:color="auto" w:fill="FFFFFF" w:themeFill="background1"/>
            <w:noWrap/>
            <w:tcPrChange w:id="4438" w:author="Anderson, Kenneth" w:date="2026-10-09T15:33:00Z" w16du:dateUtc="2026-10-09T19:33:00Z">
              <w:tcPr>
                <w:tcW w:w="2570" w:type="dxa"/>
                <w:tcBorders>
                  <w:top w:val="nil"/>
                  <w:bottom w:val="nil"/>
                </w:tcBorders>
                <w:shd w:val="clear" w:color="auto" w:fill="FFFFFF" w:themeFill="background1"/>
                <w:noWrap/>
              </w:tcPr>
            </w:tcPrChange>
          </w:tcPr>
          <w:p w14:paraId="7076CF95" w14:textId="62ECF35D"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39" w:author="Anderson, Kenneth" w:date="2026-10-08T10:26:00Z" w16du:dateUtc="2026-10-08T14:26:00Z"/>
                <w:rFonts w:ascii="Times New Roman" w:eastAsia="Times New Roman" w:hAnsi="Times New Roman" w:cs="Times New Roman"/>
                <w:color w:val="000000"/>
                <w:sz w:val="20"/>
                <w:szCs w:val="20"/>
              </w:rPr>
            </w:pPr>
            <w:del w:id="4440" w:author="Anderson, Kenneth" w:date="2026-10-08T10:26:00Z" w16du:dateUtc="2026-10-08T14:26:00Z">
              <w:r w:rsidRPr="007E5245">
                <w:rPr>
                  <w:rFonts w:ascii="Times New Roman" w:eastAsia="Times New Roman" w:hAnsi="Times New Roman" w:cs="Times New Roman"/>
                  <w:color w:val="000000"/>
                  <w:sz w:val="20"/>
                  <w:szCs w:val="20"/>
                </w:rPr>
                <w:delText>Tipp City</w:delText>
              </w:r>
            </w:del>
          </w:p>
        </w:tc>
        <w:tc>
          <w:tcPr>
            <w:tcW w:w="5006" w:type="dxa"/>
            <w:tcBorders>
              <w:top w:val="nil"/>
              <w:bottom w:val="nil"/>
            </w:tcBorders>
            <w:shd w:val="clear" w:color="auto" w:fill="FFFFFF" w:themeFill="background1"/>
            <w:tcPrChange w:id="4441" w:author="Anderson, Kenneth" w:date="2026-10-09T15:33:00Z" w16du:dateUtc="2026-10-09T19:33:00Z">
              <w:tcPr>
                <w:tcW w:w="5006" w:type="dxa"/>
                <w:tcBorders>
                  <w:top w:val="nil"/>
                  <w:bottom w:val="nil"/>
                </w:tcBorders>
                <w:shd w:val="clear" w:color="auto" w:fill="FFFFFF" w:themeFill="background1"/>
              </w:tcPr>
            </w:tcPrChange>
          </w:tcPr>
          <w:p w14:paraId="19066D69" w14:textId="37412B86"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42" w:author="Anderson, Kenneth" w:date="2026-10-08T10:26:00Z" w16du:dateUtc="2026-10-08T14:26:00Z"/>
                <w:rFonts w:ascii="Times New Roman" w:eastAsia="Times New Roman" w:hAnsi="Times New Roman" w:cs="Times New Roman"/>
                <w:color w:val="000000"/>
                <w:sz w:val="20"/>
                <w:szCs w:val="20"/>
              </w:rPr>
            </w:pPr>
            <w:del w:id="4443" w:author="Anderson, Kenneth" w:date="2026-10-08T10:26:00Z" w16du:dateUtc="2026-10-08T14:26:00Z">
              <w:r w:rsidRPr="007E5245">
                <w:rPr>
                  <w:rFonts w:ascii="Times New Roman" w:eastAsia="Times New Roman" w:hAnsi="Times New Roman" w:cs="Times New Roman"/>
                  <w:color w:val="000000"/>
                  <w:sz w:val="20"/>
                  <w:szCs w:val="20"/>
                </w:rPr>
                <w:delText>Tipp City Off-Channel Wetland</w:delText>
              </w:r>
            </w:del>
          </w:p>
        </w:tc>
        <w:tc>
          <w:tcPr>
            <w:tcW w:w="2147" w:type="dxa"/>
            <w:tcBorders>
              <w:top w:val="nil"/>
              <w:bottom w:val="nil"/>
            </w:tcBorders>
            <w:shd w:val="clear" w:color="auto" w:fill="FFFFFF" w:themeFill="background1"/>
            <w:tcPrChange w:id="4444" w:author="Anderson, Kenneth" w:date="2026-10-09T15:33:00Z" w16du:dateUtc="2026-10-09T19:33:00Z">
              <w:tcPr>
                <w:tcW w:w="2147" w:type="dxa"/>
                <w:tcBorders>
                  <w:top w:val="nil"/>
                  <w:bottom w:val="nil"/>
                </w:tcBorders>
                <w:shd w:val="clear" w:color="auto" w:fill="FFFFFF" w:themeFill="background1"/>
              </w:tcPr>
            </w:tcPrChange>
          </w:tcPr>
          <w:p w14:paraId="26A00660" w14:textId="5A2F8D5E"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45" w:author="Anderson, Kenneth" w:date="2026-10-08T10:26:00Z" w16du:dateUtc="2026-10-08T14:26:00Z"/>
                <w:rFonts w:ascii="Times New Roman" w:eastAsia="Times New Roman" w:hAnsi="Times New Roman" w:cs="Times New Roman"/>
                <w:color w:val="000000"/>
                <w:sz w:val="20"/>
                <w:szCs w:val="20"/>
              </w:rPr>
            </w:pPr>
            <w:del w:id="4446" w:author="Anderson, Kenneth" w:date="2026-10-08T10:26:00Z" w16du:dateUtc="2026-10-08T14:26:00Z">
              <w:r w:rsidRPr="007E5245">
                <w:rPr>
                  <w:rFonts w:ascii="Times New Roman" w:eastAsia="Times New Roman" w:hAnsi="Times New Roman" w:cs="Times New Roman"/>
                  <w:color w:val="000000"/>
                  <w:sz w:val="20"/>
                  <w:szCs w:val="20"/>
                </w:rPr>
                <w:delText>Miami</w:delText>
              </w:r>
            </w:del>
          </w:p>
        </w:tc>
        <w:tc>
          <w:tcPr>
            <w:tcW w:w="2504" w:type="dxa"/>
            <w:tcBorders>
              <w:top w:val="nil"/>
              <w:bottom w:val="nil"/>
            </w:tcBorders>
            <w:shd w:val="clear" w:color="auto" w:fill="FFFFFF" w:themeFill="background1"/>
            <w:tcPrChange w:id="4447" w:author="Anderson, Kenneth" w:date="2026-10-09T15:33:00Z" w16du:dateUtc="2026-10-09T19:33:00Z">
              <w:tcPr>
                <w:tcW w:w="2504" w:type="dxa"/>
                <w:tcBorders>
                  <w:top w:val="nil"/>
                  <w:bottom w:val="nil"/>
                </w:tcBorders>
                <w:shd w:val="clear" w:color="auto" w:fill="FFFFFF" w:themeFill="background1"/>
              </w:tcPr>
            </w:tcPrChange>
          </w:tcPr>
          <w:p w14:paraId="64215150" w14:textId="6D4F393F"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48" w:author="Anderson, Kenneth" w:date="2026-10-08T10:26:00Z" w16du:dateUtc="2026-10-08T14:26:00Z"/>
                <w:rFonts w:ascii="Times New Roman" w:eastAsia="Times New Roman" w:hAnsi="Times New Roman" w:cs="Times New Roman"/>
                <w:color w:val="000000"/>
                <w:sz w:val="20"/>
                <w:szCs w:val="20"/>
              </w:rPr>
            </w:pPr>
            <w:del w:id="4449" w:author="Anderson, Kenneth" w:date="2026-10-08T10:26:00Z" w16du:dateUtc="2026-10-08T14:26:00Z">
              <w:r w:rsidRPr="007E5245">
                <w:rPr>
                  <w:rFonts w:ascii="Times New Roman" w:eastAsia="Times New Roman" w:hAnsi="Times New Roman" w:cs="Times New Roman"/>
                  <w:color w:val="000000"/>
                  <w:sz w:val="20"/>
                  <w:szCs w:val="20"/>
                </w:rPr>
                <w:delText>Floodplain</w:delText>
              </w:r>
            </w:del>
          </w:p>
        </w:tc>
      </w:tr>
      <w:tr w:rsidR="00D24596" w:rsidRPr="007E5245" w14:paraId="329C193A" w14:textId="77777777" w:rsidTr="006C03D2">
        <w:tblPrEx>
          <w:tblW w:w="13230" w:type="dxa"/>
          <w:tblPrExChange w:id="4450" w:author="Anderson, Kenneth" w:date="2026-10-09T15:33:00Z" w16du:dateUtc="2026-10-09T19:33:00Z">
            <w:tblPrEx>
              <w:tblW w:w="13230" w:type="dxa"/>
            </w:tblPrEx>
          </w:tblPrExChange>
        </w:tblPrEx>
        <w:trPr>
          <w:trHeight w:val="300"/>
          <w:del w:id="4451" w:author="Anderson, Kenneth" w:date="2026-10-08T10:26:00Z"/>
          <w:trPrChange w:id="4452"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453" w:author="Anderson, Kenneth" w:date="2026-10-09T15:33:00Z" w16du:dateUtc="2026-10-09T19:33:00Z">
              <w:tcPr>
                <w:tcW w:w="1003" w:type="dxa"/>
                <w:tcBorders>
                  <w:top w:val="nil"/>
                  <w:bottom w:val="nil"/>
                </w:tcBorders>
                <w:shd w:val="clear" w:color="auto" w:fill="FFFFFF" w:themeFill="background1"/>
                <w:noWrap/>
              </w:tcPr>
            </w:tcPrChange>
          </w:tcPr>
          <w:p w14:paraId="4A25389F" w14:textId="19B146DF" w:rsidR="00D24596" w:rsidRPr="007E5245" w:rsidRDefault="00D24596">
            <w:pPr>
              <w:rPr>
                <w:del w:id="4454" w:author="Anderson, Kenneth" w:date="2026-10-08T10:26:00Z" w16du:dateUtc="2026-10-08T14:26:00Z"/>
                <w:rFonts w:ascii="Times New Roman" w:eastAsia="Times New Roman" w:hAnsi="Times New Roman" w:cs="Times New Roman"/>
                <w:b w:val="0"/>
                <w:bCs w:val="0"/>
                <w:color w:val="000000"/>
                <w:sz w:val="20"/>
                <w:szCs w:val="20"/>
              </w:rPr>
            </w:pPr>
            <w:del w:id="4455" w:author="Anderson, Kenneth" w:date="2026-10-08T10:26:00Z" w16du:dateUtc="2026-10-08T14:26:00Z">
              <w:r w:rsidRPr="007E5245">
                <w:rPr>
                  <w:rFonts w:ascii="Times New Roman" w:eastAsia="Times New Roman" w:hAnsi="Times New Roman" w:cs="Times New Roman"/>
                  <w:b w:val="0"/>
                  <w:bCs w:val="0"/>
                  <w:color w:val="000000"/>
                  <w:sz w:val="20"/>
                  <w:szCs w:val="20"/>
                </w:rPr>
                <w:delText>TRUC</w:delText>
              </w:r>
            </w:del>
          </w:p>
        </w:tc>
        <w:tc>
          <w:tcPr>
            <w:tcW w:w="2570" w:type="dxa"/>
            <w:tcBorders>
              <w:top w:val="nil"/>
              <w:bottom w:val="nil"/>
            </w:tcBorders>
            <w:shd w:val="clear" w:color="auto" w:fill="FFFFFF" w:themeFill="background1"/>
            <w:noWrap/>
            <w:tcPrChange w:id="4456" w:author="Anderson, Kenneth" w:date="2026-10-09T15:33:00Z" w16du:dateUtc="2026-10-09T19:33:00Z">
              <w:tcPr>
                <w:tcW w:w="2570" w:type="dxa"/>
                <w:tcBorders>
                  <w:top w:val="nil"/>
                  <w:bottom w:val="nil"/>
                </w:tcBorders>
                <w:shd w:val="clear" w:color="auto" w:fill="FFFFFF" w:themeFill="background1"/>
                <w:noWrap/>
              </w:tcPr>
            </w:tcPrChange>
          </w:tcPr>
          <w:p w14:paraId="10FA1497" w14:textId="40F88C6A"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57" w:author="Anderson, Kenneth" w:date="2026-10-08T10:26:00Z" w16du:dateUtc="2026-10-08T14:26:00Z"/>
                <w:rFonts w:ascii="Times New Roman" w:eastAsia="Times New Roman" w:hAnsi="Times New Roman" w:cs="Times New Roman"/>
                <w:color w:val="000000"/>
                <w:sz w:val="20"/>
                <w:szCs w:val="20"/>
              </w:rPr>
            </w:pPr>
            <w:del w:id="4458" w:author="Anderson, Kenneth" w:date="2026-10-08T10:26:00Z" w16du:dateUtc="2026-10-08T14:26:00Z">
              <w:r w:rsidRPr="007E5245">
                <w:rPr>
                  <w:rFonts w:ascii="Times New Roman" w:eastAsia="Times New Roman" w:hAnsi="Times New Roman" w:cs="Times New Roman"/>
                  <w:color w:val="000000"/>
                  <w:sz w:val="20"/>
                  <w:szCs w:val="20"/>
                </w:rPr>
                <w:delText>Trumbull Creek</w:delText>
              </w:r>
            </w:del>
          </w:p>
        </w:tc>
        <w:tc>
          <w:tcPr>
            <w:tcW w:w="5006" w:type="dxa"/>
            <w:tcBorders>
              <w:top w:val="nil"/>
              <w:bottom w:val="nil"/>
            </w:tcBorders>
            <w:shd w:val="clear" w:color="auto" w:fill="FFFFFF" w:themeFill="background1"/>
            <w:tcPrChange w:id="4459" w:author="Anderson, Kenneth" w:date="2026-10-09T15:33:00Z" w16du:dateUtc="2026-10-09T19:33:00Z">
              <w:tcPr>
                <w:tcW w:w="5006" w:type="dxa"/>
                <w:tcBorders>
                  <w:top w:val="nil"/>
                  <w:bottom w:val="nil"/>
                </w:tcBorders>
                <w:shd w:val="clear" w:color="auto" w:fill="FFFFFF" w:themeFill="background1"/>
              </w:tcPr>
            </w:tcPrChange>
          </w:tcPr>
          <w:p w14:paraId="64F49CC0" w14:textId="1A2F8937"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60" w:author="Anderson, Kenneth" w:date="2026-10-08T10:26:00Z" w16du:dateUtc="2026-10-08T14:26:00Z"/>
                <w:rFonts w:ascii="Times New Roman" w:eastAsia="Times New Roman" w:hAnsi="Times New Roman" w:cs="Times New Roman"/>
                <w:color w:val="000000"/>
                <w:sz w:val="20"/>
                <w:szCs w:val="20"/>
              </w:rPr>
            </w:pPr>
            <w:del w:id="4461" w:author="Anderson, Kenneth" w:date="2026-10-08T10:26:00Z" w16du:dateUtc="2026-10-08T14:26:00Z">
              <w:r w:rsidRPr="007E5245">
                <w:rPr>
                  <w:rFonts w:ascii="Times New Roman" w:eastAsia="Times New Roman" w:hAnsi="Times New Roman" w:cs="Times New Roman"/>
                  <w:color w:val="000000"/>
                  <w:sz w:val="20"/>
                  <w:szCs w:val="20"/>
                </w:rPr>
                <w:delText>Trumbull Creek H2Ohio</w:delText>
              </w:r>
            </w:del>
          </w:p>
        </w:tc>
        <w:tc>
          <w:tcPr>
            <w:tcW w:w="2147" w:type="dxa"/>
            <w:tcBorders>
              <w:top w:val="nil"/>
              <w:bottom w:val="nil"/>
            </w:tcBorders>
            <w:shd w:val="clear" w:color="auto" w:fill="FFFFFF" w:themeFill="background1"/>
            <w:tcPrChange w:id="4462" w:author="Anderson, Kenneth" w:date="2026-10-09T15:33:00Z" w16du:dateUtc="2026-10-09T19:33:00Z">
              <w:tcPr>
                <w:tcW w:w="2147" w:type="dxa"/>
                <w:tcBorders>
                  <w:top w:val="nil"/>
                  <w:bottom w:val="nil"/>
                </w:tcBorders>
                <w:shd w:val="clear" w:color="auto" w:fill="FFFFFF" w:themeFill="background1"/>
              </w:tcPr>
            </w:tcPrChange>
          </w:tcPr>
          <w:p w14:paraId="172E5EEC" w14:textId="2CAFBA21"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63" w:author="Anderson, Kenneth" w:date="2026-10-08T10:26:00Z" w16du:dateUtc="2026-10-08T14:26:00Z"/>
                <w:rFonts w:ascii="Times New Roman" w:eastAsia="Times New Roman" w:hAnsi="Times New Roman" w:cs="Times New Roman"/>
                <w:color w:val="000000"/>
                <w:sz w:val="20"/>
                <w:szCs w:val="20"/>
              </w:rPr>
            </w:pPr>
            <w:del w:id="4464" w:author="Anderson, Kenneth" w:date="2026-10-08T10:26:00Z" w16du:dateUtc="2026-10-08T14:26:00Z">
              <w:r w:rsidRPr="007E5245">
                <w:rPr>
                  <w:rFonts w:ascii="Times New Roman" w:eastAsia="Times New Roman" w:hAnsi="Times New Roman" w:cs="Times New Roman"/>
                  <w:color w:val="000000"/>
                  <w:sz w:val="20"/>
                  <w:szCs w:val="20"/>
                </w:rPr>
                <w:delText>Ashtabula</w:delText>
              </w:r>
            </w:del>
          </w:p>
        </w:tc>
        <w:tc>
          <w:tcPr>
            <w:tcW w:w="2504" w:type="dxa"/>
            <w:tcBorders>
              <w:top w:val="nil"/>
              <w:bottom w:val="nil"/>
            </w:tcBorders>
            <w:shd w:val="clear" w:color="auto" w:fill="FFFFFF" w:themeFill="background1"/>
            <w:tcPrChange w:id="4465" w:author="Anderson, Kenneth" w:date="2026-10-09T15:33:00Z" w16du:dateUtc="2026-10-09T19:33:00Z">
              <w:tcPr>
                <w:tcW w:w="2504" w:type="dxa"/>
                <w:tcBorders>
                  <w:top w:val="nil"/>
                  <w:bottom w:val="nil"/>
                </w:tcBorders>
                <w:shd w:val="clear" w:color="auto" w:fill="FFFFFF" w:themeFill="background1"/>
              </w:tcPr>
            </w:tcPrChange>
          </w:tcPr>
          <w:p w14:paraId="68FC5029" w14:textId="6C8451D6"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66" w:author="Anderson, Kenneth" w:date="2026-10-08T10:26:00Z" w16du:dateUtc="2026-10-08T14:26:00Z"/>
                <w:rFonts w:ascii="Times New Roman" w:eastAsia="Times New Roman" w:hAnsi="Times New Roman" w:cs="Times New Roman"/>
                <w:color w:val="000000"/>
                <w:sz w:val="20"/>
                <w:szCs w:val="20"/>
              </w:rPr>
            </w:pPr>
            <w:del w:id="4467" w:author="Anderson, Kenneth" w:date="2026-10-08T10:26:00Z" w16du:dateUtc="2026-10-08T14:26:00Z">
              <w:r w:rsidRPr="007E5245">
                <w:rPr>
                  <w:rFonts w:ascii="Times New Roman" w:eastAsia="Times New Roman" w:hAnsi="Times New Roman" w:cs="Times New Roman"/>
                  <w:color w:val="000000"/>
                  <w:sz w:val="20"/>
                  <w:szCs w:val="20"/>
                </w:rPr>
                <w:delText>Floodplain</w:delText>
              </w:r>
            </w:del>
          </w:p>
        </w:tc>
      </w:tr>
      <w:tr w:rsidR="00D24596" w:rsidRPr="007E5245" w14:paraId="300E59BB" w14:textId="77777777" w:rsidTr="006C03D2">
        <w:tblPrEx>
          <w:tblW w:w="13230" w:type="dxa"/>
          <w:tblPrExChange w:id="4468" w:author="Anderson, Kenneth" w:date="2026-10-09T15:33:00Z" w16du:dateUtc="2026-10-09T19:33:00Z">
            <w:tblPrEx>
              <w:tblW w:w="13230" w:type="dxa"/>
            </w:tblPrEx>
          </w:tblPrExChange>
        </w:tblPrEx>
        <w:trPr>
          <w:cnfStyle w:val="000000100000" w:firstRow="0" w:lastRow="0" w:firstColumn="0" w:lastColumn="0" w:oddVBand="0" w:evenVBand="0" w:oddHBand="1" w:evenHBand="0" w:firstRowFirstColumn="0" w:firstRowLastColumn="0" w:lastRowFirstColumn="0" w:lastRowLastColumn="0"/>
          <w:trHeight w:val="300"/>
          <w:del w:id="4469" w:author="Anderson, Kenneth" w:date="2026-10-08T10:26:00Z"/>
          <w:trPrChange w:id="4470"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471" w:author="Anderson, Kenneth" w:date="2026-10-09T15:33:00Z" w16du:dateUtc="2026-10-09T19:33:00Z">
              <w:tcPr>
                <w:tcW w:w="1003" w:type="dxa"/>
                <w:tcBorders>
                  <w:top w:val="nil"/>
                  <w:bottom w:val="nil"/>
                </w:tcBorders>
                <w:shd w:val="clear" w:color="auto" w:fill="FFFFFF" w:themeFill="background1"/>
                <w:noWrap/>
              </w:tcPr>
            </w:tcPrChange>
          </w:tcPr>
          <w:p w14:paraId="298081DD" w14:textId="7C318DF8" w:rsidR="00D24596" w:rsidRPr="007E5245" w:rsidRDefault="00D24596">
            <w:pPr>
              <w:cnfStyle w:val="001000100000" w:firstRow="0" w:lastRow="0" w:firstColumn="1" w:lastColumn="0" w:oddVBand="0" w:evenVBand="0" w:oddHBand="1" w:evenHBand="0" w:firstRowFirstColumn="0" w:firstRowLastColumn="0" w:lastRowFirstColumn="0" w:lastRowLastColumn="0"/>
              <w:rPr>
                <w:del w:id="4472" w:author="Anderson, Kenneth" w:date="2026-10-08T10:26:00Z" w16du:dateUtc="2026-10-08T14:26:00Z"/>
                <w:rFonts w:ascii="Times New Roman" w:eastAsia="Times New Roman" w:hAnsi="Times New Roman" w:cs="Times New Roman"/>
                <w:b w:val="0"/>
                <w:bCs w:val="0"/>
                <w:color w:val="000000"/>
                <w:sz w:val="20"/>
                <w:szCs w:val="20"/>
              </w:rPr>
            </w:pPr>
            <w:del w:id="4473" w:author="Anderson, Kenneth" w:date="2026-10-08T10:26:00Z" w16du:dateUtc="2026-10-08T14:26:00Z">
              <w:r w:rsidRPr="007E5245">
                <w:rPr>
                  <w:rFonts w:ascii="Times New Roman" w:eastAsia="Times New Roman" w:hAnsi="Times New Roman" w:cs="Times New Roman"/>
                  <w:b w:val="0"/>
                  <w:bCs w:val="0"/>
                  <w:color w:val="000000"/>
                  <w:sz w:val="20"/>
                  <w:szCs w:val="20"/>
                </w:rPr>
                <w:delText>UPPB</w:delText>
              </w:r>
            </w:del>
          </w:p>
        </w:tc>
        <w:tc>
          <w:tcPr>
            <w:tcW w:w="2570" w:type="dxa"/>
            <w:tcBorders>
              <w:top w:val="nil"/>
              <w:bottom w:val="nil"/>
            </w:tcBorders>
            <w:shd w:val="clear" w:color="auto" w:fill="FFFFFF" w:themeFill="background1"/>
            <w:noWrap/>
            <w:tcPrChange w:id="4474" w:author="Anderson, Kenneth" w:date="2026-10-09T15:33:00Z" w16du:dateUtc="2026-10-09T19:33:00Z">
              <w:tcPr>
                <w:tcW w:w="2570" w:type="dxa"/>
                <w:tcBorders>
                  <w:top w:val="nil"/>
                  <w:bottom w:val="nil"/>
                </w:tcBorders>
                <w:shd w:val="clear" w:color="auto" w:fill="FFFFFF" w:themeFill="background1"/>
                <w:noWrap/>
              </w:tcPr>
            </w:tcPrChange>
          </w:tcPr>
          <w:p w14:paraId="4202D32D" w14:textId="1420500B"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75" w:author="Anderson, Kenneth" w:date="2026-10-08T10:26:00Z" w16du:dateUtc="2026-10-08T14:26:00Z"/>
                <w:rFonts w:ascii="Times New Roman" w:eastAsia="Times New Roman" w:hAnsi="Times New Roman" w:cs="Times New Roman"/>
                <w:color w:val="000000"/>
                <w:sz w:val="20"/>
                <w:szCs w:val="20"/>
              </w:rPr>
            </w:pPr>
            <w:del w:id="4476" w:author="Anderson, Kenneth" w:date="2026-10-08T10:26:00Z" w16du:dateUtc="2026-10-08T14:26:00Z">
              <w:r w:rsidRPr="007E5245">
                <w:rPr>
                  <w:rFonts w:ascii="Times New Roman" w:eastAsia="Times New Roman" w:hAnsi="Times New Roman" w:cs="Times New Roman"/>
                  <w:color w:val="000000"/>
                  <w:sz w:val="20"/>
                  <w:szCs w:val="20"/>
                </w:rPr>
                <w:delText>Upper Blanchard</w:delText>
              </w:r>
            </w:del>
          </w:p>
        </w:tc>
        <w:tc>
          <w:tcPr>
            <w:tcW w:w="5006" w:type="dxa"/>
            <w:tcBorders>
              <w:top w:val="nil"/>
              <w:bottom w:val="nil"/>
            </w:tcBorders>
            <w:shd w:val="clear" w:color="auto" w:fill="FFFFFF" w:themeFill="background1"/>
            <w:tcPrChange w:id="4477" w:author="Anderson, Kenneth" w:date="2026-10-09T15:33:00Z" w16du:dateUtc="2026-10-09T19:33:00Z">
              <w:tcPr>
                <w:tcW w:w="5006" w:type="dxa"/>
                <w:tcBorders>
                  <w:top w:val="nil"/>
                  <w:bottom w:val="nil"/>
                </w:tcBorders>
                <w:shd w:val="clear" w:color="auto" w:fill="FFFFFF" w:themeFill="background1"/>
              </w:tcPr>
            </w:tcPrChange>
          </w:tcPr>
          <w:p w14:paraId="016C41AA" w14:textId="36AB6DAB"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78" w:author="Anderson, Kenneth" w:date="2026-10-08T10:26:00Z" w16du:dateUtc="2026-10-08T14:26:00Z"/>
                <w:rFonts w:ascii="Times New Roman" w:eastAsia="Times New Roman" w:hAnsi="Times New Roman" w:cs="Times New Roman"/>
                <w:color w:val="000000"/>
                <w:sz w:val="20"/>
                <w:szCs w:val="20"/>
              </w:rPr>
            </w:pPr>
            <w:del w:id="4479" w:author="Anderson, Kenneth" w:date="2026-10-08T10:26:00Z" w16du:dateUtc="2026-10-08T14:26:00Z">
              <w:r w:rsidRPr="007E5245">
                <w:rPr>
                  <w:rFonts w:ascii="Times New Roman" w:eastAsia="Times New Roman" w:hAnsi="Times New Roman" w:cs="Times New Roman"/>
                  <w:color w:val="000000"/>
                  <w:sz w:val="20"/>
                  <w:szCs w:val="20"/>
                </w:rPr>
                <w:delText>Upper Blanchard River Watershed Project</w:delText>
              </w:r>
            </w:del>
          </w:p>
        </w:tc>
        <w:tc>
          <w:tcPr>
            <w:tcW w:w="2147" w:type="dxa"/>
            <w:tcBorders>
              <w:top w:val="nil"/>
              <w:bottom w:val="nil"/>
            </w:tcBorders>
            <w:shd w:val="clear" w:color="auto" w:fill="FFFFFF" w:themeFill="background1"/>
            <w:tcPrChange w:id="4480" w:author="Anderson, Kenneth" w:date="2026-10-09T15:33:00Z" w16du:dateUtc="2026-10-09T19:33:00Z">
              <w:tcPr>
                <w:tcW w:w="2147" w:type="dxa"/>
                <w:tcBorders>
                  <w:top w:val="nil"/>
                  <w:bottom w:val="nil"/>
                </w:tcBorders>
                <w:shd w:val="clear" w:color="auto" w:fill="FFFFFF" w:themeFill="background1"/>
              </w:tcPr>
            </w:tcPrChange>
          </w:tcPr>
          <w:p w14:paraId="311FC1D8" w14:textId="699B1162"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81" w:author="Anderson, Kenneth" w:date="2026-10-08T10:26:00Z" w16du:dateUtc="2026-10-08T14:26:00Z"/>
                <w:rFonts w:ascii="Times New Roman" w:eastAsia="Times New Roman" w:hAnsi="Times New Roman" w:cs="Times New Roman"/>
                <w:color w:val="000000"/>
                <w:sz w:val="20"/>
                <w:szCs w:val="20"/>
              </w:rPr>
            </w:pPr>
            <w:del w:id="4482" w:author="Anderson, Kenneth" w:date="2026-10-08T10:26:00Z" w16du:dateUtc="2026-10-08T14:26:00Z">
              <w:r w:rsidRPr="007E5245">
                <w:rPr>
                  <w:rFonts w:ascii="Times New Roman" w:eastAsia="Times New Roman" w:hAnsi="Times New Roman" w:cs="Times New Roman"/>
                  <w:color w:val="000000"/>
                  <w:sz w:val="20"/>
                  <w:szCs w:val="20"/>
                </w:rPr>
                <w:delText>Wyandot</w:delText>
              </w:r>
            </w:del>
          </w:p>
        </w:tc>
        <w:tc>
          <w:tcPr>
            <w:tcW w:w="2504" w:type="dxa"/>
            <w:tcBorders>
              <w:top w:val="nil"/>
              <w:bottom w:val="nil"/>
            </w:tcBorders>
            <w:shd w:val="clear" w:color="auto" w:fill="FFFFFF" w:themeFill="background1"/>
            <w:tcPrChange w:id="4483" w:author="Anderson, Kenneth" w:date="2026-10-09T15:33:00Z" w16du:dateUtc="2026-10-09T19:33:00Z">
              <w:tcPr>
                <w:tcW w:w="2504" w:type="dxa"/>
                <w:tcBorders>
                  <w:top w:val="nil"/>
                  <w:bottom w:val="nil"/>
                </w:tcBorders>
                <w:shd w:val="clear" w:color="auto" w:fill="FFFFFF" w:themeFill="background1"/>
              </w:tcPr>
            </w:tcPrChange>
          </w:tcPr>
          <w:p w14:paraId="2A5C3FF5" w14:textId="7CF6DBC0" w:rsidR="00D24596" w:rsidRPr="007E5245" w:rsidRDefault="00D24596">
            <w:pPr>
              <w:cnfStyle w:val="000000100000" w:firstRow="0" w:lastRow="0" w:firstColumn="0" w:lastColumn="0" w:oddVBand="0" w:evenVBand="0" w:oddHBand="1" w:evenHBand="0" w:firstRowFirstColumn="0" w:firstRowLastColumn="0" w:lastRowFirstColumn="0" w:lastRowLastColumn="0"/>
              <w:rPr>
                <w:del w:id="4484" w:author="Anderson, Kenneth" w:date="2026-10-08T10:26:00Z" w16du:dateUtc="2026-10-08T14:26:00Z"/>
                <w:rFonts w:ascii="Times New Roman" w:eastAsia="Times New Roman" w:hAnsi="Times New Roman" w:cs="Times New Roman"/>
                <w:color w:val="000000"/>
                <w:sz w:val="20"/>
                <w:szCs w:val="20"/>
              </w:rPr>
            </w:pPr>
            <w:del w:id="4485" w:author="Anderson, Kenneth" w:date="2026-10-08T10:26:00Z" w16du:dateUtc="2026-10-08T14:26:00Z">
              <w:r w:rsidRPr="007E5245">
                <w:rPr>
                  <w:rFonts w:ascii="Times New Roman" w:eastAsia="Times New Roman" w:hAnsi="Times New Roman" w:cs="Times New Roman"/>
                  <w:color w:val="000000"/>
                  <w:sz w:val="20"/>
                  <w:szCs w:val="20"/>
                </w:rPr>
                <w:delText>Floodplain</w:delText>
              </w:r>
            </w:del>
          </w:p>
        </w:tc>
      </w:tr>
      <w:tr w:rsidR="00D24596" w:rsidRPr="007E5245" w14:paraId="282E1155" w14:textId="77777777" w:rsidTr="006C03D2">
        <w:tblPrEx>
          <w:tblW w:w="13230" w:type="dxa"/>
          <w:tblPrExChange w:id="4486" w:author="Anderson, Kenneth" w:date="2026-10-09T15:33:00Z" w16du:dateUtc="2026-10-09T19:33:00Z">
            <w:tblPrEx>
              <w:tblW w:w="13230" w:type="dxa"/>
            </w:tblPrEx>
          </w:tblPrExChange>
        </w:tblPrEx>
        <w:trPr>
          <w:trHeight w:val="300"/>
          <w:del w:id="4487" w:author="Anderson, Kenneth" w:date="2026-10-08T10:26:00Z"/>
          <w:trPrChange w:id="4488" w:author="Anderson, Kenneth" w:date="2026-10-09T15:33:00Z" w16du:dateUtc="2026-10-09T19:33:00Z">
            <w:trPr>
              <w:trHeight w:val="300"/>
            </w:trPr>
          </w:trPrChange>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Change w:id="4489" w:author="Anderson, Kenneth" w:date="2026-10-09T15:33:00Z" w16du:dateUtc="2026-10-09T19:33:00Z">
              <w:tcPr>
                <w:tcW w:w="1003" w:type="dxa"/>
                <w:tcBorders>
                  <w:top w:val="nil"/>
                  <w:bottom w:val="nil"/>
                </w:tcBorders>
                <w:shd w:val="clear" w:color="auto" w:fill="FFFFFF" w:themeFill="background1"/>
                <w:noWrap/>
              </w:tcPr>
            </w:tcPrChange>
          </w:tcPr>
          <w:p w14:paraId="70EF1A40" w14:textId="70843625" w:rsidR="00D24596" w:rsidRPr="007E5245" w:rsidRDefault="00D24596">
            <w:pPr>
              <w:rPr>
                <w:del w:id="4490" w:author="Anderson, Kenneth" w:date="2026-10-08T10:26:00Z" w16du:dateUtc="2026-10-08T14:26:00Z"/>
                <w:rFonts w:ascii="Times New Roman" w:eastAsia="Times New Roman" w:hAnsi="Times New Roman" w:cs="Times New Roman"/>
                <w:b w:val="0"/>
                <w:bCs w:val="0"/>
                <w:color w:val="000000"/>
                <w:sz w:val="20"/>
                <w:szCs w:val="20"/>
              </w:rPr>
            </w:pPr>
            <w:del w:id="4491" w:author="Anderson, Kenneth" w:date="2026-10-08T10:26:00Z" w16du:dateUtc="2026-10-08T14:26:00Z">
              <w:r w:rsidRPr="007E5245">
                <w:rPr>
                  <w:rFonts w:ascii="Times New Roman" w:eastAsia="Times New Roman" w:hAnsi="Times New Roman" w:cs="Times New Roman"/>
                  <w:b w:val="0"/>
                  <w:bCs w:val="0"/>
                  <w:color w:val="000000"/>
                  <w:sz w:val="20"/>
                  <w:szCs w:val="20"/>
                </w:rPr>
                <w:delText>WALC</w:delText>
              </w:r>
            </w:del>
          </w:p>
        </w:tc>
        <w:tc>
          <w:tcPr>
            <w:tcW w:w="2570" w:type="dxa"/>
            <w:tcBorders>
              <w:top w:val="nil"/>
              <w:bottom w:val="nil"/>
            </w:tcBorders>
            <w:shd w:val="clear" w:color="auto" w:fill="FFFFFF" w:themeFill="background1"/>
            <w:noWrap/>
            <w:tcPrChange w:id="4492" w:author="Anderson, Kenneth" w:date="2026-10-09T15:33:00Z" w16du:dateUtc="2026-10-09T19:33:00Z">
              <w:tcPr>
                <w:tcW w:w="2570" w:type="dxa"/>
                <w:tcBorders>
                  <w:top w:val="nil"/>
                  <w:bottom w:val="nil"/>
                </w:tcBorders>
                <w:shd w:val="clear" w:color="auto" w:fill="FFFFFF" w:themeFill="background1"/>
                <w:noWrap/>
              </w:tcPr>
            </w:tcPrChange>
          </w:tcPr>
          <w:p w14:paraId="1FCEFF30" w14:textId="1B1E18CA"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93" w:author="Anderson, Kenneth" w:date="2026-10-08T10:26:00Z" w16du:dateUtc="2026-10-08T14:26:00Z"/>
                <w:rFonts w:ascii="Times New Roman" w:eastAsia="Times New Roman" w:hAnsi="Times New Roman" w:cs="Times New Roman"/>
                <w:color w:val="000000"/>
                <w:sz w:val="20"/>
                <w:szCs w:val="20"/>
              </w:rPr>
            </w:pPr>
            <w:del w:id="4494" w:author="Anderson, Kenneth" w:date="2026-10-08T10:26:00Z" w16du:dateUtc="2026-10-08T14:26:00Z">
              <w:r w:rsidRPr="007E5245">
                <w:rPr>
                  <w:rFonts w:ascii="Times New Roman" w:eastAsia="Times New Roman" w:hAnsi="Times New Roman" w:cs="Times New Roman"/>
                  <w:color w:val="000000"/>
                  <w:sz w:val="20"/>
                  <w:szCs w:val="20"/>
                </w:rPr>
                <w:delText>Walnut Creek</w:delText>
              </w:r>
            </w:del>
          </w:p>
        </w:tc>
        <w:tc>
          <w:tcPr>
            <w:tcW w:w="5006" w:type="dxa"/>
            <w:tcBorders>
              <w:top w:val="nil"/>
              <w:bottom w:val="nil"/>
            </w:tcBorders>
            <w:shd w:val="clear" w:color="auto" w:fill="FFFFFF" w:themeFill="background1"/>
            <w:tcPrChange w:id="4495" w:author="Anderson, Kenneth" w:date="2026-10-09T15:33:00Z" w16du:dateUtc="2026-10-09T19:33:00Z">
              <w:tcPr>
                <w:tcW w:w="5006" w:type="dxa"/>
                <w:tcBorders>
                  <w:top w:val="nil"/>
                  <w:bottom w:val="nil"/>
                </w:tcBorders>
                <w:shd w:val="clear" w:color="auto" w:fill="FFFFFF" w:themeFill="background1"/>
              </w:tcPr>
            </w:tcPrChange>
          </w:tcPr>
          <w:p w14:paraId="6320AAAE" w14:textId="6CA9ADDC"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96" w:author="Anderson, Kenneth" w:date="2026-10-08T10:26:00Z" w16du:dateUtc="2026-10-08T14:26:00Z"/>
                <w:rFonts w:ascii="Times New Roman" w:eastAsia="Times New Roman" w:hAnsi="Times New Roman" w:cs="Times New Roman"/>
                <w:color w:val="000000"/>
                <w:sz w:val="20"/>
                <w:szCs w:val="20"/>
              </w:rPr>
            </w:pPr>
            <w:del w:id="4497" w:author="Anderson, Kenneth" w:date="2026-10-08T10:26:00Z" w16du:dateUtc="2026-10-08T14:26:00Z">
              <w:r w:rsidRPr="007E5245">
                <w:rPr>
                  <w:rFonts w:ascii="Times New Roman" w:eastAsia="Times New Roman" w:hAnsi="Times New Roman" w:cs="Times New Roman"/>
                  <w:color w:val="000000"/>
                  <w:sz w:val="20"/>
                  <w:szCs w:val="20"/>
                </w:rPr>
                <w:delText>Walnut Creek Treatment Wetland Restoration</w:delText>
              </w:r>
            </w:del>
          </w:p>
        </w:tc>
        <w:tc>
          <w:tcPr>
            <w:tcW w:w="2147" w:type="dxa"/>
            <w:tcBorders>
              <w:top w:val="nil"/>
              <w:bottom w:val="nil"/>
            </w:tcBorders>
            <w:shd w:val="clear" w:color="auto" w:fill="FFFFFF" w:themeFill="background1"/>
            <w:tcPrChange w:id="4498" w:author="Anderson, Kenneth" w:date="2026-10-09T15:33:00Z" w16du:dateUtc="2026-10-09T19:33:00Z">
              <w:tcPr>
                <w:tcW w:w="2147" w:type="dxa"/>
                <w:tcBorders>
                  <w:top w:val="nil"/>
                  <w:bottom w:val="nil"/>
                </w:tcBorders>
                <w:shd w:val="clear" w:color="auto" w:fill="FFFFFF" w:themeFill="background1"/>
              </w:tcPr>
            </w:tcPrChange>
          </w:tcPr>
          <w:p w14:paraId="7740B1AB" w14:textId="447FBEC4" w:rsidR="00D24596" w:rsidRPr="007E5245" w:rsidRDefault="00D24596">
            <w:pPr>
              <w:cnfStyle w:val="000000000000" w:firstRow="0" w:lastRow="0" w:firstColumn="0" w:lastColumn="0" w:oddVBand="0" w:evenVBand="0" w:oddHBand="0" w:evenHBand="0" w:firstRowFirstColumn="0" w:firstRowLastColumn="0" w:lastRowFirstColumn="0" w:lastRowLastColumn="0"/>
              <w:rPr>
                <w:del w:id="4499" w:author="Anderson, Kenneth" w:date="2026-10-08T10:26:00Z" w16du:dateUtc="2026-10-08T14:26:00Z"/>
                <w:rFonts w:ascii="Times New Roman" w:eastAsia="Times New Roman" w:hAnsi="Times New Roman" w:cs="Times New Roman"/>
                <w:color w:val="000000"/>
                <w:sz w:val="20"/>
                <w:szCs w:val="20"/>
              </w:rPr>
            </w:pPr>
            <w:del w:id="4500" w:author="Anderson, Kenneth" w:date="2026-10-08T10:26:00Z" w16du:dateUtc="2026-10-08T14:26:00Z">
              <w:r w:rsidRPr="007E5245">
                <w:rPr>
                  <w:rFonts w:ascii="Times New Roman" w:eastAsia="Times New Roman" w:hAnsi="Times New Roman" w:cs="Times New Roman"/>
                  <w:color w:val="000000"/>
                  <w:sz w:val="20"/>
                  <w:szCs w:val="20"/>
                </w:rPr>
                <w:delText>Franklin</w:delText>
              </w:r>
            </w:del>
          </w:p>
        </w:tc>
        <w:tc>
          <w:tcPr>
            <w:tcW w:w="2504" w:type="dxa"/>
            <w:tcBorders>
              <w:top w:val="nil"/>
              <w:bottom w:val="nil"/>
            </w:tcBorders>
            <w:shd w:val="clear" w:color="auto" w:fill="FFFFFF" w:themeFill="background1"/>
            <w:tcPrChange w:id="4501" w:author="Anderson, Kenneth" w:date="2026-10-09T15:33:00Z" w16du:dateUtc="2026-10-09T19:33:00Z">
              <w:tcPr>
                <w:tcW w:w="2504" w:type="dxa"/>
                <w:tcBorders>
                  <w:top w:val="nil"/>
                  <w:bottom w:val="nil"/>
                </w:tcBorders>
                <w:shd w:val="clear" w:color="auto" w:fill="FFFFFF" w:themeFill="background1"/>
              </w:tcPr>
            </w:tcPrChange>
          </w:tcPr>
          <w:p w14:paraId="07ECF2DF" w14:textId="73C64A21" w:rsidR="00D24596" w:rsidRPr="007E5245" w:rsidRDefault="00D24596">
            <w:pPr>
              <w:cnfStyle w:val="000000000000" w:firstRow="0" w:lastRow="0" w:firstColumn="0" w:lastColumn="0" w:oddVBand="0" w:evenVBand="0" w:oddHBand="0" w:evenHBand="0" w:firstRowFirstColumn="0" w:firstRowLastColumn="0" w:lastRowFirstColumn="0" w:lastRowLastColumn="0"/>
              <w:rPr>
                <w:del w:id="4502" w:author="Anderson, Kenneth" w:date="2026-10-08T10:26:00Z" w16du:dateUtc="2026-10-08T14:26:00Z"/>
                <w:rFonts w:ascii="Times New Roman" w:eastAsia="Times New Roman" w:hAnsi="Times New Roman" w:cs="Times New Roman"/>
                <w:color w:val="000000"/>
                <w:sz w:val="20"/>
                <w:szCs w:val="20"/>
              </w:rPr>
            </w:pPr>
            <w:del w:id="4503" w:author="Anderson, Kenneth" w:date="2026-10-08T10:26:00Z" w16du:dateUtc="2026-10-08T14:26:00Z">
              <w:r w:rsidRPr="007E5245">
                <w:rPr>
                  <w:rFonts w:ascii="Times New Roman" w:eastAsia="Times New Roman" w:hAnsi="Times New Roman" w:cs="Times New Roman"/>
                  <w:color w:val="000000"/>
                  <w:sz w:val="20"/>
                  <w:szCs w:val="20"/>
                </w:rPr>
                <w:delText>Depressional</w:delText>
              </w:r>
            </w:del>
          </w:p>
        </w:tc>
      </w:tr>
      <w:tr w:rsidR="00D24596" w:rsidRPr="007E5245" w14:paraId="24B3A9C4" w14:textId="77777777">
        <w:trPr>
          <w:cnfStyle w:val="000000100000" w:firstRow="0" w:lastRow="0" w:firstColumn="0" w:lastColumn="0" w:oddVBand="0" w:evenVBand="0" w:oddHBand="1" w:evenHBand="0" w:firstRowFirstColumn="0" w:firstRowLastColumn="0" w:lastRowFirstColumn="0" w:lastRowLastColumn="0"/>
          <w:trHeight w:val="300"/>
          <w:del w:id="4504" w:author="Anderson, Kenneth" w:date="2026-10-08T10:26:00Z"/>
        </w:trPr>
        <w:tc>
          <w:tcPr>
            <w:cnfStyle w:val="001000000000" w:firstRow="0" w:lastRow="0" w:firstColumn="1" w:lastColumn="0" w:oddVBand="0" w:evenVBand="0" w:oddHBand="0" w:evenHBand="0" w:firstRowFirstColumn="0" w:firstRowLastColumn="0" w:lastRowFirstColumn="0" w:lastRowLastColumn="0"/>
            <w:tcW w:w="1003" w:type="dxa"/>
            <w:tcBorders>
              <w:top w:val="nil"/>
              <w:bottom w:val="nil"/>
            </w:tcBorders>
            <w:shd w:val="clear" w:color="auto" w:fill="FFFFFF" w:themeFill="background1"/>
            <w:noWrap/>
          </w:tcPr>
          <w:p w14:paraId="2BEE31E2" w14:textId="19F1637B" w:rsidR="00D24596" w:rsidRPr="007E5245" w:rsidRDefault="00D24596">
            <w:pPr>
              <w:rPr>
                <w:del w:id="4505" w:author="Anderson, Kenneth" w:date="2026-10-08T10:26:00Z" w16du:dateUtc="2026-10-08T14:26:00Z"/>
                <w:rFonts w:ascii="Times New Roman" w:eastAsia="Times New Roman" w:hAnsi="Times New Roman" w:cs="Times New Roman"/>
                <w:b w:val="0"/>
                <w:bCs w:val="0"/>
                <w:color w:val="000000"/>
                <w:sz w:val="20"/>
                <w:szCs w:val="20"/>
              </w:rPr>
            </w:pPr>
          </w:p>
        </w:tc>
        <w:tc>
          <w:tcPr>
            <w:tcW w:w="2570" w:type="dxa"/>
            <w:tcBorders>
              <w:top w:val="nil"/>
              <w:bottom w:val="nil"/>
            </w:tcBorders>
            <w:shd w:val="clear" w:color="auto" w:fill="FFFFFF" w:themeFill="background1"/>
            <w:noWrap/>
          </w:tcPr>
          <w:p w14:paraId="6BFC7E1F" w14:textId="5C822C90" w:rsidR="00D24596" w:rsidRPr="007E5245" w:rsidRDefault="00D24596">
            <w:pPr>
              <w:cnfStyle w:val="000000100000" w:firstRow="0" w:lastRow="0" w:firstColumn="0" w:lastColumn="0" w:oddVBand="0" w:evenVBand="0" w:oddHBand="1" w:evenHBand="0" w:firstRowFirstColumn="0" w:firstRowLastColumn="0" w:lastRowFirstColumn="0" w:lastRowLastColumn="0"/>
              <w:rPr>
                <w:del w:id="4506" w:author="Anderson, Kenneth" w:date="2026-10-08T10:26:00Z" w16du:dateUtc="2026-10-08T14:26:00Z"/>
                <w:rFonts w:ascii="Times New Roman" w:eastAsia="Times New Roman" w:hAnsi="Times New Roman" w:cs="Times New Roman"/>
                <w:color w:val="000000"/>
                <w:sz w:val="20"/>
                <w:szCs w:val="20"/>
              </w:rPr>
            </w:pPr>
          </w:p>
        </w:tc>
        <w:tc>
          <w:tcPr>
            <w:tcW w:w="5006" w:type="dxa"/>
            <w:tcBorders>
              <w:top w:val="nil"/>
              <w:bottom w:val="nil"/>
            </w:tcBorders>
            <w:shd w:val="clear" w:color="auto" w:fill="FFFFFF" w:themeFill="background1"/>
          </w:tcPr>
          <w:p w14:paraId="507F4EFE" w14:textId="08F48A13" w:rsidR="00D24596" w:rsidRPr="007E5245" w:rsidRDefault="00D24596">
            <w:pPr>
              <w:cnfStyle w:val="000000100000" w:firstRow="0" w:lastRow="0" w:firstColumn="0" w:lastColumn="0" w:oddVBand="0" w:evenVBand="0" w:oddHBand="1" w:evenHBand="0" w:firstRowFirstColumn="0" w:firstRowLastColumn="0" w:lastRowFirstColumn="0" w:lastRowLastColumn="0"/>
              <w:rPr>
                <w:del w:id="4507" w:author="Anderson, Kenneth" w:date="2026-10-08T10:26:00Z" w16du:dateUtc="2026-10-08T14:26:00Z"/>
                <w:rFonts w:ascii="Times New Roman" w:eastAsia="Times New Roman" w:hAnsi="Times New Roman" w:cs="Times New Roman"/>
                <w:color w:val="000000"/>
                <w:sz w:val="20"/>
                <w:szCs w:val="20"/>
              </w:rPr>
            </w:pPr>
          </w:p>
        </w:tc>
        <w:tc>
          <w:tcPr>
            <w:tcW w:w="2147" w:type="dxa"/>
            <w:tcBorders>
              <w:top w:val="nil"/>
              <w:bottom w:val="nil"/>
            </w:tcBorders>
            <w:shd w:val="clear" w:color="auto" w:fill="FFFFFF" w:themeFill="background1"/>
          </w:tcPr>
          <w:p w14:paraId="3F06371F" w14:textId="2861B4C0" w:rsidR="00D24596" w:rsidRPr="007E5245" w:rsidRDefault="00D24596">
            <w:pPr>
              <w:cnfStyle w:val="000000100000" w:firstRow="0" w:lastRow="0" w:firstColumn="0" w:lastColumn="0" w:oddVBand="0" w:evenVBand="0" w:oddHBand="1" w:evenHBand="0" w:firstRowFirstColumn="0" w:firstRowLastColumn="0" w:lastRowFirstColumn="0" w:lastRowLastColumn="0"/>
              <w:rPr>
                <w:del w:id="4508" w:author="Anderson, Kenneth" w:date="2026-10-08T10:26:00Z" w16du:dateUtc="2026-10-08T14:26:00Z"/>
                <w:rFonts w:ascii="Times New Roman" w:eastAsia="Times New Roman" w:hAnsi="Times New Roman" w:cs="Times New Roman"/>
                <w:color w:val="000000"/>
                <w:sz w:val="20"/>
                <w:szCs w:val="20"/>
              </w:rPr>
            </w:pPr>
          </w:p>
        </w:tc>
        <w:tc>
          <w:tcPr>
            <w:tcW w:w="2504" w:type="dxa"/>
            <w:tcBorders>
              <w:top w:val="nil"/>
              <w:bottom w:val="nil"/>
            </w:tcBorders>
            <w:shd w:val="clear" w:color="auto" w:fill="FFFFFF" w:themeFill="background1"/>
          </w:tcPr>
          <w:p w14:paraId="6C7D79B9" w14:textId="475FE5EB" w:rsidR="00D24596" w:rsidRPr="007E5245" w:rsidRDefault="00D24596">
            <w:pPr>
              <w:cnfStyle w:val="000000100000" w:firstRow="0" w:lastRow="0" w:firstColumn="0" w:lastColumn="0" w:oddVBand="0" w:evenVBand="0" w:oddHBand="1" w:evenHBand="0" w:firstRowFirstColumn="0" w:firstRowLastColumn="0" w:lastRowFirstColumn="0" w:lastRowLastColumn="0"/>
              <w:rPr>
                <w:del w:id="4509" w:author="Anderson, Kenneth" w:date="2026-10-08T10:26:00Z" w16du:dateUtc="2026-10-08T14:26:00Z"/>
                <w:rFonts w:ascii="Times New Roman" w:eastAsia="Times New Roman" w:hAnsi="Times New Roman" w:cs="Times New Roman"/>
                <w:color w:val="000000"/>
                <w:sz w:val="20"/>
                <w:szCs w:val="20"/>
              </w:rPr>
            </w:pPr>
            <w:del w:id="4510" w:author="Anderson, Kenneth" w:date="2026-10-08T10:26:00Z" w16du:dateUtc="2026-10-08T14:26:00Z">
              <w:r w:rsidRPr="007E5245">
                <w:rPr>
                  <w:rFonts w:ascii="Times New Roman" w:eastAsia="Times New Roman" w:hAnsi="Times New Roman" w:cs="Times New Roman"/>
                  <w:color w:val="000000"/>
                  <w:sz w:val="20"/>
                  <w:szCs w:val="20"/>
                </w:rPr>
                <w:delText>Depressional</w:delText>
              </w:r>
            </w:del>
          </w:p>
        </w:tc>
      </w:tr>
    </w:tbl>
    <w:tbl>
      <w:tblPr>
        <w:tblW w:w="9810" w:type="dxa"/>
        <w:tblLayout w:type="fixed"/>
        <w:tblLook w:val="04A0" w:firstRow="1" w:lastRow="0" w:firstColumn="1" w:lastColumn="0" w:noHBand="0" w:noVBand="1"/>
      </w:tblPr>
      <w:tblGrid>
        <w:gridCol w:w="1606"/>
        <w:gridCol w:w="2407"/>
        <w:gridCol w:w="1160"/>
        <w:gridCol w:w="1694"/>
        <w:gridCol w:w="1694"/>
        <w:gridCol w:w="1249"/>
      </w:tblGrid>
      <w:tr w:rsidR="00EC7A62" w:rsidRPr="00CB5434" w14:paraId="45DCEA92" w14:textId="77777777" w:rsidTr="00EC7A62">
        <w:trPr>
          <w:trHeight w:val="360"/>
        </w:trPr>
        <w:tc>
          <w:tcPr>
            <w:tcW w:w="1620" w:type="dxa"/>
            <w:tcBorders>
              <w:top w:val="single" w:sz="4" w:space="0" w:color="auto"/>
              <w:left w:val="nil"/>
              <w:bottom w:val="single" w:sz="8" w:space="0" w:color="auto"/>
              <w:right w:val="nil"/>
            </w:tcBorders>
            <w:shd w:val="clear" w:color="000000" w:fill="D0D0D0"/>
            <w:noWrap/>
            <w:vAlign w:val="center"/>
            <w:hideMark/>
          </w:tcPr>
          <w:p w14:paraId="66707E39" w14:textId="77777777" w:rsidR="00EC7A62" w:rsidRPr="00CB5434" w:rsidRDefault="00EC7A62" w:rsidP="00CB5434">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Wetland Code</w:t>
            </w:r>
          </w:p>
        </w:tc>
        <w:tc>
          <w:tcPr>
            <w:tcW w:w="2340" w:type="dxa"/>
            <w:tcBorders>
              <w:top w:val="single" w:sz="4" w:space="0" w:color="auto"/>
              <w:left w:val="nil"/>
              <w:bottom w:val="single" w:sz="8" w:space="0" w:color="auto"/>
              <w:right w:val="nil"/>
            </w:tcBorders>
            <w:shd w:val="clear" w:color="000000" w:fill="D0D0D0"/>
            <w:noWrap/>
            <w:vAlign w:val="center"/>
            <w:hideMark/>
          </w:tcPr>
          <w:p w14:paraId="04A745AD" w14:textId="77777777" w:rsidR="00EC7A62" w:rsidRPr="00CB5434" w:rsidRDefault="00EC7A62" w:rsidP="00CB5434">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Wetland Name</w:t>
            </w:r>
          </w:p>
        </w:tc>
        <w:tc>
          <w:tcPr>
            <w:tcW w:w="1170" w:type="dxa"/>
            <w:tcBorders>
              <w:top w:val="single" w:sz="4" w:space="0" w:color="auto"/>
              <w:left w:val="nil"/>
              <w:bottom w:val="single" w:sz="8" w:space="0" w:color="auto"/>
              <w:right w:val="nil"/>
            </w:tcBorders>
            <w:shd w:val="clear" w:color="000000" w:fill="D0D0D0"/>
            <w:vAlign w:val="center"/>
            <w:hideMark/>
          </w:tcPr>
          <w:p w14:paraId="20289FB8" w14:textId="77777777" w:rsidR="00EC7A62" w:rsidRPr="00CB5434" w:rsidRDefault="00EC7A62" w:rsidP="00CB5434">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County</w:t>
            </w:r>
          </w:p>
        </w:tc>
        <w:tc>
          <w:tcPr>
            <w:tcW w:w="1710" w:type="dxa"/>
            <w:tcBorders>
              <w:top w:val="single" w:sz="4" w:space="0" w:color="auto"/>
              <w:left w:val="nil"/>
              <w:bottom w:val="single" w:sz="8" w:space="0" w:color="auto"/>
              <w:right w:val="nil"/>
            </w:tcBorders>
            <w:shd w:val="clear" w:color="000000" w:fill="D0D0D0"/>
          </w:tcPr>
          <w:p w14:paraId="579A00A0" w14:textId="3DBC6236" w:rsidR="00EC7A62" w:rsidRPr="00CB5434" w:rsidRDefault="00EC7A62" w:rsidP="00CB5434">
            <w:pPr>
              <w:spacing w:after="0" w:line="240" w:lineRule="auto"/>
              <w:jc w:val="center"/>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Restored Wetland (acres)</w:t>
            </w:r>
          </w:p>
        </w:tc>
        <w:tc>
          <w:tcPr>
            <w:tcW w:w="1710" w:type="dxa"/>
            <w:tcBorders>
              <w:top w:val="single" w:sz="4" w:space="0" w:color="auto"/>
              <w:left w:val="nil"/>
              <w:bottom w:val="single" w:sz="8" w:space="0" w:color="auto"/>
              <w:right w:val="nil"/>
            </w:tcBorders>
            <w:shd w:val="clear" w:color="000000" w:fill="D0D0D0"/>
            <w:noWrap/>
            <w:vAlign w:val="center"/>
            <w:hideMark/>
          </w:tcPr>
          <w:p w14:paraId="51840D37" w14:textId="37A1DCA2" w:rsidR="00EC7A62" w:rsidRPr="00CB5434" w:rsidRDefault="00EC7A62" w:rsidP="00CB5434">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 Agriculture</w:t>
            </w:r>
          </w:p>
        </w:tc>
        <w:tc>
          <w:tcPr>
            <w:tcW w:w="1260" w:type="dxa"/>
            <w:tcBorders>
              <w:top w:val="single" w:sz="4" w:space="0" w:color="auto"/>
              <w:left w:val="nil"/>
              <w:bottom w:val="single" w:sz="8" w:space="0" w:color="auto"/>
              <w:right w:val="nil"/>
            </w:tcBorders>
            <w:shd w:val="clear" w:color="000000" w:fill="D0D0D0"/>
            <w:noWrap/>
            <w:vAlign w:val="center"/>
            <w:hideMark/>
          </w:tcPr>
          <w:p w14:paraId="51FBD9BC" w14:textId="70AC96F7" w:rsidR="00EC7A62" w:rsidRPr="00CB5434" w:rsidRDefault="00EC7A62" w:rsidP="00CB5434">
            <w:pPr>
              <w:spacing w:after="0" w:line="240" w:lineRule="auto"/>
              <w:jc w:val="center"/>
              <w:rPr>
                <w:rFonts w:ascii="Times New Roman" w:eastAsia="Times New Roman" w:hAnsi="Times New Roman" w:cs="Times New Roman"/>
                <w:b/>
                <w:bCs/>
                <w:color w:val="000000"/>
                <w:kern w:val="0"/>
                <w14:ligatures w14:val="none"/>
              </w:rPr>
            </w:pPr>
            <w:r w:rsidRPr="00CB5434">
              <w:rPr>
                <w:rFonts w:ascii="Times New Roman" w:eastAsia="Times New Roman" w:hAnsi="Times New Roman" w:cs="Times New Roman"/>
                <w:b/>
                <w:bCs/>
                <w:color w:val="000000"/>
                <w:kern w:val="0"/>
                <w14:ligatures w14:val="none"/>
              </w:rPr>
              <w:t>% Urban</w:t>
            </w:r>
          </w:p>
        </w:tc>
      </w:tr>
      <w:tr w:rsidR="00EC7A62" w:rsidRPr="00CB5434" w14:paraId="38527E7C" w14:textId="77777777" w:rsidTr="00404D5C">
        <w:trPr>
          <w:trHeight w:val="360"/>
        </w:trPr>
        <w:tc>
          <w:tcPr>
            <w:tcW w:w="1530" w:type="dxa"/>
            <w:tcBorders>
              <w:top w:val="nil"/>
              <w:left w:val="nil"/>
              <w:bottom w:val="nil"/>
              <w:right w:val="nil"/>
            </w:tcBorders>
            <w:shd w:val="clear" w:color="000000" w:fill="FFFFFF"/>
            <w:noWrap/>
            <w:vAlign w:val="center"/>
            <w:hideMark/>
          </w:tcPr>
          <w:p w14:paraId="471FC4BF"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BAUD</w:t>
            </w:r>
          </w:p>
        </w:tc>
        <w:tc>
          <w:tcPr>
            <w:tcW w:w="2430" w:type="dxa"/>
            <w:tcBorders>
              <w:top w:val="nil"/>
              <w:left w:val="nil"/>
              <w:bottom w:val="nil"/>
              <w:right w:val="nil"/>
            </w:tcBorders>
            <w:shd w:val="clear" w:color="000000" w:fill="FFFFFF"/>
            <w:noWrap/>
            <w:vAlign w:val="center"/>
            <w:hideMark/>
          </w:tcPr>
          <w:p w14:paraId="28CBA7D5"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Baughman Ditch</w:t>
            </w:r>
          </w:p>
        </w:tc>
        <w:tc>
          <w:tcPr>
            <w:tcW w:w="1170" w:type="dxa"/>
            <w:tcBorders>
              <w:top w:val="nil"/>
              <w:left w:val="nil"/>
              <w:bottom w:val="nil"/>
              <w:right w:val="nil"/>
            </w:tcBorders>
            <w:shd w:val="clear" w:color="000000" w:fill="FFFFFF"/>
            <w:vAlign w:val="center"/>
            <w:hideMark/>
          </w:tcPr>
          <w:p w14:paraId="27F2650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Allen</w:t>
            </w:r>
          </w:p>
        </w:tc>
        <w:tc>
          <w:tcPr>
            <w:tcW w:w="1710" w:type="dxa"/>
            <w:tcBorders>
              <w:top w:val="nil"/>
              <w:left w:val="nil"/>
              <w:bottom w:val="nil"/>
              <w:right w:val="nil"/>
            </w:tcBorders>
            <w:vAlign w:val="bottom"/>
          </w:tcPr>
          <w:p w14:paraId="7BAC6FDD" w14:textId="16AAE82E"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12</w:t>
            </w:r>
          </w:p>
        </w:tc>
        <w:tc>
          <w:tcPr>
            <w:tcW w:w="1710" w:type="dxa"/>
            <w:tcBorders>
              <w:top w:val="nil"/>
              <w:left w:val="nil"/>
              <w:bottom w:val="nil"/>
              <w:right w:val="nil"/>
            </w:tcBorders>
            <w:noWrap/>
            <w:vAlign w:val="bottom"/>
            <w:hideMark/>
          </w:tcPr>
          <w:p w14:paraId="191B994A" w14:textId="14FE526A"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9%</w:t>
            </w:r>
          </w:p>
        </w:tc>
        <w:tc>
          <w:tcPr>
            <w:tcW w:w="1260" w:type="dxa"/>
            <w:tcBorders>
              <w:top w:val="nil"/>
              <w:left w:val="nil"/>
              <w:bottom w:val="nil"/>
              <w:right w:val="nil"/>
            </w:tcBorders>
            <w:noWrap/>
            <w:vAlign w:val="bottom"/>
            <w:hideMark/>
          </w:tcPr>
          <w:p w14:paraId="52D45F22"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81%</w:t>
            </w:r>
          </w:p>
        </w:tc>
      </w:tr>
      <w:tr w:rsidR="00EC7A62" w:rsidRPr="00CB5434" w14:paraId="379A5D2F" w14:textId="77777777" w:rsidTr="00404D5C">
        <w:trPr>
          <w:trHeight w:val="360"/>
        </w:trPr>
        <w:tc>
          <w:tcPr>
            <w:tcW w:w="1530" w:type="dxa"/>
            <w:tcBorders>
              <w:top w:val="nil"/>
              <w:left w:val="nil"/>
              <w:bottom w:val="nil"/>
              <w:right w:val="nil"/>
            </w:tcBorders>
            <w:shd w:val="clear" w:color="000000" w:fill="FFFFFF"/>
            <w:noWrap/>
            <w:vAlign w:val="center"/>
            <w:hideMark/>
          </w:tcPr>
          <w:p w14:paraId="4FCB1A70"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BRIC</w:t>
            </w:r>
          </w:p>
        </w:tc>
        <w:tc>
          <w:tcPr>
            <w:tcW w:w="2430" w:type="dxa"/>
            <w:tcBorders>
              <w:top w:val="nil"/>
              <w:left w:val="nil"/>
              <w:bottom w:val="nil"/>
              <w:right w:val="nil"/>
            </w:tcBorders>
            <w:shd w:val="clear" w:color="000000" w:fill="FFFFFF"/>
            <w:noWrap/>
            <w:vAlign w:val="center"/>
            <w:hideMark/>
          </w:tcPr>
          <w:p w14:paraId="3DC207CA"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Bright Wetland</w:t>
            </w:r>
          </w:p>
        </w:tc>
        <w:tc>
          <w:tcPr>
            <w:tcW w:w="1170" w:type="dxa"/>
            <w:tcBorders>
              <w:top w:val="nil"/>
              <w:left w:val="nil"/>
              <w:bottom w:val="nil"/>
              <w:right w:val="nil"/>
            </w:tcBorders>
            <w:shd w:val="clear" w:color="000000" w:fill="FFFFFF"/>
            <w:vAlign w:val="center"/>
            <w:hideMark/>
          </w:tcPr>
          <w:p w14:paraId="57B1A6B3"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Hancock</w:t>
            </w:r>
          </w:p>
        </w:tc>
        <w:tc>
          <w:tcPr>
            <w:tcW w:w="1710" w:type="dxa"/>
            <w:tcBorders>
              <w:top w:val="nil"/>
              <w:left w:val="nil"/>
              <w:bottom w:val="nil"/>
              <w:right w:val="nil"/>
            </w:tcBorders>
            <w:vAlign w:val="bottom"/>
          </w:tcPr>
          <w:p w14:paraId="69EC3D70" w14:textId="3599DA6B"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11</w:t>
            </w:r>
          </w:p>
        </w:tc>
        <w:tc>
          <w:tcPr>
            <w:tcW w:w="1710" w:type="dxa"/>
            <w:tcBorders>
              <w:top w:val="nil"/>
              <w:left w:val="nil"/>
              <w:bottom w:val="nil"/>
              <w:right w:val="nil"/>
            </w:tcBorders>
            <w:noWrap/>
            <w:vAlign w:val="bottom"/>
            <w:hideMark/>
          </w:tcPr>
          <w:p w14:paraId="55550475" w14:textId="13742641"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85%</w:t>
            </w:r>
          </w:p>
        </w:tc>
        <w:tc>
          <w:tcPr>
            <w:tcW w:w="1260" w:type="dxa"/>
            <w:tcBorders>
              <w:top w:val="nil"/>
              <w:left w:val="nil"/>
              <w:bottom w:val="nil"/>
              <w:right w:val="nil"/>
            </w:tcBorders>
            <w:noWrap/>
            <w:vAlign w:val="bottom"/>
            <w:hideMark/>
          </w:tcPr>
          <w:p w14:paraId="3998D7C4"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r>
      <w:tr w:rsidR="00EC7A62" w:rsidRPr="00CB5434" w14:paraId="13C8C02B" w14:textId="77777777" w:rsidTr="00404D5C">
        <w:trPr>
          <w:trHeight w:val="360"/>
        </w:trPr>
        <w:tc>
          <w:tcPr>
            <w:tcW w:w="1530" w:type="dxa"/>
            <w:tcBorders>
              <w:top w:val="nil"/>
              <w:left w:val="nil"/>
              <w:bottom w:val="nil"/>
              <w:right w:val="nil"/>
            </w:tcBorders>
            <w:shd w:val="clear" w:color="000000" w:fill="FFFFFF"/>
            <w:noWrap/>
            <w:vAlign w:val="center"/>
            <w:hideMark/>
          </w:tcPr>
          <w:p w14:paraId="37F5ABE4"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BROP</w:t>
            </w:r>
          </w:p>
        </w:tc>
        <w:tc>
          <w:tcPr>
            <w:tcW w:w="2430" w:type="dxa"/>
            <w:tcBorders>
              <w:top w:val="nil"/>
              <w:left w:val="nil"/>
              <w:bottom w:val="nil"/>
              <w:right w:val="nil"/>
            </w:tcBorders>
            <w:shd w:val="clear" w:color="000000" w:fill="FFFFFF"/>
            <w:noWrap/>
            <w:vAlign w:val="center"/>
            <w:hideMark/>
          </w:tcPr>
          <w:p w14:paraId="66D01F2B"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Brooks Park</w:t>
            </w:r>
          </w:p>
        </w:tc>
        <w:tc>
          <w:tcPr>
            <w:tcW w:w="1170" w:type="dxa"/>
            <w:tcBorders>
              <w:top w:val="nil"/>
              <w:left w:val="nil"/>
              <w:bottom w:val="nil"/>
              <w:right w:val="nil"/>
            </w:tcBorders>
            <w:shd w:val="clear" w:color="000000" w:fill="FFFFFF"/>
            <w:vAlign w:val="center"/>
            <w:hideMark/>
          </w:tcPr>
          <w:p w14:paraId="5948B08D"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Fairfield</w:t>
            </w:r>
          </w:p>
        </w:tc>
        <w:tc>
          <w:tcPr>
            <w:tcW w:w="1710" w:type="dxa"/>
            <w:tcBorders>
              <w:top w:val="nil"/>
              <w:left w:val="nil"/>
              <w:bottom w:val="nil"/>
              <w:right w:val="nil"/>
            </w:tcBorders>
            <w:vAlign w:val="bottom"/>
          </w:tcPr>
          <w:p w14:paraId="2C238F82" w14:textId="6A5D0D11"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5</w:t>
            </w:r>
          </w:p>
        </w:tc>
        <w:tc>
          <w:tcPr>
            <w:tcW w:w="1710" w:type="dxa"/>
            <w:tcBorders>
              <w:top w:val="nil"/>
              <w:left w:val="nil"/>
              <w:bottom w:val="nil"/>
              <w:right w:val="nil"/>
            </w:tcBorders>
            <w:noWrap/>
            <w:vAlign w:val="bottom"/>
            <w:hideMark/>
          </w:tcPr>
          <w:p w14:paraId="54A9FBB2" w14:textId="447A8A9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73%</w:t>
            </w:r>
          </w:p>
        </w:tc>
        <w:tc>
          <w:tcPr>
            <w:tcW w:w="1260" w:type="dxa"/>
            <w:tcBorders>
              <w:top w:val="nil"/>
              <w:left w:val="nil"/>
              <w:bottom w:val="nil"/>
              <w:right w:val="nil"/>
            </w:tcBorders>
            <w:noWrap/>
            <w:vAlign w:val="bottom"/>
            <w:hideMark/>
          </w:tcPr>
          <w:p w14:paraId="1829B9C7"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10%</w:t>
            </w:r>
          </w:p>
        </w:tc>
      </w:tr>
      <w:tr w:rsidR="00EC7A62" w:rsidRPr="00CB5434" w14:paraId="545C609B" w14:textId="77777777" w:rsidTr="00404D5C">
        <w:trPr>
          <w:trHeight w:val="360"/>
        </w:trPr>
        <w:tc>
          <w:tcPr>
            <w:tcW w:w="1530" w:type="dxa"/>
            <w:tcBorders>
              <w:top w:val="nil"/>
              <w:left w:val="nil"/>
              <w:bottom w:val="nil"/>
              <w:right w:val="nil"/>
            </w:tcBorders>
            <w:shd w:val="clear" w:color="000000" w:fill="FFFFFF"/>
            <w:noWrap/>
            <w:vAlign w:val="center"/>
            <w:hideMark/>
          </w:tcPr>
          <w:p w14:paraId="1780DFE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BWLK</w:t>
            </w:r>
          </w:p>
        </w:tc>
        <w:tc>
          <w:tcPr>
            <w:tcW w:w="2430" w:type="dxa"/>
            <w:tcBorders>
              <w:top w:val="nil"/>
              <w:left w:val="nil"/>
              <w:bottom w:val="nil"/>
              <w:right w:val="nil"/>
            </w:tcBorders>
            <w:shd w:val="clear" w:color="000000" w:fill="FFFFFF"/>
            <w:noWrap/>
            <w:vAlign w:val="center"/>
            <w:hideMark/>
          </w:tcPr>
          <w:p w14:paraId="461B6AAD"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Burntwood-Langenkamp</w:t>
            </w:r>
          </w:p>
        </w:tc>
        <w:tc>
          <w:tcPr>
            <w:tcW w:w="1170" w:type="dxa"/>
            <w:tcBorders>
              <w:top w:val="nil"/>
              <w:left w:val="nil"/>
              <w:bottom w:val="nil"/>
              <w:right w:val="nil"/>
            </w:tcBorders>
            <w:shd w:val="clear" w:color="000000" w:fill="FFFFFF"/>
            <w:vAlign w:val="center"/>
            <w:hideMark/>
          </w:tcPr>
          <w:p w14:paraId="24D8580D"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w:t>
            </w:r>
          </w:p>
        </w:tc>
        <w:tc>
          <w:tcPr>
            <w:tcW w:w="1710" w:type="dxa"/>
            <w:tcBorders>
              <w:top w:val="nil"/>
              <w:left w:val="nil"/>
              <w:bottom w:val="nil"/>
              <w:right w:val="nil"/>
            </w:tcBorders>
            <w:vAlign w:val="bottom"/>
          </w:tcPr>
          <w:p w14:paraId="0E21A8F3" w14:textId="0ECB28FC"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27</w:t>
            </w:r>
          </w:p>
        </w:tc>
        <w:tc>
          <w:tcPr>
            <w:tcW w:w="1710" w:type="dxa"/>
            <w:tcBorders>
              <w:top w:val="nil"/>
              <w:left w:val="nil"/>
              <w:bottom w:val="nil"/>
              <w:right w:val="nil"/>
            </w:tcBorders>
            <w:noWrap/>
            <w:vAlign w:val="bottom"/>
            <w:hideMark/>
          </w:tcPr>
          <w:p w14:paraId="1AB69F1A" w14:textId="3F893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90%</w:t>
            </w:r>
          </w:p>
        </w:tc>
        <w:tc>
          <w:tcPr>
            <w:tcW w:w="1260" w:type="dxa"/>
            <w:tcBorders>
              <w:top w:val="nil"/>
              <w:left w:val="nil"/>
              <w:bottom w:val="nil"/>
              <w:right w:val="nil"/>
            </w:tcBorders>
            <w:noWrap/>
            <w:vAlign w:val="bottom"/>
            <w:hideMark/>
          </w:tcPr>
          <w:p w14:paraId="6B025AA5"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w:t>
            </w:r>
          </w:p>
        </w:tc>
      </w:tr>
      <w:tr w:rsidR="00EC7A62" w:rsidRPr="00CB5434" w14:paraId="69DB5E71" w14:textId="77777777" w:rsidTr="00404D5C">
        <w:trPr>
          <w:trHeight w:val="360"/>
        </w:trPr>
        <w:tc>
          <w:tcPr>
            <w:tcW w:w="1530" w:type="dxa"/>
            <w:tcBorders>
              <w:top w:val="nil"/>
              <w:left w:val="nil"/>
              <w:bottom w:val="nil"/>
              <w:right w:val="nil"/>
            </w:tcBorders>
            <w:shd w:val="clear" w:color="000000" w:fill="FFFFFF"/>
            <w:noWrap/>
            <w:vAlign w:val="center"/>
            <w:hideMark/>
          </w:tcPr>
          <w:p w14:paraId="76F2ED1A"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EFLA</w:t>
            </w:r>
          </w:p>
        </w:tc>
        <w:tc>
          <w:tcPr>
            <w:tcW w:w="2430" w:type="dxa"/>
            <w:tcBorders>
              <w:top w:val="nil"/>
              <w:left w:val="nil"/>
              <w:bottom w:val="nil"/>
              <w:right w:val="nil"/>
            </w:tcBorders>
            <w:shd w:val="clear" w:color="000000" w:fill="FFFFFF"/>
            <w:noWrap/>
            <w:vAlign w:val="center"/>
            <w:hideMark/>
          </w:tcPr>
          <w:p w14:paraId="607EF3A2"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Williamsburg Wetland</w:t>
            </w:r>
          </w:p>
        </w:tc>
        <w:tc>
          <w:tcPr>
            <w:tcW w:w="1170" w:type="dxa"/>
            <w:tcBorders>
              <w:top w:val="nil"/>
              <w:left w:val="nil"/>
              <w:bottom w:val="nil"/>
              <w:right w:val="nil"/>
            </w:tcBorders>
            <w:shd w:val="clear" w:color="000000" w:fill="FFFFFF"/>
            <w:vAlign w:val="center"/>
            <w:hideMark/>
          </w:tcPr>
          <w:p w14:paraId="01556AF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Clermont</w:t>
            </w:r>
          </w:p>
        </w:tc>
        <w:tc>
          <w:tcPr>
            <w:tcW w:w="1710" w:type="dxa"/>
            <w:tcBorders>
              <w:top w:val="nil"/>
              <w:left w:val="nil"/>
              <w:bottom w:val="nil"/>
              <w:right w:val="nil"/>
            </w:tcBorders>
            <w:vAlign w:val="bottom"/>
          </w:tcPr>
          <w:p w14:paraId="4D10C6DC" w14:textId="22EFFCED"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3.5</w:t>
            </w:r>
          </w:p>
        </w:tc>
        <w:tc>
          <w:tcPr>
            <w:tcW w:w="1710" w:type="dxa"/>
            <w:tcBorders>
              <w:top w:val="nil"/>
              <w:left w:val="nil"/>
              <w:bottom w:val="nil"/>
              <w:right w:val="nil"/>
            </w:tcBorders>
            <w:noWrap/>
            <w:vAlign w:val="bottom"/>
            <w:hideMark/>
          </w:tcPr>
          <w:p w14:paraId="44F63D48" w14:textId="3D10EAE9"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73%</w:t>
            </w:r>
          </w:p>
        </w:tc>
        <w:tc>
          <w:tcPr>
            <w:tcW w:w="1260" w:type="dxa"/>
            <w:tcBorders>
              <w:top w:val="nil"/>
              <w:left w:val="nil"/>
              <w:bottom w:val="nil"/>
              <w:right w:val="nil"/>
            </w:tcBorders>
            <w:noWrap/>
            <w:vAlign w:val="bottom"/>
            <w:hideMark/>
          </w:tcPr>
          <w:p w14:paraId="3599D70A"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r>
      <w:tr w:rsidR="00EC7A62" w:rsidRPr="00CB5434" w14:paraId="65EC0AA6" w14:textId="77777777" w:rsidTr="00404D5C">
        <w:trPr>
          <w:trHeight w:val="360"/>
        </w:trPr>
        <w:tc>
          <w:tcPr>
            <w:tcW w:w="1530" w:type="dxa"/>
            <w:tcBorders>
              <w:top w:val="nil"/>
              <w:left w:val="nil"/>
              <w:bottom w:val="nil"/>
              <w:right w:val="nil"/>
            </w:tcBorders>
            <w:shd w:val="clear" w:color="000000" w:fill="FFFFFF"/>
            <w:noWrap/>
            <w:vAlign w:val="center"/>
            <w:hideMark/>
          </w:tcPr>
          <w:p w14:paraId="1FC2FDA7"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FORB</w:t>
            </w:r>
          </w:p>
        </w:tc>
        <w:tc>
          <w:tcPr>
            <w:tcW w:w="2430" w:type="dxa"/>
            <w:tcBorders>
              <w:top w:val="nil"/>
              <w:left w:val="nil"/>
              <w:bottom w:val="nil"/>
              <w:right w:val="nil"/>
            </w:tcBorders>
            <w:shd w:val="clear" w:color="000000" w:fill="FFFFFF"/>
            <w:noWrap/>
            <w:vAlign w:val="center"/>
            <w:hideMark/>
          </w:tcPr>
          <w:p w14:paraId="1689B907"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Forder Bridge</w:t>
            </w:r>
          </w:p>
        </w:tc>
        <w:tc>
          <w:tcPr>
            <w:tcW w:w="1170" w:type="dxa"/>
            <w:tcBorders>
              <w:top w:val="nil"/>
              <w:left w:val="nil"/>
              <w:bottom w:val="nil"/>
              <w:right w:val="nil"/>
            </w:tcBorders>
            <w:shd w:val="clear" w:color="000000" w:fill="FFFFFF"/>
            <w:vAlign w:val="center"/>
            <w:hideMark/>
          </w:tcPr>
          <w:p w14:paraId="3C8BEE5A"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Paulding</w:t>
            </w:r>
          </w:p>
        </w:tc>
        <w:tc>
          <w:tcPr>
            <w:tcW w:w="1710" w:type="dxa"/>
            <w:tcBorders>
              <w:top w:val="nil"/>
              <w:left w:val="nil"/>
              <w:bottom w:val="nil"/>
              <w:right w:val="nil"/>
            </w:tcBorders>
            <w:vAlign w:val="bottom"/>
          </w:tcPr>
          <w:p w14:paraId="198672C8" w14:textId="6BC6DE78"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5</w:t>
            </w:r>
          </w:p>
        </w:tc>
        <w:tc>
          <w:tcPr>
            <w:tcW w:w="1710" w:type="dxa"/>
            <w:tcBorders>
              <w:top w:val="nil"/>
              <w:left w:val="nil"/>
              <w:bottom w:val="nil"/>
              <w:right w:val="nil"/>
            </w:tcBorders>
            <w:noWrap/>
            <w:vAlign w:val="bottom"/>
            <w:hideMark/>
          </w:tcPr>
          <w:p w14:paraId="5F43BDFF" w14:textId="6B438D09"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72%</w:t>
            </w:r>
          </w:p>
        </w:tc>
        <w:tc>
          <w:tcPr>
            <w:tcW w:w="1260" w:type="dxa"/>
            <w:tcBorders>
              <w:top w:val="nil"/>
              <w:left w:val="nil"/>
              <w:bottom w:val="nil"/>
              <w:right w:val="nil"/>
            </w:tcBorders>
            <w:noWrap/>
            <w:vAlign w:val="bottom"/>
            <w:hideMark/>
          </w:tcPr>
          <w:p w14:paraId="44DCCE88"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13%</w:t>
            </w:r>
          </w:p>
        </w:tc>
      </w:tr>
      <w:tr w:rsidR="00EC7A62" w:rsidRPr="00CB5434" w14:paraId="487CD9CE" w14:textId="77777777" w:rsidTr="00404D5C">
        <w:trPr>
          <w:trHeight w:val="360"/>
        </w:trPr>
        <w:tc>
          <w:tcPr>
            <w:tcW w:w="1530" w:type="dxa"/>
            <w:tcBorders>
              <w:top w:val="nil"/>
              <w:left w:val="nil"/>
              <w:bottom w:val="nil"/>
              <w:right w:val="nil"/>
            </w:tcBorders>
            <w:shd w:val="clear" w:color="000000" w:fill="FFFFFF"/>
            <w:noWrap/>
            <w:vAlign w:val="center"/>
            <w:hideMark/>
          </w:tcPr>
          <w:p w14:paraId="2B617AF1"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GORF</w:t>
            </w:r>
          </w:p>
        </w:tc>
        <w:tc>
          <w:tcPr>
            <w:tcW w:w="2430" w:type="dxa"/>
            <w:tcBorders>
              <w:top w:val="nil"/>
              <w:left w:val="nil"/>
              <w:bottom w:val="nil"/>
              <w:right w:val="nil"/>
            </w:tcBorders>
            <w:shd w:val="clear" w:color="000000" w:fill="FFFFFF"/>
            <w:noWrap/>
            <w:vAlign w:val="center"/>
            <w:hideMark/>
          </w:tcPr>
          <w:p w14:paraId="55B633F6"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Gorman Farms</w:t>
            </w:r>
          </w:p>
        </w:tc>
        <w:tc>
          <w:tcPr>
            <w:tcW w:w="1170" w:type="dxa"/>
            <w:tcBorders>
              <w:top w:val="nil"/>
              <w:left w:val="nil"/>
              <w:bottom w:val="nil"/>
              <w:right w:val="nil"/>
            </w:tcBorders>
            <w:shd w:val="clear" w:color="000000" w:fill="FFFFFF"/>
            <w:vAlign w:val="center"/>
            <w:hideMark/>
          </w:tcPr>
          <w:p w14:paraId="49F437FD"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Hamilton</w:t>
            </w:r>
          </w:p>
        </w:tc>
        <w:tc>
          <w:tcPr>
            <w:tcW w:w="1710" w:type="dxa"/>
            <w:tcBorders>
              <w:top w:val="nil"/>
              <w:left w:val="nil"/>
              <w:bottom w:val="nil"/>
              <w:right w:val="nil"/>
            </w:tcBorders>
            <w:vAlign w:val="bottom"/>
          </w:tcPr>
          <w:p w14:paraId="0BFCB567" w14:textId="4751A1A5"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w:t>
            </w:r>
          </w:p>
        </w:tc>
        <w:tc>
          <w:tcPr>
            <w:tcW w:w="1710" w:type="dxa"/>
            <w:tcBorders>
              <w:top w:val="nil"/>
              <w:left w:val="nil"/>
              <w:bottom w:val="nil"/>
              <w:right w:val="nil"/>
            </w:tcBorders>
            <w:noWrap/>
            <w:vAlign w:val="bottom"/>
            <w:hideMark/>
          </w:tcPr>
          <w:p w14:paraId="3914B3A9" w14:textId="6ADF1A31"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c>
          <w:tcPr>
            <w:tcW w:w="1260" w:type="dxa"/>
            <w:tcBorders>
              <w:top w:val="nil"/>
              <w:left w:val="nil"/>
              <w:bottom w:val="nil"/>
              <w:right w:val="nil"/>
            </w:tcBorders>
            <w:noWrap/>
            <w:vAlign w:val="bottom"/>
            <w:hideMark/>
          </w:tcPr>
          <w:p w14:paraId="6A3D308F"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83%</w:t>
            </w:r>
          </w:p>
        </w:tc>
      </w:tr>
      <w:tr w:rsidR="00EC7A62" w:rsidRPr="00CB5434" w14:paraId="41A97B0F" w14:textId="77777777" w:rsidTr="00404D5C">
        <w:trPr>
          <w:trHeight w:val="360"/>
        </w:trPr>
        <w:tc>
          <w:tcPr>
            <w:tcW w:w="1530" w:type="dxa"/>
            <w:tcBorders>
              <w:top w:val="nil"/>
              <w:left w:val="nil"/>
              <w:bottom w:val="nil"/>
              <w:right w:val="nil"/>
            </w:tcBorders>
            <w:shd w:val="clear" w:color="000000" w:fill="FFFFFF"/>
            <w:noWrap/>
            <w:vAlign w:val="center"/>
            <w:hideMark/>
          </w:tcPr>
          <w:p w14:paraId="78BC9756"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LITP</w:t>
            </w:r>
          </w:p>
        </w:tc>
        <w:tc>
          <w:tcPr>
            <w:tcW w:w="2430" w:type="dxa"/>
            <w:tcBorders>
              <w:top w:val="nil"/>
              <w:left w:val="nil"/>
              <w:bottom w:val="nil"/>
              <w:right w:val="nil"/>
            </w:tcBorders>
            <w:shd w:val="clear" w:color="000000" w:fill="FFFFFF"/>
            <w:noWrap/>
            <w:vAlign w:val="center"/>
            <w:hideMark/>
          </w:tcPr>
          <w:p w14:paraId="7606C6D5"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Little Portage</w:t>
            </w:r>
          </w:p>
        </w:tc>
        <w:tc>
          <w:tcPr>
            <w:tcW w:w="1170" w:type="dxa"/>
            <w:tcBorders>
              <w:top w:val="nil"/>
              <w:left w:val="nil"/>
              <w:bottom w:val="nil"/>
              <w:right w:val="nil"/>
            </w:tcBorders>
            <w:shd w:val="clear" w:color="000000" w:fill="FFFFFF"/>
            <w:vAlign w:val="center"/>
            <w:hideMark/>
          </w:tcPr>
          <w:p w14:paraId="7D06DEAC"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Ottawa</w:t>
            </w:r>
          </w:p>
        </w:tc>
        <w:tc>
          <w:tcPr>
            <w:tcW w:w="1710" w:type="dxa"/>
            <w:tcBorders>
              <w:top w:val="nil"/>
              <w:left w:val="nil"/>
              <w:bottom w:val="nil"/>
              <w:right w:val="nil"/>
            </w:tcBorders>
            <w:vAlign w:val="bottom"/>
          </w:tcPr>
          <w:p w14:paraId="58DA05C8" w14:textId="21B3211E"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95</w:t>
            </w:r>
          </w:p>
        </w:tc>
        <w:tc>
          <w:tcPr>
            <w:tcW w:w="1710" w:type="dxa"/>
            <w:tcBorders>
              <w:top w:val="nil"/>
              <w:left w:val="nil"/>
              <w:bottom w:val="nil"/>
              <w:right w:val="nil"/>
            </w:tcBorders>
            <w:noWrap/>
            <w:vAlign w:val="bottom"/>
            <w:hideMark/>
          </w:tcPr>
          <w:p w14:paraId="0B997216" w14:textId="0FC6CE03"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73%</w:t>
            </w:r>
          </w:p>
        </w:tc>
        <w:tc>
          <w:tcPr>
            <w:tcW w:w="1260" w:type="dxa"/>
            <w:tcBorders>
              <w:top w:val="nil"/>
              <w:left w:val="nil"/>
              <w:bottom w:val="nil"/>
              <w:right w:val="nil"/>
            </w:tcBorders>
            <w:noWrap/>
            <w:vAlign w:val="bottom"/>
            <w:hideMark/>
          </w:tcPr>
          <w:p w14:paraId="18BA6460"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w:t>
            </w:r>
          </w:p>
        </w:tc>
      </w:tr>
      <w:tr w:rsidR="00EC7A62" w:rsidRPr="00CB5434" w14:paraId="6B9CED7A" w14:textId="77777777" w:rsidTr="00404D5C">
        <w:trPr>
          <w:trHeight w:val="360"/>
        </w:trPr>
        <w:tc>
          <w:tcPr>
            <w:tcW w:w="1530" w:type="dxa"/>
            <w:tcBorders>
              <w:top w:val="nil"/>
              <w:left w:val="nil"/>
              <w:bottom w:val="nil"/>
              <w:right w:val="nil"/>
            </w:tcBorders>
            <w:shd w:val="clear" w:color="000000" w:fill="FFFFFF"/>
            <w:noWrap/>
            <w:vAlign w:val="center"/>
            <w:hideMark/>
          </w:tcPr>
          <w:p w14:paraId="1DE2D388"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MAGM</w:t>
            </w:r>
          </w:p>
        </w:tc>
        <w:tc>
          <w:tcPr>
            <w:tcW w:w="2430" w:type="dxa"/>
            <w:tcBorders>
              <w:top w:val="nil"/>
              <w:left w:val="nil"/>
              <w:bottom w:val="nil"/>
              <w:right w:val="nil"/>
            </w:tcBorders>
            <w:shd w:val="clear" w:color="000000" w:fill="FFFFFF"/>
            <w:noWrap/>
            <w:vAlign w:val="center"/>
            <w:hideMark/>
          </w:tcPr>
          <w:p w14:paraId="21D9BD28"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Magee Marsh</w:t>
            </w:r>
          </w:p>
        </w:tc>
        <w:tc>
          <w:tcPr>
            <w:tcW w:w="1170" w:type="dxa"/>
            <w:tcBorders>
              <w:top w:val="nil"/>
              <w:left w:val="nil"/>
              <w:bottom w:val="nil"/>
              <w:right w:val="nil"/>
            </w:tcBorders>
            <w:shd w:val="clear" w:color="000000" w:fill="FFFFFF"/>
            <w:vAlign w:val="center"/>
            <w:hideMark/>
          </w:tcPr>
          <w:p w14:paraId="393A7C93"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Ottawa</w:t>
            </w:r>
          </w:p>
        </w:tc>
        <w:tc>
          <w:tcPr>
            <w:tcW w:w="1710" w:type="dxa"/>
            <w:tcBorders>
              <w:top w:val="nil"/>
              <w:left w:val="nil"/>
              <w:bottom w:val="nil"/>
              <w:right w:val="nil"/>
            </w:tcBorders>
            <w:vAlign w:val="bottom"/>
          </w:tcPr>
          <w:p w14:paraId="00D15278" w14:textId="700A3E22"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173</w:t>
            </w:r>
          </w:p>
        </w:tc>
        <w:tc>
          <w:tcPr>
            <w:tcW w:w="1710" w:type="dxa"/>
            <w:tcBorders>
              <w:top w:val="nil"/>
              <w:left w:val="nil"/>
              <w:bottom w:val="nil"/>
              <w:right w:val="nil"/>
            </w:tcBorders>
            <w:noWrap/>
            <w:vAlign w:val="bottom"/>
            <w:hideMark/>
          </w:tcPr>
          <w:p w14:paraId="13C9F377" w14:textId="6CEDFB5F"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73%</w:t>
            </w:r>
          </w:p>
        </w:tc>
        <w:tc>
          <w:tcPr>
            <w:tcW w:w="1260" w:type="dxa"/>
            <w:tcBorders>
              <w:top w:val="nil"/>
              <w:left w:val="nil"/>
              <w:bottom w:val="nil"/>
              <w:right w:val="nil"/>
            </w:tcBorders>
            <w:noWrap/>
            <w:vAlign w:val="bottom"/>
            <w:hideMark/>
          </w:tcPr>
          <w:p w14:paraId="458DCA76"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9%</w:t>
            </w:r>
          </w:p>
        </w:tc>
      </w:tr>
      <w:tr w:rsidR="00EC7A62" w:rsidRPr="00CB5434" w14:paraId="2CD4B0F3" w14:textId="77777777" w:rsidTr="00404D5C">
        <w:trPr>
          <w:trHeight w:val="360"/>
        </w:trPr>
        <w:tc>
          <w:tcPr>
            <w:tcW w:w="1530" w:type="dxa"/>
            <w:tcBorders>
              <w:top w:val="nil"/>
              <w:left w:val="nil"/>
              <w:bottom w:val="nil"/>
              <w:right w:val="nil"/>
            </w:tcBorders>
            <w:shd w:val="clear" w:color="000000" w:fill="FFFFFF"/>
            <w:noWrap/>
            <w:vAlign w:val="center"/>
            <w:hideMark/>
          </w:tcPr>
          <w:p w14:paraId="7E4F4EA3"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MARR</w:t>
            </w:r>
          </w:p>
        </w:tc>
        <w:tc>
          <w:tcPr>
            <w:tcW w:w="2430" w:type="dxa"/>
            <w:tcBorders>
              <w:top w:val="nil"/>
              <w:left w:val="nil"/>
              <w:bottom w:val="nil"/>
              <w:right w:val="nil"/>
            </w:tcBorders>
            <w:shd w:val="clear" w:color="000000" w:fill="FFFFFF"/>
            <w:noWrap/>
            <w:vAlign w:val="center"/>
            <w:hideMark/>
          </w:tcPr>
          <w:p w14:paraId="4388C404"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Martin's Run</w:t>
            </w:r>
          </w:p>
        </w:tc>
        <w:tc>
          <w:tcPr>
            <w:tcW w:w="1170" w:type="dxa"/>
            <w:tcBorders>
              <w:top w:val="nil"/>
              <w:left w:val="nil"/>
              <w:bottom w:val="nil"/>
              <w:right w:val="nil"/>
            </w:tcBorders>
            <w:shd w:val="clear" w:color="000000" w:fill="FFFFFF"/>
            <w:vAlign w:val="center"/>
            <w:hideMark/>
          </w:tcPr>
          <w:p w14:paraId="70D4B095"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Lorain</w:t>
            </w:r>
          </w:p>
        </w:tc>
        <w:tc>
          <w:tcPr>
            <w:tcW w:w="1710" w:type="dxa"/>
            <w:tcBorders>
              <w:top w:val="nil"/>
              <w:left w:val="nil"/>
              <w:bottom w:val="nil"/>
              <w:right w:val="nil"/>
            </w:tcBorders>
            <w:vAlign w:val="bottom"/>
          </w:tcPr>
          <w:p w14:paraId="569BA93D" w14:textId="53FE8E12"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16</w:t>
            </w:r>
          </w:p>
        </w:tc>
        <w:tc>
          <w:tcPr>
            <w:tcW w:w="1710" w:type="dxa"/>
            <w:tcBorders>
              <w:top w:val="nil"/>
              <w:left w:val="nil"/>
              <w:bottom w:val="nil"/>
              <w:right w:val="nil"/>
            </w:tcBorders>
            <w:noWrap/>
            <w:vAlign w:val="bottom"/>
            <w:hideMark/>
          </w:tcPr>
          <w:p w14:paraId="2A8729E2" w14:textId="57579929"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c>
          <w:tcPr>
            <w:tcW w:w="1260" w:type="dxa"/>
            <w:tcBorders>
              <w:top w:val="nil"/>
              <w:left w:val="nil"/>
              <w:bottom w:val="nil"/>
              <w:right w:val="nil"/>
            </w:tcBorders>
            <w:noWrap/>
            <w:vAlign w:val="bottom"/>
            <w:hideMark/>
          </w:tcPr>
          <w:p w14:paraId="1E5E905B"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74%</w:t>
            </w:r>
          </w:p>
        </w:tc>
      </w:tr>
      <w:tr w:rsidR="00EC7A62" w:rsidRPr="00CB5434" w14:paraId="5957F118" w14:textId="77777777" w:rsidTr="00404D5C">
        <w:trPr>
          <w:trHeight w:val="360"/>
        </w:trPr>
        <w:tc>
          <w:tcPr>
            <w:tcW w:w="1530" w:type="dxa"/>
            <w:tcBorders>
              <w:top w:val="nil"/>
              <w:left w:val="nil"/>
              <w:bottom w:val="nil"/>
              <w:right w:val="nil"/>
            </w:tcBorders>
            <w:shd w:val="clear" w:color="000000" w:fill="FFFFFF"/>
            <w:noWrap/>
            <w:vAlign w:val="center"/>
            <w:hideMark/>
          </w:tcPr>
          <w:p w14:paraId="76953576"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MERW1</w:t>
            </w:r>
          </w:p>
        </w:tc>
        <w:tc>
          <w:tcPr>
            <w:tcW w:w="2430" w:type="dxa"/>
            <w:tcBorders>
              <w:top w:val="nil"/>
              <w:left w:val="nil"/>
              <w:bottom w:val="nil"/>
              <w:right w:val="nil"/>
            </w:tcBorders>
            <w:shd w:val="clear" w:color="000000" w:fill="FFFFFF"/>
            <w:noWrap/>
            <w:vAlign w:val="center"/>
            <w:hideMark/>
          </w:tcPr>
          <w:p w14:paraId="5530F23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 Wetland</w:t>
            </w:r>
          </w:p>
        </w:tc>
        <w:tc>
          <w:tcPr>
            <w:tcW w:w="1170" w:type="dxa"/>
            <w:tcBorders>
              <w:top w:val="nil"/>
              <w:left w:val="nil"/>
              <w:bottom w:val="nil"/>
              <w:right w:val="nil"/>
            </w:tcBorders>
            <w:shd w:val="clear" w:color="000000" w:fill="FFFFFF"/>
            <w:vAlign w:val="center"/>
            <w:hideMark/>
          </w:tcPr>
          <w:p w14:paraId="51CA1076"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w:t>
            </w:r>
          </w:p>
        </w:tc>
        <w:tc>
          <w:tcPr>
            <w:tcW w:w="1710" w:type="dxa"/>
            <w:tcBorders>
              <w:top w:val="nil"/>
              <w:left w:val="nil"/>
              <w:bottom w:val="nil"/>
              <w:right w:val="nil"/>
            </w:tcBorders>
            <w:vAlign w:val="bottom"/>
          </w:tcPr>
          <w:p w14:paraId="519A0215" w14:textId="679D1BC8"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15</w:t>
            </w:r>
          </w:p>
        </w:tc>
        <w:tc>
          <w:tcPr>
            <w:tcW w:w="1710" w:type="dxa"/>
            <w:tcBorders>
              <w:top w:val="nil"/>
              <w:left w:val="nil"/>
              <w:bottom w:val="nil"/>
              <w:right w:val="nil"/>
            </w:tcBorders>
            <w:noWrap/>
            <w:vAlign w:val="bottom"/>
            <w:hideMark/>
          </w:tcPr>
          <w:p w14:paraId="4FE653D6" w14:textId="5923E8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78%</w:t>
            </w:r>
          </w:p>
        </w:tc>
        <w:tc>
          <w:tcPr>
            <w:tcW w:w="1260" w:type="dxa"/>
            <w:tcBorders>
              <w:top w:val="nil"/>
              <w:left w:val="nil"/>
              <w:bottom w:val="nil"/>
              <w:right w:val="nil"/>
            </w:tcBorders>
            <w:noWrap/>
            <w:vAlign w:val="bottom"/>
            <w:hideMark/>
          </w:tcPr>
          <w:p w14:paraId="522B11D5"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13%</w:t>
            </w:r>
          </w:p>
        </w:tc>
      </w:tr>
      <w:tr w:rsidR="00EC7A62" w:rsidRPr="00CB5434" w14:paraId="1B17ED66" w14:textId="77777777" w:rsidTr="00404D5C">
        <w:trPr>
          <w:trHeight w:val="360"/>
        </w:trPr>
        <w:tc>
          <w:tcPr>
            <w:tcW w:w="1530" w:type="dxa"/>
            <w:tcBorders>
              <w:top w:val="nil"/>
              <w:left w:val="nil"/>
              <w:bottom w:val="nil"/>
              <w:right w:val="nil"/>
            </w:tcBorders>
            <w:shd w:val="clear" w:color="000000" w:fill="FFFFFF"/>
            <w:noWrap/>
            <w:vAlign w:val="center"/>
            <w:hideMark/>
          </w:tcPr>
          <w:p w14:paraId="1DC901F5"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MERW2</w:t>
            </w:r>
          </w:p>
        </w:tc>
        <w:tc>
          <w:tcPr>
            <w:tcW w:w="2430" w:type="dxa"/>
            <w:tcBorders>
              <w:top w:val="nil"/>
              <w:left w:val="nil"/>
              <w:bottom w:val="nil"/>
              <w:right w:val="nil"/>
            </w:tcBorders>
            <w:shd w:val="clear" w:color="000000" w:fill="FFFFFF"/>
            <w:noWrap/>
            <w:vAlign w:val="center"/>
            <w:hideMark/>
          </w:tcPr>
          <w:p w14:paraId="435CDE7C"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 Wetland</w:t>
            </w:r>
          </w:p>
        </w:tc>
        <w:tc>
          <w:tcPr>
            <w:tcW w:w="1170" w:type="dxa"/>
            <w:tcBorders>
              <w:top w:val="nil"/>
              <w:left w:val="nil"/>
              <w:bottom w:val="nil"/>
              <w:right w:val="nil"/>
            </w:tcBorders>
            <w:shd w:val="clear" w:color="000000" w:fill="FFFFFF"/>
            <w:vAlign w:val="center"/>
            <w:hideMark/>
          </w:tcPr>
          <w:p w14:paraId="5CD003A7"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w:t>
            </w:r>
          </w:p>
        </w:tc>
        <w:tc>
          <w:tcPr>
            <w:tcW w:w="1710" w:type="dxa"/>
            <w:tcBorders>
              <w:top w:val="nil"/>
              <w:left w:val="nil"/>
              <w:bottom w:val="nil"/>
              <w:right w:val="nil"/>
            </w:tcBorders>
            <w:vAlign w:val="bottom"/>
          </w:tcPr>
          <w:p w14:paraId="1B0AEDA3" w14:textId="113FC04B"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30</w:t>
            </w:r>
          </w:p>
        </w:tc>
        <w:tc>
          <w:tcPr>
            <w:tcW w:w="1710" w:type="dxa"/>
            <w:tcBorders>
              <w:top w:val="nil"/>
              <w:left w:val="nil"/>
              <w:bottom w:val="nil"/>
              <w:right w:val="nil"/>
            </w:tcBorders>
            <w:noWrap/>
            <w:vAlign w:val="bottom"/>
            <w:hideMark/>
          </w:tcPr>
          <w:p w14:paraId="3328F7E2" w14:textId="17DD2CC3"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78%</w:t>
            </w:r>
          </w:p>
        </w:tc>
        <w:tc>
          <w:tcPr>
            <w:tcW w:w="1260" w:type="dxa"/>
            <w:tcBorders>
              <w:top w:val="nil"/>
              <w:left w:val="nil"/>
              <w:bottom w:val="nil"/>
              <w:right w:val="nil"/>
            </w:tcBorders>
            <w:noWrap/>
            <w:vAlign w:val="bottom"/>
            <w:hideMark/>
          </w:tcPr>
          <w:p w14:paraId="45BA6740"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13%</w:t>
            </w:r>
          </w:p>
        </w:tc>
      </w:tr>
      <w:tr w:rsidR="00EC7A62" w:rsidRPr="00CB5434" w14:paraId="6FAC59E9" w14:textId="77777777" w:rsidTr="00404D5C">
        <w:trPr>
          <w:trHeight w:val="360"/>
        </w:trPr>
        <w:tc>
          <w:tcPr>
            <w:tcW w:w="1530" w:type="dxa"/>
            <w:tcBorders>
              <w:top w:val="nil"/>
              <w:left w:val="nil"/>
              <w:bottom w:val="nil"/>
              <w:right w:val="nil"/>
            </w:tcBorders>
            <w:shd w:val="clear" w:color="000000" w:fill="FFFFFF"/>
            <w:noWrap/>
            <w:vAlign w:val="center"/>
            <w:hideMark/>
          </w:tcPr>
          <w:p w14:paraId="7FFB3226"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MERW3</w:t>
            </w:r>
          </w:p>
        </w:tc>
        <w:tc>
          <w:tcPr>
            <w:tcW w:w="2430" w:type="dxa"/>
            <w:tcBorders>
              <w:top w:val="nil"/>
              <w:left w:val="nil"/>
              <w:bottom w:val="nil"/>
              <w:right w:val="nil"/>
            </w:tcBorders>
            <w:shd w:val="clear" w:color="000000" w:fill="FFFFFF"/>
            <w:noWrap/>
            <w:vAlign w:val="center"/>
            <w:hideMark/>
          </w:tcPr>
          <w:p w14:paraId="62BFE2AC"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 Wetland</w:t>
            </w:r>
          </w:p>
        </w:tc>
        <w:tc>
          <w:tcPr>
            <w:tcW w:w="1170" w:type="dxa"/>
            <w:tcBorders>
              <w:top w:val="nil"/>
              <w:left w:val="nil"/>
              <w:bottom w:val="nil"/>
              <w:right w:val="nil"/>
            </w:tcBorders>
            <w:shd w:val="clear" w:color="000000" w:fill="FFFFFF"/>
            <w:vAlign w:val="center"/>
            <w:hideMark/>
          </w:tcPr>
          <w:p w14:paraId="7667DEE3"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Mercer</w:t>
            </w:r>
          </w:p>
        </w:tc>
        <w:tc>
          <w:tcPr>
            <w:tcW w:w="1710" w:type="dxa"/>
            <w:tcBorders>
              <w:top w:val="nil"/>
              <w:left w:val="nil"/>
              <w:bottom w:val="nil"/>
              <w:right w:val="nil"/>
            </w:tcBorders>
            <w:vAlign w:val="bottom"/>
          </w:tcPr>
          <w:p w14:paraId="38F04B07" w14:textId="55C0C1A8"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4.5</w:t>
            </w:r>
          </w:p>
        </w:tc>
        <w:tc>
          <w:tcPr>
            <w:tcW w:w="1710" w:type="dxa"/>
            <w:tcBorders>
              <w:top w:val="nil"/>
              <w:left w:val="nil"/>
              <w:bottom w:val="nil"/>
              <w:right w:val="nil"/>
            </w:tcBorders>
            <w:noWrap/>
            <w:vAlign w:val="bottom"/>
            <w:hideMark/>
          </w:tcPr>
          <w:p w14:paraId="09DE94B8" w14:textId="13D04B95"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78%</w:t>
            </w:r>
          </w:p>
        </w:tc>
        <w:tc>
          <w:tcPr>
            <w:tcW w:w="1260" w:type="dxa"/>
            <w:tcBorders>
              <w:top w:val="nil"/>
              <w:left w:val="nil"/>
              <w:bottom w:val="nil"/>
              <w:right w:val="nil"/>
            </w:tcBorders>
            <w:noWrap/>
            <w:vAlign w:val="bottom"/>
            <w:hideMark/>
          </w:tcPr>
          <w:p w14:paraId="3AFBF9D6"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13%</w:t>
            </w:r>
          </w:p>
        </w:tc>
      </w:tr>
      <w:tr w:rsidR="00EC7A62" w:rsidRPr="00CB5434" w14:paraId="47F4906B" w14:textId="77777777" w:rsidTr="00404D5C">
        <w:trPr>
          <w:trHeight w:val="360"/>
        </w:trPr>
        <w:tc>
          <w:tcPr>
            <w:tcW w:w="1530" w:type="dxa"/>
            <w:tcBorders>
              <w:top w:val="nil"/>
              <w:left w:val="nil"/>
              <w:bottom w:val="nil"/>
              <w:right w:val="nil"/>
            </w:tcBorders>
            <w:shd w:val="clear" w:color="000000" w:fill="FFFFFF"/>
            <w:noWrap/>
            <w:vAlign w:val="center"/>
            <w:hideMark/>
          </w:tcPr>
          <w:p w14:paraId="42023150"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lastRenderedPageBreak/>
              <w:t>MONW</w:t>
            </w:r>
          </w:p>
        </w:tc>
        <w:tc>
          <w:tcPr>
            <w:tcW w:w="2430" w:type="dxa"/>
            <w:tcBorders>
              <w:top w:val="nil"/>
              <w:left w:val="nil"/>
              <w:bottom w:val="nil"/>
              <w:right w:val="nil"/>
            </w:tcBorders>
            <w:shd w:val="clear" w:color="000000" w:fill="FFFFFF"/>
            <w:noWrap/>
            <w:vAlign w:val="center"/>
            <w:hideMark/>
          </w:tcPr>
          <w:p w14:paraId="692A92AA"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Montpelier Wetland</w:t>
            </w:r>
          </w:p>
        </w:tc>
        <w:tc>
          <w:tcPr>
            <w:tcW w:w="1170" w:type="dxa"/>
            <w:tcBorders>
              <w:top w:val="nil"/>
              <w:left w:val="nil"/>
              <w:bottom w:val="nil"/>
              <w:right w:val="nil"/>
            </w:tcBorders>
            <w:shd w:val="clear" w:color="000000" w:fill="FFFFFF"/>
            <w:vAlign w:val="center"/>
            <w:hideMark/>
          </w:tcPr>
          <w:p w14:paraId="21498456"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Williams</w:t>
            </w:r>
          </w:p>
        </w:tc>
        <w:tc>
          <w:tcPr>
            <w:tcW w:w="1710" w:type="dxa"/>
            <w:tcBorders>
              <w:top w:val="nil"/>
              <w:left w:val="nil"/>
              <w:bottom w:val="nil"/>
              <w:right w:val="nil"/>
            </w:tcBorders>
            <w:vAlign w:val="bottom"/>
          </w:tcPr>
          <w:p w14:paraId="78D7F302" w14:textId="5ED21DA6"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10</w:t>
            </w:r>
          </w:p>
        </w:tc>
        <w:tc>
          <w:tcPr>
            <w:tcW w:w="1710" w:type="dxa"/>
            <w:tcBorders>
              <w:top w:val="nil"/>
              <w:left w:val="nil"/>
              <w:bottom w:val="nil"/>
              <w:right w:val="nil"/>
            </w:tcBorders>
            <w:noWrap/>
            <w:vAlign w:val="bottom"/>
            <w:hideMark/>
          </w:tcPr>
          <w:p w14:paraId="1C66A565" w14:textId="625F309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64%</w:t>
            </w:r>
          </w:p>
        </w:tc>
        <w:tc>
          <w:tcPr>
            <w:tcW w:w="1260" w:type="dxa"/>
            <w:tcBorders>
              <w:top w:val="nil"/>
              <w:left w:val="nil"/>
              <w:bottom w:val="nil"/>
              <w:right w:val="nil"/>
            </w:tcBorders>
            <w:noWrap/>
            <w:vAlign w:val="bottom"/>
            <w:hideMark/>
          </w:tcPr>
          <w:p w14:paraId="28E3D87A"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w:t>
            </w:r>
          </w:p>
        </w:tc>
      </w:tr>
      <w:tr w:rsidR="00EC7A62" w:rsidRPr="00CB5434" w14:paraId="32BAD22C" w14:textId="77777777" w:rsidTr="00404D5C">
        <w:trPr>
          <w:trHeight w:val="360"/>
        </w:trPr>
        <w:tc>
          <w:tcPr>
            <w:tcW w:w="1530" w:type="dxa"/>
            <w:tcBorders>
              <w:top w:val="nil"/>
              <w:left w:val="nil"/>
              <w:bottom w:val="nil"/>
              <w:right w:val="nil"/>
            </w:tcBorders>
            <w:shd w:val="clear" w:color="000000" w:fill="FFFFFF"/>
            <w:noWrap/>
            <w:vAlign w:val="center"/>
            <w:hideMark/>
          </w:tcPr>
          <w:p w14:paraId="0C553962"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NORR</w:t>
            </w:r>
          </w:p>
        </w:tc>
        <w:tc>
          <w:tcPr>
            <w:tcW w:w="2430" w:type="dxa"/>
            <w:tcBorders>
              <w:top w:val="nil"/>
              <w:left w:val="nil"/>
              <w:bottom w:val="nil"/>
              <w:right w:val="nil"/>
            </w:tcBorders>
            <w:shd w:val="clear" w:color="000000" w:fill="FFFFFF"/>
            <w:noWrap/>
            <w:vAlign w:val="center"/>
            <w:hideMark/>
          </w:tcPr>
          <w:p w14:paraId="3C871648"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North Ridge</w:t>
            </w:r>
          </w:p>
        </w:tc>
        <w:tc>
          <w:tcPr>
            <w:tcW w:w="1170" w:type="dxa"/>
            <w:tcBorders>
              <w:top w:val="nil"/>
              <w:left w:val="nil"/>
              <w:bottom w:val="nil"/>
              <w:right w:val="nil"/>
            </w:tcBorders>
            <w:shd w:val="clear" w:color="000000" w:fill="FFFFFF"/>
            <w:vAlign w:val="center"/>
            <w:hideMark/>
          </w:tcPr>
          <w:p w14:paraId="256E8C0B"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Ottawa</w:t>
            </w:r>
          </w:p>
        </w:tc>
        <w:tc>
          <w:tcPr>
            <w:tcW w:w="1710" w:type="dxa"/>
            <w:tcBorders>
              <w:top w:val="nil"/>
              <w:left w:val="nil"/>
              <w:bottom w:val="nil"/>
              <w:right w:val="nil"/>
            </w:tcBorders>
            <w:vAlign w:val="bottom"/>
          </w:tcPr>
          <w:p w14:paraId="554C53DE" w14:textId="3DC85E6B"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23</w:t>
            </w:r>
          </w:p>
        </w:tc>
        <w:tc>
          <w:tcPr>
            <w:tcW w:w="1710" w:type="dxa"/>
            <w:tcBorders>
              <w:top w:val="nil"/>
              <w:left w:val="nil"/>
              <w:bottom w:val="nil"/>
              <w:right w:val="nil"/>
            </w:tcBorders>
            <w:noWrap/>
            <w:vAlign w:val="bottom"/>
            <w:hideMark/>
          </w:tcPr>
          <w:p w14:paraId="1CFF4B34" w14:textId="188F8775"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83%</w:t>
            </w:r>
          </w:p>
        </w:tc>
        <w:tc>
          <w:tcPr>
            <w:tcW w:w="1260" w:type="dxa"/>
            <w:tcBorders>
              <w:top w:val="nil"/>
              <w:left w:val="nil"/>
              <w:bottom w:val="nil"/>
              <w:right w:val="nil"/>
            </w:tcBorders>
            <w:noWrap/>
            <w:vAlign w:val="bottom"/>
            <w:hideMark/>
          </w:tcPr>
          <w:p w14:paraId="08F4CF21"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9%</w:t>
            </w:r>
          </w:p>
        </w:tc>
      </w:tr>
      <w:tr w:rsidR="00EC7A62" w:rsidRPr="00CB5434" w14:paraId="56F6CF0B" w14:textId="77777777" w:rsidTr="00404D5C">
        <w:trPr>
          <w:trHeight w:val="360"/>
        </w:trPr>
        <w:tc>
          <w:tcPr>
            <w:tcW w:w="1530" w:type="dxa"/>
            <w:tcBorders>
              <w:top w:val="nil"/>
              <w:left w:val="nil"/>
              <w:bottom w:val="nil"/>
              <w:right w:val="nil"/>
            </w:tcBorders>
            <w:shd w:val="clear" w:color="000000" w:fill="FFFFFF"/>
            <w:noWrap/>
            <w:vAlign w:val="center"/>
            <w:hideMark/>
          </w:tcPr>
          <w:p w14:paraId="441DA9C4"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OAKW</w:t>
            </w:r>
          </w:p>
        </w:tc>
        <w:tc>
          <w:tcPr>
            <w:tcW w:w="2430" w:type="dxa"/>
            <w:tcBorders>
              <w:top w:val="nil"/>
              <w:left w:val="nil"/>
              <w:bottom w:val="nil"/>
              <w:right w:val="nil"/>
            </w:tcBorders>
            <w:shd w:val="clear" w:color="000000" w:fill="FFFFFF"/>
            <w:noWrap/>
            <w:vAlign w:val="center"/>
            <w:hideMark/>
          </w:tcPr>
          <w:p w14:paraId="41069E7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Oakwoods West</w:t>
            </w:r>
          </w:p>
        </w:tc>
        <w:tc>
          <w:tcPr>
            <w:tcW w:w="1170" w:type="dxa"/>
            <w:tcBorders>
              <w:top w:val="nil"/>
              <w:left w:val="nil"/>
              <w:bottom w:val="nil"/>
              <w:right w:val="nil"/>
            </w:tcBorders>
            <w:shd w:val="clear" w:color="000000" w:fill="FFFFFF"/>
            <w:vAlign w:val="center"/>
            <w:hideMark/>
          </w:tcPr>
          <w:p w14:paraId="35FB1CE5"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Hancock</w:t>
            </w:r>
          </w:p>
        </w:tc>
        <w:tc>
          <w:tcPr>
            <w:tcW w:w="1710" w:type="dxa"/>
            <w:tcBorders>
              <w:top w:val="nil"/>
              <w:left w:val="nil"/>
              <w:bottom w:val="nil"/>
              <w:right w:val="nil"/>
            </w:tcBorders>
            <w:vAlign w:val="bottom"/>
          </w:tcPr>
          <w:p w14:paraId="4D1CD1F4" w14:textId="4ADB050A"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20</w:t>
            </w:r>
          </w:p>
        </w:tc>
        <w:tc>
          <w:tcPr>
            <w:tcW w:w="1710" w:type="dxa"/>
            <w:tcBorders>
              <w:top w:val="nil"/>
              <w:left w:val="nil"/>
              <w:bottom w:val="nil"/>
              <w:right w:val="nil"/>
            </w:tcBorders>
            <w:noWrap/>
            <w:vAlign w:val="bottom"/>
            <w:hideMark/>
          </w:tcPr>
          <w:p w14:paraId="7D903DDA" w14:textId="14459975"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70%</w:t>
            </w:r>
          </w:p>
        </w:tc>
        <w:tc>
          <w:tcPr>
            <w:tcW w:w="1260" w:type="dxa"/>
            <w:tcBorders>
              <w:top w:val="nil"/>
              <w:left w:val="nil"/>
              <w:bottom w:val="nil"/>
              <w:right w:val="nil"/>
            </w:tcBorders>
            <w:noWrap/>
            <w:vAlign w:val="bottom"/>
            <w:hideMark/>
          </w:tcPr>
          <w:p w14:paraId="21A1CB09"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21%</w:t>
            </w:r>
          </w:p>
        </w:tc>
      </w:tr>
      <w:tr w:rsidR="00EC7A62" w:rsidRPr="00CB5434" w14:paraId="654424B1" w14:textId="77777777" w:rsidTr="00404D5C">
        <w:trPr>
          <w:trHeight w:val="360"/>
        </w:trPr>
        <w:tc>
          <w:tcPr>
            <w:tcW w:w="1530" w:type="dxa"/>
            <w:tcBorders>
              <w:top w:val="nil"/>
              <w:left w:val="nil"/>
              <w:bottom w:val="nil"/>
              <w:right w:val="nil"/>
            </w:tcBorders>
            <w:shd w:val="clear" w:color="000000" w:fill="FFFFFF"/>
            <w:noWrap/>
            <w:vAlign w:val="center"/>
            <w:hideMark/>
          </w:tcPr>
          <w:p w14:paraId="5571AA5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REDB</w:t>
            </w:r>
          </w:p>
        </w:tc>
        <w:tc>
          <w:tcPr>
            <w:tcW w:w="2430" w:type="dxa"/>
            <w:tcBorders>
              <w:top w:val="nil"/>
              <w:left w:val="nil"/>
              <w:bottom w:val="nil"/>
              <w:right w:val="nil"/>
            </w:tcBorders>
            <w:shd w:val="clear" w:color="000000" w:fill="FFFFFF"/>
            <w:noWrap/>
            <w:vAlign w:val="center"/>
            <w:hideMark/>
          </w:tcPr>
          <w:p w14:paraId="04A1BC08"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Redhorse Bend</w:t>
            </w:r>
          </w:p>
        </w:tc>
        <w:tc>
          <w:tcPr>
            <w:tcW w:w="1170" w:type="dxa"/>
            <w:tcBorders>
              <w:top w:val="nil"/>
              <w:left w:val="nil"/>
              <w:bottom w:val="nil"/>
              <w:right w:val="nil"/>
            </w:tcBorders>
            <w:shd w:val="clear" w:color="000000" w:fill="FFFFFF"/>
            <w:vAlign w:val="center"/>
            <w:hideMark/>
          </w:tcPr>
          <w:p w14:paraId="4BB73740"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Williams</w:t>
            </w:r>
          </w:p>
        </w:tc>
        <w:tc>
          <w:tcPr>
            <w:tcW w:w="1710" w:type="dxa"/>
            <w:tcBorders>
              <w:top w:val="nil"/>
              <w:left w:val="nil"/>
              <w:bottom w:val="nil"/>
              <w:right w:val="nil"/>
            </w:tcBorders>
            <w:vAlign w:val="bottom"/>
          </w:tcPr>
          <w:p w14:paraId="27FAD86A" w14:textId="4F5D2620"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25</w:t>
            </w:r>
          </w:p>
        </w:tc>
        <w:tc>
          <w:tcPr>
            <w:tcW w:w="1710" w:type="dxa"/>
            <w:tcBorders>
              <w:top w:val="nil"/>
              <w:left w:val="nil"/>
              <w:bottom w:val="nil"/>
              <w:right w:val="nil"/>
            </w:tcBorders>
            <w:noWrap/>
            <w:vAlign w:val="bottom"/>
            <w:hideMark/>
          </w:tcPr>
          <w:p w14:paraId="4ECF82DE" w14:textId="08C27B24"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80%</w:t>
            </w:r>
          </w:p>
        </w:tc>
        <w:tc>
          <w:tcPr>
            <w:tcW w:w="1260" w:type="dxa"/>
            <w:tcBorders>
              <w:top w:val="nil"/>
              <w:left w:val="nil"/>
              <w:bottom w:val="nil"/>
              <w:right w:val="nil"/>
            </w:tcBorders>
            <w:noWrap/>
            <w:vAlign w:val="bottom"/>
            <w:hideMark/>
          </w:tcPr>
          <w:p w14:paraId="09DC58B7"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w:t>
            </w:r>
          </w:p>
        </w:tc>
      </w:tr>
      <w:tr w:rsidR="00EC7A62" w:rsidRPr="00CB5434" w14:paraId="02D828EE" w14:textId="77777777" w:rsidTr="00404D5C">
        <w:trPr>
          <w:trHeight w:val="360"/>
        </w:trPr>
        <w:tc>
          <w:tcPr>
            <w:tcW w:w="1530" w:type="dxa"/>
            <w:tcBorders>
              <w:top w:val="nil"/>
              <w:left w:val="nil"/>
              <w:bottom w:val="nil"/>
              <w:right w:val="nil"/>
            </w:tcBorders>
            <w:shd w:val="clear" w:color="000000" w:fill="FFFFFF"/>
            <w:noWrap/>
            <w:vAlign w:val="center"/>
            <w:hideMark/>
          </w:tcPr>
          <w:p w14:paraId="02408DB2"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SJRE</w:t>
            </w:r>
          </w:p>
        </w:tc>
        <w:tc>
          <w:tcPr>
            <w:tcW w:w="2430" w:type="dxa"/>
            <w:tcBorders>
              <w:top w:val="nil"/>
              <w:left w:val="nil"/>
              <w:bottom w:val="nil"/>
              <w:right w:val="nil"/>
            </w:tcBorders>
            <w:shd w:val="clear" w:color="000000" w:fill="FFFFFF"/>
            <w:noWrap/>
            <w:vAlign w:val="center"/>
            <w:hideMark/>
          </w:tcPr>
          <w:p w14:paraId="01888EA7"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St. Joe's Restoration</w:t>
            </w:r>
          </w:p>
        </w:tc>
        <w:tc>
          <w:tcPr>
            <w:tcW w:w="1170" w:type="dxa"/>
            <w:tcBorders>
              <w:top w:val="nil"/>
              <w:left w:val="nil"/>
              <w:bottom w:val="nil"/>
              <w:right w:val="nil"/>
            </w:tcBorders>
            <w:shd w:val="clear" w:color="000000" w:fill="FFFFFF"/>
            <w:vAlign w:val="center"/>
            <w:hideMark/>
          </w:tcPr>
          <w:p w14:paraId="6ED55DDB"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Williams</w:t>
            </w:r>
          </w:p>
        </w:tc>
        <w:tc>
          <w:tcPr>
            <w:tcW w:w="1710" w:type="dxa"/>
            <w:tcBorders>
              <w:top w:val="nil"/>
              <w:left w:val="nil"/>
              <w:bottom w:val="nil"/>
              <w:right w:val="nil"/>
            </w:tcBorders>
            <w:vAlign w:val="bottom"/>
          </w:tcPr>
          <w:p w14:paraId="0678A5BB" w14:textId="438C7D21"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33</w:t>
            </w:r>
          </w:p>
        </w:tc>
        <w:tc>
          <w:tcPr>
            <w:tcW w:w="1710" w:type="dxa"/>
            <w:tcBorders>
              <w:top w:val="nil"/>
              <w:left w:val="nil"/>
              <w:bottom w:val="nil"/>
              <w:right w:val="nil"/>
            </w:tcBorders>
            <w:noWrap/>
            <w:vAlign w:val="bottom"/>
            <w:hideMark/>
          </w:tcPr>
          <w:p w14:paraId="0A7E8C73" w14:textId="12168F00"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66%</w:t>
            </w:r>
          </w:p>
        </w:tc>
        <w:tc>
          <w:tcPr>
            <w:tcW w:w="1260" w:type="dxa"/>
            <w:tcBorders>
              <w:top w:val="nil"/>
              <w:left w:val="nil"/>
              <w:bottom w:val="nil"/>
              <w:right w:val="nil"/>
            </w:tcBorders>
            <w:noWrap/>
            <w:vAlign w:val="bottom"/>
            <w:hideMark/>
          </w:tcPr>
          <w:p w14:paraId="33DEBBD2"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w:t>
            </w:r>
          </w:p>
        </w:tc>
      </w:tr>
      <w:tr w:rsidR="00EC7A62" w:rsidRPr="00CB5434" w14:paraId="7356F0D3" w14:textId="77777777" w:rsidTr="00404D5C">
        <w:trPr>
          <w:trHeight w:val="360"/>
        </w:trPr>
        <w:tc>
          <w:tcPr>
            <w:tcW w:w="1530" w:type="dxa"/>
            <w:tcBorders>
              <w:top w:val="nil"/>
              <w:left w:val="nil"/>
              <w:bottom w:val="nil"/>
              <w:right w:val="nil"/>
            </w:tcBorders>
            <w:shd w:val="clear" w:color="000000" w:fill="FFFFFF"/>
            <w:noWrap/>
            <w:vAlign w:val="center"/>
            <w:hideMark/>
          </w:tcPr>
          <w:p w14:paraId="39A6EA6F"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SPRC</w:t>
            </w:r>
          </w:p>
        </w:tc>
        <w:tc>
          <w:tcPr>
            <w:tcW w:w="2430" w:type="dxa"/>
            <w:tcBorders>
              <w:top w:val="nil"/>
              <w:left w:val="nil"/>
              <w:bottom w:val="nil"/>
              <w:right w:val="nil"/>
            </w:tcBorders>
            <w:shd w:val="clear" w:color="000000" w:fill="FFFFFF"/>
            <w:noWrap/>
            <w:vAlign w:val="center"/>
            <w:hideMark/>
          </w:tcPr>
          <w:p w14:paraId="537C721A"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Springcreek Confluence</w:t>
            </w:r>
          </w:p>
        </w:tc>
        <w:tc>
          <w:tcPr>
            <w:tcW w:w="1170" w:type="dxa"/>
            <w:tcBorders>
              <w:top w:val="nil"/>
              <w:left w:val="nil"/>
              <w:bottom w:val="nil"/>
              <w:right w:val="nil"/>
            </w:tcBorders>
            <w:shd w:val="clear" w:color="000000" w:fill="FFFFFF"/>
            <w:vAlign w:val="center"/>
            <w:hideMark/>
          </w:tcPr>
          <w:p w14:paraId="68322EC1"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Miami</w:t>
            </w:r>
          </w:p>
        </w:tc>
        <w:tc>
          <w:tcPr>
            <w:tcW w:w="1710" w:type="dxa"/>
            <w:tcBorders>
              <w:top w:val="nil"/>
              <w:left w:val="nil"/>
              <w:bottom w:val="nil"/>
              <w:right w:val="nil"/>
            </w:tcBorders>
            <w:vAlign w:val="bottom"/>
          </w:tcPr>
          <w:p w14:paraId="2DC6E49C" w14:textId="7FA93D37"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25</w:t>
            </w:r>
          </w:p>
        </w:tc>
        <w:tc>
          <w:tcPr>
            <w:tcW w:w="1710" w:type="dxa"/>
            <w:tcBorders>
              <w:top w:val="nil"/>
              <w:left w:val="nil"/>
              <w:bottom w:val="nil"/>
              <w:right w:val="nil"/>
            </w:tcBorders>
            <w:noWrap/>
            <w:vAlign w:val="bottom"/>
            <w:hideMark/>
          </w:tcPr>
          <w:p w14:paraId="68387DC0" w14:textId="062AA9F6"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86%</w:t>
            </w:r>
          </w:p>
        </w:tc>
        <w:tc>
          <w:tcPr>
            <w:tcW w:w="1260" w:type="dxa"/>
            <w:tcBorders>
              <w:top w:val="nil"/>
              <w:left w:val="nil"/>
              <w:bottom w:val="nil"/>
              <w:right w:val="nil"/>
            </w:tcBorders>
            <w:noWrap/>
            <w:vAlign w:val="bottom"/>
            <w:hideMark/>
          </w:tcPr>
          <w:p w14:paraId="5A3D0E35"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w:t>
            </w:r>
          </w:p>
        </w:tc>
      </w:tr>
      <w:tr w:rsidR="00EC7A62" w:rsidRPr="00CB5434" w14:paraId="0EB02407" w14:textId="77777777" w:rsidTr="00404D5C">
        <w:trPr>
          <w:trHeight w:val="360"/>
        </w:trPr>
        <w:tc>
          <w:tcPr>
            <w:tcW w:w="1530" w:type="dxa"/>
            <w:tcBorders>
              <w:top w:val="nil"/>
              <w:left w:val="nil"/>
              <w:bottom w:val="nil"/>
              <w:right w:val="nil"/>
            </w:tcBorders>
            <w:shd w:val="clear" w:color="000000" w:fill="FFFFFF"/>
            <w:noWrap/>
            <w:vAlign w:val="center"/>
            <w:hideMark/>
          </w:tcPr>
          <w:p w14:paraId="6961CC3B"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STMA</w:t>
            </w:r>
          </w:p>
        </w:tc>
        <w:tc>
          <w:tcPr>
            <w:tcW w:w="2430" w:type="dxa"/>
            <w:tcBorders>
              <w:top w:val="nil"/>
              <w:left w:val="nil"/>
              <w:bottom w:val="nil"/>
              <w:right w:val="nil"/>
            </w:tcBorders>
            <w:shd w:val="clear" w:color="000000" w:fill="FFFFFF"/>
            <w:noWrap/>
            <w:vAlign w:val="center"/>
            <w:hideMark/>
          </w:tcPr>
          <w:p w14:paraId="67E4DDC1"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St. Mary's</w:t>
            </w:r>
          </w:p>
        </w:tc>
        <w:tc>
          <w:tcPr>
            <w:tcW w:w="1170" w:type="dxa"/>
            <w:tcBorders>
              <w:top w:val="nil"/>
              <w:left w:val="nil"/>
              <w:bottom w:val="nil"/>
              <w:right w:val="nil"/>
            </w:tcBorders>
            <w:shd w:val="clear" w:color="000000" w:fill="FFFFFF"/>
            <w:vAlign w:val="center"/>
            <w:hideMark/>
          </w:tcPr>
          <w:p w14:paraId="521C2BA6"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Auglaize</w:t>
            </w:r>
          </w:p>
        </w:tc>
        <w:tc>
          <w:tcPr>
            <w:tcW w:w="1710" w:type="dxa"/>
            <w:tcBorders>
              <w:top w:val="nil"/>
              <w:left w:val="nil"/>
              <w:bottom w:val="nil"/>
              <w:right w:val="nil"/>
            </w:tcBorders>
            <w:vAlign w:val="bottom"/>
          </w:tcPr>
          <w:p w14:paraId="7F2B6D2B" w14:textId="1A9E6C35"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31</w:t>
            </w:r>
          </w:p>
        </w:tc>
        <w:tc>
          <w:tcPr>
            <w:tcW w:w="1710" w:type="dxa"/>
            <w:tcBorders>
              <w:top w:val="nil"/>
              <w:left w:val="nil"/>
              <w:bottom w:val="nil"/>
              <w:right w:val="nil"/>
            </w:tcBorders>
            <w:noWrap/>
            <w:vAlign w:val="bottom"/>
            <w:hideMark/>
          </w:tcPr>
          <w:p w14:paraId="1DC366C8" w14:textId="7598BA2E"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82%</w:t>
            </w:r>
          </w:p>
        </w:tc>
        <w:tc>
          <w:tcPr>
            <w:tcW w:w="1260" w:type="dxa"/>
            <w:tcBorders>
              <w:top w:val="nil"/>
              <w:left w:val="nil"/>
              <w:bottom w:val="nil"/>
              <w:right w:val="nil"/>
            </w:tcBorders>
            <w:noWrap/>
            <w:vAlign w:val="bottom"/>
            <w:hideMark/>
          </w:tcPr>
          <w:p w14:paraId="6C4ADA93"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w:t>
            </w:r>
          </w:p>
        </w:tc>
      </w:tr>
      <w:tr w:rsidR="00EC7A62" w:rsidRPr="00CB5434" w14:paraId="7AB218B1" w14:textId="77777777" w:rsidTr="00404D5C">
        <w:trPr>
          <w:trHeight w:val="360"/>
        </w:trPr>
        <w:tc>
          <w:tcPr>
            <w:tcW w:w="1530" w:type="dxa"/>
            <w:tcBorders>
              <w:top w:val="nil"/>
              <w:left w:val="nil"/>
              <w:bottom w:val="nil"/>
              <w:right w:val="nil"/>
            </w:tcBorders>
            <w:shd w:val="clear" w:color="000000" w:fill="FFFFFF"/>
            <w:noWrap/>
            <w:vAlign w:val="center"/>
            <w:hideMark/>
          </w:tcPr>
          <w:p w14:paraId="1662E64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TIPC</w:t>
            </w:r>
          </w:p>
        </w:tc>
        <w:tc>
          <w:tcPr>
            <w:tcW w:w="2430" w:type="dxa"/>
            <w:tcBorders>
              <w:top w:val="nil"/>
              <w:left w:val="nil"/>
              <w:bottom w:val="nil"/>
              <w:right w:val="nil"/>
            </w:tcBorders>
            <w:shd w:val="clear" w:color="000000" w:fill="FFFFFF"/>
            <w:noWrap/>
            <w:vAlign w:val="center"/>
            <w:hideMark/>
          </w:tcPr>
          <w:p w14:paraId="6B29F5E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Tipp City</w:t>
            </w:r>
          </w:p>
        </w:tc>
        <w:tc>
          <w:tcPr>
            <w:tcW w:w="1170" w:type="dxa"/>
            <w:tcBorders>
              <w:top w:val="nil"/>
              <w:left w:val="nil"/>
              <w:bottom w:val="nil"/>
              <w:right w:val="nil"/>
            </w:tcBorders>
            <w:shd w:val="clear" w:color="000000" w:fill="FFFFFF"/>
            <w:vAlign w:val="center"/>
            <w:hideMark/>
          </w:tcPr>
          <w:p w14:paraId="43CCA31F"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Miami</w:t>
            </w:r>
          </w:p>
        </w:tc>
        <w:tc>
          <w:tcPr>
            <w:tcW w:w="1710" w:type="dxa"/>
            <w:tcBorders>
              <w:top w:val="nil"/>
              <w:left w:val="nil"/>
              <w:bottom w:val="nil"/>
              <w:right w:val="nil"/>
            </w:tcBorders>
            <w:vAlign w:val="bottom"/>
          </w:tcPr>
          <w:p w14:paraId="45CDE5DC" w14:textId="4AA9DF3B"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10</w:t>
            </w:r>
          </w:p>
        </w:tc>
        <w:tc>
          <w:tcPr>
            <w:tcW w:w="1710" w:type="dxa"/>
            <w:tcBorders>
              <w:top w:val="nil"/>
              <w:left w:val="nil"/>
              <w:bottom w:val="nil"/>
              <w:right w:val="nil"/>
            </w:tcBorders>
            <w:noWrap/>
            <w:vAlign w:val="bottom"/>
            <w:hideMark/>
          </w:tcPr>
          <w:p w14:paraId="1C9AB940" w14:textId="0353ED94"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77%</w:t>
            </w:r>
          </w:p>
        </w:tc>
        <w:tc>
          <w:tcPr>
            <w:tcW w:w="1260" w:type="dxa"/>
            <w:tcBorders>
              <w:top w:val="nil"/>
              <w:left w:val="nil"/>
              <w:bottom w:val="nil"/>
              <w:right w:val="nil"/>
            </w:tcBorders>
            <w:noWrap/>
            <w:vAlign w:val="bottom"/>
            <w:hideMark/>
          </w:tcPr>
          <w:p w14:paraId="76C18FAF"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11%</w:t>
            </w:r>
          </w:p>
        </w:tc>
      </w:tr>
      <w:tr w:rsidR="00EC7A62" w:rsidRPr="00CB5434" w14:paraId="384C0890" w14:textId="77777777" w:rsidTr="00404D5C">
        <w:trPr>
          <w:trHeight w:val="360"/>
        </w:trPr>
        <w:tc>
          <w:tcPr>
            <w:tcW w:w="1530" w:type="dxa"/>
            <w:tcBorders>
              <w:top w:val="nil"/>
              <w:left w:val="nil"/>
              <w:bottom w:val="nil"/>
              <w:right w:val="nil"/>
            </w:tcBorders>
            <w:shd w:val="clear" w:color="000000" w:fill="FFFFFF"/>
            <w:noWrap/>
            <w:vAlign w:val="center"/>
            <w:hideMark/>
          </w:tcPr>
          <w:p w14:paraId="1D6A42B4"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TRUC</w:t>
            </w:r>
          </w:p>
        </w:tc>
        <w:tc>
          <w:tcPr>
            <w:tcW w:w="2430" w:type="dxa"/>
            <w:tcBorders>
              <w:top w:val="nil"/>
              <w:left w:val="nil"/>
              <w:bottom w:val="nil"/>
              <w:right w:val="nil"/>
            </w:tcBorders>
            <w:shd w:val="clear" w:color="000000" w:fill="FFFFFF"/>
            <w:noWrap/>
            <w:vAlign w:val="center"/>
            <w:hideMark/>
          </w:tcPr>
          <w:p w14:paraId="108DA55F"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Trumbull Creek</w:t>
            </w:r>
          </w:p>
        </w:tc>
        <w:tc>
          <w:tcPr>
            <w:tcW w:w="1170" w:type="dxa"/>
            <w:tcBorders>
              <w:top w:val="nil"/>
              <w:left w:val="nil"/>
              <w:bottom w:val="nil"/>
              <w:right w:val="nil"/>
            </w:tcBorders>
            <w:shd w:val="clear" w:color="000000" w:fill="FFFFFF"/>
            <w:vAlign w:val="center"/>
            <w:hideMark/>
          </w:tcPr>
          <w:p w14:paraId="250DE6E9"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Ashtabula</w:t>
            </w:r>
          </w:p>
        </w:tc>
        <w:tc>
          <w:tcPr>
            <w:tcW w:w="1710" w:type="dxa"/>
            <w:tcBorders>
              <w:top w:val="nil"/>
              <w:left w:val="nil"/>
              <w:bottom w:val="nil"/>
              <w:right w:val="nil"/>
            </w:tcBorders>
            <w:vAlign w:val="bottom"/>
          </w:tcPr>
          <w:p w14:paraId="6778B574" w14:textId="71E5BA30"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30</w:t>
            </w:r>
          </w:p>
        </w:tc>
        <w:tc>
          <w:tcPr>
            <w:tcW w:w="1710" w:type="dxa"/>
            <w:tcBorders>
              <w:top w:val="nil"/>
              <w:left w:val="nil"/>
              <w:bottom w:val="nil"/>
              <w:right w:val="nil"/>
            </w:tcBorders>
            <w:noWrap/>
            <w:vAlign w:val="bottom"/>
            <w:hideMark/>
          </w:tcPr>
          <w:p w14:paraId="2160315E" w14:textId="4A2ACFF5"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37%</w:t>
            </w:r>
          </w:p>
        </w:tc>
        <w:tc>
          <w:tcPr>
            <w:tcW w:w="1260" w:type="dxa"/>
            <w:tcBorders>
              <w:top w:val="nil"/>
              <w:left w:val="nil"/>
              <w:bottom w:val="nil"/>
              <w:right w:val="nil"/>
            </w:tcBorders>
            <w:noWrap/>
            <w:vAlign w:val="bottom"/>
            <w:hideMark/>
          </w:tcPr>
          <w:p w14:paraId="0252A9E3"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4%</w:t>
            </w:r>
          </w:p>
        </w:tc>
      </w:tr>
      <w:tr w:rsidR="00EC7A62" w:rsidRPr="00CB5434" w14:paraId="44D0C80D" w14:textId="77777777" w:rsidTr="00404D5C">
        <w:trPr>
          <w:trHeight w:val="300"/>
        </w:trPr>
        <w:tc>
          <w:tcPr>
            <w:tcW w:w="1530" w:type="dxa"/>
            <w:tcBorders>
              <w:top w:val="nil"/>
              <w:left w:val="nil"/>
              <w:bottom w:val="nil"/>
              <w:right w:val="nil"/>
            </w:tcBorders>
            <w:shd w:val="clear" w:color="000000" w:fill="FFFFFF"/>
            <w:noWrap/>
            <w:vAlign w:val="center"/>
            <w:hideMark/>
          </w:tcPr>
          <w:p w14:paraId="57F13E67"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UPPB</w:t>
            </w:r>
          </w:p>
        </w:tc>
        <w:tc>
          <w:tcPr>
            <w:tcW w:w="2430" w:type="dxa"/>
            <w:tcBorders>
              <w:top w:val="nil"/>
              <w:left w:val="nil"/>
              <w:bottom w:val="nil"/>
              <w:right w:val="nil"/>
            </w:tcBorders>
            <w:shd w:val="clear" w:color="000000" w:fill="FFFFFF"/>
            <w:noWrap/>
            <w:vAlign w:val="center"/>
            <w:hideMark/>
          </w:tcPr>
          <w:p w14:paraId="5CF3C7D6"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Upper Blanchard</w:t>
            </w:r>
          </w:p>
        </w:tc>
        <w:tc>
          <w:tcPr>
            <w:tcW w:w="1170" w:type="dxa"/>
            <w:tcBorders>
              <w:top w:val="nil"/>
              <w:left w:val="nil"/>
              <w:bottom w:val="nil"/>
              <w:right w:val="nil"/>
            </w:tcBorders>
            <w:shd w:val="clear" w:color="000000" w:fill="FFFFFF"/>
            <w:vAlign w:val="center"/>
            <w:hideMark/>
          </w:tcPr>
          <w:p w14:paraId="0F465574"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Wyandot</w:t>
            </w:r>
          </w:p>
        </w:tc>
        <w:tc>
          <w:tcPr>
            <w:tcW w:w="1710" w:type="dxa"/>
            <w:tcBorders>
              <w:top w:val="nil"/>
              <w:left w:val="nil"/>
              <w:bottom w:val="nil"/>
              <w:right w:val="nil"/>
            </w:tcBorders>
            <w:vAlign w:val="bottom"/>
          </w:tcPr>
          <w:p w14:paraId="5F169331" w14:textId="1524C8E3"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30</w:t>
            </w:r>
          </w:p>
        </w:tc>
        <w:tc>
          <w:tcPr>
            <w:tcW w:w="1710" w:type="dxa"/>
            <w:tcBorders>
              <w:top w:val="nil"/>
              <w:left w:val="nil"/>
              <w:bottom w:val="nil"/>
              <w:right w:val="nil"/>
            </w:tcBorders>
            <w:noWrap/>
            <w:vAlign w:val="bottom"/>
            <w:hideMark/>
          </w:tcPr>
          <w:p w14:paraId="18490E85" w14:textId="4655A7E3"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88%</w:t>
            </w:r>
          </w:p>
        </w:tc>
        <w:tc>
          <w:tcPr>
            <w:tcW w:w="1260" w:type="dxa"/>
            <w:tcBorders>
              <w:top w:val="nil"/>
              <w:left w:val="nil"/>
              <w:bottom w:val="nil"/>
              <w:right w:val="nil"/>
            </w:tcBorders>
            <w:noWrap/>
            <w:vAlign w:val="bottom"/>
            <w:hideMark/>
          </w:tcPr>
          <w:p w14:paraId="45BED3D1"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5%</w:t>
            </w:r>
          </w:p>
        </w:tc>
      </w:tr>
      <w:tr w:rsidR="00EC7A62" w:rsidRPr="00CB5434" w14:paraId="7EB3874C" w14:textId="77777777" w:rsidTr="00404D5C">
        <w:trPr>
          <w:trHeight w:val="300"/>
        </w:trPr>
        <w:tc>
          <w:tcPr>
            <w:tcW w:w="1530" w:type="dxa"/>
            <w:tcBorders>
              <w:top w:val="nil"/>
              <w:left w:val="nil"/>
              <w:bottom w:val="nil"/>
              <w:right w:val="nil"/>
            </w:tcBorders>
            <w:shd w:val="clear" w:color="000000" w:fill="FFFFFF"/>
            <w:noWrap/>
            <w:vAlign w:val="center"/>
            <w:hideMark/>
          </w:tcPr>
          <w:p w14:paraId="18976D5F"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WALC</w:t>
            </w:r>
          </w:p>
        </w:tc>
        <w:tc>
          <w:tcPr>
            <w:tcW w:w="2430" w:type="dxa"/>
            <w:tcBorders>
              <w:top w:val="nil"/>
              <w:left w:val="nil"/>
              <w:bottom w:val="nil"/>
              <w:right w:val="nil"/>
            </w:tcBorders>
            <w:shd w:val="clear" w:color="000000" w:fill="FFFFFF"/>
            <w:noWrap/>
            <w:vAlign w:val="center"/>
            <w:hideMark/>
          </w:tcPr>
          <w:p w14:paraId="044B9667"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Walnut Creek</w:t>
            </w:r>
          </w:p>
        </w:tc>
        <w:tc>
          <w:tcPr>
            <w:tcW w:w="1170" w:type="dxa"/>
            <w:tcBorders>
              <w:top w:val="nil"/>
              <w:left w:val="nil"/>
              <w:bottom w:val="nil"/>
              <w:right w:val="nil"/>
            </w:tcBorders>
            <w:shd w:val="clear" w:color="000000" w:fill="FFFFFF"/>
            <w:vAlign w:val="center"/>
            <w:hideMark/>
          </w:tcPr>
          <w:p w14:paraId="62D5AC6E" w14:textId="77777777" w:rsidR="00EC7A62" w:rsidRPr="00CB5434" w:rsidRDefault="00EC7A62" w:rsidP="00EC7A62">
            <w:pPr>
              <w:spacing w:after="0" w:line="240" w:lineRule="auto"/>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Franklin</w:t>
            </w:r>
          </w:p>
        </w:tc>
        <w:tc>
          <w:tcPr>
            <w:tcW w:w="1710" w:type="dxa"/>
            <w:tcBorders>
              <w:top w:val="nil"/>
              <w:left w:val="nil"/>
              <w:bottom w:val="nil"/>
              <w:right w:val="nil"/>
            </w:tcBorders>
            <w:vAlign w:val="bottom"/>
          </w:tcPr>
          <w:p w14:paraId="5EA7E3DF" w14:textId="3F3B7346" w:rsidR="00EC7A62" w:rsidRPr="00EC7A62" w:rsidRDefault="00EC7A62" w:rsidP="00EC7A62">
            <w:pPr>
              <w:spacing w:after="0" w:line="240" w:lineRule="auto"/>
              <w:jc w:val="right"/>
              <w:rPr>
                <w:rFonts w:ascii="Times New Roman" w:eastAsia="Times New Roman" w:hAnsi="Times New Roman" w:cs="Times New Roman"/>
                <w:color w:val="000000"/>
                <w:kern w:val="0"/>
                <w14:ligatures w14:val="none"/>
              </w:rPr>
            </w:pPr>
            <w:r w:rsidRPr="00EC7A62">
              <w:rPr>
                <w:rFonts w:ascii="Times New Roman" w:hAnsi="Times New Roman" w:cs="Times New Roman"/>
                <w:color w:val="000000"/>
              </w:rPr>
              <w:t>17.4</w:t>
            </w:r>
          </w:p>
        </w:tc>
        <w:tc>
          <w:tcPr>
            <w:tcW w:w="1710" w:type="dxa"/>
            <w:tcBorders>
              <w:top w:val="nil"/>
              <w:left w:val="nil"/>
              <w:bottom w:val="nil"/>
              <w:right w:val="nil"/>
            </w:tcBorders>
            <w:noWrap/>
            <w:vAlign w:val="bottom"/>
            <w:hideMark/>
          </w:tcPr>
          <w:p w14:paraId="3A44EEF3" w14:textId="538634E4"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64%</w:t>
            </w:r>
          </w:p>
        </w:tc>
        <w:tc>
          <w:tcPr>
            <w:tcW w:w="1260" w:type="dxa"/>
            <w:tcBorders>
              <w:top w:val="nil"/>
              <w:left w:val="nil"/>
              <w:bottom w:val="nil"/>
              <w:right w:val="nil"/>
            </w:tcBorders>
            <w:noWrap/>
            <w:vAlign w:val="bottom"/>
            <w:hideMark/>
          </w:tcPr>
          <w:p w14:paraId="018FA4D7" w14:textId="77777777" w:rsidR="00EC7A62" w:rsidRPr="00CB5434" w:rsidRDefault="00EC7A62" w:rsidP="00EC7A62">
            <w:pPr>
              <w:spacing w:after="0" w:line="240" w:lineRule="auto"/>
              <w:jc w:val="right"/>
              <w:rPr>
                <w:rFonts w:ascii="Times New Roman" w:eastAsia="Times New Roman" w:hAnsi="Times New Roman" w:cs="Times New Roman"/>
                <w:color w:val="000000"/>
                <w:kern w:val="0"/>
                <w14:ligatures w14:val="none"/>
              </w:rPr>
            </w:pPr>
            <w:r w:rsidRPr="00CB5434">
              <w:rPr>
                <w:rFonts w:ascii="Times New Roman" w:eastAsia="Times New Roman" w:hAnsi="Times New Roman" w:cs="Times New Roman"/>
                <w:color w:val="000000"/>
                <w:kern w:val="0"/>
                <w14:ligatures w14:val="none"/>
              </w:rPr>
              <w:t>20%</w:t>
            </w:r>
          </w:p>
        </w:tc>
      </w:tr>
    </w:tbl>
    <w:p w14:paraId="00E56B74" w14:textId="4AF6F540" w:rsidR="00B454CA" w:rsidRPr="007E5245" w:rsidRDefault="00B454CA" w:rsidP="00E776C0">
      <w:pPr>
        <w:rPr>
          <w:rFonts w:ascii="Times New Roman" w:hAnsi="Times New Roman" w:cs="Times New Roman"/>
        </w:rPr>
      </w:pPr>
    </w:p>
    <w:p w14:paraId="7F2B6C9E" w14:textId="77777777" w:rsidR="00B454CA" w:rsidRPr="007E5245" w:rsidRDefault="00B454CA">
      <w:pPr>
        <w:rPr>
          <w:rFonts w:ascii="Times New Roman" w:hAnsi="Times New Roman" w:cs="Times New Roman"/>
        </w:rPr>
      </w:pPr>
      <w:r w:rsidRPr="007E5245">
        <w:rPr>
          <w:rFonts w:ascii="Times New Roman" w:hAnsi="Times New Roman" w:cs="Times New Roman"/>
        </w:rPr>
        <w:br w:type="page"/>
      </w:r>
    </w:p>
    <w:p w14:paraId="450BE8F8" w14:textId="39BD9ED1" w:rsidR="00197A62" w:rsidRPr="00EC2BAC" w:rsidRDefault="002641D7" w:rsidP="00197A62">
      <w:pPr>
        <w:rPr>
          <w:rFonts w:ascii="Times New Roman" w:hAnsi="Times New Roman" w:cs="Times New Roman"/>
        </w:rPr>
      </w:pPr>
      <w:r w:rsidRPr="00EC2BAC">
        <w:rPr>
          <w:rFonts w:ascii="Times New Roman" w:hAnsi="Times New Roman" w:cs="Times New Roman"/>
        </w:rPr>
        <w:lastRenderedPageBreak/>
        <w:t>Table S</w:t>
      </w:r>
      <w:ins w:id="4511" w:author="Anderson, Kenneth" w:date="2026-10-09T09:21:00Z" w16du:dateUtc="2026-10-09T13:21:00Z">
        <w:r w:rsidR="00FF004A">
          <w:rPr>
            <w:rFonts w:ascii="Times New Roman" w:hAnsi="Times New Roman" w:cs="Times New Roman"/>
          </w:rPr>
          <w:t>4</w:t>
        </w:r>
      </w:ins>
      <w:del w:id="4512" w:author="Anderson, Kenneth" w:date="2026-10-09T09:21:00Z" w16du:dateUtc="2026-10-09T13:21:00Z">
        <w:r w:rsidRPr="00EC2BAC" w:rsidDel="00FF004A">
          <w:rPr>
            <w:rFonts w:ascii="Times New Roman" w:hAnsi="Times New Roman" w:cs="Times New Roman"/>
          </w:rPr>
          <w:delText>3</w:delText>
        </w:r>
      </w:del>
      <w:r w:rsidRPr="00EC2BAC">
        <w:rPr>
          <w:rFonts w:ascii="Times New Roman" w:hAnsi="Times New Roman" w:cs="Times New Roman"/>
        </w:rPr>
        <w:t xml:space="preserve">. </w:t>
      </w:r>
      <w:r w:rsidR="0018131A">
        <w:rPr>
          <w:rFonts w:ascii="Times New Roman" w:hAnsi="Times New Roman" w:cs="Times New Roman"/>
        </w:rPr>
        <w:t xml:space="preserve">Water sources and monitoring method summary for monitored wetlands. </w:t>
      </w:r>
      <w:r w:rsidR="00E906B3">
        <w:rPr>
          <w:rFonts w:ascii="Times New Roman" w:hAnsi="Times New Roman" w:cs="Times New Roman"/>
        </w:rPr>
        <w:t xml:space="preserve">Lake inflow, tile inflow and river inflow all indicate whether each wetland had source water from one or more of those sources. Inflow </w:t>
      </w:r>
      <w:r w:rsidR="007F4430">
        <w:rPr>
          <w:rFonts w:ascii="Times New Roman" w:hAnsi="Times New Roman" w:cs="Times New Roman"/>
        </w:rPr>
        <w:t xml:space="preserve">and outflow </w:t>
      </w:r>
      <w:r w:rsidR="00E906B3">
        <w:rPr>
          <w:rFonts w:ascii="Times New Roman" w:hAnsi="Times New Roman" w:cs="Times New Roman"/>
        </w:rPr>
        <w:t xml:space="preserve">hydrology describes the method used to measure </w:t>
      </w:r>
      <w:r w:rsidR="007F4430">
        <w:rPr>
          <w:rFonts w:ascii="Times New Roman" w:hAnsi="Times New Roman" w:cs="Times New Roman"/>
        </w:rPr>
        <w:t>inflow and outflow volume. Event samples indicates the number of event samples collected for each wetland.</w:t>
      </w:r>
      <w:r w:rsidR="00BF0D4B">
        <w:rPr>
          <w:rFonts w:ascii="Times New Roman" w:hAnsi="Times New Roman" w:cs="Times New Roman"/>
        </w:rPr>
        <w:t xml:space="preserve"> </w:t>
      </w:r>
      <w:r w:rsidR="00B711FE">
        <w:rPr>
          <w:rFonts w:ascii="Times New Roman" w:hAnsi="Times New Roman" w:cs="Times New Roman"/>
        </w:rPr>
        <w:t>More detailed methods are included in the supplemental information.</w:t>
      </w:r>
    </w:p>
    <w:tbl>
      <w:tblPr>
        <w:tblW w:w="10052" w:type="dxa"/>
        <w:tblLook w:val="04A0" w:firstRow="1" w:lastRow="0" w:firstColumn="1" w:lastColumn="0" w:noHBand="0" w:noVBand="1"/>
      </w:tblPr>
      <w:tblGrid>
        <w:gridCol w:w="1440"/>
        <w:gridCol w:w="1260"/>
        <w:gridCol w:w="990"/>
        <w:gridCol w:w="810"/>
        <w:gridCol w:w="1980"/>
        <w:gridCol w:w="90"/>
        <w:gridCol w:w="1890"/>
        <w:gridCol w:w="1592"/>
      </w:tblGrid>
      <w:tr w:rsidR="002B1BC0" w:rsidRPr="002B1BC0" w14:paraId="5FAA4ECF" w14:textId="77777777" w:rsidTr="00B91FBD">
        <w:trPr>
          <w:trHeight w:val="360"/>
        </w:trPr>
        <w:tc>
          <w:tcPr>
            <w:tcW w:w="1440" w:type="dxa"/>
            <w:tcBorders>
              <w:top w:val="single" w:sz="4" w:space="0" w:color="auto"/>
              <w:left w:val="nil"/>
              <w:bottom w:val="single" w:sz="8" w:space="0" w:color="auto"/>
              <w:right w:val="nil"/>
            </w:tcBorders>
            <w:shd w:val="clear" w:color="000000" w:fill="D0D0D0"/>
            <w:noWrap/>
            <w:vAlign w:val="center"/>
            <w:hideMark/>
          </w:tcPr>
          <w:p w14:paraId="0959EA26" w14:textId="77777777" w:rsidR="002B1BC0" w:rsidRPr="002B1BC0" w:rsidRDefault="002B1BC0" w:rsidP="002B1BC0">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Wetland Code</w:t>
            </w:r>
          </w:p>
        </w:tc>
        <w:tc>
          <w:tcPr>
            <w:tcW w:w="1260" w:type="dxa"/>
            <w:tcBorders>
              <w:top w:val="single" w:sz="4" w:space="0" w:color="auto"/>
              <w:left w:val="nil"/>
              <w:bottom w:val="single" w:sz="8" w:space="0" w:color="auto"/>
              <w:right w:val="nil"/>
            </w:tcBorders>
            <w:shd w:val="clear" w:color="000000" w:fill="D0D0D0"/>
            <w:noWrap/>
            <w:vAlign w:val="bottom"/>
            <w:hideMark/>
          </w:tcPr>
          <w:p w14:paraId="59786A80" w14:textId="33093256" w:rsidR="002B1BC0" w:rsidRPr="002B1BC0" w:rsidRDefault="002B1BC0" w:rsidP="002B1BC0">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 xml:space="preserve">Lake </w:t>
            </w:r>
            <w:r w:rsidR="00E906B3">
              <w:rPr>
                <w:rFonts w:ascii="Times New Roman" w:eastAsia="Times New Roman" w:hAnsi="Times New Roman" w:cs="Times New Roman"/>
                <w:b/>
                <w:bCs/>
                <w:color w:val="000000"/>
                <w:kern w:val="0"/>
                <w14:ligatures w14:val="none"/>
              </w:rPr>
              <w:t>inflow</w:t>
            </w:r>
          </w:p>
        </w:tc>
        <w:tc>
          <w:tcPr>
            <w:tcW w:w="990" w:type="dxa"/>
            <w:tcBorders>
              <w:top w:val="single" w:sz="4" w:space="0" w:color="auto"/>
              <w:left w:val="nil"/>
              <w:bottom w:val="single" w:sz="8" w:space="0" w:color="auto"/>
              <w:right w:val="nil"/>
            </w:tcBorders>
            <w:shd w:val="clear" w:color="000000" w:fill="D0D0D0"/>
            <w:noWrap/>
            <w:vAlign w:val="bottom"/>
            <w:hideMark/>
          </w:tcPr>
          <w:p w14:paraId="7B9AA144" w14:textId="2033F398" w:rsidR="002B1BC0" w:rsidRPr="002B1BC0" w:rsidRDefault="002B1BC0" w:rsidP="002B1BC0">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 xml:space="preserve">Tile </w:t>
            </w:r>
            <w:r w:rsidR="00E906B3">
              <w:rPr>
                <w:rFonts w:ascii="Times New Roman" w:eastAsia="Times New Roman" w:hAnsi="Times New Roman" w:cs="Times New Roman"/>
                <w:b/>
                <w:bCs/>
                <w:color w:val="000000"/>
                <w:kern w:val="0"/>
                <w14:ligatures w14:val="none"/>
              </w:rPr>
              <w:t>inflow</w:t>
            </w:r>
          </w:p>
        </w:tc>
        <w:tc>
          <w:tcPr>
            <w:tcW w:w="810" w:type="dxa"/>
            <w:tcBorders>
              <w:top w:val="single" w:sz="4" w:space="0" w:color="auto"/>
              <w:left w:val="nil"/>
              <w:bottom w:val="single" w:sz="8" w:space="0" w:color="auto"/>
              <w:right w:val="nil"/>
            </w:tcBorders>
            <w:shd w:val="clear" w:color="000000" w:fill="D0D0D0"/>
            <w:noWrap/>
            <w:vAlign w:val="bottom"/>
            <w:hideMark/>
          </w:tcPr>
          <w:p w14:paraId="762995B3" w14:textId="77777777" w:rsidR="002B1BC0" w:rsidRPr="002B1BC0" w:rsidRDefault="002B1BC0" w:rsidP="002B1BC0">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River inflow</w:t>
            </w:r>
          </w:p>
        </w:tc>
        <w:tc>
          <w:tcPr>
            <w:tcW w:w="2070" w:type="dxa"/>
            <w:gridSpan w:val="2"/>
            <w:tcBorders>
              <w:top w:val="single" w:sz="4" w:space="0" w:color="auto"/>
              <w:left w:val="nil"/>
              <w:bottom w:val="single" w:sz="8" w:space="0" w:color="auto"/>
              <w:right w:val="nil"/>
            </w:tcBorders>
            <w:shd w:val="clear" w:color="000000" w:fill="D0D0D0"/>
            <w:noWrap/>
            <w:vAlign w:val="bottom"/>
            <w:hideMark/>
          </w:tcPr>
          <w:p w14:paraId="3460F8BA" w14:textId="77777777" w:rsidR="002B1BC0" w:rsidRPr="002B1BC0" w:rsidRDefault="002B1BC0" w:rsidP="002B1BC0">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 xml:space="preserve">Inflow Hydrology </w:t>
            </w:r>
          </w:p>
        </w:tc>
        <w:tc>
          <w:tcPr>
            <w:tcW w:w="1890" w:type="dxa"/>
            <w:tcBorders>
              <w:top w:val="single" w:sz="4" w:space="0" w:color="auto"/>
              <w:left w:val="nil"/>
              <w:bottom w:val="single" w:sz="8" w:space="0" w:color="auto"/>
              <w:right w:val="nil"/>
            </w:tcBorders>
            <w:shd w:val="clear" w:color="000000" w:fill="D0D0D0"/>
            <w:noWrap/>
            <w:vAlign w:val="bottom"/>
            <w:hideMark/>
          </w:tcPr>
          <w:p w14:paraId="0732C56D" w14:textId="77777777" w:rsidR="002B1BC0" w:rsidRPr="002B1BC0" w:rsidRDefault="002B1BC0" w:rsidP="002B1BC0">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Outflow Hydrology</w:t>
            </w:r>
          </w:p>
        </w:tc>
        <w:tc>
          <w:tcPr>
            <w:tcW w:w="1592" w:type="dxa"/>
            <w:tcBorders>
              <w:top w:val="single" w:sz="4" w:space="0" w:color="auto"/>
              <w:left w:val="nil"/>
              <w:bottom w:val="single" w:sz="8" w:space="0" w:color="auto"/>
              <w:right w:val="nil"/>
            </w:tcBorders>
            <w:shd w:val="clear" w:color="000000" w:fill="D0D0D0"/>
            <w:noWrap/>
            <w:vAlign w:val="bottom"/>
            <w:hideMark/>
          </w:tcPr>
          <w:p w14:paraId="41CC8F82" w14:textId="77777777" w:rsidR="002B1BC0" w:rsidRPr="002B1BC0" w:rsidRDefault="002B1BC0" w:rsidP="002B1BC0">
            <w:pPr>
              <w:spacing w:after="0" w:line="240" w:lineRule="auto"/>
              <w:rPr>
                <w:rFonts w:ascii="Times New Roman" w:eastAsia="Times New Roman" w:hAnsi="Times New Roman" w:cs="Times New Roman"/>
                <w:b/>
                <w:bCs/>
                <w:color w:val="000000"/>
                <w:kern w:val="0"/>
                <w14:ligatures w14:val="none"/>
              </w:rPr>
            </w:pPr>
            <w:r w:rsidRPr="002B1BC0">
              <w:rPr>
                <w:rFonts w:ascii="Times New Roman" w:eastAsia="Times New Roman" w:hAnsi="Times New Roman" w:cs="Times New Roman"/>
                <w:b/>
                <w:bCs/>
                <w:color w:val="000000"/>
                <w:kern w:val="0"/>
                <w14:ligatures w14:val="none"/>
              </w:rPr>
              <w:t>Event Samples</w:t>
            </w:r>
          </w:p>
        </w:tc>
      </w:tr>
      <w:tr w:rsidR="002B1BC0" w:rsidRPr="002B1BC0" w14:paraId="728238EB" w14:textId="77777777" w:rsidTr="00BF0D4B">
        <w:trPr>
          <w:trHeight w:val="360"/>
        </w:trPr>
        <w:tc>
          <w:tcPr>
            <w:tcW w:w="1440" w:type="dxa"/>
            <w:tcBorders>
              <w:top w:val="nil"/>
              <w:left w:val="nil"/>
              <w:bottom w:val="nil"/>
              <w:right w:val="nil"/>
            </w:tcBorders>
            <w:shd w:val="clear" w:color="000000" w:fill="FFFFFF"/>
            <w:noWrap/>
            <w:vAlign w:val="center"/>
            <w:hideMark/>
          </w:tcPr>
          <w:p w14:paraId="239E3A3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BAUD</w:t>
            </w:r>
          </w:p>
        </w:tc>
        <w:tc>
          <w:tcPr>
            <w:tcW w:w="1260" w:type="dxa"/>
            <w:tcBorders>
              <w:top w:val="nil"/>
              <w:left w:val="nil"/>
              <w:bottom w:val="nil"/>
              <w:right w:val="nil"/>
            </w:tcBorders>
            <w:noWrap/>
            <w:vAlign w:val="center"/>
            <w:hideMark/>
          </w:tcPr>
          <w:p w14:paraId="082BE963"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17A51E2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3483B2C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3B6EAE53"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20226FC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642820E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2B1BC0" w:rsidRPr="002B1BC0" w14:paraId="5509594C" w14:textId="77777777" w:rsidTr="00BF0D4B">
        <w:trPr>
          <w:trHeight w:val="360"/>
        </w:trPr>
        <w:tc>
          <w:tcPr>
            <w:tcW w:w="1440" w:type="dxa"/>
            <w:tcBorders>
              <w:top w:val="nil"/>
              <w:left w:val="nil"/>
              <w:bottom w:val="nil"/>
              <w:right w:val="nil"/>
            </w:tcBorders>
            <w:shd w:val="clear" w:color="000000" w:fill="FFFFFF"/>
            <w:noWrap/>
            <w:vAlign w:val="center"/>
            <w:hideMark/>
          </w:tcPr>
          <w:p w14:paraId="08CE7FC4"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BRIC</w:t>
            </w:r>
          </w:p>
        </w:tc>
        <w:tc>
          <w:tcPr>
            <w:tcW w:w="1260" w:type="dxa"/>
            <w:tcBorders>
              <w:top w:val="nil"/>
              <w:left w:val="nil"/>
              <w:bottom w:val="nil"/>
              <w:right w:val="nil"/>
            </w:tcBorders>
            <w:noWrap/>
            <w:vAlign w:val="center"/>
            <w:hideMark/>
          </w:tcPr>
          <w:p w14:paraId="7508475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59A6875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64A3C6D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7A0FE797"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4F34829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2C83BD7E" w14:textId="3A31FA6B"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(no storms)</w:t>
            </w:r>
          </w:p>
        </w:tc>
      </w:tr>
      <w:tr w:rsidR="00B91FBD" w:rsidRPr="002B1BC0" w14:paraId="6702E1E5" w14:textId="77777777" w:rsidTr="00BF0D4B">
        <w:trPr>
          <w:trHeight w:val="360"/>
        </w:trPr>
        <w:tc>
          <w:tcPr>
            <w:tcW w:w="1440" w:type="dxa"/>
            <w:tcBorders>
              <w:top w:val="nil"/>
              <w:left w:val="nil"/>
              <w:bottom w:val="nil"/>
              <w:right w:val="nil"/>
            </w:tcBorders>
            <w:shd w:val="clear" w:color="000000" w:fill="FFFFFF"/>
            <w:noWrap/>
            <w:vAlign w:val="center"/>
            <w:hideMark/>
          </w:tcPr>
          <w:p w14:paraId="62B3A03C" w14:textId="77777777" w:rsidR="00B91FBD" w:rsidRPr="002B1BC0" w:rsidRDefault="00B91FBD"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BROP</w:t>
            </w:r>
          </w:p>
        </w:tc>
        <w:tc>
          <w:tcPr>
            <w:tcW w:w="1260" w:type="dxa"/>
            <w:tcBorders>
              <w:top w:val="nil"/>
              <w:left w:val="nil"/>
              <w:bottom w:val="nil"/>
              <w:right w:val="nil"/>
            </w:tcBorders>
            <w:noWrap/>
            <w:vAlign w:val="center"/>
            <w:hideMark/>
          </w:tcPr>
          <w:p w14:paraId="2016FFA8" w14:textId="77777777" w:rsidR="00B91FBD" w:rsidRPr="002B1BC0" w:rsidRDefault="00B91FBD"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990" w:type="dxa"/>
            <w:tcBorders>
              <w:top w:val="nil"/>
              <w:left w:val="nil"/>
              <w:bottom w:val="nil"/>
              <w:right w:val="nil"/>
            </w:tcBorders>
            <w:noWrap/>
            <w:vAlign w:val="center"/>
            <w:hideMark/>
          </w:tcPr>
          <w:p w14:paraId="2D5A8C0D" w14:textId="77777777" w:rsidR="00B91FBD" w:rsidRPr="002B1BC0" w:rsidRDefault="00B91FBD"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05BB9529" w14:textId="77777777" w:rsidR="00B91FBD" w:rsidRPr="002B1BC0" w:rsidRDefault="00B91FBD"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1980" w:type="dxa"/>
            <w:tcBorders>
              <w:top w:val="nil"/>
              <w:left w:val="nil"/>
              <w:bottom w:val="nil"/>
              <w:right w:val="nil"/>
            </w:tcBorders>
            <w:noWrap/>
            <w:vAlign w:val="center"/>
            <w:hideMark/>
          </w:tcPr>
          <w:p w14:paraId="5B762134" w14:textId="77777777" w:rsidR="00B91FBD" w:rsidRPr="002B1BC0" w:rsidRDefault="00B91FBD"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Watershed Weighting</w:t>
            </w:r>
          </w:p>
        </w:tc>
        <w:tc>
          <w:tcPr>
            <w:tcW w:w="1980" w:type="dxa"/>
            <w:gridSpan w:val="2"/>
            <w:tcBorders>
              <w:top w:val="nil"/>
              <w:left w:val="nil"/>
              <w:bottom w:val="nil"/>
              <w:right w:val="nil"/>
            </w:tcBorders>
            <w:vAlign w:val="center"/>
          </w:tcPr>
          <w:p w14:paraId="0855EF7C" w14:textId="6EFC696A" w:rsidR="008D09DB" w:rsidRPr="002B1BC0" w:rsidRDefault="00BF0D4B" w:rsidP="00BF0D4B">
            <w:pPr>
              <w:spacing w:after="0" w:line="240" w:lineRule="auto"/>
              <w:jc w:val="right"/>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Flow Sensor</w:t>
            </w:r>
          </w:p>
        </w:tc>
        <w:tc>
          <w:tcPr>
            <w:tcW w:w="1592" w:type="dxa"/>
            <w:tcBorders>
              <w:top w:val="nil"/>
              <w:left w:val="nil"/>
              <w:bottom w:val="nil"/>
              <w:right w:val="nil"/>
            </w:tcBorders>
            <w:noWrap/>
            <w:vAlign w:val="center"/>
            <w:hideMark/>
          </w:tcPr>
          <w:p w14:paraId="63D11441" w14:textId="77777777" w:rsidR="00B91FBD" w:rsidRPr="002B1BC0" w:rsidRDefault="00B91FBD"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2B1BC0" w:rsidRPr="002B1BC0" w14:paraId="0E289C28" w14:textId="77777777" w:rsidTr="00BF0D4B">
        <w:trPr>
          <w:trHeight w:val="360"/>
        </w:trPr>
        <w:tc>
          <w:tcPr>
            <w:tcW w:w="1440" w:type="dxa"/>
            <w:tcBorders>
              <w:top w:val="nil"/>
              <w:left w:val="nil"/>
              <w:bottom w:val="nil"/>
              <w:right w:val="nil"/>
            </w:tcBorders>
            <w:shd w:val="clear" w:color="000000" w:fill="FFFFFF"/>
            <w:noWrap/>
            <w:vAlign w:val="center"/>
            <w:hideMark/>
          </w:tcPr>
          <w:p w14:paraId="74A0F7B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BWLK</w:t>
            </w:r>
          </w:p>
        </w:tc>
        <w:tc>
          <w:tcPr>
            <w:tcW w:w="1260" w:type="dxa"/>
            <w:tcBorders>
              <w:top w:val="nil"/>
              <w:left w:val="nil"/>
              <w:bottom w:val="nil"/>
              <w:right w:val="nil"/>
            </w:tcBorders>
            <w:noWrap/>
            <w:vAlign w:val="center"/>
            <w:hideMark/>
          </w:tcPr>
          <w:p w14:paraId="5E4B118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00ED166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22805E0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31A3333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Evapotranspiration</w:t>
            </w:r>
          </w:p>
        </w:tc>
        <w:tc>
          <w:tcPr>
            <w:tcW w:w="1890" w:type="dxa"/>
            <w:tcBorders>
              <w:top w:val="nil"/>
              <w:left w:val="nil"/>
              <w:bottom w:val="nil"/>
              <w:right w:val="nil"/>
            </w:tcBorders>
            <w:noWrap/>
            <w:vAlign w:val="center"/>
            <w:hideMark/>
          </w:tcPr>
          <w:p w14:paraId="5CF19F8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3C8324D4"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5</w:t>
            </w:r>
          </w:p>
        </w:tc>
      </w:tr>
      <w:tr w:rsidR="002B1BC0" w:rsidRPr="002B1BC0" w14:paraId="09BB0B6B" w14:textId="77777777" w:rsidTr="00BF0D4B">
        <w:trPr>
          <w:trHeight w:val="360"/>
        </w:trPr>
        <w:tc>
          <w:tcPr>
            <w:tcW w:w="1440" w:type="dxa"/>
            <w:tcBorders>
              <w:top w:val="nil"/>
              <w:left w:val="nil"/>
              <w:bottom w:val="nil"/>
              <w:right w:val="nil"/>
            </w:tcBorders>
            <w:shd w:val="clear" w:color="000000" w:fill="FFFFFF"/>
            <w:noWrap/>
            <w:vAlign w:val="center"/>
            <w:hideMark/>
          </w:tcPr>
          <w:p w14:paraId="46FB546B"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EFLA</w:t>
            </w:r>
          </w:p>
        </w:tc>
        <w:tc>
          <w:tcPr>
            <w:tcW w:w="1260" w:type="dxa"/>
            <w:tcBorders>
              <w:top w:val="nil"/>
              <w:left w:val="nil"/>
              <w:bottom w:val="nil"/>
              <w:right w:val="nil"/>
            </w:tcBorders>
            <w:noWrap/>
            <w:vAlign w:val="center"/>
            <w:hideMark/>
          </w:tcPr>
          <w:p w14:paraId="32E254F4"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2FE1E47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080587B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57332D1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615600D4"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3B6AC2A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5</w:t>
            </w:r>
          </w:p>
        </w:tc>
      </w:tr>
      <w:tr w:rsidR="002B1BC0" w:rsidRPr="002B1BC0" w14:paraId="1CDA029F" w14:textId="77777777" w:rsidTr="00BF0D4B">
        <w:trPr>
          <w:trHeight w:val="360"/>
        </w:trPr>
        <w:tc>
          <w:tcPr>
            <w:tcW w:w="1440" w:type="dxa"/>
            <w:tcBorders>
              <w:top w:val="nil"/>
              <w:left w:val="nil"/>
              <w:bottom w:val="nil"/>
              <w:right w:val="nil"/>
            </w:tcBorders>
            <w:shd w:val="clear" w:color="000000" w:fill="FFFFFF"/>
            <w:noWrap/>
            <w:vAlign w:val="center"/>
            <w:hideMark/>
          </w:tcPr>
          <w:p w14:paraId="67B1AD8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FORB</w:t>
            </w:r>
          </w:p>
        </w:tc>
        <w:tc>
          <w:tcPr>
            <w:tcW w:w="1260" w:type="dxa"/>
            <w:tcBorders>
              <w:top w:val="nil"/>
              <w:left w:val="nil"/>
              <w:bottom w:val="nil"/>
              <w:right w:val="nil"/>
            </w:tcBorders>
            <w:noWrap/>
            <w:vAlign w:val="center"/>
            <w:hideMark/>
          </w:tcPr>
          <w:p w14:paraId="265C2EC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397C3ED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6E84C707"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76D44576" w14:textId="218AEF92"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NRCS curve number/</w:t>
            </w:r>
            <w:r w:rsidR="00B711FE">
              <w:rPr>
                <w:rFonts w:ascii="Times New Roman" w:eastAsia="Times New Roman" w:hAnsi="Times New Roman" w:cs="Times New Roman"/>
                <w:color w:val="000000"/>
                <w:kern w:val="0"/>
                <w14:ligatures w14:val="none"/>
              </w:rPr>
              <w:t>W</w:t>
            </w:r>
            <w:r w:rsidRPr="002B1BC0">
              <w:rPr>
                <w:rFonts w:ascii="Times New Roman" w:eastAsia="Times New Roman" w:hAnsi="Times New Roman" w:cs="Times New Roman"/>
                <w:color w:val="000000"/>
                <w:kern w:val="0"/>
                <w14:ligatures w14:val="none"/>
              </w:rPr>
              <w:t>eir</w:t>
            </w:r>
          </w:p>
        </w:tc>
        <w:tc>
          <w:tcPr>
            <w:tcW w:w="1890" w:type="dxa"/>
            <w:tcBorders>
              <w:top w:val="nil"/>
              <w:left w:val="nil"/>
              <w:bottom w:val="nil"/>
              <w:right w:val="nil"/>
            </w:tcBorders>
            <w:noWrap/>
            <w:vAlign w:val="center"/>
            <w:hideMark/>
          </w:tcPr>
          <w:p w14:paraId="4879ABB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Evapotranspiration</w:t>
            </w:r>
          </w:p>
        </w:tc>
        <w:tc>
          <w:tcPr>
            <w:tcW w:w="1592" w:type="dxa"/>
            <w:tcBorders>
              <w:top w:val="nil"/>
              <w:left w:val="nil"/>
              <w:bottom w:val="nil"/>
              <w:right w:val="nil"/>
            </w:tcBorders>
            <w:noWrap/>
            <w:vAlign w:val="center"/>
            <w:hideMark/>
          </w:tcPr>
          <w:p w14:paraId="7EBC677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10</w:t>
            </w:r>
          </w:p>
        </w:tc>
      </w:tr>
      <w:tr w:rsidR="002B1BC0" w:rsidRPr="002B1BC0" w14:paraId="3EC029FF" w14:textId="77777777" w:rsidTr="00BF0D4B">
        <w:trPr>
          <w:trHeight w:val="360"/>
        </w:trPr>
        <w:tc>
          <w:tcPr>
            <w:tcW w:w="1440" w:type="dxa"/>
            <w:tcBorders>
              <w:top w:val="nil"/>
              <w:left w:val="nil"/>
              <w:bottom w:val="nil"/>
              <w:right w:val="nil"/>
            </w:tcBorders>
            <w:shd w:val="clear" w:color="000000" w:fill="FFFFFF"/>
            <w:noWrap/>
            <w:vAlign w:val="center"/>
            <w:hideMark/>
          </w:tcPr>
          <w:p w14:paraId="72A33ED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GORF</w:t>
            </w:r>
          </w:p>
        </w:tc>
        <w:tc>
          <w:tcPr>
            <w:tcW w:w="1260" w:type="dxa"/>
            <w:tcBorders>
              <w:top w:val="nil"/>
              <w:left w:val="nil"/>
              <w:bottom w:val="nil"/>
              <w:right w:val="nil"/>
            </w:tcBorders>
            <w:noWrap/>
            <w:vAlign w:val="center"/>
            <w:hideMark/>
          </w:tcPr>
          <w:p w14:paraId="7BAE96F8"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73E2926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5617E31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6D70E46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1EF7B3A4"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1FB35B3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8</w:t>
            </w:r>
          </w:p>
        </w:tc>
      </w:tr>
      <w:tr w:rsidR="002B1BC0" w:rsidRPr="002B1BC0" w14:paraId="493A552F" w14:textId="77777777" w:rsidTr="00BF0D4B">
        <w:trPr>
          <w:trHeight w:val="360"/>
        </w:trPr>
        <w:tc>
          <w:tcPr>
            <w:tcW w:w="1440" w:type="dxa"/>
            <w:tcBorders>
              <w:top w:val="nil"/>
              <w:left w:val="nil"/>
              <w:bottom w:val="nil"/>
              <w:right w:val="nil"/>
            </w:tcBorders>
            <w:shd w:val="clear" w:color="000000" w:fill="FFFFFF"/>
            <w:noWrap/>
            <w:vAlign w:val="center"/>
            <w:hideMark/>
          </w:tcPr>
          <w:p w14:paraId="6D17F89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LITP</w:t>
            </w:r>
          </w:p>
        </w:tc>
        <w:tc>
          <w:tcPr>
            <w:tcW w:w="1260" w:type="dxa"/>
            <w:tcBorders>
              <w:top w:val="nil"/>
              <w:left w:val="nil"/>
              <w:bottom w:val="nil"/>
              <w:right w:val="nil"/>
            </w:tcBorders>
            <w:noWrap/>
            <w:vAlign w:val="center"/>
            <w:hideMark/>
          </w:tcPr>
          <w:p w14:paraId="4BA9D58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4D72BB1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457F7F8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474B22C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2882C90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3C66A7A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7</w:t>
            </w:r>
          </w:p>
        </w:tc>
      </w:tr>
      <w:tr w:rsidR="002B1BC0" w:rsidRPr="002B1BC0" w14:paraId="20AD65C2" w14:textId="77777777" w:rsidTr="00BF0D4B">
        <w:trPr>
          <w:trHeight w:val="360"/>
        </w:trPr>
        <w:tc>
          <w:tcPr>
            <w:tcW w:w="1440" w:type="dxa"/>
            <w:tcBorders>
              <w:top w:val="nil"/>
              <w:left w:val="nil"/>
              <w:bottom w:val="nil"/>
              <w:right w:val="nil"/>
            </w:tcBorders>
            <w:shd w:val="clear" w:color="000000" w:fill="FFFFFF"/>
            <w:noWrap/>
            <w:vAlign w:val="center"/>
            <w:hideMark/>
          </w:tcPr>
          <w:p w14:paraId="5DE2C9A8"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MAGM</w:t>
            </w:r>
          </w:p>
        </w:tc>
        <w:tc>
          <w:tcPr>
            <w:tcW w:w="1260" w:type="dxa"/>
            <w:tcBorders>
              <w:top w:val="nil"/>
              <w:left w:val="nil"/>
              <w:bottom w:val="nil"/>
              <w:right w:val="nil"/>
            </w:tcBorders>
            <w:noWrap/>
            <w:vAlign w:val="center"/>
            <w:hideMark/>
          </w:tcPr>
          <w:p w14:paraId="605F2D3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3E56622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12FF935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71C3192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64AA17F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6C6603D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(WCS)</w:t>
            </w:r>
          </w:p>
        </w:tc>
      </w:tr>
      <w:tr w:rsidR="002B1BC0" w:rsidRPr="002B1BC0" w14:paraId="2511AF20" w14:textId="77777777" w:rsidTr="00BF0D4B">
        <w:trPr>
          <w:trHeight w:val="360"/>
        </w:trPr>
        <w:tc>
          <w:tcPr>
            <w:tcW w:w="1440" w:type="dxa"/>
            <w:tcBorders>
              <w:top w:val="nil"/>
              <w:left w:val="nil"/>
              <w:bottom w:val="nil"/>
              <w:right w:val="nil"/>
            </w:tcBorders>
            <w:shd w:val="clear" w:color="000000" w:fill="FFFFFF"/>
            <w:noWrap/>
            <w:vAlign w:val="center"/>
            <w:hideMark/>
          </w:tcPr>
          <w:p w14:paraId="37258EA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MARR</w:t>
            </w:r>
          </w:p>
        </w:tc>
        <w:tc>
          <w:tcPr>
            <w:tcW w:w="1260" w:type="dxa"/>
            <w:tcBorders>
              <w:top w:val="nil"/>
              <w:left w:val="nil"/>
              <w:bottom w:val="nil"/>
              <w:right w:val="nil"/>
            </w:tcBorders>
            <w:noWrap/>
            <w:vAlign w:val="center"/>
            <w:hideMark/>
          </w:tcPr>
          <w:p w14:paraId="36DD977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6E07CBE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3C262E7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1FD0708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1A78DB5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298316E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7</w:t>
            </w:r>
          </w:p>
        </w:tc>
      </w:tr>
      <w:tr w:rsidR="002B1BC0" w:rsidRPr="002B1BC0" w14:paraId="64BB4347" w14:textId="77777777" w:rsidTr="00BF0D4B">
        <w:trPr>
          <w:trHeight w:val="360"/>
        </w:trPr>
        <w:tc>
          <w:tcPr>
            <w:tcW w:w="1440" w:type="dxa"/>
            <w:tcBorders>
              <w:top w:val="nil"/>
              <w:left w:val="nil"/>
              <w:bottom w:val="nil"/>
              <w:right w:val="nil"/>
            </w:tcBorders>
            <w:shd w:val="clear" w:color="000000" w:fill="FFFFFF"/>
            <w:noWrap/>
            <w:vAlign w:val="center"/>
            <w:hideMark/>
          </w:tcPr>
          <w:p w14:paraId="32781BF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MERW1</w:t>
            </w:r>
          </w:p>
        </w:tc>
        <w:tc>
          <w:tcPr>
            <w:tcW w:w="1260" w:type="dxa"/>
            <w:tcBorders>
              <w:top w:val="nil"/>
              <w:left w:val="nil"/>
              <w:bottom w:val="nil"/>
              <w:right w:val="nil"/>
            </w:tcBorders>
            <w:noWrap/>
            <w:vAlign w:val="center"/>
            <w:hideMark/>
          </w:tcPr>
          <w:p w14:paraId="44D6B00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990" w:type="dxa"/>
            <w:tcBorders>
              <w:top w:val="nil"/>
              <w:left w:val="nil"/>
              <w:bottom w:val="nil"/>
              <w:right w:val="nil"/>
            </w:tcBorders>
            <w:noWrap/>
            <w:vAlign w:val="center"/>
            <w:hideMark/>
          </w:tcPr>
          <w:p w14:paraId="7B2C8ED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777140D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4ED298A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890" w:type="dxa"/>
            <w:tcBorders>
              <w:top w:val="nil"/>
              <w:left w:val="nil"/>
              <w:bottom w:val="nil"/>
              <w:right w:val="nil"/>
            </w:tcBorders>
            <w:noWrap/>
            <w:vAlign w:val="center"/>
            <w:hideMark/>
          </w:tcPr>
          <w:p w14:paraId="00364EC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592" w:type="dxa"/>
            <w:tcBorders>
              <w:top w:val="nil"/>
              <w:left w:val="nil"/>
              <w:bottom w:val="nil"/>
              <w:right w:val="nil"/>
            </w:tcBorders>
            <w:noWrap/>
            <w:vAlign w:val="center"/>
            <w:hideMark/>
          </w:tcPr>
          <w:p w14:paraId="3E79E10B"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(Pumped)</w:t>
            </w:r>
          </w:p>
        </w:tc>
      </w:tr>
      <w:tr w:rsidR="002B1BC0" w:rsidRPr="002B1BC0" w14:paraId="052A27A9" w14:textId="77777777" w:rsidTr="00BF0D4B">
        <w:trPr>
          <w:trHeight w:val="360"/>
        </w:trPr>
        <w:tc>
          <w:tcPr>
            <w:tcW w:w="1440" w:type="dxa"/>
            <w:tcBorders>
              <w:top w:val="nil"/>
              <w:left w:val="nil"/>
              <w:bottom w:val="nil"/>
              <w:right w:val="nil"/>
            </w:tcBorders>
            <w:shd w:val="clear" w:color="000000" w:fill="FFFFFF"/>
            <w:noWrap/>
            <w:vAlign w:val="center"/>
            <w:hideMark/>
          </w:tcPr>
          <w:p w14:paraId="7F10F2A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MERW2</w:t>
            </w:r>
          </w:p>
        </w:tc>
        <w:tc>
          <w:tcPr>
            <w:tcW w:w="1260" w:type="dxa"/>
            <w:tcBorders>
              <w:top w:val="nil"/>
              <w:left w:val="nil"/>
              <w:bottom w:val="nil"/>
              <w:right w:val="nil"/>
            </w:tcBorders>
            <w:noWrap/>
            <w:vAlign w:val="center"/>
            <w:hideMark/>
          </w:tcPr>
          <w:p w14:paraId="483AC8A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990" w:type="dxa"/>
            <w:tcBorders>
              <w:top w:val="nil"/>
              <w:left w:val="nil"/>
              <w:bottom w:val="nil"/>
              <w:right w:val="nil"/>
            </w:tcBorders>
            <w:noWrap/>
            <w:vAlign w:val="center"/>
            <w:hideMark/>
          </w:tcPr>
          <w:p w14:paraId="1230F84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7BB273F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0816D9D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890" w:type="dxa"/>
            <w:tcBorders>
              <w:top w:val="nil"/>
              <w:left w:val="nil"/>
              <w:bottom w:val="nil"/>
              <w:right w:val="nil"/>
            </w:tcBorders>
            <w:noWrap/>
            <w:vAlign w:val="center"/>
            <w:hideMark/>
          </w:tcPr>
          <w:p w14:paraId="6FAEE4B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592" w:type="dxa"/>
            <w:tcBorders>
              <w:top w:val="nil"/>
              <w:left w:val="nil"/>
              <w:bottom w:val="nil"/>
              <w:right w:val="nil"/>
            </w:tcBorders>
            <w:noWrap/>
            <w:vAlign w:val="center"/>
            <w:hideMark/>
          </w:tcPr>
          <w:p w14:paraId="238A213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(Pumped)</w:t>
            </w:r>
          </w:p>
        </w:tc>
      </w:tr>
      <w:tr w:rsidR="002B1BC0" w:rsidRPr="002B1BC0" w14:paraId="14809EEF" w14:textId="77777777" w:rsidTr="00BF0D4B">
        <w:trPr>
          <w:trHeight w:val="360"/>
        </w:trPr>
        <w:tc>
          <w:tcPr>
            <w:tcW w:w="1440" w:type="dxa"/>
            <w:tcBorders>
              <w:top w:val="nil"/>
              <w:left w:val="nil"/>
              <w:bottom w:val="nil"/>
              <w:right w:val="nil"/>
            </w:tcBorders>
            <w:shd w:val="clear" w:color="000000" w:fill="FFFFFF"/>
            <w:noWrap/>
            <w:vAlign w:val="center"/>
            <w:hideMark/>
          </w:tcPr>
          <w:p w14:paraId="3D403398"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MERW3</w:t>
            </w:r>
          </w:p>
        </w:tc>
        <w:tc>
          <w:tcPr>
            <w:tcW w:w="1260" w:type="dxa"/>
            <w:tcBorders>
              <w:top w:val="nil"/>
              <w:left w:val="nil"/>
              <w:bottom w:val="nil"/>
              <w:right w:val="nil"/>
            </w:tcBorders>
            <w:noWrap/>
            <w:vAlign w:val="center"/>
            <w:hideMark/>
          </w:tcPr>
          <w:p w14:paraId="630826B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990" w:type="dxa"/>
            <w:tcBorders>
              <w:top w:val="nil"/>
              <w:left w:val="nil"/>
              <w:bottom w:val="nil"/>
              <w:right w:val="nil"/>
            </w:tcBorders>
            <w:noWrap/>
            <w:vAlign w:val="center"/>
            <w:hideMark/>
          </w:tcPr>
          <w:p w14:paraId="4AC1DB73"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0A0CA19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21A1183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3C2BE74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7B555A9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(Pumped)</w:t>
            </w:r>
          </w:p>
        </w:tc>
      </w:tr>
      <w:tr w:rsidR="002B1BC0" w:rsidRPr="002B1BC0" w14:paraId="13A3CDB2" w14:textId="77777777" w:rsidTr="00BF0D4B">
        <w:trPr>
          <w:trHeight w:val="360"/>
        </w:trPr>
        <w:tc>
          <w:tcPr>
            <w:tcW w:w="1440" w:type="dxa"/>
            <w:tcBorders>
              <w:top w:val="nil"/>
              <w:left w:val="nil"/>
              <w:bottom w:val="nil"/>
              <w:right w:val="nil"/>
            </w:tcBorders>
            <w:shd w:val="clear" w:color="000000" w:fill="FFFFFF"/>
            <w:noWrap/>
            <w:vAlign w:val="center"/>
            <w:hideMark/>
          </w:tcPr>
          <w:p w14:paraId="255DEF1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MONW</w:t>
            </w:r>
          </w:p>
        </w:tc>
        <w:tc>
          <w:tcPr>
            <w:tcW w:w="1260" w:type="dxa"/>
            <w:tcBorders>
              <w:top w:val="nil"/>
              <w:left w:val="nil"/>
              <w:bottom w:val="nil"/>
              <w:right w:val="nil"/>
            </w:tcBorders>
            <w:noWrap/>
            <w:vAlign w:val="center"/>
            <w:hideMark/>
          </w:tcPr>
          <w:p w14:paraId="1FAA555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6499D55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7C9A0414"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3B9B6A2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890" w:type="dxa"/>
            <w:tcBorders>
              <w:top w:val="nil"/>
              <w:left w:val="nil"/>
              <w:bottom w:val="nil"/>
              <w:right w:val="nil"/>
            </w:tcBorders>
            <w:noWrap/>
            <w:vAlign w:val="center"/>
            <w:hideMark/>
          </w:tcPr>
          <w:p w14:paraId="5445246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7B91638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2B1BC0" w:rsidRPr="002B1BC0" w14:paraId="3E1E8AB7" w14:textId="77777777" w:rsidTr="00BF0D4B">
        <w:trPr>
          <w:trHeight w:val="360"/>
        </w:trPr>
        <w:tc>
          <w:tcPr>
            <w:tcW w:w="1440" w:type="dxa"/>
            <w:tcBorders>
              <w:top w:val="nil"/>
              <w:left w:val="nil"/>
              <w:bottom w:val="nil"/>
              <w:right w:val="nil"/>
            </w:tcBorders>
            <w:shd w:val="clear" w:color="000000" w:fill="FFFFFF"/>
            <w:noWrap/>
            <w:vAlign w:val="center"/>
            <w:hideMark/>
          </w:tcPr>
          <w:p w14:paraId="0E16DA3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NORR</w:t>
            </w:r>
          </w:p>
        </w:tc>
        <w:tc>
          <w:tcPr>
            <w:tcW w:w="1260" w:type="dxa"/>
            <w:tcBorders>
              <w:top w:val="nil"/>
              <w:left w:val="nil"/>
              <w:bottom w:val="nil"/>
              <w:right w:val="nil"/>
            </w:tcBorders>
            <w:noWrap/>
            <w:vAlign w:val="center"/>
            <w:hideMark/>
          </w:tcPr>
          <w:p w14:paraId="1DBD49F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01CA689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4D1BFC24"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45A4D84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Pump Rates</w:t>
            </w:r>
          </w:p>
        </w:tc>
        <w:tc>
          <w:tcPr>
            <w:tcW w:w="1890" w:type="dxa"/>
            <w:tcBorders>
              <w:top w:val="nil"/>
              <w:left w:val="nil"/>
              <w:bottom w:val="nil"/>
              <w:right w:val="nil"/>
            </w:tcBorders>
            <w:noWrap/>
            <w:vAlign w:val="center"/>
            <w:hideMark/>
          </w:tcPr>
          <w:p w14:paraId="60092B0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5AC47738"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(Pumped)</w:t>
            </w:r>
          </w:p>
        </w:tc>
      </w:tr>
      <w:tr w:rsidR="002B1BC0" w:rsidRPr="002B1BC0" w14:paraId="5001FFE0" w14:textId="77777777" w:rsidTr="00BF0D4B">
        <w:trPr>
          <w:trHeight w:val="360"/>
        </w:trPr>
        <w:tc>
          <w:tcPr>
            <w:tcW w:w="1440" w:type="dxa"/>
            <w:tcBorders>
              <w:top w:val="nil"/>
              <w:left w:val="nil"/>
              <w:bottom w:val="nil"/>
              <w:right w:val="nil"/>
            </w:tcBorders>
            <w:shd w:val="clear" w:color="000000" w:fill="FFFFFF"/>
            <w:noWrap/>
            <w:vAlign w:val="center"/>
            <w:hideMark/>
          </w:tcPr>
          <w:p w14:paraId="34BC737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OAKW</w:t>
            </w:r>
          </w:p>
        </w:tc>
        <w:tc>
          <w:tcPr>
            <w:tcW w:w="1260" w:type="dxa"/>
            <w:tcBorders>
              <w:top w:val="nil"/>
              <w:left w:val="nil"/>
              <w:bottom w:val="nil"/>
              <w:right w:val="nil"/>
            </w:tcBorders>
            <w:noWrap/>
            <w:vAlign w:val="center"/>
            <w:hideMark/>
          </w:tcPr>
          <w:p w14:paraId="3CA7303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74F0A0F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4E5C036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3AFBD1B3"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69A891D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02F0192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2B1BC0" w:rsidRPr="002B1BC0" w14:paraId="511B76ED" w14:textId="77777777" w:rsidTr="00BF0D4B">
        <w:trPr>
          <w:trHeight w:val="360"/>
        </w:trPr>
        <w:tc>
          <w:tcPr>
            <w:tcW w:w="1440" w:type="dxa"/>
            <w:tcBorders>
              <w:top w:val="nil"/>
              <w:left w:val="nil"/>
              <w:bottom w:val="nil"/>
              <w:right w:val="nil"/>
            </w:tcBorders>
            <w:shd w:val="clear" w:color="000000" w:fill="FFFFFF"/>
            <w:noWrap/>
            <w:vAlign w:val="center"/>
            <w:hideMark/>
          </w:tcPr>
          <w:p w14:paraId="77C2273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REDB</w:t>
            </w:r>
          </w:p>
        </w:tc>
        <w:tc>
          <w:tcPr>
            <w:tcW w:w="1260" w:type="dxa"/>
            <w:tcBorders>
              <w:top w:val="nil"/>
              <w:left w:val="nil"/>
              <w:bottom w:val="nil"/>
              <w:right w:val="nil"/>
            </w:tcBorders>
            <w:noWrap/>
            <w:vAlign w:val="center"/>
            <w:hideMark/>
          </w:tcPr>
          <w:p w14:paraId="6E68517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3309F0E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1F6BFAC8"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0C807FD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38B5CD0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3188330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5</w:t>
            </w:r>
          </w:p>
        </w:tc>
      </w:tr>
      <w:tr w:rsidR="002B1BC0" w:rsidRPr="002B1BC0" w14:paraId="6A5FD2C3" w14:textId="77777777" w:rsidTr="00BF0D4B">
        <w:trPr>
          <w:trHeight w:val="360"/>
        </w:trPr>
        <w:tc>
          <w:tcPr>
            <w:tcW w:w="1440" w:type="dxa"/>
            <w:tcBorders>
              <w:top w:val="nil"/>
              <w:left w:val="nil"/>
              <w:bottom w:val="nil"/>
              <w:right w:val="nil"/>
            </w:tcBorders>
            <w:shd w:val="clear" w:color="000000" w:fill="FFFFFF"/>
            <w:noWrap/>
            <w:vAlign w:val="center"/>
            <w:hideMark/>
          </w:tcPr>
          <w:p w14:paraId="25AE4FF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SJRE</w:t>
            </w:r>
          </w:p>
        </w:tc>
        <w:tc>
          <w:tcPr>
            <w:tcW w:w="1260" w:type="dxa"/>
            <w:tcBorders>
              <w:top w:val="nil"/>
              <w:left w:val="nil"/>
              <w:bottom w:val="nil"/>
              <w:right w:val="nil"/>
            </w:tcBorders>
            <w:noWrap/>
            <w:vAlign w:val="center"/>
            <w:hideMark/>
          </w:tcPr>
          <w:p w14:paraId="2B3DB55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79623D1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810" w:type="dxa"/>
            <w:tcBorders>
              <w:top w:val="nil"/>
              <w:left w:val="nil"/>
              <w:bottom w:val="nil"/>
              <w:right w:val="nil"/>
            </w:tcBorders>
            <w:noWrap/>
            <w:vAlign w:val="center"/>
            <w:hideMark/>
          </w:tcPr>
          <w:p w14:paraId="48CF8D6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5D716D3B"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63785A1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1B24B5D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5</w:t>
            </w:r>
          </w:p>
        </w:tc>
      </w:tr>
      <w:tr w:rsidR="002B1BC0" w:rsidRPr="002B1BC0" w14:paraId="496F7F8C" w14:textId="77777777" w:rsidTr="00BF0D4B">
        <w:trPr>
          <w:trHeight w:val="360"/>
        </w:trPr>
        <w:tc>
          <w:tcPr>
            <w:tcW w:w="1440" w:type="dxa"/>
            <w:tcBorders>
              <w:top w:val="nil"/>
              <w:left w:val="nil"/>
              <w:bottom w:val="nil"/>
              <w:right w:val="nil"/>
            </w:tcBorders>
            <w:shd w:val="clear" w:color="000000" w:fill="FFFFFF"/>
            <w:noWrap/>
            <w:vAlign w:val="center"/>
            <w:hideMark/>
          </w:tcPr>
          <w:p w14:paraId="792579B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SPRC</w:t>
            </w:r>
          </w:p>
        </w:tc>
        <w:tc>
          <w:tcPr>
            <w:tcW w:w="1260" w:type="dxa"/>
            <w:tcBorders>
              <w:top w:val="nil"/>
              <w:left w:val="nil"/>
              <w:bottom w:val="nil"/>
              <w:right w:val="nil"/>
            </w:tcBorders>
            <w:noWrap/>
            <w:vAlign w:val="center"/>
            <w:hideMark/>
          </w:tcPr>
          <w:p w14:paraId="2DBC9EB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38214538"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6F69496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353239B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62DC924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42E43FC7"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2</w:t>
            </w:r>
          </w:p>
        </w:tc>
      </w:tr>
      <w:tr w:rsidR="002B1BC0" w:rsidRPr="002B1BC0" w14:paraId="534FC2DC" w14:textId="77777777" w:rsidTr="00BF0D4B">
        <w:trPr>
          <w:trHeight w:val="360"/>
        </w:trPr>
        <w:tc>
          <w:tcPr>
            <w:tcW w:w="1440" w:type="dxa"/>
            <w:tcBorders>
              <w:top w:val="nil"/>
              <w:left w:val="nil"/>
              <w:bottom w:val="nil"/>
              <w:right w:val="nil"/>
            </w:tcBorders>
            <w:shd w:val="clear" w:color="000000" w:fill="FFFFFF"/>
            <w:noWrap/>
            <w:vAlign w:val="center"/>
            <w:hideMark/>
          </w:tcPr>
          <w:p w14:paraId="557CF7E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STMA</w:t>
            </w:r>
          </w:p>
        </w:tc>
        <w:tc>
          <w:tcPr>
            <w:tcW w:w="1260" w:type="dxa"/>
            <w:tcBorders>
              <w:top w:val="nil"/>
              <w:left w:val="nil"/>
              <w:bottom w:val="nil"/>
              <w:right w:val="nil"/>
            </w:tcBorders>
            <w:noWrap/>
            <w:vAlign w:val="center"/>
            <w:hideMark/>
          </w:tcPr>
          <w:p w14:paraId="363FFF5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50326D17"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398FDAB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5EC612F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890" w:type="dxa"/>
            <w:tcBorders>
              <w:top w:val="nil"/>
              <w:left w:val="nil"/>
              <w:bottom w:val="nil"/>
              <w:right w:val="nil"/>
            </w:tcBorders>
            <w:noWrap/>
            <w:vAlign w:val="center"/>
            <w:hideMark/>
          </w:tcPr>
          <w:p w14:paraId="6FD1827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5385E93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 (WCS)</w:t>
            </w:r>
          </w:p>
        </w:tc>
      </w:tr>
      <w:tr w:rsidR="002B1BC0" w:rsidRPr="002B1BC0" w14:paraId="6821DAAA" w14:textId="77777777" w:rsidTr="00BF0D4B">
        <w:trPr>
          <w:trHeight w:val="360"/>
        </w:trPr>
        <w:tc>
          <w:tcPr>
            <w:tcW w:w="1440" w:type="dxa"/>
            <w:tcBorders>
              <w:top w:val="nil"/>
              <w:left w:val="nil"/>
              <w:bottom w:val="nil"/>
              <w:right w:val="nil"/>
            </w:tcBorders>
            <w:shd w:val="clear" w:color="000000" w:fill="FFFFFF"/>
            <w:noWrap/>
            <w:vAlign w:val="center"/>
            <w:hideMark/>
          </w:tcPr>
          <w:p w14:paraId="35F34565"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TIPC</w:t>
            </w:r>
          </w:p>
        </w:tc>
        <w:tc>
          <w:tcPr>
            <w:tcW w:w="1260" w:type="dxa"/>
            <w:tcBorders>
              <w:top w:val="nil"/>
              <w:left w:val="nil"/>
              <w:bottom w:val="nil"/>
              <w:right w:val="nil"/>
            </w:tcBorders>
            <w:noWrap/>
            <w:vAlign w:val="center"/>
            <w:hideMark/>
          </w:tcPr>
          <w:p w14:paraId="50B9F48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08E5D747"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74806D2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7DE91B87"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72D215A2"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0094D0FB"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2B1BC0" w:rsidRPr="002B1BC0" w14:paraId="15D43455" w14:textId="77777777" w:rsidTr="00BF0D4B">
        <w:trPr>
          <w:trHeight w:val="360"/>
        </w:trPr>
        <w:tc>
          <w:tcPr>
            <w:tcW w:w="1440" w:type="dxa"/>
            <w:tcBorders>
              <w:top w:val="nil"/>
              <w:left w:val="nil"/>
              <w:bottom w:val="nil"/>
              <w:right w:val="nil"/>
            </w:tcBorders>
            <w:shd w:val="clear" w:color="000000" w:fill="FFFFFF"/>
            <w:noWrap/>
            <w:vAlign w:val="center"/>
            <w:hideMark/>
          </w:tcPr>
          <w:p w14:paraId="75CE8F6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TRUC</w:t>
            </w:r>
          </w:p>
        </w:tc>
        <w:tc>
          <w:tcPr>
            <w:tcW w:w="1260" w:type="dxa"/>
            <w:tcBorders>
              <w:top w:val="nil"/>
              <w:left w:val="nil"/>
              <w:bottom w:val="nil"/>
              <w:right w:val="nil"/>
            </w:tcBorders>
            <w:noWrap/>
            <w:vAlign w:val="center"/>
            <w:hideMark/>
          </w:tcPr>
          <w:p w14:paraId="1060AAC8"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6784630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5CD8732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2070" w:type="dxa"/>
            <w:gridSpan w:val="2"/>
            <w:tcBorders>
              <w:top w:val="nil"/>
              <w:left w:val="nil"/>
              <w:bottom w:val="nil"/>
              <w:right w:val="nil"/>
            </w:tcBorders>
            <w:noWrap/>
            <w:vAlign w:val="center"/>
            <w:hideMark/>
          </w:tcPr>
          <w:p w14:paraId="76C6E7B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NA</w:t>
            </w:r>
          </w:p>
        </w:tc>
        <w:tc>
          <w:tcPr>
            <w:tcW w:w="1890" w:type="dxa"/>
            <w:tcBorders>
              <w:top w:val="nil"/>
              <w:left w:val="nil"/>
              <w:bottom w:val="nil"/>
              <w:right w:val="nil"/>
            </w:tcBorders>
            <w:noWrap/>
            <w:vAlign w:val="center"/>
            <w:hideMark/>
          </w:tcPr>
          <w:p w14:paraId="47B59441"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Weir</w:t>
            </w:r>
          </w:p>
        </w:tc>
        <w:tc>
          <w:tcPr>
            <w:tcW w:w="1592" w:type="dxa"/>
            <w:tcBorders>
              <w:top w:val="nil"/>
              <w:left w:val="nil"/>
              <w:bottom w:val="nil"/>
              <w:right w:val="nil"/>
            </w:tcBorders>
            <w:noWrap/>
            <w:vAlign w:val="center"/>
            <w:hideMark/>
          </w:tcPr>
          <w:p w14:paraId="1C0563D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6</w:t>
            </w:r>
          </w:p>
        </w:tc>
      </w:tr>
      <w:tr w:rsidR="002B1BC0" w:rsidRPr="002B1BC0" w14:paraId="142E51A4" w14:textId="77777777" w:rsidTr="00BF0D4B">
        <w:trPr>
          <w:trHeight w:val="300"/>
        </w:trPr>
        <w:tc>
          <w:tcPr>
            <w:tcW w:w="1440" w:type="dxa"/>
            <w:tcBorders>
              <w:top w:val="nil"/>
              <w:left w:val="nil"/>
              <w:bottom w:val="nil"/>
              <w:right w:val="nil"/>
            </w:tcBorders>
            <w:shd w:val="clear" w:color="000000" w:fill="FFFFFF"/>
            <w:noWrap/>
            <w:vAlign w:val="center"/>
            <w:hideMark/>
          </w:tcPr>
          <w:p w14:paraId="08E852B6"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UPPB</w:t>
            </w:r>
          </w:p>
        </w:tc>
        <w:tc>
          <w:tcPr>
            <w:tcW w:w="1260" w:type="dxa"/>
            <w:tcBorders>
              <w:top w:val="nil"/>
              <w:left w:val="nil"/>
              <w:bottom w:val="nil"/>
              <w:right w:val="nil"/>
            </w:tcBorders>
            <w:noWrap/>
            <w:vAlign w:val="center"/>
            <w:hideMark/>
          </w:tcPr>
          <w:p w14:paraId="53B9BB93"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175DDDBB"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071014EC"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0EFF47E0"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7275214E"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128BB1BD"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4</w:t>
            </w:r>
          </w:p>
        </w:tc>
      </w:tr>
      <w:tr w:rsidR="002B1BC0" w:rsidRPr="002B1BC0" w14:paraId="4EC87543" w14:textId="77777777" w:rsidTr="00BF0D4B">
        <w:trPr>
          <w:trHeight w:val="300"/>
        </w:trPr>
        <w:tc>
          <w:tcPr>
            <w:tcW w:w="1440" w:type="dxa"/>
            <w:tcBorders>
              <w:top w:val="nil"/>
              <w:left w:val="nil"/>
              <w:bottom w:val="nil"/>
              <w:right w:val="nil"/>
            </w:tcBorders>
            <w:shd w:val="clear" w:color="000000" w:fill="FFFFFF"/>
            <w:noWrap/>
            <w:vAlign w:val="center"/>
            <w:hideMark/>
          </w:tcPr>
          <w:p w14:paraId="4FFEB9F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WALC</w:t>
            </w:r>
          </w:p>
        </w:tc>
        <w:tc>
          <w:tcPr>
            <w:tcW w:w="1260" w:type="dxa"/>
            <w:tcBorders>
              <w:top w:val="nil"/>
              <w:left w:val="nil"/>
              <w:bottom w:val="nil"/>
              <w:right w:val="nil"/>
            </w:tcBorders>
            <w:noWrap/>
            <w:vAlign w:val="center"/>
            <w:hideMark/>
          </w:tcPr>
          <w:p w14:paraId="7A31648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990" w:type="dxa"/>
            <w:tcBorders>
              <w:top w:val="nil"/>
              <w:left w:val="nil"/>
              <w:bottom w:val="nil"/>
              <w:right w:val="nil"/>
            </w:tcBorders>
            <w:noWrap/>
            <w:vAlign w:val="center"/>
            <w:hideMark/>
          </w:tcPr>
          <w:p w14:paraId="53EAEF3A"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No</w:t>
            </w:r>
          </w:p>
        </w:tc>
        <w:tc>
          <w:tcPr>
            <w:tcW w:w="810" w:type="dxa"/>
            <w:tcBorders>
              <w:top w:val="nil"/>
              <w:left w:val="nil"/>
              <w:bottom w:val="nil"/>
              <w:right w:val="nil"/>
            </w:tcBorders>
            <w:noWrap/>
            <w:vAlign w:val="center"/>
            <w:hideMark/>
          </w:tcPr>
          <w:p w14:paraId="76E86FE4"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Yes</w:t>
            </w:r>
          </w:p>
        </w:tc>
        <w:tc>
          <w:tcPr>
            <w:tcW w:w="2070" w:type="dxa"/>
            <w:gridSpan w:val="2"/>
            <w:tcBorders>
              <w:top w:val="nil"/>
              <w:left w:val="nil"/>
              <w:bottom w:val="nil"/>
              <w:right w:val="nil"/>
            </w:tcBorders>
            <w:noWrap/>
            <w:vAlign w:val="center"/>
            <w:hideMark/>
          </w:tcPr>
          <w:p w14:paraId="4E196647"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890" w:type="dxa"/>
            <w:tcBorders>
              <w:top w:val="nil"/>
              <w:left w:val="nil"/>
              <w:bottom w:val="nil"/>
              <w:right w:val="nil"/>
            </w:tcBorders>
            <w:noWrap/>
            <w:vAlign w:val="center"/>
            <w:hideMark/>
          </w:tcPr>
          <w:p w14:paraId="3F7593B9"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Stage Storage</w:t>
            </w:r>
          </w:p>
        </w:tc>
        <w:tc>
          <w:tcPr>
            <w:tcW w:w="1592" w:type="dxa"/>
            <w:tcBorders>
              <w:top w:val="nil"/>
              <w:left w:val="nil"/>
              <w:bottom w:val="nil"/>
              <w:right w:val="nil"/>
            </w:tcBorders>
            <w:noWrap/>
            <w:vAlign w:val="center"/>
            <w:hideMark/>
          </w:tcPr>
          <w:p w14:paraId="1CB1098F" w14:textId="77777777" w:rsidR="002B1BC0" w:rsidRPr="002B1BC0" w:rsidRDefault="002B1BC0" w:rsidP="00BF0D4B">
            <w:pPr>
              <w:spacing w:after="0" w:line="240" w:lineRule="auto"/>
              <w:jc w:val="right"/>
              <w:rPr>
                <w:rFonts w:ascii="Times New Roman" w:eastAsia="Times New Roman" w:hAnsi="Times New Roman" w:cs="Times New Roman"/>
                <w:color w:val="000000"/>
                <w:kern w:val="0"/>
                <w14:ligatures w14:val="none"/>
              </w:rPr>
            </w:pPr>
            <w:r w:rsidRPr="002B1BC0">
              <w:rPr>
                <w:rFonts w:ascii="Times New Roman" w:eastAsia="Times New Roman" w:hAnsi="Times New Roman" w:cs="Times New Roman"/>
                <w:color w:val="000000"/>
                <w:kern w:val="0"/>
                <w14:ligatures w14:val="none"/>
              </w:rPr>
              <w:t>1</w:t>
            </w:r>
          </w:p>
        </w:tc>
      </w:tr>
    </w:tbl>
    <w:p w14:paraId="4DDFFC5A" w14:textId="77777777" w:rsidR="002641D7" w:rsidRPr="002B1BC0" w:rsidRDefault="002641D7" w:rsidP="00197A62">
      <w:pPr>
        <w:rPr>
          <w:rFonts w:ascii="Times New Roman" w:hAnsi="Times New Roman" w:cs="Times New Roman"/>
          <w:b/>
          <w:bCs/>
        </w:rPr>
      </w:pPr>
    </w:p>
    <w:p w14:paraId="5201BEAC" w14:textId="77777777" w:rsidR="002641D7" w:rsidRDefault="002641D7" w:rsidP="00197A62">
      <w:pPr>
        <w:rPr>
          <w:rFonts w:ascii="Times New Roman" w:hAnsi="Times New Roman" w:cs="Times New Roman"/>
          <w:b/>
          <w:bCs/>
        </w:rPr>
      </w:pPr>
    </w:p>
    <w:p w14:paraId="4B42E171" w14:textId="77777777" w:rsidR="002641D7" w:rsidRDefault="002641D7" w:rsidP="00197A62">
      <w:pPr>
        <w:rPr>
          <w:rFonts w:ascii="Times New Roman" w:hAnsi="Times New Roman" w:cs="Times New Roman"/>
          <w:b/>
          <w:bCs/>
        </w:rPr>
      </w:pPr>
    </w:p>
    <w:p w14:paraId="4F6610B2" w14:textId="77777777" w:rsidR="002641D7" w:rsidRDefault="002641D7" w:rsidP="00197A62">
      <w:pPr>
        <w:rPr>
          <w:rFonts w:ascii="Times New Roman" w:hAnsi="Times New Roman" w:cs="Times New Roman"/>
          <w:b/>
          <w:bCs/>
        </w:rPr>
      </w:pPr>
    </w:p>
    <w:p w14:paraId="654DD3A3" w14:textId="1D18ECC9" w:rsidR="002641D7" w:rsidRPr="004D2A50" w:rsidRDefault="004D2A50" w:rsidP="00197A62">
      <w:pPr>
        <w:rPr>
          <w:rFonts w:ascii="Times New Roman" w:hAnsi="Times New Roman" w:cs="Times New Roman"/>
        </w:rPr>
      </w:pPr>
      <w:r w:rsidRPr="004D2A50">
        <w:rPr>
          <w:rFonts w:ascii="Times New Roman" w:hAnsi="Times New Roman" w:cs="Times New Roman"/>
        </w:rPr>
        <w:lastRenderedPageBreak/>
        <w:t>Table S</w:t>
      </w:r>
      <w:ins w:id="4513" w:author="Anderson, Kenneth" w:date="2026-10-09T09:21:00Z" w16du:dateUtc="2026-10-09T13:21:00Z">
        <w:r w:rsidR="00FF004A">
          <w:rPr>
            <w:rFonts w:ascii="Times New Roman" w:hAnsi="Times New Roman" w:cs="Times New Roman"/>
          </w:rPr>
          <w:t>5</w:t>
        </w:r>
      </w:ins>
      <w:del w:id="4514" w:author="Anderson, Kenneth" w:date="2026-10-09T09:21:00Z" w16du:dateUtc="2026-10-09T13:21:00Z">
        <w:r w:rsidRPr="004D2A50" w:rsidDel="00FF004A">
          <w:rPr>
            <w:rFonts w:ascii="Times New Roman" w:hAnsi="Times New Roman" w:cs="Times New Roman"/>
          </w:rPr>
          <w:delText>4</w:delText>
        </w:r>
      </w:del>
      <w:r w:rsidRPr="004D2A50">
        <w:rPr>
          <w:rFonts w:ascii="Times New Roman" w:hAnsi="Times New Roman" w:cs="Times New Roman"/>
        </w:rPr>
        <w:t>. ANCOVA Results</w:t>
      </w:r>
      <w:r w:rsidR="006C50C4">
        <w:rPr>
          <w:rFonts w:ascii="Times New Roman" w:hAnsi="Times New Roman" w:cs="Times New Roman"/>
        </w:rPr>
        <w:t xml:space="preserve"> for A. TP, B. TN, C. DRP, D. NOx, E. NH4. </w:t>
      </w:r>
    </w:p>
    <w:tbl>
      <w:tblPr>
        <w:tblW w:w="7591" w:type="dxa"/>
        <w:tblLook w:val="04A0" w:firstRow="1" w:lastRow="0" w:firstColumn="1" w:lastColumn="0" w:noHBand="0" w:noVBand="1"/>
      </w:tblPr>
      <w:tblGrid>
        <w:gridCol w:w="3263"/>
        <w:gridCol w:w="546"/>
        <w:gridCol w:w="821"/>
        <w:gridCol w:w="960"/>
        <w:gridCol w:w="1041"/>
        <w:gridCol w:w="960"/>
      </w:tblGrid>
      <w:tr w:rsidR="00E653B5" w:rsidRPr="00E653B5" w14:paraId="533BC993" w14:textId="77777777" w:rsidTr="00F61A88">
        <w:trPr>
          <w:trHeight w:val="300"/>
        </w:trPr>
        <w:tc>
          <w:tcPr>
            <w:tcW w:w="7591" w:type="dxa"/>
            <w:gridSpan w:val="6"/>
            <w:tcBorders>
              <w:top w:val="nil"/>
              <w:left w:val="nil"/>
              <w:bottom w:val="nil"/>
              <w:right w:val="nil"/>
            </w:tcBorders>
            <w:noWrap/>
            <w:vAlign w:val="bottom"/>
            <w:hideMark/>
          </w:tcPr>
          <w:p w14:paraId="1D800490" w14:textId="11629720" w:rsidR="00E653B5" w:rsidRPr="00E653B5" w:rsidRDefault="00E653B5" w:rsidP="00E653B5">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t>A. Total Phosphorus: log(TP retention) ~ (log(TP concentration + log(inflow volume)) * Wetland</w:t>
            </w:r>
          </w:p>
        </w:tc>
      </w:tr>
      <w:tr w:rsidR="00E653B5" w:rsidRPr="00E653B5" w14:paraId="4F0E34D4" w14:textId="77777777" w:rsidTr="00E653B5">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37B0EE42"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19B13C5C"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3F655BD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2E81B08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405D3DCC"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54189B6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E653B5" w:rsidRPr="00E653B5" w14:paraId="046BAACE" w14:textId="77777777" w:rsidTr="00E653B5">
        <w:trPr>
          <w:trHeight w:val="300"/>
        </w:trPr>
        <w:tc>
          <w:tcPr>
            <w:tcW w:w="3263" w:type="dxa"/>
            <w:tcBorders>
              <w:top w:val="nil"/>
              <w:left w:val="nil"/>
              <w:bottom w:val="nil"/>
              <w:right w:val="nil"/>
            </w:tcBorders>
            <w:noWrap/>
            <w:vAlign w:val="center"/>
            <w:hideMark/>
          </w:tcPr>
          <w:p w14:paraId="6F0D7943"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log(TP concentration mg/L)</w:t>
            </w:r>
          </w:p>
        </w:tc>
        <w:tc>
          <w:tcPr>
            <w:tcW w:w="546" w:type="dxa"/>
            <w:tcBorders>
              <w:top w:val="nil"/>
              <w:left w:val="nil"/>
              <w:bottom w:val="nil"/>
              <w:right w:val="nil"/>
            </w:tcBorders>
            <w:noWrap/>
            <w:vAlign w:val="bottom"/>
            <w:hideMark/>
          </w:tcPr>
          <w:p w14:paraId="72F1EDC8"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463C07F8"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96.5</w:t>
            </w:r>
          </w:p>
        </w:tc>
        <w:tc>
          <w:tcPr>
            <w:tcW w:w="960" w:type="dxa"/>
            <w:tcBorders>
              <w:top w:val="nil"/>
              <w:left w:val="nil"/>
              <w:bottom w:val="nil"/>
              <w:right w:val="nil"/>
            </w:tcBorders>
            <w:noWrap/>
            <w:vAlign w:val="bottom"/>
            <w:hideMark/>
          </w:tcPr>
          <w:p w14:paraId="080A87B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96.5</w:t>
            </w:r>
          </w:p>
        </w:tc>
        <w:tc>
          <w:tcPr>
            <w:tcW w:w="1041" w:type="dxa"/>
            <w:tcBorders>
              <w:top w:val="nil"/>
              <w:left w:val="nil"/>
              <w:bottom w:val="nil"/>
              <w:right w:val="nil"/>
            </w:tcBorders>
            <w:noWrap/>
            <w:vAlign w:val="bottom"/>
            <w:hideMark/>
          </w:tcPr>
          <w:p w14:paraId="170644E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262.121</w:t>
            </w:r>
          </w:p>
        </w:tc>
        <w:tc>
          <w:tcPr>
            <w:tcW w:w="960" w:type="dxa"/>
            <w:tcBorders>
              <w:top w:val="nil"/>
              <w:left w:val="nil"/>
              <w:bottom w:val="nil"/>
              <w:right w:val="nil"/>
            </w:tcBorders>
            <w:noWrap/>
            <w:vAlign w:val="bottom"/>
            <w:hideMark/>
          </w:tcPr>
          <w:p w14:paraId="668E840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324B6747" w14:textId="77777777" w:rsidTr="00E653B5">
        <w:trPr>
          <w:trHeight w:val="315"/>
        </w:trPr>
        <w:tc>
          <w:tcPr>
            <w:tcW w:w="3263" w:type="dxa"/>
            <w:tcBorders>
              <w:top w:val="nil"/>
              <w:left w:val="nil"/>
              <w:bottom w:val="nil"/>
              <w:right w:val="nil"/>
            </w:tcBorders>
            <w:noWrap/>
            <w:vAlign w:val="center"/>
            <w:hideMark/>
          </w:tcPr>
          <w:p w14:paraId="31846566"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3F32B54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17601EC3"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2222.5</w:t>
            </w:r>
          </w:p>
        </w:tc>
        <w:tc>
          <w:tcPr>
            <w:tcW w:w="960" w:type="dxa"/>
            <w:tcBorders>
              <w:top w:val="nil"/>
              <w:left w:val="nil"/>
              <w:bottom w:val="nil"/>
              <w:right w:val="nil"/>
            </w:tcBorders>
            <w:noWrap/>
            <w:vAlign w:val="bottom"/>
            <w:hideMark/>
          </w:tcPr>
          <w:p w14:paraId="5D88CF6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2222.5</w:t>
            </w:r>
          </w:p>
        </w:tc>
        <w:tc>
          <w:tcPr>
            <w:tcW w:w="1041" w:type="dxa"/>
            <w:tcBorders>
              <w:top w:val="nil"/>
              <w:left w:val="nil"/>
              <w:bottom w:val="nil"/>
              <w:right w:val="nil"/>
            </w:tcBorders>
            <w:noWrap/>
            <w:vAlign w:val="bottom"/>
            <w:hideMark/>
          </w:tcPr>
          <w:p w14:paraId="6489242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6034.328</w:t>
            </w:r>
          </w:p>
        </w:tc>
        <w:tc>
          <w:tcPr>
            <w:tcW w:w="960" w:type="dxa"/>
            <w:tcBorders>
              <w:top w:val="nil"/>
              <w:left w:val="nil"/>
              <w:bottom w:val="nil"/>
              <w:right w:val="nil"/>
            </w:tcBorders>
            <w:noWrap/>
            <w:vAlign w:val="bottom"/>
            <w:hideMark/>
          </w:tcPr>
          <w:p w14:paraId="7C3C59B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54543C03" w14:textId="77777777" w:rsidTr="00E653B5">
        <w:trPr>
          <w:trHeight w:val="300"/>
        </w:trPr>
        <w:tc>
          <w:tcPr>
            <w:tcW w:w="3263" w:type="dxa"/>
            <w:tcBorders>
              <w:top w:val="nil"/>
              <w:left w:val="nil"/>
              <w:bottom w:val="nil"/>
              <w:right w:val="nil"/>
            </w:tcBorders>
            <w:noWrap/>
            <w:vAlign w:val="center"/>
            <w:hideMark/>
          </w:tcPr>
          <w:p w14:paraId="11C5CA84"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6BF6D483"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7743860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87.5</w:t>
            </w:r>
          </w:p>
        </w:tc>
        <w:tc>
          <w:tcPr>
            <w:tcW w:w="960" w:type="dxa"/>
            <w:tcBorders>
              <w:top w:val="nil"/>
              <w:left w:val="nil"/>
              <w:bottom w:val="nil"/>
              <w:right w:val="nil"/>
            </w:tcBorders>
            <w:noWrap/>
            <w:vAlign w:val="bottom"/>
            <w:hideMark/>
          </w:tcPr>
          <w:p w14:paraId="74796553"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w:t>
            </w:r>
          </w:p>
        </w:tc>
        <w:tc>
          <w:tcPr>
            <w:tcW w:w="1041" w:type="dxa"/>
            <w:tcBorders>
              <w:top w:val="nil"/>
              <w:left w:val="nil"/>
              <w:bottom w:val="nil"/>
              <w:right w:val="nil"/>
            </w:tcBorders>
            <w:noWrap/>
            <w:vAlign w:val="bottom"/>
            <w:hideMark/>
          </w:tcPr>
          <w:p w14:paraId="7031169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10.801</w:t>
            </w:r>
          </w:p>
        </w:tc>
        <w:tc>
          <w:tcPr>
            <w:tcW w:w="960" w:type="dxa"/>
            <w:tcBorders>
              <w:top w:val="nil"/>
              <w:left w:val="nil"/>
              <w:bottom w:val="nil"/>
              <w:right w:val="nil"/>
            </w:tcBorders>
            <w:noWrap/>
            <w:vAlign w:val="bottom"/>
            <w:hideMark/>
          </w:tcPr>
          <w:p w14:paraId="263B846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0FE1F41E" w14:textId="77777777" w:rsidTr="00E653B5">
        <w:trPr>
          <w:trHeight w:val="300"/>
        </w:trPr>
        <w:tc>
          <w:tcPr>
            <w:tcW w:w="3263" w:type="dxa"/>
            <w:tcBorders>
              <w:top w:val="nil"/>
              <w:left w:val="nil"/>
              <w:bottom w:val="nil"/>
              <w:right w:val="nil"/>
            </w:tcBorders>
            <w:noWrap/>
            <w:vAlign w:val="center"/>
            <w:hideMark/>
          </w:tcPr>
          <w:p w14:paraId="3E8F26F1"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log(TP concentration mg/L) : Wetland</w:t>
            </w:r>
          </w:p>
        </w:tc>
        <w:tc>
          <w:tcPr>
            <w:tcW w:w="546" w:type="dxa"/>
            <w:tcBorders>
              <w:top w:val="nil"/>
              <w:left w:val="nil"/>
              <w:bottom w:val="nil"/>
              <w:right w:val="nil"/>
            </w:tcBorders>
            <w:noWrap/>
            <w:vAlign w:val="bottom"/>
            <w:hideMark/>
          </w:tcPr>
          <w:p w14:paraId="14D5BBF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w:t>
            </w:r>
          </w:p>
        </w:tc>
        <w:tc>
          <w:tcPr>
            <w:tcW w:w="821" w:type="dxa"/>
            <w:tcBorders>
              <w:top w:val="nil"/>
              <w:left w:val="nil"/>
              <w:bottom w:val="nil"/>
              <w:right w:val="nil"/>
            </w:tcBorders>
            <w:noWrap/>
            <w:vAlign w:val="bottom"/>
            <w:hideMark/>
          </w:tcPr>
          <w:p w14:paraId="66982F4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13.3</w:t>
            </w:r>
          </w:p>
        </w:tc>
        <w:tc>
          <w:tcPr>
            <w:tcW w:w="960" w:type="dxa"/>
            <w:tcBorders>
              <w:top w:val="nil"/>
              <w:left w:val="nil"/>
              <w:bottom w:val="nil"/>
              <w:right w:val="nil"/>
            </w:tcBorders>
            <w:noWrap/>
            <w:vAlign w:val="bottom"/>
            <w:hideMark/>
          </w:tcPr>
          <w:p w14:paraId="775B3E2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0.7</w:t>
            </w:r>
          </w:p>
        </w:tc>
        <w:tc>
          <w:tcPr>
            <w:tcW w:w="1041" w:type="dxa"/>
            <w:tcBorders>
              <w:top w:val="nil"/>
              <w:left w:val="nil"/>
              <w:bottom w:val="nil"/>
              <w:right w:val="nil"/>
            </w:tcBorders>
            <w:noWrap/>
            <w:vAlign w:val="bottom"/>
            <w:hideMark/>
          </w:tcPr>
          <w:p w14:paraId="026CBD0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1.799</w:t>
            </w:r>
          </w:p>
        </w:tc>
        <w:tc>
          <w:tcPr>
            <w:tcW w:w="960" w:type="dxa"/>
            <w:tcBorders>
              <w:top w:val="nil"/>
              <w:left w:val="nil"/>
              <w:bottom w:val="nil"/>
              <w:right w:val="nil"/>
            </w:tcBorders>
            <w:noWrap/>
            <w:vAlign w:val="bottom"/>
            <w:hideMark/>
          </w:tcPr>
          <w:p w14:paraId="209BB0F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0.0213</w:t>
            </w:r>
          </w:p>
        </w:tc>
      </w:tr>
      <w:tr w:rsidR="00E653B5" w:rsidRPr="00E653B5" w14:paraId="53B12248" w14:textId="77777777" w:rsidTr="00E653B5">
        <w:trPr>
          <w:trHeight w:val="315"/>
        </w:trPr>
        <w:tc>
          <w:tcPr>
            <w:tcW w:w="3263" w:type="dxa"/>
            <w:tcBorders>
              <w:top w:val="nil"/>
              <w:left w:val="nil"/>
              <w:bottom w:val="nil"/>
              <w:right w:val="nil"/>
            </w:tcBorders>
            <w:noWrap/>
            <w:vAlign w:val="center"/>
            <w:hideMark/>
          </w:tcPr>
          <w:p w14:paraId="6A5EE655"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55B7370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821" w:type="dxa"/>
            <w:tcBorders>
              <w:top w:val="nil"/>
              <w:left w:val="nil"/>
              <w:bottom w:val="nil"/>
              <w:right w:val="nil"/>
            </w:tcBorders>
            <w:noWrap/>
            <w:vAlign w:val="bottom"/>
            <w:hideMark/>
          </w:tcPr>
          <w:p w14:paraId="70C5D8F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6.8</w:t>
            </w:r>
          </w:p>
        </w:tc>
        <w:tc>
          <w:tcPr>
            <w:tcW w:w="960" w:type="dxa"/>
            <w:tcBorders>
              <w:top w:val="nil"/>
              <w:left w:val="nil"/>
              <w:bottom w:val="nil"/>
              <w:right w:val="nil"/>
            </w:tcBorders>
            <w:noWrap/>
            <w:vAlign w:val="bottom"/>
            <w:hideMark/>
          </w:tcPr>
          <w:p w14:paraId="712126A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0.3</w:t>
            </w:r>
          </w:p>
        </w:tc>
        <w:tc>
          <w:tcPr>
            <w:tcW w:w="1041" w:type="dxa"/>
            <w:tcBorders>
              <w:top w:val="nil"/>
              <w:left w:val="nil"/>
              <w:bottom w:val="nil"/>
              <w:right w:val="nil"/>
            </w:tcBorders>
            <w:noWrap/>
            <w:vAlign w:val="bottom"/>
            <w:hideMark/>
          </w:tcPr>
          <w:p w14:paraId="1FD524B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0.874</w:t>
            </w:r>
          </w:p>
        </w:tc>
        <w:tc>
          <w:tcPr>
            <w:tcW w:w="960" w:type="dxa"/>
            <w:tcBorders>
              <w:top w:val="nil"/>
              <w:left w:val="nil"/>
              <w:bottom w:val="nil"/>
              <w:right w:val="nil"/>
            </w:tcBorders>
            <w:noWrap/>
            <w:vAlign w:val="bottom"/>
            <w:hideMark/>
          </w:tcPr>
          <w:p w14:paraId="4EEF76E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0.6255</w:t>
            </w:r>
          </w:p>
        </w:tc>
      </w:tr>
      <w:tr w:rsidR="00E653B5" w:rsidRPr="00E653B5" w14:paraId="74E20625" w14:textId="77777777" w:rsidTr="00E653B5">
        <w:trPr>
          <w:trHeight w:val="300"/>
        </w:trPr>
        <w:tc>
          <w:tcPr>
            <w:tcW w:w="3263" w:type="dxa"/>
            <w:tcBorders>
              <w:top w:val="nil"/>
              <w:left w:val="nil"/>
              <w:bottom w:val="nil"/>
              <w:right w:val="nil"/>
            </w:tcBorders>
            <w:noWrap/>
            <w:vAlign w:val="bottom"/>
            <w:hideMark/>
          </w:tcPr>
          <w:p w14:paraId="4D7CFDF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p>
        </w:tc>
        <w:tc>
          <w:tcPr>
            <w:tcW w:w="546" w:type="dxa"/>
            <w:tcBorders>
              <w:top w:val="nil"/>
              <w:left w:val="nil"/>
              <w:bottom w:val="nil"/>
              <w:right w:val="nil"/>
            </w:tcBorders>
            <w:noWrap/>
            <w:vAlign w:val="bottom"/>
            <w:hideMark/>
          </w:tcPr>
          <w:p w14:paraId="4F28F14F" w14:textId="77777777" w:rsidR="00E653B5" w:rsidRPr="00E653B5" w:rsidRDefault="00E653B5" w:rsidP="00E653B5">
            <w:pPr>
              <w:spacing w:after="0" w:line="240" w:lineRule="auto"/>
              <w:rPr>
                <w:rFonts w:ascii="Times New Roman" w:eastAsia="Times New Roman" w:hAnsi="Times New Roman" w:cs="Times New Roman"/>
                <w:kern w:val="0"/>
                <w:sz w:val="20"/>
                <w:szCs w:val="20"/>
                <w14:ligatures w14:val="none"/>
              </w:rPr>
            </w:pPr>
          </w:p>
        </w:tc>
        <w:tc>
          <w:tcPr>
            <w:tcW w:w="821" w:type="dxa"/>
            <w:tcBorders>
              <w:top w:val="nil"/>
              <w:left w:val="nil"/>
              <w:bottom w:val="nil"/>
              <w:right w:val="nil"/>
            </w:tcBorders>
            <w:noWrap/>
            <w:vAlign w:val="bottom"/>
            <w:hideMark/>
          </w:tcPr>
          <w:p w14:paraId="70BE3D16"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D3A6995"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1041" w:type="dxa"/>
            <w:tcBorders>
              <w:top w:val="nil"/>
              <w:left w:val="nil"/>
              <w:bottom w:val="nil"/>
              <w:right w:val="nil"/>
            </w:tcBorders>
            <w:noWrap/>
            <w:vAlign w:val="bottom"/>
            <w:hideMark/>
          </w:tcPr>
          <w:p w14:paraId="54F144E1"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6EC5E14"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r>
      <w:tr w:rsidR="00E653B5" w:rsidRPr="00E653B5" w14:paraId="73D35045" w14:textId="77777777" w:rsidTr="00F61A88">
        <w:trPr>
          <w:trHeight w:val="300"/>
        </w:trPr>
        <w:tc>
          <w:tcPr>
            <w:tcW w:w="7591" w:type="dxa"/>
            <w:gridSpan w:val="6"/>
            <w:tcBorders>
              <w:top w:val="nil"/>
              <w:left w:val="nil"/>
              <w:bottom w:val="nil"/>
            </w:tcBorders>
            <w:noWrap/>
            <w:vAlign w:val="center"/>
            <w:hideMark/>
          </w:tcPr>
          <w:p w14:paraId="5ED38648" w14:textId="30B53E81" w:rsidR="00E653B5" w:rsidRPr="00E653B5" w:rsidRDefault="00E653B5" w:rsidP="001F3552">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t>B. Total Nitrogen: log(TN retention) ~ (log(TN concentration + log(inflow volume)) * Wetland</w:t>
            </w:r>
          </w:p>
        </w:tc>
      </w:tr>
      <w:tr w:rsidR="00E653B5" w:rsidRPr="00E653B5" w14:paraId="5F57BBE3" w14:textId="77777777" w:rsidTr="00E653B5">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0CBB5849"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0A36ADA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6EB1B8C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330AE94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44A46F8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7356ADD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E653B5" w:rsidRPr="00E653B5" w14:paraId="6147ADB4" w14:textId="77777777" w:rsidTr="00E653B5">
        <w:trPr>
          <w:trHeight w:val="300"/>
        </w:trPr>
        <w:tc>
          <w:tcPr>
            <w:tcW w:w="3263" w:type="dxa"/>
            <w:tcBorders>
              <w:top w:val="nil"/>
              <w:left w:val="nil"/>
              <w:bottom w:val="nil"/>
              <w:right w:val="nil"/>
            </w:tcBorders>
            <w:noWrap/>
            <w:vAlign w:val="center"/>
            <w:hideMark/>
          </w:tcPr>
          <w:p w14:paraId="43CFE8E1"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log(TN concentration mg/L)</w:t>
            </w:r>
          </w:p>
        </w:tc>
        <w:tc>
          <w:tcPr>
            <w:tcW w:w="546" w:type="dxa"/>
            <w:tcBorders>
              <w:top w:val="nil"/>
              <w:left w:val="nil"/>
              <w:bottom w:val="nil"/>
              <w:right w:val="nil"/>
            </w:tcBorders>
            <w:noWrap/>
            <w:vAlign w:val="bottom"/>
            <w:hideMark/>
          </w:tcPr>
          <w:p w14:paraId="1A25CB6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36F98CE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40.6</w:t>
            </w:r>
          </w:p>
        </w:tc>
        <w:tc>
          <w:tcPr>
            <w:tcW w:w="960" w:type="dxa"/>
            <w:tcBorders>
              <w:top w:val="nil"/>
              <w:left w:val="nil"/>
              <w:bottom w:val="nil"/>
              <w:right w:val="nil"/>
            </w:tcBorders>
            <w:noWrap/>
            <w:vAlign w:val="bottom"/>
            <w:hideMark/>
          </w:tcPr>
          <w:p w14:paraId="1E9E78B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40.6</w:t>
            </w:r>
          </w:p>
        </w:tc>
        <w:tc>
          <w:tcPr>
            <w:tcW w:w="1041" w:type="dxa"/>
            <w:tcBorders>
              <w:top w:val="nil"/>
              <w:left w:val="nil"/>
              <w:bottom w:val="nil"/>
              <w:right w:val="nil"/>
            </w:tcBorders>
            <w:noWrap/>
            <w:vAlign w:val="bottom"/>
            <w:hideMark/>
          </w:tcPr>
          <w:p w14:paraId="408AE52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410.627</w:t>
            </w:r>
          </w:p>
        </w:tc>
        <w:tc>
          <w:tcPr>
            <w:tcW w:w="960" w:type="dxa"/>
            <w:tcBorders>
              <w:top w:val="nil"/>
              <w:left w:val="nil"/>
              <w:bottom w:val="nil"/>
              <w:right w:val="nil"/>
            </w:tcBorders>
            <w:noWrap/>
            <w:vAlign w:val="bottom"/>
            <w:hideMark/>
          </w:tcPr>
          <w:p w14:paraId="2B867BC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7A648674" w14:textId="77777777" w:rsidTr="00E653B5">
        <w:trPr>
          <w:trHeight w:val="315"/>
        </w:trPr>
        <w:tc>
          <w:tcPr>
            <w:tcW w:w="3263" w:type="dxa"/>
            <w:tcBorders>
              <w:top w:val="nil"/>
              <w:left w:val="nil"/>
              <w:bottom w:val="nil"/>
              <w:right w:val="nil"/>
            </w:tcBorders>
            <w:noWrap/>
            <w:vAlign w:val="center"/>
            <w:hideMark/>
          </w:tcPr>
          <w:p w14:paraId="15DFAA82"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409D081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634BD2B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349.5</w:t>
            </w:r>
          </w:p>
        </w:tc>
        <w:tc>
          <w:tcPr>
            <w:tcW w:w="960" w:type="dxa"/>
            <w:tcBorders>
              <w:top w:val="nil"/>
              <w:left w:val="nil"/>
              <w:bottom w:val="nil"/>
              <w:right w:val="nil"/>
            </w:tcBorders>
            <w:noWrap/>
            <w:vAlign w:val="bottom"/>
            <w:hideMark/>
          </w:tcPr>
          <w:p w14:paraId="6EDF7C1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349.5</w:t>
            </w:r>
          </w:p>
        </w:tc>
        <w:tc>
          <w:tcPr>
            <w:tcW w:w="1041" w:type="dxa"/>
            <w:tcBorders>
              <w:top w:val="nil"/>
              <w:left w:val="nil"/>
              <w:bottom w:val="nil"/>
              <w:right w:val="nil"/>
            </w:tcBorders>
            <w:noWrap/>
            <w:vAlign w:val="bottom"/>
            <w:hideMark/>
          </w:tcPr>
          <w:p w14:paraId="0EA84E6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3532.84</w:t>
            </w:r>
          </w:p>
        </w:tc>
        <w:tc>
          <w:tcPr>
            <w:tcW w:w="960" w:type="dxa"/>
            <w:tcBorders>
              <w:top w:val="nil"/>
              <w:left w:val="nil"/>
              <w:bottom w:val="nil"/>
              <w:right w:val="nil"/>
            </w:tcBorders>
            <w:noWrap/>
            <w:vAlign w:val="bottom"/>
            <w:hideMark/>
          </w:tcPr>
          <w:p w14:paraId="69D3B8C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51E56CF5" w14:textId="77777777" w:rsidTr="00E653B5">
        <w:trPr>
          <w:trHeight w:val="300"/>
        </w:trPr>
        <w:tc>
          <w:tcPr>
            <w:tcW w:w="3263" w:type="dxa"/>
            <w:tcBorders>
              <w:top w:val="nil"/>
              <w:left w:val="nil"/>
              <w:bottom w:val="nil"/>
              <w:right w:val="nil"/>
            </w:tcBorders>
            <w:noWrap/>
            <w:vAlign w:val="center"/>
            <w:hideMark/>
          </w:tcPr>
          <w:p w14:paraId="7D86FA03"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3E323841"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27A4F67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33.8</w:t>
            </w:r>
          </w:p>
        </w:tc>
        <w:tc>
          <w:tcPr>
            <w:tcW w:w="960" w:type="dxa"/>
            <w:tcBorders>
              <w:top w:val="nil"/>
              <w:left w:val="nil"/>
              <w:bottom w:val="nil"/>
              <w:right w:val="nil"/>
            </w:tcBorders>
            <w:noWrap/>
            <w:vAlign w:val="bottom"/>
            <w:hideMark/>
          </w:tcPr>
          <w:p w14:paraId="7E913AA7"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1.5</w:t>
            </w:r>
          </w:p>
        </w:tc>
        <w:tc>
          <w:tcPr>
            <w:tcW w:w="1041" w:type="dxa"/>
            <w:tcBorders>
              <w:top w:val="nil"/>
              <w:left w:val="nil"/>
              <w:bottom w:val="nil"/>
              <w:right w:val="nil"/>
            </w:tcBorders>
            <w:noWrap/>
            <w:vAlign w:val="bottom"/>
            <w:hideMark/>
          </w:tcPr>
          <w:p w14:paraId="248414A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15.524</w:t>
            </w:r>
          </w:p>
        </w:tc>
        <w:tc>
          <w:tcPr>
            <w:tcW w:w="960" w:type="dxa"/>
            <w:tcBorders>
              <w:top w:val="nil"/>
              <w:left w:val="nil"/>
              <w:bottom w:val="nil"/>
              <w:right w:val="nil"/>
            </w:tcBorders>
            <w:noWrap/>
            <w:vAlign w:val="bottom"/>
            <w:hideMark/>
          </w:tcPr>
          <w:p w14:paraId="7A19FBF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07A98D0D" w14:textId="77777777" w:rsidTr="00E653B5">
        <w:trPr>
          <w:trHeight w:val="300"/>
        </w:trPr>
        <w:tc>
          <w:tcPr>
            <w:tcW w:w="3263" w:type="dxa"/>
            <w:tcBorders>
              <w:top w:val="nil"/>
              <w:left w:val="nil"/>
              <w:bottom w:val="nil"/>
              <w:right w:val="nil"/>
            </w:tcBorders>
            <w:noWrap/>
            <w:vAlign w:val="center"/>
            <w:hideMark/>
          </w:tcPr>
          <w:p w14:paraId="6991CEA4"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log(TN concentration mg/L) : Wetland</w:t>
            </w:r>
          </w:p>
        </w:tc>
        <w:tc>
          <w:tcPr>
            <w:tcW w:w="546" w:type="dxa"/>
            <w:tcBorders>
              <w:top w:val="nil"/>
              <w:left w:val="nil"/>
              <w:bottom w:val="nil"/>
              <w:right w:val="nil"/>
            </w:tcBorders>
            <w:noWrap/>
            <w:vAlign w:val="bottom"/>
            <w:hideMark/>
          </w:tcPr>
          <w:p w14:paraId="19B1490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w:t>
            </w:r>
          </w:p>
        </w:tc>
        <w:tc>
          <w:tcPr>
            <w:tcW w:w="821" w:type="dxa"/>
            <w:tcBorders>
              <w:top w:val="nil"/>
              <w:left w:val="nil"/>
              <w:bottom w:val="nil"/>
              <w:right w:val="nil"/>
            </w:tcBorders>
            <w:noWrap/>
            <w:vAlign w:val="bottom"/>
            <w:hideMark/>
          </w:tcPr>
          <w:p w14:paraId="414BC7D8"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11.1</w:t>
            </w:r>
          </w:p>
        </w:tc>
        <w:tc>
          <w:tcPr>
            <w:tcW w:w="960" w:type="dxa"/>
            <w:tcBorders>
              <w:top w:val="nil"/>
              <w:left w:val="nil"/>
              <w:bottom w:val="nil"/>
              <w:right w:val="nil"/>
            </w:tcBorders>
            <w:noWrap/>
            <w:vAlign w:val="bottom"/>
            <w:hideMark/>
          </w:tcPr>
          <w:p w14:paraId="133E80B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0.6</w:t>
            </w:r>
          </w:p>
        </w:tc>
        <w:tc>
          <w:tcPr>
            <w:tcW w:w="1041" w:type="dxa"/>
            <w:tcBorders>
              <w:top w:val="nil"/>
              <w:left w:val="nil"/>
              <w:bottom w:val="nil"/>
              <w:right w:val="nil"/>
            </w:tcBorders>
            <w:noWrap/>
            <w:vAlign w:val="bottom"/>
            <w:hideMark/>
          </w:tcPr>
          <w:p w14:paraId="5FDBA3E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5.603</w:t>
            </w:r>
          </w:p>
        </w:tc>
        <w:tc>
          <w:tcPr>
            <w:tcW w:w="960" w:type="dxa"/>
            <w:tcBorders>
              <w:top w:val="nil"/>
              <w:left w:val="nil"/>
              <w:bottom w:val="nil"/>
              <w:right w:val="nil"/>
            </w:tcBorders>
            <w:noWrap/>
            <w:vAlign w:val="bottom"/>
            <w:hideMark/>
          </w:tcPr>
          <w:p w14:paraId="082B7EB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3266986E" w14:textId="77777777" w:rsidTr="00E653B5">
        <w:trPr>
          <w:trHeight w:val="315"/>
        </w:trPr>
        <w:tc>
          <w:tcPr>
            <w:tcW w:w="3263" w:type="dxa"/>
            <w:tcBorders>
              <w:top w:val="nil"/>
              <w:left w:val="nil"/>
              <w:bottom w:val="nil"/>
              <w:right w:val="nil"/>
            </w:tcBorders>
            <w:noWrap/>
            <w:vAlign w:val="center"/>
            <w:hideMark/>
          </w:tcPr>
          <w:p w14:paraId="0E94D948"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7F60636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821" w:type="dxa"/>
            <w:tcBorders>
              <w:top w:val="nil"/>
              <w:left w:val="nil"/>
              <w:bottom w:val="nil"/>
              <w:right w:val="nil"/>
            </w:tcBorders>
            <w:noWrap/>
            <w:vAlign w:val="bottom"/>
            <w:hideMark/>
          </w:tcPr>
          <w:p w14:paraId="2FD2C58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2.6</w:t>
            </w:r>
          </w:p>
        </w:tc>
        <w:tc>
          <w:tcPr>
            <w:tcW w:w="960" w:type="dxa"/>
            <w:tcBorders>
              <w:top w:val="nil"/>
              <w:left w:val="nil"/>
              <w:bottom w:val="nil"/>
              <w:right w:val="nil"/>
            </w:tcBorders>
            <w:noWrap/>
            <w:vAlign w:val="bottom"/>
            <w:hideMark/>
          </w:tcPr>
          <w:p w14:paraId="43F1AFB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29EF55E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1.26</w:t>
            </w:r>
          </w:p>
        </w:tc>
        <w:tc>
          <w:tcPr>
            <w:tcW w:w="960" w:type="dxa"/>
            <w:tcBorders>
              <w:top w:val="nil"/>
              <w:left w:val="nil"/>
              <w:bottom w:val="nil"/>
              <w:right w:val="nil"/>
            </w:tcBorders>
            <w:noWrap/>
            <w:vAlign w:val="bottom"/>
            <w:hideMark/>
          </w:tcPr>
          <w:p w14:paraId="5DC0396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0.204</w:t>
            </w:r>
          </w:p>
        </w:tc>
      </w:tr>
      <w:tr w:rsidR="00E653B5" w:rsidRPr="00E653B5" w14:paraId="7FA26C52" w14:textId="77777777" w:rsidTr="00E653B5">
        <w:trPr>
          <w:trHeight w:val="300"/>
        </w:trPr>
        <w:tc>
          <w:tcPr>
            <w:tcW w:w="3263" w:type="dxa"/>
            <w:tcBorders>
              <w:top w:val="nil"/>
              <w:left w:val="nil"/>
              <w:bottom w:val="nil"/>
              <w:right w:val="nil"/>
            </w:tcBorders>
            <w:shd w:val="clear" w:color="000000" w:fill="FFFFFF"/>
            <w:noWrap/>
            <w:vAlign w:val="center"/>
            <w:hideMark/>
          </w:tcPr>
          <w:p w14:paraId="24F28B67"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Residuals</w:t>
            </w:r>
          </w:p>
        </w:tc>
        <w:tc>
          <w:tcPr>
            <w:tcW w:w="546" w:type="dxa"/>
            <w:tcBorders>
              <w:top w:val="nil"/>
              <w:left w:val="nil"/>
              <w:bottom w:val="nil"/>
              <w:right w:val="nil"/>
            </w:tcBorders>
            <w:noWrap/>
            <w:vAlign w:val="bottom"/>
            <w:hideMark/>
          </w:tcPr>
          <w:p w14:paraId="07DAC74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233</w:t>
            </w:r>
          </w:p>
        </w:tc>
        <w:tc>
          <w:tcPr>
            <w:tcW w:w="821" w:type="dxa"/>
            <w:tcBorders>
              <w:top w:val="nil"/>
              <w:left w:val="nil"/>
              <w:bottom w:val="nil"/>
              <w:right w:val="nil"/>
            </w:tcBorders>
            <w:noWrap/>
            <w:vAlign w:val="bottom"/>
            <w:hideMark/>
          </w:tcPr>
          <w:p w14:paraId="6F1BFF5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23.1</w:t>
            </w:r>
          </w:p>
        </w:tc>
        <w:tc>
          <w:tcPr>
            <w:tcW w:w="960" w:type="dxa"/>
            <w:tcBorders>
              <w:top w:val="nil"/>
              <w:left w:val="nil"/>
              <w:bottom w:val="nil"/>
              <w:right w:val="nil"/>
            </w:tcBorders>
            <w:noWrap/>
            <w:vAlign w:val="bottom"/>
            <w:hideMark/>
          </w:tcPr>
          <w:p w14:paraId="201F221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656CA24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p>
        </w:tc>
        <w:tc>
          <w:tcPr>
            <w:tcW w:w="960" w:type="dxa"/>
            <w:tcBorders>
              <w:top w:val="nil"/>
              <w:left w:val="nil"/>
              <w:bottom w:val="nil"/>
              <w:right w:val="nil"/>
            </w:tcBorders>
            <w:noWrap/>
            <w:vAlign w:val="bottom"/>
            <w:hideMark/>
          </w:tcPr>
          <w:p w14:paraId="13996AC9"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r>
      <w:tr w:rsidR="00E653B5" w:rsidRPr="00E653B5" w14:paraId="3E4D1A5F" w14:textId="77777777" w:rsidTr="00E653B5">
        <w:trPr>
          <w:trHeight w:val="300"/>
        </w:trPr>
        <w:tc>
          <w:tcPr>
            <w:tcW w:w="3263" w:type="dxa"/>
            <w:tcBorders>
              <w:top w:val="nil"/>
              <w:left w:val="nil"/>
              <w:bottom w:val="nil"/>
              <w:right w:val="nil"/>
            </w:tcBorders>
            <w:noWrap/>
            <w:vAlign w:val="bottom"/>
            <w:hideMark/>
          </w:tcPr>
          <w:p w14:paraId="152274B0"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546" w:type="dxa"/>
            <w:tcBorders>
              <w:top w:val="nil"/>
              <w:left w:val="nil"/>
              <w:bottom w:val="nil"/>
              <w:right w:val="nil"/>
            </w:tcBorders>
            <w:noWrap/>
            <w:vAlign w:val="bottom"/>
            <w:hideMark/>
          </w:tcPr>
          <w:p w14:paraId="65E330D1" w14:textId="77777777" w:rsidR="00E653B5" w:rsidRPr="00E653B5" w:rsidRDefault="00E653B5" w:rsidP="00E653B5">
            <w:pPr>
              <w:spacing w:after="0" w:line="240" w:lineRule="auto"/>
              <w:rPr>
                <w:rFonts w:ascii="Times New Roman" w:eastAsia="Times New Roman" w:hAnsi="Times New Roman" w:cs="Times New Roman"/>
                <w:kern w:val="0"/>
                <w:sz w:val="20"/>
                <w:szCs w:val="20"/>
                <w14:ligatures w14:val="none"/>
              </w:rPr>
            </w:pPr>
          </w:p>
        </w:tc>
        <w:tc>
          <w:tcPr>
            <w:tcW w:w="821" w:type="dxa"/>
            <w:tcBorders>
              <w:top w:val="nil"/>
              <w:left w:val="nil"/>
              <w:bottom w:val="nil"/>
              <w:right w:val="nil"/>
            </w:tcBorders>
            <w:noWrap/>
            <w:vAlign w:val="bottom"/>
            <w:hideMark/>
          </w:tcPr>
          <w:p w14:paraId="57D4BA8F"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705EABA"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1041" w:type="dxa"/>
            <w:tcBorders>
              <w:top w:val="nil"/>
              <w:left w:val="nil"/>
              <w:bottom w:val="nil"/>
              <w:right w:val="nil"/>
            </w:tcBorders>
            <w:noWrap/>
            <w:vAlign w:val="bottom"/>
            <w:hideMark/>
          </w:tcPr>
          <w:p w14:paraId="590A8ED3"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51629C5"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r>
      <w:tr w:rsidR="00E653B5" w:rsidRPr="00E653B5" w14:paraId="07B80AED" w14:textId="77777777" w:rsidTr="00F61A88">
        <w:trPr>
          <w:trHeight w:val="300"/>
        </w:trPr>
        <w:tc>
          <w:tcPr>
            <w:tcW w:w="7591" w:type="dxa"/>
            <w:gridSpan w:val="6"/>
            <w:tcBorders>
              <w:top w:val="nil"/>
              <w:left w:val="nil"/>
              <w:bottom w:val="nil"/>
              <w:right w:val="nil"/>
            </w:tcBorders>
            <w:noWrap/>
            <w:vAlign w:val="center"/>
            <w:hideMark/>
          </w:tcPr>
          <w:p w14:paraId="0E77099A" w14:textId="48EDEAC9" w:rsidR="00E653B5" w:rsidRPr="00E653B5" w:rsidRDefault="00E653B5" w:rsidP="001F3552">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t>C. Dissolved Reactive Phosphorus: log(DRP retention) ~ (log(DRP concentration + log(inflow volume)) * Wetland</w:t>
            </w:r>
          </w:p>
        </w:tc>
      </w:tr>
      <w:tr w:rsidR="00E653B5" w:rsidRPr="00E653B5" w14:paraId="6CA503CD" w14:textId="77777777" w:rsidTr="00E653B5">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3A87DF7E"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0995C3DC"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518795A7"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5985137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61498ADC"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5D60FBB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E653B5" w:rsidRPr="00E653B5" w14:paraId="3059038A" w14:textId="77777777" w:rsidTr="00E653B5">
        <w:trPr>
          <w:trHeight w:val="300"/>
        </w:trPr>
        <w:tc>
          <w:tcPr>
            <w:tcW w:w="3263" w:type="dxa"/>
            <w:tcBorders>
              <w:top w:val="nil"/>
              <w:left w:val="nil"/>
              <w:bottom w:val="nil"/>
              <w:right w:val="nil"/>
            </w:tcBorders>
            <w:noWrap/>
            <w:vAlign w:val="center"/>
            <w:hideMark/>
          </w:tcPr>
          <w:p w14:paraId="118FC065"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log(DRP concentration mg/L)</w:t>
            </w:r>
          </w:p>
        </w:tc>
        <w:tc>
          <w:tcPr>
            <w:tcW w:w="546" w:type="dxa"/>
            <w:tcBorders>
              <w:top w:val="nil"/>
              <w:left w:val="nil"/>
              <w:bottom w:val="nil"/>
              <w:right w:val="nil"/>
            </w:tcBorders>
            <w:noWrap/>
            <w:vAlign w:val="bottom"/>
            <w:hideMark/>
          </w:tcPr>
          <w:p w14:paraId="52D48BF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3F0AD2E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100.2</w:t>
            </w:r>
          </w:p>
        </w:tc>
        <w:tc>
          <w:tcPr>
            <w:tcW w:w="960" w:type="dxa"/>
            <w:tcBorders>
              <w:top w:val="nil"/>
              <w:left w:val="nil"/>
              <w:bottom w:val="nil"/>
              <w:right w:val="nil"/>
            </w:tcBorders>
            <w:noWrap/>
            <w:vAlign w:val="bottom"/>
            <w:hideMark/>
          </w:tcPr>
          <w:p w14:paraId="1D48F28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100.2</w:t>
            </w:r>
          </w:p>
        </w:tc>
        <w:tc>
          <w:tcPr>
            <w:tcW w:w="1041" w:type="dxa"/>
            <w:tcBorders>
              <w:top w:val="nil"/>
              <w:left w:val="nil"/>
              <w:bottom w:val="nil"/>
              <w:right w:val="nil"/>
            </w:tcBorders>
            <w:noWrap/>
            <w:vAlign w:val="bottom"/>
            <w:hideMark/>
          </w:tcPr>
          <w:p w14:paraId="128C26D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1371.361</w:t>
            </w:r>
          </w:p>
        </w:tc>
        <w:tc>
          <w:tcPr>
            <w:tcW w:w="960" w:type="dxa"/>
            <w:tcBorders>
              <w:top w:val="nil"/>
              <w:left w:val="nil"/>
              <w:bottom w:val="nil"/>
              <w:right w:val="nil"/>
            </w:tcBorders>
            <w:noWrap/>
            <w:vAlign w:val="bottom"/>
            <w:hideMark/>
          </w:tcPr>
          <w:p w14:paraId="25BBCA9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0F361A4B" w14:textId="77777777" w:rsidTr="00E653B5">
        <w:trPr>
          <w:trHeight w:val="315"/>
        </w:trPr>
        <w:tc>
          <w:tcPr>
            <w:tcW w:w="3263" w:type="dxa"/>
            <w:tcBorders>
              <w:top w:val="nil"/>
              <w:left w:val="nil"/>
              <w:bottom w:val="nil"/>
              <w:right w:val="nil"/>
            </w:tcBorders>
            <w:noWrap/>
            <w:vAlign w:val="center"/>
            <w:hideMark/>
          </w:tcPr>
          <w:p w14:paraId="61E98D70"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57E3E66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5D0A68F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439.5</w:t>
            </w:r>
          </w:p>
        </w:tc>
        <w:tc>
          <w:tcPr>
            <w:tcW w:w="960" w:type="dxa"/>
            <w:tcBorders>
              <w:top w:val="nil"/>
              <w:left w:val="nil"/>
              <w:bottom w:val="nil"/>
              <w:right w:val="nil"/>
            </w:tcBorders>
            <w:noWrap/>
            <w:vAlign w:val="bottom"/>
            <w:hideMark/>
          </w:tcPr>
          <w:p w14:paraId="73698F03"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439.5</w:t>
            </w:r>
          </w:p>
        </w:tc>
        <w:tc>
          <w:tcPr>
            <w:tcW w:w="1041" w:type="dxa"/>
            <w:tcBorders>
              <w:top w:val="nil"/>
              <w:left w:val="nil"/>
              <w:bottom w:val="nil"/>
              <w:right w:val="nil"/>
            </w:tcBorders>
            <w:noWrap/>
            <w:vAlign w:val="bottom"/>
            <w:hideMark/>
          </w:tcPr>
          <w:p w14:paraId="33A06AA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6014.155</w:t>
            </w:r>
          </w:p>
        </w:tc>
        <w:tc>
          <w:tcPr>
            <w:tcW w:w="960" w:type="dxa"/>
            <w:tcBorders>
              <w:top w:val="nil"/>
              <w:left w:val="nil"/>
              <w:bottom w:val="nil"/>
              <w:right w:val="nil"/>
            </w:tcBorders>
            <w:noWrap/>
            <w:vAlign w:val="bottom"/>
            <w:hideMark/>
          </w:tcPr>
          <w:p w14:paraId="2C27D57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28CF08AC" w14:textId="77777777" w:rsidTr="00E653B5">
        <w:trPr>
          <w:trHeight w:val="300"/>
        </w:trPr>
        <w:tc>
          <w:tcPr>
            <w:tcW w:w="3263" w:type="dxa"/>
            <w:tcBorders>
              <w:top w:val="nil"/>
              <w:left w:val="nil"/>
              <w:bottom w:val="nil"/>
              <w:right w:val="nil"/>
            </w:tcBorders>
            <w:noWrap/>
            <w:vAlign w:val="center"/>
            <w:hideMark/>
          </w:tcPr>
          <w:p w14:paraId="299B68B8"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4A0D1A88"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73BFBC61"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15.6</w:t>
            </w:r>
          </w:p>
        </w:tc>
        <w:tc>
          <w:tcPr>
            <w:tcW w:w="960" w:type="dxa"/>
            <w:tcBorders>
              <w:top w:val="nil"/>
              <w:left w:val="nil"/>
              <w:bottom w:val="nil"/>
              <w:right w:val="nil"/>
            </w:tcBorders>
            <w:noWrap/>
            <w:vAlign w:val="bottom"/>
            <w:hideMark/>
          </w:tcPr>
          <w:p w14:paraId="1DAAC17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0.7</w:t>
            </w:r>
          </w:p>
        </w:tc>
        <w:tc>
          <w:tcPr>
            <w:tcW w:w="1041" w:type="dxa"/>
            <w:tcBorders>
              <w:top w:val="nil"/>
              <w:left w:val="nil"/>
              <w:bottom w:val="nil"/>
              <w:right w:val="nil"/>
            </w:tcBorders>
            <w:noWrap/>
            <w:vAlign w:val="bottom"/>
            <w:hideMark/>
          </w:tcPr>
          <w:p w14:paraId="3ACBA441"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9.691</w:t>
            </w:r>
          </w:p>
        </w:tc>
        <w:tc>
          <w:tcPr>
            <w:tcW w:w="960" w:type="dxa"/>
            <w:tcBorders>
              <w:top w:val="nil"/>
              <w:left w:val="nil"/>
              <w:bottom w:val="nil"/>
              <w:right w:val="nil"/>
            </w:tcBorders>
            <w:noWrap/>
            <w:vAlign w:val="bottom"/>
            <w:hideMark/>
          </w:tcPr>
          <w:p w14:paraId="31691EC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3E1FAE6F" w14:textId="77777777" w:rsidTr="00E653B5">
        <w:trPr>
          <w:trHeight w:val="300"/>
        </w:trPr>
        <w:tc>
          <w:tcPr>
            <w:tcW w:w="3263" w:type="dxa"/>
            <w:tcBorders>
              <w:top w:val="nil"/>
              <w:left w:val="nil"/>
              <w:bottom w:val="nil"/>
              <w:right w:val="nil"/>
            </w:tcBorders>
            <w:noWrap/>
            <w:vAlign w:val="center"/>
            <w:hideMark/>
          </w:tcPr>
          <w:p w14:paraId="298C676E"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log(DRP concentration mg/L) : Wetland</w:t>
            </w:r>
          </w:p>
        </w:tc>
        <w:tc>
          <w:tcPr>
            <w:tcW w:w="546" w:type="dxa"/>
            <w:tcBorders>
              <w:top w:val="nil"/>
              <w:left w:val="nil"/>
              <w:bottom w:val="nil"/>
              <w:right w:val="nil"/>
            </w:tcBorders>
            <w:noWrap/>
            <w:vAlign w:val="bottom"/>
            <w:hideMark/>
          </w:tcPr>
          <w:p w14:paraId="0A68C29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821" w:type="dxa"/>
            <w:tcBorders>
              <w:top w:val="nil"/>
              <w:left w:val="nil"/>
              <w:bottom w:val="nil"/>
              <w:right w:val="nil"/>
            </w:tcBorders>
            <w:noWrap/>
            <w:vAlign w:val="bottom"/>
            <w:hideMark/>
          </w:tcPr>
          <w:p w14:paraId="6FFE470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960" w:type="dxa"/>
            <w:tcBorders>
              <w:top w:val="nil"/>
              <w:left w:val="nil"/>
              <w:bottom w:val="nil"/>
              <w:right w:val="nil"/>
            </w:tcBorders>
            <w:noWrap/>
            <w:vAlign w:val="bottom"/>
            <w:hideMark/>
          </w:tcPr>
          <w:p w14:paraId="08F8343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34F7AC8C"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1.383</w:t>
            </w:r>
          </w:p>
        </w:tc>
        <w:tc>
          <w:tcPr>
            <w:tcW w:w="960" w:type="dxa"/>
            <w:tcBorders>
              <w:top w:val="nil"/>
              <w:left w:val="nil"/>
              <w:bottom w:val="nil"/>
              <w:right w:val="nil"/>
            </w:tcBorders>
            <w:noWrap/>
            <w:vAlign w:val="bottom"/>
            <w:hideMark/>
          </w:tcPr>
          <w:p w14:paraId="1CA341C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0.127</w:t>
            </w:r>
          </w:p>
        </w:tc>
      </w:tr>
      <w:tr w:rsidR="00E653B5" w:rsidRPr="00E653B5" w14:paraId="07DBEB3C" w14:textId="77777777" w:rsidTr="00E653B5">
        <w:trPr>
          <w:trHeight w:val="315"/>
        </w:trPr>
        <w:tc>
          <w:tcPr>
            <w:tcW w:w="3263" w:type="dxa"/>
            <w:tcBorders>
              <w:top w:val="nil"/>
              <w:left w:val="nil"/>
              <w:bottom w:val="nil"/>
              <w:right w:val="nil"/>
            </w:tcBorders>
            <w:noWrap/>
            <w:vAlign w:val="center"/>
            <w:hideMark/>
          </w:tcPr>
          <w:p w14:paraId="6073C02C"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53A04EB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47F9CB67"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960" w:type="dxa"/>
            <w:tcBorders>
              <w:top w:val="nil"/>
              <w:left w:val="nil"/>
              <w:bottom w:val="nil"/>
              <w:right w:val="nil"/>
            </w:tcBorders>
            <w:noWrap/>
            <w:vAlign w:val="bottom"/>
            <w:hideMark/>
          </w:tcPr>
          <w:p w14:paraId="54FD1C5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0D34FAF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1.387</w:t>
            </w:r>
          </w:p>
        </w:tc>
        <w:tc>
          <w:tcPr>
            <w:tcW w:w="960" w:type="dxa"/>
            <w:tcBorders>
              <w:top w:val="nil"/>
              <w:left w:val="nil"/>
              <w:bottom w:val="nil"/>
              <w:right w:val="nil"/>
            </w:tcBorders>
            <w:noWrap/>
            <w:vAlign w:val="bottom"/>
            <w:hideMark/>
          </w:tcPr>
          <w:p w14:paraId="448D9D6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0.121</w:t>
            </w:r>
          </w:p>
        </w:tc>
      </w:tr>
      <w:tr w:rsidR="00E653B5" w:rsidRPr="00E653B5" w14:paraId="0633818F" w14:textId="77777777" w:rsidTr="00E653B5">
        <w:trPr>
          <w:trHeight w:val="300"/>
        </w:trPr>
        <w:tc>
          <w:tcPr>
            <w:tcW w:w="3263" w:type="dxa"/>
            <w:tcBorders>
              <w:top w:val="nil"/>
              <w:left w:val="nil"/>
              <w:bottom w:val="nil"/>
              <w:right w:val="nil"/>
            </w:tcBorders>
            <w:noWrap/>
            <w:vAlign w:val="center"/>
            <w:hideMark/>
          </w:tcPr>
          <w:p w14:paraId="1ADC1179"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Residuals</w:t>
            </w:r>
          </w:p>
        </w:tc>
        <w:tc>
          <w:tcPr>
            <w:tcW w:w="546" w:type="dxa"/>
            <w:tcBorders>
              <w:top w:val="nil"/>
              <w:left w:val="nil"/>
              <w:bottom w:val="nil"/>
              <w:right w:val="nil"/>
            </w:tcBorders>
            <w:noWrap/>
            <w:vAlign w:val="bottom"/>
            <w:hideMark/>
          </w:tcPr>
          <w:p w14:paraId="07971D0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241</w:t>
            </w:r>
          </w:p>
        </w:tc>
        <w:tc>
          <w:tcPr>
            <w:tcW w:w="821" w:type="dxa"/>
            <w:tcBorders>
              <w:top w:val="nil"/>
              <w:left w:val="nil"/>
              <w:bottom w:val="nil"/>
              <w:right w:val="nil"/>
            </w:tcBorders>
            <w:noWrap/>
            <w:vAlign w:val="bottom"/>
            <w:hideMark/>
          </w:tcPr>
          <w:p w14:paraId="4B41A01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17.6</w:t>
            </w:r>
          </w:p>
        </w:tc>
        <w:tc>
          <w:tcPr>
            <w:tcW w:w="960" w:type="dxa"/>
            <w:tcBorders>
              <w:top w:val="nil"/>
              <w:left w:val="nil"/>
              <w:bottom w:val="nil"/>
              <w:right w:val="nil"/>
            </w:tcBorders>
            <w:noWrap/>
            <w:vAlign w:val="bottom"/>
            <w:hideMark/>
          </w:tcPr>
          <w:p w14:paraId="2FA74037"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3E5737C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p>
        </w:tc>
        <w:tc>
          <w:tcPr>
            <w:tcW w:w="960" w:type="dxa"/>
            <w:tcBorders>
              <w:top w:val="nil"/>
              <w:left w:val="nil"/>
              <w:bottom w:val="nil"/>
              <w:right w:val="nil"/>
            </w:tcBorders>
            <w:noWrap/>
            <w:vAlign w:val="bottom"/>
            <w:hideMark/>
          </w:tcPr>
          <w:p w14:paraId="33029C50"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r>
      <w:tr w:rsidR="00E653B5" w:rsidRPr="00E653B5" w14:paraId="273891E0" w14:textId="77777777" w:rsidTr="00E653B5">
        <w:trPr>
          <w:trHeight w:val="300"/>
        </w:trPr>
        <w:tc>
          <w:tcPr>
            <w:tcW w:w="3263" w:type="dxa"/>
            <w:tcBorders>
              <w:top w:val="nil"/>
              <w:left w:val="nil"/>
              <w:bottom w:val="nil"/>
              <w:right w:val="nil"/>
            </w:tcBorders>
            <w:shd w:val="clear" w:color="000000" w:fill="FFFFFF"/>
            <w:noWrap/>
            <w:vAlign w:val="center"/>
            <w:hideMark/>
          </w:tcPr>
          <w:p w14:paraId="00FDEBEC"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nil"/>
              <w:left w:val="nil"/>
              <w:bottom w:val="nil"/>
              <w:right w:val="nil"/>
            </w:tcBorders>
            <w:noWrap/>
            <w:vAlign w:val="bottom"/>
            <w:hideMark/>
          </w:tcPr>
          <w:p w14:paraId="28506D37"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p>
        </w:tc>
        <w:tc>
          <w:tcPr>
            <w:tcW w:w="821" w:type="dxa"/>
            <w:tcBorders>
              <w:top w:val="nil"/>
              <w:left w:val="nil"/>
              <w:bottom w:val="nil"/>
              <w:right w:val="nil"/>
            </w:tcBorders>
            <w:noWrap/>
            <w:vAlign w:val="bottom"/>
            <w:hideMark/>
          </w:tcPr>
          <w:p w14:paraId="307A9E77"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B1E0525"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1041" w:type="dxa"/>
            <w:tcBorders>
              <w:top w:val="nil"/>
              <w:left w:val="nil"/>
              <w:bottom w:val="nil"/>
              <w:right w:val="nil"/>
            </w:tcBorders>
            <w:noWrap/>
            <w:vAlign w:val="bottom"/>
            <w:hideMark/>
          </w:tcPr>
          <w:p w14:paraId="79B850B1"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EFC7C48"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r>
      <w:tr w:rsidR="00E653B5" w:rsidRPr="00E653B5" w14:paraId="07C8C351" w14:textId="77777777" w:rsidTr="00F61A88">
        <w:trPr>
          <w:trHeight w:val="300"/>
        </w:trPr>
        <w:tc>
          <w:tcPr>
            <w:tcW w:w="7591" w:type="dxa"/>
            <w:gridSpan w:val="6"/>
            <w:tcBorders>
              <w:top w:val="nil"/>
              <w:left w:val="nil"/>
              <w:bottom w:val="nil"/>
              <w:right w:val="nil"/>
            </w:tcBorders>
            <w:noWrap/>
            <w:vAlign w:val="center"/>
            <w:hideMark/>
          </w:tcPr>
          <w:p w14:paraId="6C40AA0E" w14:textId="3A366FDB" w:rsidR="00E653B5" w:rsidRPr="00E653B5" w:rsidRDefault="00E653B5" w:rsidP="001F3552">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t>D. Nox: log(NOx retention) ~ (log(NOx concentration + log(inflow volume)) * Wetland</w:t>
            </w:r>
          </w:p>
        </w:tc>
      </w:tr>
      <w:tr w:rsidR="00E653B5" w:rsidRPr="00E653B5" w14:paraId="11255356" w14:textId="77777777" w:rsidTr="00E653B5">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3BF9A104"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72A2DED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6D4B7D0C"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04093651"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707565C3"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62CDEDB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E653B5" w:rsidRPr="00E653B5" w14:paraId="2B9F3970" w14:textId="77777777" w:rsidTr="00E653B5">
        <w:trPr>
          <w:trHeight w:val="300"/>
        </w:trPr>
        <w:tc>
          <w:tcPr>
            <w:tcW w:w="3263" w:type="dxa"/>
            <w:tcBorders>
              <w:top w:val="nil"/>
              <w:left w:val="nil"/>
              <w:bottom w:val="nil"/>
              <w:right w:val="nil"/>
            </w:tcBorders>
            <w:noWrap/>
            <w:vAlign w:val="center"/>
            <w:hideMark/>
          </w:tcPr>
          <w:p w14:paraId="5FFAB327"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log(NOx concentration mg/L)</w:t>
            </w:r>
          </w:p>
        </w:tc>
        <w:tc>
          <w:tcPr>
            <w:tcW w:w="546" w:type="dxa"/>
            <w:tcBorders>
              <w:top w:val="nil"/>
              <w:left w:val="nil"/>
              <w:bottom w:val="nil"/>
              <w:right w:val="nil"/>
            </w:tcBorders>
            <w:noWrap/>
            <w:vAlign w:val="bottom"/>
            <w:hideMark/>
          </w:tcPr>
          <w:p w14:paraId="2FB7BFC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374407C3"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329.6</w:t>
            </w:r>
          </w:p>
        </w:tc>
        <w:tc>
          <w:tcPr>
            <w:tcW w:w="960" w:type="dxa"/>
            <w:tcBorders>
              <w:top w:val="nil"/>
              <w:left w:val="nil"/>
              <w:bottom w:val="nil"/>
              <w:right w:val="nil"/>
            </w:tcBorders>
            <w:noWrap/>
            <w:vAlign w:val="bottom"/>
            <w:hideMark/>
          </w:tcPr>
          <w:p w14:paraId="47EA839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329.6</w:t>
            </w:r>
          </w:p>
        </w:tc>
        <w:tc>
          <w:tcPr>
            <w:tcW w:w="1041" w:type="dxa"/>
            <w:tcBorders>
              <w:top w:val="nil"/>
              <w:left w:val="nil"/>
              <w:bottom w:val="nil"/>
              <w:right w:val="nil"/>
            </w:tcBorders>
            <w:noWrap/>
            <w:vAlign w:val="bottom"/>
            <w:hideMark/>
          </w:tcPr>
          <w:p w14:paraId="0AC79AE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5172.647</w:t>
            </w:r>
          </w:p>
        </w:tc>
        <w:tc>
          <w:tcPr>
            <w:tcW w:w="960" w:type="dxa"/>
            <w:tcBorders>
              <w:top w:val="nil"/>
              <w:left w:val="nil"/>
              <w:bottom w:val="nil"/>
              <w:right w:val="nil"/>
            </w:tcBorders>
            <w:noWrap/>
            <w:vAlign w:val="bottom"/>
            <w:hideMark/>
          </w:tcPr>
          <w:p w14:paraId="268DDE8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470D2311" w14:textId="77777777" w:rsidTr="00E653B5">
        <w:trPr>
          <w:trHeight w:val="315"/>
        </w:trPr>
        <w:tc>
          <w:tcPr>
            <w:tcW w:w="3263" w:type="dxa"/>
            <w:tcBorders>
              <w:top w:val="nil"/>
              <w:left w:val="nil"/>
              <w:bottom w:val="nil"/>
              <w:right w:val="nil"/>
            </w:tcBorders>
            <w:noWrap/>
            <w:vAlign w:val="center"/>
            <w:hideMark/>
          </w:tcPr>
          <w:p w14:paraId="166B4758"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2C9CC3A7"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150A987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441.2</w:t>
            </w:r>
          </w:p>
        </w:tc>
        <w:tc>
          <w:tcPr>
            <w:tcW w:w="960" w:type="dxa"/>
            <w:tcBorders>
              <w:top w:val="nil"/>
              <w:left w:val="nil"/>
              <w:bottom w:val="nil"/>
              <w:right w:val="nil"/>
            </w:tcBorders>
            <w:noWrap/>
            <w:vAlign w:val="bottom"/>
            <w:hideMark/>
          </w:tcPr>
          <w:p w14:paraId="5288BD7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441.2</w:t>
            </w:r>
          </w:p>
        </w:tc>
        <w:tc>
          <w:tcPr>
            <w:tcW w:w="1041" w:type="dxa"/>
            <w:tcBorders>
              <w:top w:val="nil"/>
              <w:left w:val="nil"/>
              <w:bottom w:val="nil"/>
              <w:right w:val="nil"/>
            </w:tcBorders>
            <w:noWrap/>
            <w:vAlign w:val="bottom"/>
            <w:hideMark/>
          </w:tcPr>
          <w:p w14:paraId="62D85D3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6924.695</w:t>
            </w:r>
          </w:p>
        </w:tc>
        <w:tc>
          <w:tcPr>
            <w:tcW w:w="960" w:type="dxa"/>
            <w:tcBorders>
              <w:top w:val="nil"/>
              <w:left w:val="nil"/>
              <w:bottom w:val="nil"/>
              <w:right w:val="nil"/>
            </w:tcBorders>
            <w:noWrap/>
            <w:vAlign w:val="bottom"/>
            <w:hideMark/>
          </w:tcPr>
          <w:p w14:paraId="217CAD3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6040DDCA" w14:textId="77777777" w:rsidTr="00E653B5">
        <w:trPr>
          <w:trHeight w:val="300"/>
        </w:trPr>
        <w:tc>
          <w:tcPr>
            <w:tcW w:w="3263" w:type="dxa"/>
            <w:tcBorders>
              <w:top w:val="nil"/>
              <w:left w:val="nil"/>
              <w:bottom w:val="nil"/>
              <w:right w:val="nil"/>
            </w:tcBorders>
            <w:noWrap/>
            <w:vAlign w:val="center"/>
            <w:hideMark/>
          </w:tcPr>
          <w:p w14:paraId="5E071D17"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51F3D3F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w:t>
            </w:r>
          </w:p>
        </w:tc>
        <w:tc>
          <w:tcPr>
            <w:tcW w:w="821" w:type="dxa"/>
            <w:tcBorders>
              <w:top w:val="nil"/>
              <w:left w:val="nil"/>
              <w:bottom w:val="nil"/>
              <w:right w:val="nil"/>
            </w:tcBorders>
            <w:noWrap/>
            <w:vAlign w:val="bottom"/>
            <w:hideMark/>
          </w:tcPr>
          <w:p w14:paraId="1218B2E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45.6</w:t>
            </w:r>
          </w:p>
        </w:tc>
        <w:tc>
          <w:tcPr>
            <w:tcW w:w="960" w:type="dxa"/>
            <w:tcBorders>
              <w:top w:val="nil"/>
              <w:left w:val="nil"/>
              <w:bottom w:val="nil"/>
              <w:right w:val="nil"/>
            </w:tcBorders>
            <w:noWrap/>
            <w:vAlign w:val="bottom"/>
            <w:hideMark/>
          </w:tcPr>
          <w:p w14:paraId="58943CE1"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1041" w:type="dxa"/>
            <w:tcBorders>
              <w:top w:val="nil"/>
              <w:left w:val="nil"/>
              <w:bottom w:val="nil"/>
              <w:right w:val="nil"/>
            </w:tcBorders>
            <w:noWrap/>
            <w:vAlign w:val="bottom"/>
            <w:hideMark/>
          </w:tcPr>
          <w:p w14:paraId="49F0725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32.543</w:t>
            </w:r>
          </w:p>
        </w:tc>
        <w:tc>
          <w:tcPr>
            <w:tcW w:w="960" w:type="dxa"/>
            <w:tcBorders>
              <w:top w:val="nil"/>
              <w:left w:val="nil"/>
              <w:bottom w:val="nil"/>
              <w:right w:val="nil"/>
            </w:tcBorders>
            <w:noWrap/>
            <w:vAlign w:val="bottom"/>
            <w:hideMark/>
          </w:tcPr>
          <w:p w14:paraId="285F049E"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753F057F" w14:textId="77777777" w:rsidTr="00E653B5">
        <w:trPr>
          <w:trHeight w:val="300"/>
        </w:trPr>
        <w:tc>
          <w:tcPr>
            <w:tcW w:w="3263" w:type="dxa"/>
            <w:tcBorders>
              <w:top w:val="nil"/>
              <w:left w:val="nil"/>
              <w:bottom w:val="nil"/>
              <w:right w:val="nil"/>
            </w:tcBorders>
            <w:noWrap/>
            <w:vAlign w:val="center"/>
            <w:hideMark/>
          </w:tcPr>
          <w:p w14:paraId="338977A8"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log(NOx concentration mg/L) : Wetland</w:t>
            </w:r>
          </w:p>
        </w:tc>
        <w:tc>
          <w:tcPr>
            <w:tcW w:w="546" w:type="dxa"/>
            <w:tcBorders>
              <w:top w:val="nil"/>
              <w:left w:val="nil"/>
              <w:bottom w:val="nil"/>
              <w:right w:val="nil"/>
            </w:tcBorders>
            <w:noWrap/>
            <w:vAlign w:val="bottom"/>
            <w:hideMark/>
          </w:tcPr>
          <w:p w14:paraId="3BC049B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19</w:t>
            </w:r>
          </w:p>
        </w:tc>
        <w:tc>
          <w:tcPr>
            <w:tcW w:w="821" w:type="dxa"/>
            <w:tcBorders>
              <w:top w:val="nil"/>
              <w:left w:val="nil"/>
              <w:bottom w:val="nil"/>
              <w:right w:val="nil"/>
            </w:tcBorders>
            <w:noWrap/>
            <w:vAlign w:val="bottom"/>
            <w:hideMark/>
          </w:tcPr>
          <w:p w14:paraId="5AD9AC1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6.1</w:t>
            </w:r>
          </w:p>
        </w:tc>
        <w:tc>
          <w:tcPr>
            <w:tcW w:w="960" w:type="dxa"/>
            <w:tcBorders>
              <w:top w:val="nil"/>
              <w:left w:val="nil"/>
              <w:bottom w:val="nil"/>
              <w:right w:val="nil"/>
            </w:tcBorders>
            <w:noWrap/>
            <w:vAlign w:val="bottom"/>
            <w:hideMark/>
          </w:tcPr>
          <w:p w14:paraId="6BAC567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0.3</w:t>
            </w:r>
          </w:p>
        </w:tc>
        <w:tc>
          <w:tcPr>
            <w:tcW w:w="1041" w:type="dxa"/>
            <w:tcBorders>
              <w:top w:val="nil"/>
              <w:left w:val="nil"/>
              <w:bottom w:val="nil"/>
              <w:right w:val="nil"/>
            </w:tcBorders>
            <w:noWrap/>
            <w:vAlign w:val="bottom"/>
            <w:hideMark/>
          </w:tcPr>
          <w:p w14:paraId="4D7EA23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5.018</w:t>
            </w:r>
          </w:p>
        </w:tc>
        <w:tc>
          <w:tcPr>
            <w:tcW w:w="960" w:type="dxa"/>
            <w:tcBorders>
              <w:top w:val="nil"/>
              <w:left w:val="nil"/>
              <w:bottom w:val="nil"/>
              <w:right w:val="nil"/>
            </w:tcBorders>
            <w:noWrap/>
            <w:vAlign w:val="bottom"/>
            <w:hideMark/>
          </w:tcPr>
          <w:p w14:paraId="0E23249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5B7844C9" w14:textId="77777777" w:rsidTr="00E653B5">
        <w:trPr>
          <w:trHeight w:val="315"/>
        </w:trPr>
        <w:tc>
          <w:tcPr>
            <w:tcW w:w="3263" w:type="dxa"/>
            <w:tcBorders>
              <w:top w:val="nil"/>
              <w:left w:val="nil"/>
              <w:bottom w:val="nil"/>
              <w:right w:val="nil"/>
            </w:tcBorders>
            <w:noWrap/>
            <w:vAlign w:val="center"/>
            <w:hideMark/>
          </w:tcPr>
          <w:p w14:paraId="0DC2E123"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0843A2E8"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w:t>
            </w:r>
          </w:p>
        </w:tc>
        <w:tc>
          <w:tcPr>
            <w:tcW w:w="821" w:type="dxa"/>
            <w:tcBorders>
              <w:top w:val="nil"/>
              <w:left w:val="nil"/>
              <w:bottom w:val="nil"/>
              <w:right w:val="nil"/>
            </w:tcBorders>
            <w:noWrap/>
            <w:vAlign w:val="bottom"/>
            <w:hideMark/>
          </w:tcPr>
          <w:p w14:paraId="25CD51A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7.5</w:t>
            </w:r>
          </w:p>
        </w:tc>
        <w:tc>
          <w:tcPr>
            <w:tcW w:w="960" w:type="dxa"/>
            <w:tcBorders>
              <w:top w:val="nil"/>
              <w:left w:val="nil"/>
              <w:bottom w:val="nil"/>
              <w:right w:val="nil"/>
            </w:tcBorders>
            <w:noWrap/>
            <w:vAlign w:val="bottom"/>
            <w:hideMark/>
          </w:tcPr>
          <w:p w14:paraId="50C37147"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0.4</w:t>
            </w:r>
          </w:p>
        </w:tc>
        <w:tc>
          <w:tcPr>
            <w:tcW w:w="1041" w:type="dxa"/>
            <w:tcBorders>
              <w:top w:val="nil"/>
              <w:left w:val="nil"/>
              <w:bottom w:val="nil"/>
              <w:right w:val="nil"/>
            </w:tcBorders>
            <w:noWrap/>
            <w:vAlign w:val="bottom"/>
            <w:hideMark/>
          </w:tcPr>
          <w:p w14:paraId="74DD8E4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5.884</w:t>
            </w:r>
          </w:p>
        </w:tc>
        <w:tc>
          <w:tcPr>
            <w:tcW w:w="960" w:type="dxa"/>
            <w:tcBorders>
              <w:top w:val="nil"/>
              <w:left w:val="nil"/>
              <w:bottom w:val="nil"/>
              <w:right w:val="nil"/>
            </w:tcBorders>
            <w:noWrap/>
            <w:vAlign w:val="bottom"/>
            <w:hideMark/>
          </w:tcPr>
          <w:p w14:paraId="72A9142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6C47C626" w14:textId="77777777" w:rsidTr="00E653B5">
        <w:trPr>
          <w:trHeight w:val="300"/>
        </w:trPr>
        <w:tc>
          <w:tcPr>
            <w:tcW w:w="3263" w:type="dxa"/>
            <w:tcBorders>
              <w:top w:val="nil"/>
              <w:left w:val="nil"/>
              <w:bottom w:val="nil"/>
              <w:right w:val="nil"/>
            </w:tcBorders>
            <w:shd w:val="clear" w:color="000000" w:fill="FFFFFF"/>
            <w:noWrap/>
            <w:vAlign w:val="center"/>
            <w:hideMark/>
          </w:tcPr>
          <w:p w14:paraId="2FF3BAA6"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Residuals</w:t>
            </w:r>
          </w:p>
        </w:tc>
        <w:tc>
          <w:tcPr>
            <w:tcW w:w="546" w:type="dxa"/>
            <w:tcBorders>
              <w:top w:val="nil"/>
              <w:left w:val="nil"/>
              <w:bottom w:val="nil"/>
              <w:right w:val="nil"/>
            </w:tcBorders>
            <w:noWrap/>
            <w:vAlign w:val="bottom"/>
            <w:hideMark/>
          </w:tcPr>
          <w:p w14:paraId="344C2DCC"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277</w:t>
            </w:r>
          </w:p>
        </w:tc>
        <w:tc>
          <w:tcPr>
            <w:tcW w:w="821" w:type="dxa"/>
            <w:tcBorders>
              <w:top w:val="nil"/>
              <w:left w:val="nil"/>
              <w:bottom w:val="nil"/>
              <w:right w:val="nil"/>
            </w:tcBorders>
            <w:noWrap/>
            <w:vAlign w:val="bottom"/>
            <w:hideMark/>
          </w:tcPr>
          <w:p w14:paraId="6985CD7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17.6</w:t>
            </w:r>
          </w:p>
        </w:tc>
        <w:tc>
          <w:tcPr>
            <w:tcW w:w="960" w:type="dxa"/>
            <w:tcBorders>
              <w:top w:val="nil"/>
              <w:left w:val="nil"/>
              <w:bottom w:val="nil"/>
              <w:right w:val="nil"/>
            </w:tcBorders>
            <w:noWrap/>
            <w:vAlign w:val="bottom"/>
            <w:hideMark/>
          </w:tcPr>
          <w:p w14:paraId="4D29213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0.1</w:t>
            </w:r>
          </w:p>
        </w:tc>
        <w:tc>
          <w:tcPr>
            <w:tcW w:w="1041" w:type="dxa"/>
            <w:tcBorders>
              <w:top w:val="nil"/>
              <w:left w:val="nil"/>
              <w:bottom w:val="nil"/>
              <w:right w:val="nil"/>
            </w:tcBorders>
            <w:noWrap/>
            <w:vAlign w:val="bottom"/>
            <w:hideMark/>
          </w:tcPr>
          <w:p w14:paraId="3DEBBE3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p>
        </w:tc>
        <w:tc>
          <w:tcPr>
            <w:tcW w:w="960" w:type="dxa"/>
            <w:tcBorders>
              <w:top w:val="nil"/>
              <w:left w:val="nil"/>
              <w:bottom w:val="nil"/>
              <w:right w:val="nil"/>
            </w:tcBorders>
            <w:noWrap/>
            <w:vAlign w:val="bottom"/>
            <w:hideMark/>
          </w:tcPr>
          <w:p w14:paraId="17ECA377"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r>
      <w:tr w:rsidR="00E653B5" w:rsidRPr="00E653B5" w14:paraId="75587A0B" w14:textId="77777777" w:rsidTr="00E653B5">
        <w:trPr>
          <w:trHeight w:val="300"/>
        </w:trPr>
        <w:tc>
          <w:tcPr>
            <w:tcW w:w="3263" w:type="dxa"/>
            <w:tcBorders>
              <w:top w:val="nil"/>
              <w:left w:val="nil"/>
              <w:bottom w:val="nil"/>
              <w:right w:val="nil"/>
            </w:tcBorders>
            <w:noWrap/>
            <w:vAlign w:val="bottom"/>
            <w:hideMark/>
          </w:tcPr>
          <w:p w14:paraId="1889894E"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546" w:type="dxa"/>
            <w:tcBorders>
              <w:top w:val="nil"/>
              <w:left w:val="nil"/>
              <w:bottom w:val="nil"/>
              <w:right w:val="nil"/>
            </w:tcBorders>
            <w:noWrap/>
            <w:vAlign w:val="bottom"/>
            <w:hideMark/>
          </w:tcPr>
          <w:p w14:paraId="6F654595" w14:textId="77777777" w:rsidR="00E653B5" w:rsidRPr="00E653B5" w:rsidRDefault="00E653B5" w:rsidP="00E653B5">
            <w:pPr>
              <w:spacing w:after="0" w:line="240" w:lineRule="auto"/>
              <w:rPr>
                <w:rFonts w:ascii="Times New Roman" w:eastAsia="Times New Roman" w:hAnsi="Times New Roman" w:cs="Times New Roman"/>
                <w:kern w:val="0"/>
                <w:sz w:val="20"/>
                <w:szCs w:val="20"/>
                <w14:ligatures w14:val="none"/>
              </w:rPr>
            </w:pPr>
          </w:p>
        </w:tc>
        <w:tc>
          <w:tcPr>
            <w:tcW w:w="821" w:type="dxa"/>
            <w:tcBorders>
              <w:top w:val="nil"/>
              <w:left w:val="nil"/>
              <w:bottom w:val="nil"/>
              <w:right w:val="nil"/>
            </w:tcBorders>
            <w:noWrap/>
            <w:vAlign w:val="bottom"/>
            <w:hideMark/>
          </w:tcPr>
          <w:p w14:paraId="1B2B5393"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831FE59"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1041" w:type="dxa"/>
            <w:tcBorders>
              <w:top w:val="nil"/>
              <w:left w:val="nil"/>
              <w:bottom w:val="nil"/>
              <w:right w:val="nil"/>
            </w:tcBorders>
            <w:noWrap/>
            <w:vAlign w:val="bottom"/>
            <w:hideMark/>
          </w:tcPr>
          <w:p w14:paraId="60F79544"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52631FD"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r>
      <w:tr w:rsidR="00E653B5" w:rsidRPr="00E653B5" w14:paraId="5FB7E46F" w14:textId="77777777" w:rsidTr="00F61A88">
        <w:trPr>
          <w:trHeight w:val="300"/>
        </w:trPr>
        <w:tc>
          <w:tcPr>
            <w:tcW w:w="7591" w:type="dxa"/>
            <w:gridSpan w:val="6"/>
            <w:tcBorders>
              <w:top w:val="nil"/>
              <w:left w:val="nil"/>
              <w:bottom w:val="nil"/>
              <w:right w:val="nil"/>
            </w:tcBorders>
            <w:noWrap/>
            <w:vAlign w:val="center"/>
            <w:hideMark/>
          </w:tcPr>
          <w:p w14:paraId="23E69391" w14:textId="0BE6CABF" w:rsidR="00E653B5" w:rsidRPr="00E653B5" w:rsidRDefault="00E653B5" w:rsidP="001F3552">
            <w:pPr>
              <w:spacing w:after="0" w:line="240" w:lineRule="auto"/>
              <w:rPr>
                <w:rFonts w:ascii="Times New Roman" w:eastAsia="Times New Roman" w:hAnsi="Times New Roman" w:cs="Times New Roman"/>
                <w:kern w:val="0"/>
                <w:sz w:val="20"/>
                <w:szCs w:val="20"/>
                <w14:ligatures w14:val="none"/>
              </w:rPr>
            </w:pPr>
            <w:r w:rsidRPr="00E653B5">
              <w:rPr>
                <w:rFonts w:ascii="Times New Roman" w:eastAsia="Times New Roman" w:hAnsi="Times New Roman" w:cs="Times New Roman"/>
                <w:color w:val="000000"/>
                <w:kern w:val="0"/>
                <w:sz w:val="20"/>
                <w:szCs w:val="20"/>
                <w14:ligatures w14:val="none"/>
              </w:rPr>
              <w:lastRenderedPageBreak/>
              <w:t>E. NH4: log(NH4 retention) ~ (log(NH4 concentration + log(inflow volume)) * Wetland</w:t>
            </w:r>
          </w:p>
        </w:tc>
      </w:tr>
      <w:tr w:rsidR="00E653B5" w:rsidRPr="00E653B5" w14:paraId="000FE8F6" w14:textId="77777777" w:rsidTr="00E653B5">
        <w:trPr>
          <w:trHeight w:val="315"/>
        </w:trPr>
        <w:tc>
          <w:tcPr>
            <w:tcW w:w="3263" w:type="dxa"/>
            <w:tcBorders>
              <w:top w:val="single" w:sz="4" w:space="0" w:color="auto"/>
              <w:left w:val="nil"/>
              <w:bottom w:val="single" w:sz="8" w:space="0" w:color="auto"/>
              <w:right w:val="nil"/>
            </w:tcBorders>
            <w:shd w:val="clear" w:color="000000" w:fill="D0D0D0"/>
            <w:noWrap/>
            <w:vAlign w:val="center"/>
            <w:hideMark/>
          </w:tcPr>
          <w:p w14:paraId="2CC37075"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 </w:t>
            </w:r>
          </w:p>
        </w:tc>
        <w:tc>
          <w:tcPr>
            <w:tcW w:w="546" w:type="dxa"/>
            <w:tcBorders>
              <w:top w:val="single" w:sz="4" w:space="0" w:color="auto"/>
              <w:left w:val="nil"/>
              <w:bottom w:val="single" w:sz="8" w:space="0" w:color="auto"/>
              <w:right w:val="nil"/>
            </w:tcBorders>
            <w:shd w:val="clear" w:color="000000" w:fill="D0D0D0"/>
            <w:noWrap/>
            <w:vAlign w:val="bottom"/>
            <w:hideMark/>
          </w:tcPr>
          <w:p w14:paraId="60BE153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Df</w:t>
            </w:r>
          </w:p>
        </w:tc>
        <w:tc>
          <w:tcPr>
            <w:tcW w:w="821" w:type="dxa"/>
            <w:tcBorders>
              <w:top w:val="single" w:sz="4" w:space="0" w:color="auto"/>
              <w:left w:val="nil"/>
              <w:bottom w:val="single" w:sz="8" w:space="0" w:color="auto"/>
              <w:right w:val="nil"/>
            </w:tcBorders>
            <w:shd w:val="clear" w:color="000000" w:fill="D0D0D0"/>
            <w:noWrap/>
            <w:vAlign w:val="bottom"/>
            <w:hideMark/>
          </w:tcPr>
          <w:p w14:paraId="773FC6B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Sum Sq</w:t>
            </w:r>
          </w:p>
        </w:tc>
        <w:tc>
          <w:tcPr>
            <w:tcW w:w="960" w:type="dxa"/>
            <w:tcBorders>
              <w:top w:val="single" w:sz="4" w:space="0" w:color="auto"/>
              <w:left w:val="nil"/>
              <w:bottom w:val="single" w:sz="8" w:space="0" w:color="auto"/>
              <w:right w:val="nil"/>
            </w:tcBorders>
            <w:shd w:val="clear" w:color="000000" w:fill="D0D0D0"/>
            <w:noWrap/>
            <w:vAlign w:val="bottom"/>
            <w:hideMark/>
          </w:tcPr>
          <w:p w14:paraId="64B7A3D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Mean Sq</w:t>
            </w:r>
          </w:p>
        </w:tc>
        <w:tc>
          <w:tcPr>
            <w:tcW w:w="1041" w:type="dxa"/>
            <w:tcBorders>
              <w:top w:val="single" w:sz="4" w:space="0" w:color="auto"/>
              <w:left w:val="nil"/>
              <w:bottom w:val="single" w:sz="8" w:space="0" w:color="auto"/>
              <w:right w:val="nil"/>
            </w:tcBorders>
            <w:shd w:val="clear" w:color="000000" w:fill="D0D0D0"/>
            <w:noWrap/>
            <w:vAlign w:val="bottom"/>
            <w:hideMark/>
          </w:tcPr>
          <w:p w14:paraId="74143F1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F value</w:t>
            </w:r>
          </w:p>
        </w:tc>
        <w:tc>
          <w:tcPr>
            <w:tcW w:w="960" w:type="dxa"/>
            <w:tcBorders>
              <w:top w:val="single" w:sz="4" w:space="0" w:color="auto"/>
              <w:left w:val="nil"/>
              <w:bottom w:val="single" w:sz="8" w:space="0" w:color="auto"/>
              <w:right w:val="nil"/>
            </w:tcBorders>
            <w:shd w:val="clear" w:color="000000" w:fill="D0D0D0"/>
            <w:noWrap/>
            <w:vAlign w:val="bottom"/>
            <w:hideMark/>
          </w:tcPr>
          <w:p w14:paraId="47C5886F"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P</w:t>
            </w:r>
          </w:p>
        </w:tc>
      </w:tr>
      <w:tr w:rsidR="00E653B5" w:rsidRPr="00E653B5" w14:paraId="128C0A76" w14:textId="77777777" w:rsidTr="00E653B5">
        <w:trPr>
          <w:trHeight w:val="300"/>
        </w:trPr>
        <w:tc>
          <w:tcPr>
            <w:tcW w:w="3263" w:type="dxa"/>
            <w:tcBorders>
              <w:top w:val="nil"/>
              <w:left w:val="nil"/>
              <w:bottom w:val="nil"/>
              <w:right w:val="nil"/>
            </w:tcBorders>
            <w:noWrap/>
            <w:vAlign w:val="center"/>
            <w:hideMark/>
          </w:tcPr>
          <w:p w14:paraId="7D68E8A6"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log(NH4 concentration mg/L)</w:t>
            </w:r>
          </w:p>
        </w:tc>
        <w:tc>
          <w:tcPr>
            <w:tcW w:w="546" w:type="dxa"/>
            <w:tcBorders>
              <w:top w:val="nil"/>
              <w:left w:val="nil"/>
              <w:bottom w:val="nil"/>
              <w:right w:val="nil"/>
            </w:tcBorders>
            <w:noWrap/>
            <w:vAlign w:val="bottom"/>
            <w:hideMark/>
          </w:tcPr>
          <w:p w14:paraId="3CB22CD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1A6F9B1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209.53</w:t>
            </w:r>
          </w:p>
        </w:tc>
        <w:tc>
          <w:tcPr>
            <w:tcW w:w="960" w:type="dxa"/>
            <w:tcBorders>
              <w:top w:val="nil"/>
              <w:left w:val="nil"/>
              <w:bottom w:val="nil"/>
              <w:right w:val="nil"/>
            </w:tcBorders>
            <w:noWrap/>
            <w:vAlign w:val="bottom"/>
            <w:hideMark/>
          </w:tcPr>
          <w:p w14:paraId="469E5AF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209.53</w:t>
            </w:r>
          </w:p>
        </w:tc>
        <w:tc>
          <w:tcPr>
            <w:tcW w:w="1041" w:type="dxa"/>
            <w:tcBorders>
              <w:top w:val="nil"/>
              <w:left w:val="nil"/>
              <w:bottom w:val="nil"/>
              <w:right w:val="nil"/>
            </w:tcBorders>
            <w:noWrap/>
            <w:vAlign w:val="bottom"/>
            <w:hideMark/>
          </w:tcPr>
          <w:p w14:paraId="441373E4"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2265.549</w:t>
            </w:r>
          </w:p>
        </w:tc>
        <w:tc>
          <w:tcPr>
            <w:tcW w:w="960" w:type="dxa"/>
            <w:tcBorders>
              <w:top w:val="nil"/>
              <w:left w:val="nil"/>
              <w:bottom w:val="nil"/>
              <w:right w:val="nil"/>
            </w:tcBorders>
            <w:noWrap/>
            <w:vAlign w:val="bottom"/>
            <w:hideMark/>
          </w:tcPr>
          <w:p w14:paraId="3951CF57"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19D588F4" w14:textId="77777777" w:rsidTr="00E653B5">
        <w:trPr>
          <w:trHeight w:val="315"/>
        </w:trPr>
        <w:tc>
          <w:tcPr>
            <w:tcW w:w="3263" w:type="dxa"/>
            <w:tcBorders>
              <w:top w:val="nil"/>
              <w:left w:val="nil"/>
              <w:bottom w:val="nil"/>
              <w:right w:val="nil"/>
            </w:tcBorders>
            <w:noWrap/>
            <w:vAlign w:val="center"/>
            <w:hideMark/>
          </w:tcPr>
          <w:p w14:paraId="2179F9C8"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w:t>
            </w:r>
          </w:p>
        </w:tc>
        <w:tc>
          <w:tcPr>
            <w:tcW w:w="546" w:type="dxa"/>
            <w:tcBorders>
              <w:top w:val="nil"/>
              <w:left w:val="nil"/>
              <w:bottom w:val="nil"/>
              <w:right w:val="nil"/>
            </w:tcBorders>
            <w:noWrap/>
            <w:vAlign w:val="bottom"/>
            <w:hideMark/>
          </w:tcPr>
          <w:p w14:paraId="5F7027E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w:t>
            </w:r>
          </w:p>
        </w:tc>
        <w:tc>
          <w:tcPr>
            <w:tcW w:w="821" w:type="dxa"/>
            <w:tcBorders>
              <w:top w:val="nil"/>
              <w:left w:val="nil"/>
              <w:bottom w:val="nil"/>
              <w:right w:val="nil"/>
            </w:tcBorders>
            <w:noWrap/>
            <w:vAlign w:val="bottom"/>
            <w:hideMark/>
          </w:tcPr>
          <w:p w14:paraId="6CB69B6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303.57</w:t>
            </w:r>
          </w:p>
        </w:tc>
        <w:tc>
          <w:tcPr>
            <w:tcW w:w="960" w:type="dxa"/>
            <w:tcBorders>
              <w:top w:val="nil"/>
              <w:left w:val="nil"/>
              <w:bottom w:val="nil"/>
              <w:right w:val="nil"/>
            </w:tcBorders>
            <w:noWrap/>
            <w:vAlign w:val="bottom"/>
            <w:hideMark/>
          </w:tcPr>
          <w:p w14:paraId="3473E4B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303.57</w:t>
            </w:r>
          </w:p>
        </w:tc>
        <w:tc>
          <w:tcPr>
            <w:tcW w:w="1041" w:type="dxa"/>
            <w:tcBorders>
              <w:top w:val="nil"/>
              <w:left w:val="nil"/>
              <w:bottom w:val="nil"/>
              <w:right w:val="nil"/>
            </w:tcBorders>
            <w:noWrap/>
            <w:vAlign w:val="bottom"/>
            <w:hideMark/>
          </w:tcPr>
          <w:p w14:paraId="5D1AA39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3282.416</w:t>
            </w:r>
          </w:p>
        </w:tc>
        <w:tc>
          <w:tcPr>
            <w:tcW w:w="960" w:type="dxa"/>
            <w:tcBorders>
              <w:top w:val="nil"/>
              <w:left w:val="nil"/>
              <w:bottom w:val="nil"/>
              <w:right w:val="nil"/>
            </w:tcBorders>
            <w:noWrap/>
            <w:vAlign w:val="bottom"/>
            <w:hideMark/>
          </w:tcPr>
          <w:p w14:paraId="6202A089"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617325BD" w14:textId="77777777" w:rsidTr="00E653B5">
        <w:trPr>
          <w:trHeight w:val="300"/>
        </w:trPr>
        <w:tc>
          <w:tcPr>
            <w:tcW w:w="3263" w:type="dxa"/>
            <w:tcBorders>
              <w:top w:val="nil"/>
              <w:left w:val="nil"/>
              <w:bottom w:val="nil"/>
              <w:right w:val="nil"/>
            </w:tcBorders>
            <w:noWrap/>
            <w:vAlign w:val="center"/>
            <w:hideMark/>
          </w:tcPr>
          <w:p w14:paraId="2FF3C2AC"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Wetland</w:t>
            </w:r>
          </w:p>
        </w:tc>
        <w:tc>
          <w:tcPr>
            <w:tcW w:w="546" w:type="dxa"/>
            <w:tcBorders>
              <w:top w:val="nil"/>
              <w:left w:val="nil"/>
              <w:bottom w:val="nil"/>
              <w:right w:val="nil"/>
            </w:tcBorders>
            <w:noWrap/>
            <w:vAlign w:val="bottom"/>
            <w:hideMark/>
          </w:tcPr>
          <w:p w14:paraId="358005A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21</w:t>
            </w:r>
          </w:p>
        </w:tc>
        <w:tc>
          <w:tcPr>
            <w:tcW w:w="821" w:type="dxa"/>
            <w:tcBorders>
              <w:top w:val="nil"/>
              <w:left w:val="nil"/>
              <w:bottom w:val="nil"/>
              <w:right w:val="nil"/>
            </w:tcBorders>
            <w:noWrap/>
            <w:vAlign w:val="bottom"/>
            <w:hideMark/>
          </w:tcPr>
          <w:p w14:paraId="0B65578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11.34</w:t>
            </w:r>
          </w:p>
        </w:tc>
        <w:tc>
          <w:tcPr>
            <w:tcW w:w="960" w:type="dxa"/>
            <w:tcBorders>
              <w:top w:val="nil"/>
              <w:left w:val="nil"/>
              <w:bottom w:val="nil"/>
              <w:right w:val="nil"/>
            </w:tcBorders>
            <w:noWrap/>
            <w:vAlign w:val="bottom"/>
            <w:hideMark/>
          </w:tcPr>
          <w:p w14:paraId="49DB5538"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0.54</w:t>
            </w:r>
          </w:p>
        </w:tc>
        <w:tc>
          <w:tcPr>
            <w:tcW w:w="1041" w:type="dxa"/>
            <w:tcBorders>
              <w:top w:val="nil"/>
              <w:left w:val="nil"/>
              <w:bottom w:val="nil"/>
              <w:right w:val="nil"/>
            </w:tcBorders>
            <w:noWrap/>
            <w:vAlign w:val="bottom"/>
            <w:hideMark/>
          </w:tcPr>
          <w:p w14:paraId="7E611F41"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5.841</w:t>
            </w:r>
          </w:p>
        </w:tc>
        <w:tc>
          <w:tcPr>
            <w:tcW w:w="960" w:type="dxa"/>
            <w:tcBorders>
              <w:top w:val="nil"/>
              <w:left w:val="nil"/>
              <w:bottom w:val="nil"/>
              <w:right w:val="nil"/>
            </w:tcBorders>
            <w:noWrap/>
            <w:vAlign w:val="bottom"/>
            <w:hideMark/>
          </w:tcPr>
          <w:p w14:paraId="6EF8FF9D"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2953B02E" w14:textId="77777777" w:rsidTr="00E653B5">
        <w:trPr>
          <w:trHeight w:val="300"/>
        </w:trPr>
        <w:tc>
          <w:tcPr>
            <w:tcW w:w="3263" w:type="dxa"/>
            <w:tcBorders>
              <w:top w:val="nil"/>
              <w:left w:val="nil"/>
              <w:bottom w:val="nil"/>
              <w:right w:val="nil"/>
            </w:tcBorders>
            <w:noWrap/>
            <w:vAlign w:val="center"/>
            <w:hideMark/>
          </w:tcPr>
          <w:p w14:paraId="197BBFAB"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log(NH4 concentration mg/L) : Wetland</w:t>
            </w:r>
          </w:p>
        </w:tc>
        <w:tc>
          <w:tcPr>
            <w:tcW w:w="546" w:type="dxa"/>
            <w:tcBorders>
              <w:top w:val="nil"/>
              <w:left w:val="nil"/>
              <w:bottom w:val="nil"/>
              <w:right w:val="nil"/>
            </w:tcBorders>
            <w:noWrap/>
            <w:vAlign w:val="bottom"/>
            <w:hideMark/>
          </w:tcPr>
          <w:p w14:paraId="3B74CE33"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18</w:t>
            </w:r>
          </w:p>
        </w:tc>
        <w:tc>
          <w:tcPr>
            <w:tcW w:w="821" w:type="dxa"/>
            <w:tcBorders>
              <w:top w:val="nil"/>
              <w:left w:val="nil"/>
              <w:bottom w:val="nil"/>
              <w:right w:val="nil"/>
            </w:tcBorders>
            <w:noWrap/>
            <w:vAlign w:val="bottom"/>
            <w:hideMark/>
          </w:tcPr>
          <w:p w14:paraId="0B17548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7.87</w:t>
            </w:r>
          </w:p>
        </w:tc>
        <w:tc>
          <w:tcPr>
            <w:tcW w:w="960" w:type="dxa"/>
            <w:tcBorders>
              <w:top w:val="nil"/>
              <w:left w:val="nil"/>
              <w:bottom w:val="nil"/>
              <w:right w:val="nil"/>
            </w:tcBorders>
            <w:noWrap/>
            <w:vAlign w:val="bottom"/>
            <w:hideMark/>
          </w:tcPr>
          <w:p w14:paraId="19122B9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0.44</w:t>
            </w:r>
          </w:p>
        </w:tc>
        <w:tc>
          <w:tcPr>
            <w:tcW w:w="1041" w:type="dxa"/>
            <w:tcBorders>
              <w:top w:val="nil"/>
              <w:left w:val="nil"/>
              <w:bottom w:val="nil"/>
              <w:right w:val="nil"/>
            </w:tcBorders>
            <w:noWrap/>
            <w:vAlign w:val="bottom"/>
            <w:hideMark/>
          </w:tcPr>
          <w:p w14:paraId="691E0475"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4.73</w:t>
            </w:r>
          </w:p>
        </w:tc>
        <w:tc>
          <w:tcPr>
            <w:tcW w:w="960" w:type="dxa"/>
            <w:tcBorders>
              <w:top w:val="nil"/>
              <w:left w:val="nil"/>
              <w:bottom w:val="nil"/>
              <w:right w:val="nil"/>
            </w:tcBorders>
            <w:noWrap/>
            <w:vAlign w:val="bottom"/>
            <w:hideMark/>
          </w:tcPr>
          <w:p w14:paraId="3F9DF1D8"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36EE4192" w14:textId="77777777" w:rsidTr="00E653B5">
        <w:trPr>
          <w:trHeight w:val="315"/>
        </w:trPr>
        <w:tc>
          <w:tcPr>
            <w:tcW w:w="3263" w:type="dxa"/>
            <w:tcBorders>
              <w:top w:val="nil"/>
              <w:left w:val="nil"/>
              <w:bottom w:val="nil"/>
              <w:right w:val="nil"/>
            </w:tcBorders>
            <w:noWrap/>
            <w:vAlign w:val="center"/>
            <w:hideMark/>
          </w:tcPr>
          <w:p w14:paraId="0A9A9DD8"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log(inflow volume m</w:t>
            </w:r>
            <w:r w:rsidRPr="00E653B5">
              <w:rPr>
                <w:rFonts w:ascii="Times New Roman" w:eastAsia="Times New Roman" w:hAnsi="Times New Roman" w:cs="Times New Roman"/>
                <w:color w:val="000000"/>
                <w:kern w:val="0"/>
                <w:sz w:val="20"/>
                <w:szCs w:val="20"/>
                <w:vertAlign w:val="superscript"/>
                <w14:ligatures w14:val="none"/>
              </w:rPr>
              <w:t>3</w:t>
            </w:r>
            <w:r w:rsidRPr="00E653B5">
              <w:rPr>
                <w:rFonts w:ascii="Times New Roman" w:eastAsia="Times New Roman" w:hAnsi="Times New Roman" w:cs="Times New Roman"/>
                <w:color w:val="000000"/>
                <w:kern w:val="0"/>
                <w:sz w:val="20"/>
                <w:szCs w:val="20"/>
                <w14:ligatures w14:val="none"/>
              </w:rPr>
              <w:t>) : Wetland</w:t>
            </w:r>
          </w:p>
        </w:tc>
        <w:tc>
          <w:tcPr>
            <w:tcW w:w="546" w:type="dxa"/>
            <w:tcBorders>
              <w:top w:val="nil"/>
              <w:left w:val="nil"/>
              <w:bottom w:val="nil"/>
              <w:right w:val="nil"/>
            </w:tcBorders>
            <w:noWrap/>
            <w:vAlign w:val="bottom"/>
            <w:hideMark/>
          </w:tcPr>
          <w:p w14:paraId="68A625BB"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19</w:t>
            </w:r>
          </w:p>
        </w:tc>
        <w:tc>
          <w:tcPr>
            <w:tcW w:w="821" w:type="dxa"/>
            <w:tcBorders>
              <w:top w:val="nil"/>
              <w:left w:val="nil"/>
              <w:bottom w:val="nil"/>
              <w:right w:val="nil"/>
            </w:tcBorders>
            <w:noWrap/>
            <w:vAlign w:val="bottom"/>
            <w:hideMark/>
          </w:tcPr>
          <w:p w14:paraId="490274F6"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5.57</w:t>
            </w:r>
          </w:p>
        </w:tc>
        <w:tc>
          <w:tcPr>
            <w:tcW w:w="960" w:type="dxa"/>
            <w:tcBorders>
              <w:top w:val="nil"/>
              <w:left w:val="nil"/>
              <w:bottom w:val="nil"/>
              <w:right w:val="nil"/>
            </w:tcBorders>
            <w:noWrap/>
            <w:vAlign w:val="bottom"/>
            <w:hideMark/>
          </w:tcPr>
          <w:p w14:paraId="7E4DEF2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0.29</w:t>
            </w:r>
          </w:p>
        </w:tc>
        <w:tc>
          <w:tcPr>
            <w:tcW w:w="1041" w:type="dxa"/>
            <w:tcBorders>
              <w:top w:val="nil"/>
              <w:left w:val="nil"/>
              <w:bottom w:val="nil"/>
              <w:right w:val="nil"/>
            </w:tcBorders>
            <w:noWrap/>
            <w:vAlign w:val="bottom"/>
            <w:hideMark/>
          </w:tcPr>
          <w:p w14:paraId="0EDBEF87"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3.168</w:t>
            </w:r>
          </w:p>
        </w:tc>
        <w:tc>
          <w:tcPr>
            <w:tcW w:w="960" w:type="dxa"/>
            <w:tcBorders>
              <w:top w:val="nil"/>
              <w:left w:val="nil"/>
              <w:bottom w:val="nil"/>
              <w:right w:val="nil"/>
            </w:tcBorders>
            <w:noWrap/>
            <w:vAlign w:val="bottom"/>
            <w:hideMark/>
          </w:tcPr>
          <w:p w14:paraId="2680D168"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&lt;0.001</w:t>
            </w:r>
          </w:p>
        </w:tc>
      </w:tr>
      <w:tr w:rsidR="00E653B5" w:rsidRPr="00E653B5" w14:paraId="5777FE35" w14:textId="77777777" w:rsidTr="00E653B5">
        <w:trPr>
          <w:trHeight w:val="300"/>
        </w:trPr>
        <w:tc>
          <w:tcPr>
            <w:tcW w:w="3263" w:type="dxa"/>
            <w:tcBorders>
              <w:top w:val="nil"/>
              <w:left w:val="nil"/>
              <w:bottom w:val="nil"/>
              <w:right w:val="nil"/>
            </w:tcBorders>
            <w:shd w:val="clear" w:color="000000" w:fill="FFFFFF"/>
            <w:noWrap/>
            <w:vAlign w:val="center"/>
            <w:hideMark/>
          </w:tcPr>
          <w:p w14:paraId="6D56601E" w14:textId="77777777" w:rsidR="00E653B5" w:rsidRPr="00E653B5" w:rsidRDefault="00E653B5" w:rsidP="00E653B5">
            <w:pPr>
              <w:spacing w:after="0" w:line="240" w:lineRule="auto"/>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Residuals</w:t>
            </w:r>
          </w:p>
        </w:tc>
        <w:tc>
          <w:tcPr>
            <w:tcW w:w="546" w:type="dxa"/>
            <w:tcBorders>
              <w:top w:val="nil"/>
              <w:left w:val="nil"/>
              <w:bottom w:val="nil"/>
              <w:right w:val="nil"/>
            </w:tcBorders>
            <w:noWrap/>
            <w:vAlign w:val="bottom"/>
            <w:hideMark/>
          </w:tcPr>
          <w:p w14:paraId="25B25630"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221</w:t>
            </w:r>
          </w:p>
        </w:tc>
        <w:tc>
          <w:tcPr>
            <w:tcW w:w="821" w:type="dxa"/>
            <w:tcBorders>
              <w:top w:val="nil"/>
              <w:left w:val="nil"/>
              <w:bottom w:val="nil"/>
              <w:right w:val="nil"/>
            </w:tcBorders>
            <w:noWrap/>
            <w:vAlign w:val="bottom"/>
            <w:hideMark/>
          </w:tcPr>
          <w:p w14:paraId="45A12982"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20.44</w:t>
            </w:r>
          </w:p>
        </w:tc>
        <w:tc>
          <w:tcPr>
            <w:tcW w:w="960" w:type="dxa"/>
            <w:tcBorders>
              <w:top w:val="nil"/>
              <w:left w:val="nil"/>
              <w:bottom w:val="nil"/>
              <w:right w:val="nil"/>
            </w:tcBorders>
            <w:noWrap/>
            <w:vAlign w:val="bottom"/>
            <w:hideMark/>
          </w:tcPr>
          <w:p w14:paraId="52C2314C"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r w:rsidRPr="00E653B5">
              <w:rPr>
                <w:rFonts w:ascii="Times New Roman" w:eastAsia="Times New Roman" w:hAnsi="Times New Roman" w:cs="Times New Roman"/>
                <w:color w:val="000000"/>
                <w:kern w:val="0"/>
                <w:sz w:val="20"/>
                <w:szCs w:val="20"/>
                <w14:ligatures w14:val="none"/>
              </w:rPr>
              <w:t>0.09</w:t>
            </w:r>
          </w:p>
        </w:tc>
        <w:tc>
          <w:tcPr>
            <w:tcW w:w="1041" w:type="dxa"/>
            <w:tcBorders>
              <w:top w:val="nil"/>
              <w:left w:val="nil"/>
              <w:bottom w:val="nil"/>
              <w:right w:val="nil"/>
            </w:tcBorders>
            <w:noWrap/>
            <w:vAlign w:val="bottom"/>
            <w:hideMark/>
          </w:tcPr>
          <w:p w14:paraId="7EEA1EFA" w14:textId="77777777" w:rsidR="00E653B5" w:rsidRPr="00E653B5" w:rsidRDefault="00E653B5" w:rsidP="00E653B5">
            <w:pPr>
              <w:spacing w:after="0" w:line="240" w:lineRule="auto"/>
              <w:jc w:val="right"/>
              <w:rPr>
                <w:rFonts w:ascii="Times New Roman" w:eastAsia="Times New Roman" w:hAnsi="Times New Roman" w:cs="Times New Roman"/>
                <w:color w:val="000000"/>
                <w:kern w:val="0"/>
                <w:sz w:val="20"/>
                <w:szCs w:val="20"/>
                <w14:ligatures w14:val="none"/>
              </w:rPr>
            </w:pPr>
          </w:p>
        </w:tc>
        <w:tc>
          <w:tcPr>
            <w:tcW w:w="960" w:type="dxa"/>
            <w:tcBorders>
              <w:top w:val="nil"/>
              <w:left w:val="nil"/>
              <w:bottom w:val="nil"/>
              <w:right w:val="nil"/>
            </w:tcBorders>
            <w:noWrap/>
            <w:vAlign w:val="bottom"/>
            <w:hideMark/>
          </w:tcPr>
          <w:p w14:paraId="76B34C03" w14:textId="77777777" w:rsidR="00E653B5" w:rsidRPr="00E653B5" w:rsidRDefault="00E653B5" w:rsidP="00E653B5">
            <w:pPr>
              <w:spacing w:after="0" w:line="240" w:lineRule="auto"/>
              <w:jc w:val="right"/>
              <w:rPr>
                <w:rFonts w:ascii="Times New Roman" w:eastAsia="Times New Roman" w:hAnsi="Times New Roman" w:cs="Times New Roman"/>
                <w:kern w:val="0"/>
                <w:sz w:val="20"/>
                <w:szCs w:val="20"/>
                <w14:ligatures w14:val="none"/>
              </w:rPr>
            </w:pPr>
          </w:p>
        </w:tc>
      </w:tr>
    </w:tbl>
    <w:p w14:paraId="770A20AF" w14:textId="77777777" w:rsidR="004D2A50" w:rsidRPr="00E653B5" w:rsidRDefault="004D2A50" w:rsidP="00197A62">
      <w:pPr>
        <w:rPr>
          <w:rFonts w:ascii="Times New Roman" w:hAnsi="Times New Roman" w:cs="Times New Roman"/>
          <w:b/>
          <w:bCs/>
          <w:sz w:val="20"/>
          <w:szCs w:val="20"/>
        </w:rPr>
      </w:pPr>
    </w:p>
    <w:p w14:paraId="0353C1A8" w14:textId="77777777" w:rsidR="004D2A50" w:rsidRDefault="004D2A50" w:rsidP="00197A62">
      <w:pPr>
        <w:rPr>
          <w:rFonts w:ascii="Times New Roman" w:hAnsi="Times New Roman" w:cs="Times New Roman"/>
          <w:b/>
          <w:bCs/>
        </w:rPr>
      </w:pPr>
    </w:p>
    <w:p w14:paraId="17193596" w14:textId="77777777" w:rsidR="004D2A50" w:rsidRPr="007E5245" w:rsidRDefault="004D2A50" w:rsidP="00197A62">
      <w:pPr>
        <w:rPr>
          <w:rFonts w:ascii="Times New Roman" w:hAnsi="Times New Roman" w:cs="Times New Roman"/>
          <w:b/>
          <w:bCs/>
        </w:rPr>
      </w:pPr>
    </w:p>
    <w:p w14:paraId="74F55B4B" w14:textId="77777777" w:rsidR="00197A62" w:rsidRPr="007E5245" w:rsidRDefault="00197A62" w:rsidP="00197A62">
      <w:pPr>
        <w:rPr>
          <w:rFonts w:ascii="Times New Roman" w:hAnsi="Times New Roman" w:cs="Times New Roman"/>
          <w:b/>
          <w:bCs/>
        </w:rPr>
      </w:pPr>
      <w:commentRangeStart w:id="4515"/>
      <w:commentRangeStart w:id="4516"/>
      <w:commentRangeStart w:id="4517"/>
      <w:r w:rsidRPr="008D5723">
        <w:rPr>
          <w:rFonts w:ascii="Times New Roman" w:hAnsi="Times New Roman" w:cs="Times New Roman"/>
          <w:b/>
          <w:rPrChange w:id="4518" w:author="Anderson, Kenneth" w:date="2026-10-09T15:33:00Z" w16du:dateUtc="2026-10-09T19:33:00Z">
            <w:rPr>
              <w:rFonts w:ascii="Times New Roman" w:hAnsi="Times New Roman" w:cs="Times New Roman"/>
              <w:b/>
              <w:bCs/>
              <w:highlight w:val="yellow"/>
            </w:rPr>
          </w:rPrChange>
        </w:rPr>
        <w:t>Conflict of Interest Statement:</w:t>
      </w:r>
      <w:r w:rsidRPr="007E5245">
        <w:rPr>
          <w:rFonts w:ascii="Times New Roman" w:hAnsi="Times New Roman" w:cs="Times New Roman"/>
          <w:b/>
          <w:bCs/>
        </w:rPr>
        <w:t xml:space="preserve"> </w:t>
      </w:r>
      <w:commentRangeEnd w:id="4515"/>
      <w:r w:rsidR="00BB2481" w:rsidRPr="007E5245">
        <w:rPr>
          <w:rStyle w:val="CommentReference"/>
          <w:rFonts w:ascii="Times New Roman" w:hAnsi="Times New Roman" w:cs="Times New Roman"/>
          <w:b/>
          <w:bCs/>
          <w:sz w:val="22"/>
          <w:szCs w:val="22"/>
        </w:rPr>
        <w:commentReference w:id="4515"/>
      </w:r>
      <w:commentRangeEnd w:id="4516"/>
      <w:r w:rsidRPr="007E5245">
        <w:rPr>
          <w:rStyle w:val="CommentReference"/>
          <w:rFonts w:ascii="Times New Roman" w:hAnsi="Times New Roman" w:cs="Times New Roman"/>
          <w:b/>
          <w:bCs/>
          <w:sz w:val="22"/>
          <w:szCs w:val="22"/>
        </w:rPr>
        <w:commentReference w:id="4516"/>
      </w:r>
      <w:commentRangeEnd w:id="4517"/>
      <w:r w:rsidRPr="007E5245">
        <w:rPr>
          <w:rStyle w:val="CommentReference"/>
          <w:rFonts w:ascii="Times New Roman" w:hAnsi="Times New Roman" w:cs="Times New Roman"/>
          <w:b/>
          <w:bCs/>
          <w:sz w:val="22"/>
          <w:szCs w:val="22"/>
        </w:rPr>
        <w:commentReference w:id="4517"/>
      </w:r>
    </w:p>
    <w:p w14:paraId="7E88E30C" w14:textId="6DC50F6C" w:rsidR="00197A62" w:rsidRPr="008D5723" w:rsidRDefault="008D5723" w:rsidP="00714131">
      <w:pPr>
        <w:pStyle w:val="Bibliography"/>
        <w:rPr>
          <w:rFonts w:ascii="Times New Roman" w:hAnsi="Times New Roman" w:cs="Times New Roman"/>
          <w:kern w:val="0"/>
          <w:rPrChange w:id="4519" w:author="Anderson, Kenneth" w:date="2026-10-09T15:33:00Z" w16du:dateUtc="2026-10-09T19:33:00Z">
            <w:rPr>
              <w:rFonts w:ascii="Times New Roman" w:hAnsi="Times New Roman" w:cs="Times New Roman"/>
              <w:b/>
              <w:bCs/>
              <w:kern w:val="0"/>
              <w:u w:val="single"/>
            </w:rPr>
          </w:rPrChange>
        </w:rPr>
      </w:pPr>
      <w:ins w:id="4520" w:author="Anderson, Kenneth" w:date="2026-10-09T09:45:00Z" w16du:dateUtc="2026-10-09T13:45:00Z">
        <w:r>
          <w:rPr>
            <w:rFonts w:ascii="Times New Roman" w:hAnsi="Times New Roman" w:cs="Times New Roman"/>
            <w:kern w:val="0"/>
          </w:rPr>
          <w:t>The a</w:t>
        </w:r>
      </w:ins>
      <w:ins w:id="4521" w:author="Anderson, Kenneth" w:date="2026-10-09T09:46:00Z" w16du:dateUtc="2026-10-09T13:46:00Z">
        <w:r>
          <w:rPr>
            <w:rFonts w:ascii="Times New Roman" w:hAnsi="Times New Roman" w:cs="Times New Roman"/>
            <w:kern w:val="0"/>
          </w:rPr>
          <w:t xml:space="preserve">uthors confirm that we have no conflicts of interest to report. </w:t>
        </w:r>
      </w:ins>
    </w:p>
    <w:p w14:paraId="42AF76FE" w14:textId="0D16B8C5" w:rsidR="00967CEA" w:rsidRPr="00967CEA" w:rsidRDefault="00967CEA" w:rsidP="00967CEA">
      <w:pPr>
        <w:rPr>
          <w:rFonts w:ascii="Times New Roman" w:hAnsi="Times New Roman" w:cs="Times New Roman"/>
          <w:b/>
          <w:bCs/>
          <w:u w:val="single"/>
        </w:rPr>
      </w:pPr>
      <w:r w:rsidRPr="00967CEA">
        <w:rPr>
          <w:rFonts w:ascii="Times New Roman" w:hAnsi="Times New Roman" w:cs="Times New Roman"/>
          <w:b/>
          <w:bCs/>
          <w:u w:val="single"/>
        </w:rPr>
        <w:t xml:space="preserve">Acknowledgements: </w:t>
      </w:r>
    </w:p>
    <w:p w14:paraId="6BF47534" w14:textId="28579226" w:rsidR="00A120E7" w:rsidRDefault="00A120E7" w:rsidP="00967CEA">
      <w:pPr>
        <w:rPr>
          <w:rFonts w:ascii="Times New Roman" w:hAnsi="Times New Roman" w:cs="Times New Roman"/>
        </w:rPr>
      </w:pPr>
      <w:commentRangeStart w:id="4522"/>
      <w:commentRangeStart w:id="4523"/>
      <w:r w:rsidRPr="0073695D">
        <w:rPr>
          <w:rFonts w:ascii="Times New Roman" w:hAnsi="Times New Roman" w:cs="Times New Roman"/>
          <w:highlight w:val="yellow"/>
        </w:rPr>
        <w:t>ADD IN STATEMENT ABOUT H2OHIO FUNDING</w:t>
      </w:r>
      <w:commentRangeEnd w:id="4523"/>
      <w:r w:rsidR="0025116A">
        <w:rPr>
          <w:rStyle w:val="CommentReference"/>
          <w:rFonts w:ascii="Times New Roman" w:hAnsi="Times New Roman" w:cs="Times New Roman"/>
          <w:sz w:val="22"/>
          <w:szCs w:val="22"/>
        </w:rPr>
        <w:commentReference w:id="4523"/>
      </w:r>
    </w:p>
    <w:p w14:paraId="06E77F39" w14:textId="77777777" w:rsidR="00A120E7" w:rsidRDefault="00967CEA" w:rsidP="00967CEA">
      <w:pPr>
        <w:rPr>
          <w:del w:id="4525" w:author="Anderson, Kenneth" w:date="2026-10-08T15:50:00Z" w16du:dateUtc="2026-10-08T19:50:00Z"/>
          <w:rFonts w:ascii="Times New Roman" w:hAnsi="Times New Roman" w:cs="Times New Roman"/>
        </w:rPr>
      </w:pPr>
      <w:r w:rsidRPr="00960293">
        <w:rPr>
          <w:rFonts w:ascii="Times New Roman" w:hAnsi="Times New Roman" w:cs="Times New Roman"/>
        </w:rPr>
        <w:t>This material is</w:t>
      </w:r>
      <w:r w:rsidR="006264B3">
        <w:rPr>
          <w:rFonts w:ascii="Times New Roman" w:hAnsi="Times New Roman" w:cs="Times New Roman"/>
        </w:rPr>
        <w:t xml:space="preserve"> in part</w:t>
      </w:r>
      <w:r w:rsidRPr="00960293">
        <w:rPr>
          <w:rFonts w:ascii="Times New Roman" w:hAnsi="Times New Roman" w:cs="Times New Roman"/>
        </w:rPr>
        <w:t xml:space="preserve"> based upon work supported by the Great Lakes Restoration Initiative (GLRI) and funded under grant </w:t>
      </w:r>
      <w:r w:rsidRPr="00960293">
        <w:rPr>
          <w:rFonts w:ascii="Times New Roman" w:eastAsia="Calibri" w:hAnsi="Times New Roman" w:cs="Times New Roman"/>
        </w:rPr>
        <w:t>EPA-R5-GL00E03253</w:t>
      </w:r>
      <w:r w:rsidRPr="00960293">
        <w:rPr>
          <w:rFonts w:ascii="Times New Roman" w:hAnsi="Times New Roman" w:cs="Times New Roman"/>
        </w:rPr>
        <w:t xml:space="preserve">. </w:t>
      </w:r>
    </w:p>
    <w:p w14:paraId="6D9DB204" w14:textId="766EA8D8" w:rsidR="00A120E7" w:rsidRDefault="00A120E7" w:rsidP="00967CEA">
      <w:pPr>
        <w:rPr>
          <w:del w:id="4526" w:author="Anderson, Kenneth" w:date="2026-10-08T15:50:00Z" w16du:dateUtc="2026-10-08T19:50:00Z"/>
          <w:rFonts w:ascii="Times New Roman" w:hAnsi="Times New Roman" w:cs="Times New Roman"/>
        </w:rPr>
      </w:pPr>
      <w:del w:id="4527" w:author="Anderson, Kenneth" w:date="2026-10-08T15:50:00Z" w16du:dateUtc="2026-10-08T19:50:00Z">
        <w:r w:rsidRPr="0073695D">
          <w:rPr>
            <w:rFonts w:ascii="Times New Roman" w:hAnsi="Times New Roman" w:cs="Times New Roman"/>
            <w:highlight w:val="yellow"/>
          </w:rPr>
          <w:delText xml:space="preserve">ADD IN STATEMENT ABOUT </w:delText>
        </w:r>
        <w:r w:rsidR="00F9790E" w:rsidRPr="0073695D">
          <w:rPr>
            <w:rFonts w:ascii="Times New Roman" w:hAnsi="Times New Roman" w:cs="Times New Roman"/>
            <w:highlight w:val="yellow"/>
          </w:rPr>
          <w:delText>H2OHIO ADVISORY GROUP</w:delText>
        </w:r>
      </w:del>
    </w:p>
    <w:p w14:paraId="708443CB" w14:textId="12F858D3" w:rsidR="00967CEA" w:rsidRDefault="0024047D" w:rsidP="00967CEA">
      <w:pPr>
        <w:rPr>
          <w:rFonts w:ascii="Times New Roman" w:hAnsi="Times New Roman" w:cs="Times New Roman"/>
        </w:rPr>
      </w:pPr>
      <w:ins w:id="4528" w:author="Anderson, Kenneth" w:date="2026-10-08T15:49:00Z" w16du:dateUtc="2026-10-08T19:49:00Z">
        <w:r>
          <w:rPr>
            <w:rFonts w:ascii="Times New Roman" w:hAnsi="Times New Roman" w:cs="Times New Roman"/>
          </w:rPr>
          <w:t>The authors thank the H2Ohio Wetland Monitoring Program Advisory Group for advice and feedback during the development of this manuscript</w:t>
        </w:r>
        <w:r w:rsidR="00D350A0">
          <w:rPr>
            <w:rFonts w:ascii="Times New Roman" w:hAnsi="Times New Roman" w:cs="Times New Roman"/>
          </w:rPr>
          <w:t xml:space="preserve">: Melanie Coulter, </w:t>
        </w:r>
        <w:r w:rsidR="00A71575">
          <w:rPr>
            <w:rFonts w:ascii="Times New Roman" w:hAnsi="Times New Roman" w:cs="Times New Roman"/>
          </w:rPr>
          <w:t xml:space="preserve">David Sherman, Suzanne </w:t>
        </w:r>
      </w:ins>
      <w:ins w:id="4529" w:author="Anderson, Kenneth" w:date="2026-10-08T15:50:00Z" w16du:dateUtc="2026-10-08T19:50:00Z">
        <w:r w:rsidR="00A71575">
          <w:rPr>
            <w:rFonts w:ascii="Times New Roman" w:hAnsi="Times New Roman" w:cs="Times New Roman"/>
          </w:rPr>
          <w:t xml:space="preserve">Hohne, Chelsea Keefer, Greg Snowden, and Alexis McCarter. </w:t>
        </w:r>
      </w:ins>
      <w:r w:rsidR="00967CEA" w:rsidRPr="00960293">
        <w:rPr>
          <w:rFonts w:ascii="Times New Roman" w:hAnsi="Times New Roman" w:cs="Times New Roman"/>
        </w:rPr>
        <w:t>The authors thank the H</w:t>
      </w:r>
      <w:r w:rsidR="00967CEA" w:rsidRPr="00F04B64">
        <w:rPr>
          <w:rFonts w:ascii="Times New Roman" w:hAnsi="Times New Roman" w:cs="Times New Roman"/>
          <w:vertAlign w:val="subscript"/>
        </w:rPr>
        <w:t>2</w:t>
      </w:r>
      <w:r w:rsidR="00967CEA" w:rsidRPr="00960293">
        <w:rPr>
          <w:rFonts w:ascii="Times New Roman" w:hAnsi="Times New Roman" w:cs="Times New Roman"/>
        </w:rPr>
        <w:t>Ohio GLRI Sensor Network</w:t>
      </w:r>
      <w:r w:rsidR="00967CEA">
        <w:rPr>
          <w:rFonts w:ascii="Times New Roman" w:hAnsi="Times New Roman" w:cs="Times New Roman"/>
        </w:rPr>
        <w:t xml:space="preserve"> </w:t>
      </w:r>
      <w:r w:rsidR="00967CEA" w:rsidRPr="00960293">
        <w:rPr>
          <w:rFonts w:ascii="Times New Roman" w:hAnsi="Times New Roman" w:cs="Times New Roman"/>
        </w:rPr>
        <w:t>Advisory</w:t>
      </w:r>
      <w:r w:rsidR="00967CEA">
        <w:rPr>
          <w:rFonts w:ascii="Times New Roman" w:hAnsi="Times New Roman" w:cs="Times New Roman"/>
        </w:rPr>
        <w:t xml:space="preserve"> </w:t>
      </w:r>
      <w:r w:rsidR="00967CEA" w:rsidRPr="00960293">
        <w:rPr>
          <w:rFonts w:ascii="Times New Roman" w:hAnsi="Times New Roman" w:cs="Times New Roman"/>
        </w:rPr>
        <w:t xml:space="preserve">Group for advice and feedback during the development of this manuscript: Nandita Basu, Whitney Beck, Jacob Berkowitz, Paul Gledhill, Heather Golden, Matt Pawlowski, Katie Quesnell, Craig Stow, Santina Wortman. </w:t>
      </w:r>
      <w:commentRangeEnd w:id="4522"/>
      <w:r w:rsidR="006A5ED9" w:rsidRPr="00960293">
        <w:rPr>
          <w:rStyle w:val="CommentReference"/>
          <w:rFonts w:ascii="Times New Roman" w:hAnsi="Times New Roman" w:cs="Times New Roman"/>
          <w:sz w:val="22"/>
          <w:szCs w:val="22"/>
        </w:rPr>
        <w:commentReference w:id="4522"/>
      </w:r>
      <w:r w:rsidR="00507B3A" w:rsidRPr="00960293">
        <w:rPr>
          <w:rFonts w:ascii="Times New Roman" w:hAnsi="Times New Roman" w:cs="Times New Roman"/>
        </w:rPr>
        <w:t>The authors thank Robin Miller for editing, advice, and comments during the writing of this manuscript.</w:t>
      </w:r>
    </w:p>
    <w:p w14:paraId="20937D9E" w14:textId="77777777" w:rsidR="00967CEA" w:rsidRPr="00967CEA" w:rsidRDefault="00967CEA" w:rsidP="00967CEA"/>
    <w:p w14:paraId="687F959C" w14:textId="77777777" w:rsidR="00197A62" w:rsidRPr="007E5245" w:rsidRDefault="00197A62" w:rsidP="00714131">
      <w:pPr>
        <w:pStyle w:val="Bibliography"/>
        <w:rPr>
          <w:rFonts w:ascii="Times New Roman" w:hAnsi="Times New Roman" w:cs="Times New Roman"/>
          <w:b/>
          <w:bCs/>
          <w:kern w:val="0"/>
          <w:u w:val="single"/>
        </w:rPr>
      </w:pPr>
    </w:p>
    <w:p w14:paraId="16977291" w14:textId="647B47D5" w:rsidR="00F515FB" w:rsidRPr="007E5245" w:rsidRDefault="00714131" w:rsidP="00714131">
      <w:pPr>
        <w:pStyle w:val="Bibliography"/>
        <w:rPr>
          <w:rFonts w:ascii="Times New Roman" w:hAnsi="Times New Roman" w:cs="Times New Roman"/>
          <w:b/>
          <w:bCs/>
          <w:kern w:val="0"/>
          <w:u w:val="single"/>
        </w:rPr>
      </w:pPr>
      <w:r w:rsidRPr="007E5245">
        <w:rPr>
          <w:rFonts w:ascii="Times New Roman" w:hAnsi="Times New Roman" w:cs="Times New Roman"/>
          <w:b/>
          <w:bCs/>
          <w:kern w:val="0"/>
          <w:u w:val="single"/>
        </w:rPr>
        <w:t>References:</w:t>
      </w:r>
    </w:p>
    <w:p w14:paraId="3413BD0A" w14:textId="77777777" w:rsidR="00E2047D" w:rsidRDefault="00714131" w:rsidP="00E2047D">
      <w:pPr>
        <w:pStyle w:val="Bibliography"/>
      </w:pPr>
      <w:r w:rsidRPr="007E5245">
        <w:fldChar w:fldCharType="begin"/>
      </w:r>
      <w:r w:rsidR="00E2047D">
        <w:instrText xml:space="preserve"> ADDIN ZOTERO_BIBL {"uncited":[],"omitted":[],"custom":[]} CSL_BIBLIOGRAPHY </w:instrText>
      </w:r>
      <w:r w:rsidRPr="007E5245">
        <w:fldChar w:fldCharType="separate"/>
      </w:r>
      <w:r w:rsidR="00E2047D">
        <w:t>Aldous, A., P. McCormick, C. Ferguson, S. Graham, and C. Craft. 2005. Hydrologic Regime Controls Soil Phosphorus Fluxes in Restoration and Undisturbed Wetlands. Restoration Ecology 13:341–347.</w:t>
      </w:r>
    </w:p>
    <w:p w14:paraId="7448077D" w14:textId="77777777" w:rsidR="00E2047D" w:rsidRDefault="00E2047D" w:rsidP="00E2047D">
      <w:pPr>
        <w:pStyle w:val="Bibliography"/>
      </w:pPr>
      <w:r>
        <w:t>Allen, R. G., L. S. Pereira, D. Raes, and M. Smith. 1998. Crop evapotranspiration-Guidelines for computing crop water requirements-FAO Irrigation and drainage paper 56. Fao, rome 300:D05109.</w:t>
      </w:r>
    </w:p>
    <w:p w14:paraId="0A5444F8" w14:textId="77777777" w:rsidR="00E2047D" w:rsidRDefault="00E2047D" w:rsidP="00E2047D">
      <w:pPr>
        <w:pStyle w:val="Bibliography"/>
      </w:pPr>
      <w:r>
        <w:lastRenderedPageBreak/>
        <w:t>Anderson, D. M., P. M. Glibert, and J. M. Burkholder. 2002. Harmful algal blooms and eutrophication: Nutrient sources, composition, and consequences. Estuaries 25:704–726.</w:t>
      </w:r>
    </w:p>
    <w:p w14:paraId="5DE689A0" w14:textId="77777777" w:rsidR="00E2047D" w:rsidRDefault="00E2047D" w:rsidP="00E2047D">
      <w:pPr>
        <w:pStyle w:val="Bibliography"/>
      </w:pPr>
      <w:r>
        <w:t>Anderson, K. J., B. Adhikari, O. F. Schloegel, R. Marques Mendonca, M. P. Back, N. Brocato, J. A. Cianci-Gaskill, S. E. McMurray, C. Bahlai, D. M. Costello, and L. Kinsman-Costello. 2024. We know less about phosphorus retention in constructed wetlands than we think we do: A quantitative literature synthesis. Ecological Indicators 169:112969.</w:t>
      </w:r>
    </w:p>
    <w:p w14:paraId="703AAD6B" w14:textId="77777777" w:rsidR="00E2047D" w:rsidRDefault="00E2047D" w:rsidP="00E2047D">
      <w:pPr>
        <w:pStyle w:val="Bibliography"/>
      </w:pPr>
      <w:r>
        <w:t>Ardón, M., S. Montanari, J. L. Morse, M. W. Doyle, and E. S. Bernhardt. 2010. Phosphorus export from a restored wetland ecosystem in response to natural and experimental hydrologic fluctuations. Journal of Geophysical Research: Biogeosciences 115.</w:t>
      </w:r>
    </w:p>
    <w:p w14:paraId="161BCA19" w14:textId="77777777" w:rsidR="00E2047D" w:rsidRDefault="00E2047D" w:rsidP="00E2047D">
      <w:pPr>
        <w:pStyle w:val="Bibliography"/>
      </w:pPr>
      <w:r>
        <w:t>Aziz, T., and P. Van Cappellen. 2021. Economic valuation of suspended sediment and phosphorus filtration services by four different wetland types: A preliminary assessment for southern Ontario, Canada. Hydrological Processes 35:e14442.</w:t>
      </w:r>
    </w:p>
    <w:p w14:paraId="4324EE09" w14:textId="77777777" w:rsidR="00E2047D" w:rsidRDefault="00E2047D" w:rsidP="00E2047D">
      <w:pPr>
        <w:pStyle w:val="Bibliography"/>
      </w:pPr>
      <w:r>
        <w:t>Back, M. P., G. A. Watson, E. B. Campbell, H. C. Esber, J. Myers, C. Kohart, W. R. Midden, S. E. Newell, and L. E. Kinsman-Costello. 2025. Sediment-water nutrient exchange across a diked Lake Erie coastal wetland, Ohio, USA. Journal of Great Lakes Research 51:102658.</w:t>
      </w:r>
    </w:p>
    <w:p w14:paraId="7ACC97A6" w14:textId="77777777" w:rsidR="00E2047D" w:rsidRDefault="00E2047D" w:rsidP="00E2047D">
      <w:pPr>
        <w:pStyle w:val="Bibliography"/>
      </w:pPr>
      <w:r>
        <w:t>Bingham, M., S. K. Sinha, and F. Lupi. 2015. Economic benefits of reducing harmful algal blooms in Lake Erie. Environmental Consulting &amp; Technology, Inc., Report 66.</w:t>
      </w:r>
    </w:p>
    <w:p w14:paraId="15E2A6FB" w14:textId="77777777" w:rsidR="00E2047D" w:rsidRDefault="00E2047D" w:rsidP="00E2047D">
      <w:pPr>
        <w:pStyle w:val="Bibliography"/>
      </w:pPr>
      <w:r>
        <w:t>Carpenter, S. R., N. F. Caraco, D. L. Correll, R. W. Howarth, A. N. Sharpley, and V. H. Smith. 1998. Nonpoint Pollution of Surface Waters with Phosphorus and Nitrogen. Ecological Applications 8:559–568.</w:t>
      </w:r>
    </w:p>
    <w:p w14:paraId="332C9F69" w14:textId="77777777" w:rsidR="00E2047D" w:rsidRDefault="00E2047D" w:rsidP="00E2047D">
      <w:pPr>
        <w:pStyle w:val="Bibliography"/>
      </w:pPr>
      <w:r>
        <w:t>Cheng, F. Y., and N. B. Basu. 2017. Biogeochemical hotspots: Role of small water bodies in landscape nutrient processing. Water Resources Research 53:5038–5056.</w:t>
      </w:r>
    </w:p>
    <w:p w14:paraId="51EC49C6" w14:textId="77777777" w:rsidR="00E2047D" w:rsidRDefault="00E2047D" w:rsidP="00E2047D">
      <w:pPr>
        <w:pStyle w:val="Bibliography"/>
      </w:pPr>
      <w:r>
        <w:lastRenderedPageBreak/>
        <w:t>Cheng, F. Y., J. Park, M. Kumar, and N. B. Basu. 2023. Disconnectivity matters: the outsized role of small ephemeral wetlands in landscape-scale nutrient retention. Environmental Research Letters 18:024018.</w:t>
      </w:r>
    </w:p>
    <w:p w14:paraId="70D70778" w14:textId="77777777" w:rsidR="00E2047D" w:rsidRDefault="00E2047D" w:rsidP="00E2047D">
      <w:pPr>
        <w:pStyle w:val="Bibliography"/>
      </w:pPr>
      <w:r>
        <w:t>Collins, S. D., S. Shukla, and N. K. Shrestha. 2016. Drainage ditches have sufficient adsorption capacity but inadequate residence time for phosphorus retention in the Everglades. Ecological Engineering 92:218–228.</w:t>
      </w:r>
    </w:p>
    <w:p w14:paraId="04467EEF" w14:textId="77777777" w:rsidR="00E2047D" w:rsidRDefault="00E2047D" w:rsidP="00E2047D">
      <w:pPr>
        <w:pStyle w:val="Bibliography"/>
      </w:pPr>
      <w:r>
        <w:t>Craft, C. B. 1996. Dynamics of nitrogen and phosphorus retention during wetland ecosystem succession. Wetlands Ecology and Management 4:177–187.</w:t>
      </w:r>
    </w:p>
    <w:p w14:paraId="1F803F83" w14:textId="77777777" w:rsidR="00E2047D" w:rsidRDefault="00E2047D" w:rsidP="00E2047D">
      <w:pPr>
        <w:pStyle w:val="Bibliography"/>
      </w:pPr>
      <w:r>
        <w:t>D’Amario, S. C., H. F. Wilson, and M. A. Xenopoulos. 2021. Concentration</w:t>
      </w:r>
      <w:r>
        <w:rPr>
          <w:rFonts w:ascii="Cambria Math" w:hAnsi="Cambria Math" w:cs="Cambria Math"/>
        </w:rPr>
        <w:t>‐</w:t>
      </w:r>
      <w:r>
        <w:t>discharge relationships derived from a larger regional dataset as a tool for watershed management. Ecological Applications 31:e02447.</w:t>
      </w:r>
    </w:p>
    <w:p w14:paraId="16115045" w14:textId="77777777" w:rsidR="00E2047D" w:rsidRDefault="00E2047D" w:rsidP="00E2047D">
      <w:pPr>
        <w:pStyle w:val="Bibliography"/>
      </w:pPr>
      <w:r>
        <w:t>Díaz, F. J., A. T. O′Geen, and R. A. Dahlgren. 2012. Agricultural pollutant removal by constructed wetlands: Implications for water management and design. Agricultural Water Management 104:171–183.</w:t>
      </w:r>
    </w:p>
    <w:p w14:paraId="31412C14" w14:textId="77777777" w:rsidR="00E2047D" w:rsidRDefault="00E2047D" w:rsidP="00E2047D">
      <w:pPr>
        <w:pStyle w:val="Bibliography"/>
      </w:pPr>
      <w:r>
        <w:t>Dunne, E. J., M. F. Coveney, V. R. Hoge, R. Conrow, R. Naleway, E. F. Lowe, L. E. Battoe, and Y. Wang. 2015. Phosphorus removal performance of a large-scale constructed treatment wetland receiving eutrophic lake water. Ecological Engineering 79:132–142.</w:t>
      </w:r>
    </w:p>
    <w:p w14:paraId="2C44B9E8" w14:textId="77777777" w:rsidR="00E2047D" w:rsidRDefault="00E2047D" w:rsidP="00E2047D">
      <w:pPr>
        <w:pStyle w:val="Bibliography"/>
      </w:pPr>
      <w:r>
        <w:t>Evans, C., and T. D. Davies. 1998. Causes of concentration/discharge hysteresis and its potential as a tool for analysis of episode hydrochemistry. Water Resources Research 34:129–137.</w:t>
      </w:r>
    </w:p>
    <w:p w14:paraId="639CCD6D" w14:textId="77777777" w:rsidR="00E2047D" w:rsidRDefault="00E2047D" w:rsidP="00E2047D">
      <w:pPr>
        <w:pStyle w:val="Bibliography"/>
      </w:pPr>
      <w:r>
        <w:t>Fennessy, M. S., A. D. Jacobs, and M. E. Kentula. 2007. An evaluation of rapid methods for assessing the ecological condition of wetlands. Wetlands 27:543–560.</w:t>
      </w:r>
    </w:p>
    <w:p w14:paraId="1181A7C4" w14:textId="77777777" w:rsidR="00E2047D" w:rsidRDefault="00E2047D" w:rsidP="00E2047D">
      <w:pPr>
        <w:pStyle w:val="Bibliography"/>
      </w:pPr>
      <w:r>
        <w:t>Fisher, J., and M. C. Acreman. 2004. Wetland nutrient removal: a review of the evidence. Hydrology and Earth System Sciences 8:673–685.</w:t>
      </w:r>
    </w:p>
    <w:p w14:paraId="360DC386" w14:textId="77777777" w:rsidR="00E2047D" w:rsidRDefault="00E2047D" w:rsidP="00E2047D">
      <w:pPr>
        <w:pStyle w:val="Bibliography"/>
      </w:pPr>
      <w:r>
        <w:t>H2Ohio | Ohio.gov. (n.d.). . https://h2.ohio.gov/.</w:t>
      </w:r>
    </w:p>
    <w:p w14:paraId="4912C3CC" w14:textId="77777777" w:rsidR="00E2047D" w:rsidRDefault="00E2047D" w:rsidP="00E2047D">
      <w:pPr>
        <w:pStyle w:val="Bibliography"/>
      </w:pPr>
      <w:r>
        <w:lastRenderedPageBreak/>
        <w:t>Hambäck, P. A., L. Dawson, P. Geranmayeh, J. Jarsjö, I. Kačergytė, M. Peacock, D. Collentine, G. Destouni, M. Futter, G. Hugelius, S. Hedman, S. Jonsson, B. K. Klatt, A. Lindström, J. E. Nilsson, T. Pärt, L. D. Schneider, J. A. Strand, P. Urrutia-Cordero, D. Åhlén, I. Åhlén, and M. Blicharska. 2023. Tradeoffs and synergies in wetland multifunctionality: A scaling issue. Science of The Total Environment 862:160746.</w:t>
      </w:r>
    </w:p>
    <w:p w14:paraId="6FEE33F6" w14:textId="77777777" w:rsidR="00E2047D" w:rsidRDefault="00E2047D" w:rsidP="00E2047D">
      <w:pPr>
        <w:pStyle w:val="Bibliography"/>
      </w:pPr>
      <w:r>
        <w:t>Hamner, B., M. Frasco, and E. LeDell. 2018. Package ‘metrics.’ R Foundation for Statistical Computing.</w:t>
      </w:r>
    </w:p>
    <w:p w14:paraId="204C4FD1" w14:textId="77777777" w:rsidR="00E2047D" w:rsidRDefault="00E2047D" w:rsidP="00E2047D">
      <w:pPr>
        <w:pStyle w:val="Bibliography"/>
      </w:pPr>
      <w:r>
        <w:t>Hanrahan, B. R., K. W. King, M. R. Williams, E. W. Duncan, L. A. Pease, and G. A. LaBarge. 2019. Nutrient balances influence hydrologic losses of nitrogen and phosphorus across agricultural fields in northwestern Ohio. Nutrient Cycling in Agroecosystems 113:231–245.</w:t>
      </w:r>
    </w:p>
    <w:p w14:paraId="2A9ECAB0" w14:textId="77777777" w:rsidR="00E2047D" w:rsidRDefault="00E2047D" w:rsidP="00E2047D">
      <w:pPr>
        <w:pStyle w:val="Bibliography"/>
      </w:pPr>
      <w:r>
        <w:t>Heisler, J., P. M. Glibert, J. M. Burkholder, D. M. Anderson, W. Cochlan, W. C. Dennison, Q. Dortch, C. J. Gobler, C. A. Heil, E. Humphries, A. Lewitus, R. Magnien, H. G. Marshall, K. Sellner, D. A. Stockwell, D. K. Stoecker, and M. Suddleson. 2008. Eutrophication and harmful algal blooms: A scientific consensus. Harmful Algae 8:3–13.</w:t>
      </w:r>
    </w:p>
    <w:p w14:paraId="28D27989" w14:textId="77777777" w:rsidR="00E2047D" w:rsidRDefault="00E2047D" w:rsidP="00E2047D">
      <w:pPr>
        <w:pStyle w:val="Bibliography"/>
      </w:pPr>
      <w:r>
        <w:t>Hossler, K., and V. Bouchard. 2010. Soil development and establishment of carbon-based properties in created freshwater marshes. Ecological Applications 20:539–553.</w:t>
      </w:r>
    </w:p>
    <w:p w14:paraId="2D8D4E11" w14:textId="77777777" w:rsidR="00E2047D" w:rsidRDefault="00E2047D" w:rsidP="00E2047D">
      <w:pPr>
        <w:pStyle w:val="Bibliography"/>
      </w:pPr>
      <w:r>
        <w:t>International Joint Commission. 2014. A Balanced Diet for Lake Erie. International Joint Commission.</w:t>
      </w:r>
    </w:p>
    <w:p w14:paraId="20F8BF17" w14:textId="77777777" w:rsidR="00E2047D" w:rsidRDefault="00E2047D" w:rsidP="00E2047D">
      <w:pPr>
        <w:pStyle w:val="Bibliography"/>
      </w:pPr>
      <w:r>
        <w:t>Jacquemin, S. J., M. C. Grunden, and T. A. Dirksen. 2025. Wetland Conservation in the Grand Lake St. Marys Watershed: Long Term Monitoring Data from Coldwater Creek Restored Wetland. Wetlands 45:37.</w:t>
      </w:r>
    </w:p>
    <w:p w14:paraId="01C791D4" w14:textId="77777777" w:rsidR="00E2047D" w:rsidRDefault="00E2047D" w:rsidP="00E2047D">
      <w:pPr>
        <w:pStyle w:val="Bibliography"/>
      </w:pPr>
      <w:r>
        <w:t>Jacquemin, S. J., L. T. Johnson, T. A. Dirksen, and G. McGlinch. 2018. Changes in Water Quality of Grand Lake St. Marys Watershed Following Implementation of a Distressed Watershed Rules Package. Journal of Environmental Quality 47:113–120.</w:t>
      </w:r>
    </w:p>
    <w:p w14:paraId="60321588" w14:textId="77777777" w:rsidR="00E2047D" w:rsidRDefault="00E2047D" w:rsidP="00E2047D">
      <w:pPr>
        <w:pStyle w:val="Bibliography"/>
      </w:pPr>
      <w:r>
        <w:lastRenderedPageBreak/>
        <w:t>Jiang, B., and W. J. Mitsch. 2020. Influence of hydrologic conditions on nutrient retention, and soil and plant development in a former central Ohio swamp: A wetlaculture mesocosm experiment. Ecological Engineering 157:105969.</w:t>
      </w:r>
    </w:p>
    <w:p w14:paraId="7C70DFFE" w14:textId="77777777" w:rsidR="00E2047D" w:rsidRDefault="00E2047D" w:rsidP="00E2047D">
      <w:pPr>
        <w:pStyle w:val="Bibliography"/>
      </w:pPr>
      <w:r>
        <w:t>Johnson, L. T., N. Manning, J. Dezse, J. Boehler, E. Clark, T. Fulton, N. Miller, and A. Roerdink. 2024. Drivers of annual suspended sediment and nutrient yields in tributaries to Lake Erie. Aquatic Ecosystem Health &amp; Management 26:5–19.</w:t>
      </w:r>
    </w:p>
    <w:p w14:paraId="114DFF19" w14:textId="77777777" w:rsidR="00E2047D" w:rsidRDefault="00E2047D" w:rsidP="00E2047D">
      <w:pPr>
        <w:pStyle w:val="Bibliography"/>
      </w:pPr>
      <w:r>
        <w:t>Jordan, T. E., D. F. Whigham, K. H. Hofmockel, and M. A. Pittek. 2003. Nutrient and Sediment Removal by a Restored Wetland Receiving Agricultural Runoff. Journal of Environmental Quality 32:1534–1547.</w:t>
      </w:r>
    </w:p>
    <w:p w14:paraId="7840243E" w14:textId="77777777" w:rsidR="00E2047D" w:rsidRDefault="00E2047D" w:rsidP="00E2047D">
      <w:pPr>
        <w:pStyle w:val="Bibliography"/>
      </w:pPr>
      <w:r>
        <w:t>Kadlec, R. H. 2016. Large Constructed Wetlands for Phosphorus Control: A Review. Water 8:243.</w:t>
      </w:r>
    </w:p>
    <w:p w14:paraId="4FBB4746" w14:textId="77777777" w:rsidR="00E2047D" w:rsidRDefault="00E2047D" w:rsidP="00E2047D">
      <w:pPr>
        <w:pStyle w:val="Bibliography"/>
      </w:pPr>
      <w:r>
        <w:t>Kinsman-Costello, L. E., K. Fussel, C. Winslow, J. Kerns, O. Schloegel, R. Mendonça, R. Becker, T. B. Bridgeman, K. Doro, S. J. Jacquemin, L. Johnson, G. Liu, K. McCluney, H. Michaels, W. R. Midden, S. E. Newell, M. Back, L. Brown, I. Rahman, and Z. Swan. 2024. H2Ohio Wetland Monitoring Program:Monitoring Framework. Columbus, OH, USA.</w:t>
      </w:r>
    </w:p>
    <w:p w14:paraId="5EAA1FDF" w14:textId="77777777" w:rsidR="00E2047D" w:rsidRDefault="00E2047D" w:rsidP="00E2047D">
      <w:pPr>
        <w:pStyle w:val="Bibliography"/>
      </w:pPr>
      <w:r>
        <w:t>Kinsman-Costello, L. E., J. O’Brien, and S. K. Hamilton. 2014. Re-flooding a Historically Drained Wetland Leads to Rapid Sediment Phosphorus Release. Ecosystems 17:641–656.</w:t>
      </w:r>
    </w:p>
    <w:p w14:paraId="3F9586E1" w14:textId="77777777" w:rsidR="00E2047D" w:rsidRDefault="00E2047D" w:rsidP="00E2047D">
      <w:pPr>
        <w:pStyle w:val="Bibliography"/>
      </w:pPr>
      <w:r>
        <w:t>Koop-Jakobsen, K., and A. E. Giblin. 2009. Anammox in Tidal Marsh Sediments: The Role of Salinity, Nitrogen Loading, and Marsh Vegetation. Estuaries and Coasts 32:238–245.</w:t>
      </w:r>
    </w:p>
    <w:p w14:paraId="6664298C" w14:textId="77777777" w:rsidR="00E2047D" w:rsidRDefault="00E2047D" w:rsidP="00E2047D">
      <w:pPr>
        <w:pStyle w:val="Bibliography"/>
      </w:pPr>
      <w:r>
        <w:t>Lake Erie and Aquatic Research Network (LEARN): Wetlands and Water Quality Group (H2Ohio Wetland Monitoring Program). 2026. H2Ohio Wetland Monitoring Program 2025 Annual Report.</w:t>
      </w:r>
    </w:p>
    <w:p w14:paraId="2B9AC876" w14:textId="77777777" w:rsidR="00E2047D" w:rsidRDefault="00E2047D" w:rsidP="00E2047D">
      <w:pPr>
        <w:pStyle w:val="Bibliography"/>
      </w:pPr>
      <w:r>
        <w:t>Land, M., W. Granéli, A. Grimvall, C. C. Hoffmann, W. J. Mitsch, K. S. Tonderski, and J. T. A. Verhoeven. 2016. How effective are created or restored freshwater wetlands for nitrogen and phosphorus removal? A systematic review. Environmental Evidence 5:9.</w:t>
      </w:r>
    </w:p>
    <w:p w14:paraId="6C092038" w14:textId="77777777" w:rsidR="00E2047D" w:rsidRDefault="00E2047D" w:rsidP="00E2047D">
      <w:pPr>
        <w:pStyle w:val="Bibliography"/>
      </w:pPr>
      <w:r>
        <w:lastRenderedPageBreak/>
        <w:t>Marton, J. M., I. F. Creed, D. B. Lewis, C. R. Lane, N. B. Basu, M. J. Cohen, and C. B. Craft. 2015. Geographically isolated wetlands are important biogeochemical reactors on the landscape. Bioscience 65:408–418.</w:t>
      </w:r>
    </w:p>
    <w:p w14:paraId="3525FDE1" w14:textId="77777777" w:rsidR="00E2047D" w:rsidRDefault="00E2047D" w:rsidP="00E2047D">
      <w:pPr>
        <w:pStyle w:val="Bibliography"/>
      </w:pPr>
      <w:r>
        <w:t>Matisoff, G., E. M. Kaltenberg, R. L. Steely, S. K. Hummel, J. Seo, K. J. Gibbons, T. B. Bridgeman, Y. Seo, M. Behbahani, W. F. James, L. T. Johnson, P. Doan, M. Dittrich, M. A. Evans, and J. D. Chaffin. 2016. Internal loading of phosphorus in western Lake Erie. Journal of Great Lakes Research 42:775–788.</w:t>
      </w:r>
    </w:p>
    <w:p w14:paraId="0D896C32" w14:textId="77777777" w:rsidR="00E2047D" w:rsidRDefault="00E2047D" w:rsidP="00E2047D">
      <w:pPr>
        <w:pStyle w:val="Bibliography"/>
      </w:pPr>
      <w:r>
        <w:t>McCarthy, M. J., W. S. Gardner, P. J. Lavrentyev, K. M. Moats, F. J. Jochem, and D. M. Klarer. 2007. Effects of Hydrological Flow Regime on Sediment-water Interface and Water Column Nitrogen Dynamics in a Great Lakes Coastal Wetland (Old Woman Creek, Lake Erie). Journal of Great Lakes Research 33:219–231.</w:t>
      </w:r>
    </w:p>
    <w:p w14:paraId="6C086A44" w14:textId="77777777" w:rsidR="00E2047D" w:rsidRDefault="00E2047D" w:rsidP="00E2047D">
      <w:pPr>
        <w:pStyle w:val="Bibliography"/>
      </w:pPr>
      <w:r>
        <w:t>McClain, M. E., E. W. Boyer, C. L. Dent, S. E. Gergel, N. B. Grimm, P. M. Groffman, S. C. Hart, J. W. Harvey, C. A. Johnston, E. Mayorga, W. H. McDowell, and G. Pinay. 2003. Biogeochemical Hot Spots and Hot Moments at the Interface of Terrestrial and Aquatic Ecosystems. Ecosystems 6:301–312.</w:t>
      </w:r>
    </w:p>
    <w:p w14:paraId="19E1A413" w14:textId="77777777" w:rsidR="00E2047D" w:rsidRDefault="00E2047D" w:rsidP="00E2047D">
      <w:pPr>
        <w:pStyle w:val="Bibliography"/>
      </w:pPr>
      <w:r>
        <w:t>McLatchey, G. P., and K. R. Reddy. 1998. Regulation of Organic Matter Decomposition and Nutrient Release in a Wetland Soil. Journal of Environmental Quality 27:1268–1274.</w:t>
      </w:r>
    </w:p>
    <w:p w14:paraId="006019A4" w14:textId="77777777" w:rsidR="00E2047D" w:rsidRDefault="00E2047D" w:rsidP="00E2047D">
      <w:pPr>
        <w:pStyle w:val="Bibliography"/>
      </w:pPr>
      <w:r>
        <w:t>Meng, B., J. Liu, K. Bao, and B. Sun. 2020. Methodologies and Management Framework for Restoration of Wetland Hydrologic Connectivity: A Synthesis. Integrated Environmental Assessment and Management 16:438–451.</w:t>
      </w:r>
    </w:p>
    <w:p w14:paraId="01C4468E" w14:textId="77777777" w:rsidR="00E2047D" w:rsidRDefault="00E2047D" w:rsidP="00E2047D">
      <w:pPr>
        <w:pStyle w:val="Bibliography"/>
      </w:pPr>
      <w:r>
        <w:t xml:space="preserve">Michalak, A. M., E. J. Anderson, D. Beletsky, S. Boland, N. S. Bosch, T. B. Bridgeman, J. D. Chaffin, K. Cho, R. Confesor, I. Daloğlu, J. V. DePinto, M. A. Evans, G. L. Fahnenstiel, L. He, J. C. Ho, L. Jenkins, T. H. Johengen, K. C. Kuo, E. LaPorte, X. Liu, M. R. McWilliams, M. R. Moore, D. J. Posselt, R. P. Richards, D. Scavia, A. L. Steiner, E. Verhamme, D. M. Wright, and M. A. </w:t>
      </w:r>
      <w:r>
        <w:lastRenderedPageBreak/>
        <w:t>Zagorski. 2013a. Record-setting algal bloom in Lake Erie caused by agricultural and meteorological trends consistent with expected future conditions. Proceedings of the National Academy of Sciences 110:6448–6452.</w:t>
      </w:r>
    </w:p>
    <w:p w14:paraId="61D35BE0" w14:textId="77777777" w:rsidR="00E2047D" w:rsidRDefault="00E2047D" w:rsidP="00E2047D">
      <w:pPr>
        <w:pStyle w:val="Bibliography"/>
      </w:pPr>
      <w:r>
        <w:t>Michalak, A. M., E. J. Anderson, D. Beletsky, S. Boland, N. S. Bosch, T. B. Bridgeman, J. D. Chaffin, K. Cho, R. Confesor, I. Daloğlu, J. V. DePinto, M. A. Evans, G. L. Fahnenstiel, L. He, J. C. Ho, L. Jenkins, T. H. Johengen, K. C. Kuo, E. LaPorte, X. Liu, M. R. McWilliams, M. R. Moore, D. J. Posselt, R. P. Richards, D. Scavia, A. L. Steiner, E. Verhamme, D. M. Wright, and M. A. Zagorski. 2013b. Record-setting algal bloom in Lake Erie caused by agricultural and meteorological trends consistent with expected future conditions. Proceedings of the National Academy of Sciences 110:6448–6452.</w:t>
      </w:r>
    </w:p>
    <w:p w14:paraId="047881A0" w14:textId="77777777" w:rsidR="00E2047D" w:rsidRDefault="00E2047D" w:rsidP="00E2047D">
      <w:pPr>
        <w:pStyle w:val="Bibliography"/>
      </w:pPr>
      <w:r>
        <w:t>Mitsch, W. J. 2017. Solving Lake Erie’s harmful algal blooms by restoring the Great Black Swamp in Ohio. Ecological Engineering 108:406–413.</w:t>
      </w:r>
    </w:p>
    <w:p w14:paraId="1E1181D6" w14:textId="77777777" w:rsidR="00E2047D" w:rsidRDefault="00E2047D" w:rsidP="00E2047D">
      <w:pPr>
        <w:pStyle w:val="Bibliography"/>
      </w:pPr>
      <w:r>
        <w:t>Mitsch, W. J., S. M. Nedrich, S. K. Harter, C. Anderson, A. M. Nahlik, and B. Bernal. 2014. Sedimentation in created freshwater riverine wetlands: 15 years of succession and contrast of methods. Ecological Engineering 72:25–34.</w:t>
      </w:r>
    </w:p>
    <w:p w14:paraId="20AEB6C0" w14:textId="77777777" w:rsidR="00E2047D" w:rsidRDefault="00E2047D" w:rsidP="00E2047D">
      <w:pPr>
        <w:pStyle w:val="Bibliography"/>
      </w:pPr>
      <w:r>
        <w:t>Ohio Department of Natural Resources. 2026. H2Ohio. https://ohiodnr.gov/discover-and-learn/safety-conservation/about-ODNR/water-resources/h2ohio.</w:t>
      </w:r>
    </w:p>
    <w:p w14:paraId="69A5AC94" w14:textId="77777777" w:rsidR="00E2047D" w:rsidRDefault="00E2047D" w:rsidP="00E2047D">
      <w:pPr>
        <w:pStyle w:val="Bibliography"/>
      </w:pPr>
      <w:r>
        <w:t>Ohio Environmental Protection Agency (EPA). 2023. Maumee Watershed Nutrient Total Maximum Daily Load. Division of Surface Water, Assessment and Modeling Section, Columbus, OH, USA.</w:t>
      </w:r>
    </w:p>
    <w:p w14:paraId="13DA98E3" w14:textId="77777777" w:rsidR="00E2047D" w:rsidRDefault="00E2047D" w:rsidP="00E2047D">
      <w:pPr>
        <w:pStyle w:val="Bibliography"/>
      </w:pPr>
      <w:r>
        <w:t xml:space="preserve">Paerl, H. W., J. D. Chaffin, J. H. Cheshire, H. E. Plaas, M. A. Barnard, L. B. Goerlitz, J. S. Braddy, A. Sabo, L. M. Nelson, and L. Yue. 2024. Dual phosphorus and nitrogen nutrient reduction will be more effective than a phosphorus-only reduction in mitigating diatom and </w:t>
      </w:r>
      <w:r>
        <w:lastRenderedPageBreak/>
        <w:t>cyanobacterial blooms in Lake Erie, USA–Canada. Limnology and Oceanography 69:2913–2928.</w:t>
      </w:r>
    </w:p>
    <w:p w14:paraId="4427FE41" w14:textId="77777777" w:rsidR="00E2047D" w:rsidRDefault="00E2047D" w:rsidP="00E2047D">
      <w:pPr>
        <w:pStyle w:val="Bibliography"/>
      </w:pPr>
      <w:r>
        <w:t>Prein, A. F., and L. O. Mearns. 2021. U.S. Extreme Precipitation Weather Types Increased in Frequency During the 20th Century. Journal of Geophysical Research: Atmospheres 126:e2020JD034287.</w:t>
      </w:r>
    </w:p>
    <w:p w14:paraId="4D51C985" w14:textId="77777777" w:rsidR="00E2047D" w:rsidRDefault="00E2047D" w:rsidP="00E2047D">
      <w:pPr>
        <w:pStyle w:val="Bibliography"/>
      </w:pPr>
      <w:r>
        <w:t>R Core Team. 2024. R: A language and environment for statistical computing. R Foundation for Statistical Computing, Vienna Austria.</w:t>
      </w:r>
    </w:p>
    <w:p w14:paraId="55ACDF36" w14:textId="77777777" w:rsidR="00E2047D" w:rsidRDefault="00E2047D" w:rsidP="00E2047D">
      <w:pPr>
        <w:pStyle w:val="Bibliography"/>
      </w:pPr>
      <w:r>
        <w:t>Seitzinger, S., J. A. Harrison, J. K. Böhlke, A. F. Bouwman, R. Lowrance, B. Peterson, C. Tobias, and G. V. Drecht. 2006. Denitrification Across Landscapes and Waterscapes: A Synthesis. Ecological Applications 16:2064–2090.</w:t>
      </w:r>
    </w:p>
    <w:p w14:paraId="63FC0A09" w14:textId="77777777" w:rsidR="00E2047D" w:rsidRDefault="00E2047D" w:rsidP="00E2047D">
      <w:pPr>
        <w:pStyle w:val="Bibliography"/>
      </w:pPr>
      <w:r>
        <w:t>Sharp, S. J., K. J. Elgersma, J. P. Martina, and W. S. Currie. 2021. Hydrologic flushing rates drive nitrogen cycling and plant invasion in a freshwater coastal wetland model. Ecological Applications.</w:t>
      </w:r>
    </w:p>
    <w:p w14:paraId="5719D8EE" w14:textId="77777777" w:rsidR="00E2047D" w:rsidRDefault="00E2047D" w:rsidP="00E2047D">
      <w:pPr>
        <w:pStyle w:val="Bibliography"/>
      </w:pPr>
      <w:r>
        <w:t>Sharpley, A., H. P. Jarvie, A. Buda, L. May, B. Spears, and P. Kleinman. 2013. Phosphorus Legacy: Overcoming the Effects of Past Management Practices to Mitigate Future Water Quality Impairment. Journal of Environmental Quality 42:1308–1326.</w:t>
      </w:r>
    </w:p>
    <w:p w14:paraId="15A3FE40" w14:textId="77777777" w:rsidR="00E2047D" w:rsidRDefault="00E2047D" w:rsidP="00E2047D">
      <w:pPr>
        <w:pStyle w:val="Bibliography"/>
      </w:pPr>
      <w:r>
        <w:t>Smith, V. H., and D. W. Schindler. 2009. Eutrophication science: where do we go from here? Trends in ecology &amp; evolution 24:201–207.</w:t>
      </w:r>
    </w:p>
    <w:p w14:paraId="4F5DA448" w14:textId="77777777" w:rsidR="00E2047D" w:rsidRDefault="00E2047D" w:rsidP="00E2047D">
      <w:pPr>
        <w:pStyle w:val="Bibliography"/>
      </w:pPr>
      <w:r>
        <w:t>Sparks, A. 2018. nasapower: A NASA POWER Global Meteorology, Surface Solar Energy and Climatology Data Client for R. Journal of Open Source Software 3:1035.</w:t>
      </w:r>
    </w:p>
    <w:p w14:paraId="56743F7D" w14:textId="77777777" w:rsidR="00E2047D" w:rsidRDefault="00E2047D" w:rsidP="00E2047D">
      <w:pPr>
        <w:pStyle w:val="Bibliography"/>
      </w:pPr>
      <w:r>
        <w:t>Steinman, A. D., M. E. Ogdahl, M. Weinert, K. Thompson, M. J. Cooper, and D. G. Uzarski. 2012. Water level fluctuation and sediment–water nutrient exchange in Great Lakes coastal wetlands. Journal of Great Lakes Research 38:766–775.</w:t>
      </w:r>
    </w:p>
    <w:p w14:paraId="44B47660" w14:textId="77777777" w:rsidR="00E2047D" w:rsidRDefault="00E2047D" w:rsidP="00E2047D">
      <w:pPr>
        <w:pStyle w:val="Bibliography"/>
      </w:pPr>
      <w:r>
        <w:lastRenderedPageBreak/>
        <w:t>Tanner, C. C., and J. P. S. Sukias. 2011. Multiyear Nutrient Removal Performance of Three Constructed Wetlands Intercepting Tile Drain Flows from Grazed Pastures. Journal of Environmental Quality 40:620–633.</w:t>
      </w:r>
    </w:p>
    <w:p w14:paraId="5A2E2427" w14:textId="77777777" w:rsidR="00E2047D" w:rsidRDefault="00E2047D" w:rsidP="00E2047D">
      <w:pPr>
        <w:pStyle w:val="Bibliography"/>
      </w:pPr>
      <w:r>
        <w:t>Ury, E. A., P. Arrumugam, E. R. Herbert, P. Badiou, B. Page, and N. B. Basu. 2023. Source or sink? Meta-analysis reveals diverging controls of phosphorus retention and release in restored and constructed wetlands. Environmental Research Letters 18:083002.</w:t>
      </w:r>
    </w:p>
    <w:p w14:paraId="372DDFDC" w14:textId="77777777" w:rsidR="00E2047D" w:rsidRDefault="00E2047D" w:rsidP="00E2047D">
      <w:pPr>
        <w:pStyle w:val="Bibliography"/>
      </w:pPr>
      <w:r>
        <w:t>USDA-NRCS. 2004. Estimation of Direct Runoff from Storm Rainfall. Page National Engineering Handbook, Title 210 Engineering. United States Department of Agriculture Natural Resources Conservation Service.</w:t>
      </w:r>
    </w:p>
    <w:p w14:paraId="75F1BFC7" w14:textId="77777777" w:rsidR="00E2047D" w:rsidRDefault="00E2047D" w:rsidP="00E2047D">
      <w:pPr>
        <w:pStyle w:val="Bibliography"/>
      </w:pPr>
      <w:r>
        <w:t>Vymazal, J. 2007. Removal of nutrients in various types of constructed wetlands. Science of The Total Environment 380:48–65.</w:t>
      </w:r>
    </w:p>
    <w:p w14:paraId="565732B9" w14:textId="77777777" w:rsidR="00E2047D" w:rsidRDefault="00E2047D" w:rsidP="00E2047D">
      <w:pPr>
        <w:pStyle w:val="Bibliography"/>
      </w:pPr>
      <w:r>
        <w:t>Wang, Y., F. Wu, X. Li, C. Li, Y. Zhao, Y. Gao, and J. Liu. 2023. Effects of plants and soil microorganisms on organic carbon and the relationship between carbon and nitrogen in constructed wetlands. Environmental Science and Pollution Research 30:62249–62261.</w:t>
      </w:r>
    </w:p>
    <w:p w14:paraId="6A41BFBE" w14:textId="77777777" w:rsidR="00E2047D" w:rsidRDefault="00E2047D" w:rsidP="00E2047D">
      <w:pPr>
        <w:pStyle w:val="Bibliography"/>
      </w:pPr>
      <w:r>
        <w:t>Weisner, S. E. B., K. Johannesson, G. Thiere, H. Svengren, P. M. Ehde, and K. S. Tonderski. 2016a. National Large-Scale Wetland Creation in Agricultural Areas—Potential versus Realized Effects on Nutrient Transports. Water 8:544.</w:t>
      </w:r>
    </w:p>
    <w:p w14:paraId="7765C25F" w14:textId="77777777" w:rsidR="00E2047D" w:rsidRDefault="00E2047D" w:rsidP="00E2047D">
      <w:pPr>
        <w:pStyle w:val="Bibliography"/>
      </w:pPr>
      <w:r>
        <w:t>Weisner, S. E. B., K. Johannesson, G. Thiere, H. Svengren, P. M. Ehde, and K. S. Tonderski. 2016b. National Large-Scale Wetland Creation in Agricultural Areas—Potential versus Realized Effects on Nutrient Transports. Water 8:544.</w:t>
      </w:r>
    </w:p>
    <w:p w14:paraId="15DEBB5D" w14:textId="77777777" w:rsidR="00E2047D" w:rsidRDefault="00E2047D" w:rsidP="00E2047D">
      <w:pPr>
        <w:pStyle w:val="Bibliography"/>
      </w:pPr>
      <w:r>
        <w:t>Wurtsbaugh, W. A., H. W. Paerl, and W. K. Dodds. 2019. Nutrients, eutrophication and harmful algal blooms along the freshwater to marine continuum. WIREs Water 6:e1373.</w:t>
      </w:r>
    </w:p>
    <w:p w14:paraId="1CC69436" w14:textId="77777777" w:rsidR="00E2047D" w:rsidRDefault="00E2047D" w:rsidP="00E2047D">
      <w:pPr>
        <w:pStyle w:val="Bibliography"/>
      </w:pPr>
      <w:r>
        <w:lastRenderedPageBreak/>
        <w:t>Yousaf, A., N. Khalid, M. Aqeel, A. Noman, N. Naeem, W. Sarfraz, U. Ejaz, Z. Qaiser, and A. Khalid. 2021. Nitrogen Dynamics in Wetland Systems and Its Impact on Biodiversity. Nitrogen 2:196–217.</w:t>
      </w:r>
    </w:p>
    <w:p w14:paraId="08E4C219" w14:textId="29DC9BA3" w:rsidR="00765FA0" w:rsidRPr="007E5245" w:rsidRDefault="00714131">
      <w:pPr>
        <w:pStyle w:val="Bibliography"/>
        <w:rPr>
          <w:rFonts w:ascii="Times New Roman" w:hAnsi="Times New Roman" w:cs="Times New Roman"/>
        </w:rPr>
        <w:pPrChange w:id="4530" w:author="Anderson, Kenneth" w:date="2026-09-02T16:06:00Z" w16du:dateUtc="2026-09-02T20:06:00Z">
          <w:pPr/>
        </w:pPrChange>
      </w:pPr>
      <w:r w:rsidRPr="007E5245">
        <w:rPr>
          <w:rFonts w:ascii="Times New Roman" w:hAnsi="Times New Roman" w:cs="Times New Roman"/>
        </w:rPr>
        <w:fldChar w:fldCharType="end"/>
      </w:r>
    </w:p>
    <w:sectPr w:rsidR="00765FA0" w:rsidRPr="007E5245" w:rsidSect="00842941">
      <w:footerReference w:type="default" r:id="rId21"/>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Anderson, Kenneth" w:date="2026-09-01T15:49:00Z" w:initials="KA">
    <w:p w14:paraId="65A7E4E4" w14:textId="32FD954F" w:rsidR="004A7505" w:rsidRDefault="004A7505" w:rsidP="004A7505">
      <w:pPr>
        <w:pStyle w:val="CommentText"/>
      </w:pPr>
      <w:r>
        <w:rPr>
          <w:rStyle w:val="CommentReference"/>
        </w:rPr>
        <w:annotationRef/>
      </w:r>
      <w:r>
        <w:fldChar w:fldCharType="begin"/>
      </w:r>
      <w:r>
        <w:instrText>HYPERLINK "mailto:rmarques@kent.edu"</w:instrText>
      </w:r>
      <w:bookmarkStart w:id="30" w:name="_@_6A081B3E94914065B91DF50BD51FA829Z"/>
      <w:r>
        <w:fldChar w:fldCharType="separate"/>
      </w:r>
      <w:bookmarkEnd w:id="30"/>
      <w:r w:rsidRPr="004A7505">
        <w:rPr>
          <w:rStyle w:val="Mention"/>
          <w:noProof/>
        </w:rPr>
        <w:t>@Marques Mendonca, Raissa</w:t>
      </w:r>
      <w:r>
        <w:fldChar w:fldCharType="end"/>
      </w:r>
      <w:r>
        <w:t xml:space="preserve"> please give specifics about data release. We can also talk about if we want to publish (or just add as supplemental material) the nutrient budget dataset</w:t>
      </w:r>
    </w:p>
  </w:comment>
  <w:comment w:id="29" w:author="Marques Mendonca, Raissa" w:date="2026-09-01T16:15:00Z" w:initials="MR">
    <w:p w14:paraId="4AF49EAA" w14:textId="719570AC" w:rsidR="00D74A11" w:rsidRDefault="00D74A11">
      <w:pPr>
        <w:pStyle w:val="CommentText"/>
      </w:pPr>
      <w:r>
        <w:rPr>
          <w:rStyle w:val="CommentReference"/>
        </w:rPr>
        <w:annotationRef/>
      </w:r>
      <w:r w:rsidRPr="0036762C">
        <w:t>Because of the embargo on the data release, I don't know if that would be sufficient here. I'll think through it. At the very least, you'll need the code (and maybe nutrient budget dataset) in a public GH repo, create a release and add that to Zenodo. I can help you set this up if you haven't before.</w:t>
      </w:r>
    </w:p>
  </w:comment>
  <w:comment w:id="74" w:author="Kevin E McCluney" w:date="2026-09-30T10:47:00Z" w:initials="KM">
    <w:p w14:paraId="6FEE11BC" w14:textId="462878B4" w:rsidR="006175AA" w:rsidRDefault="006175AA">
      <w:pPr>
        <w:pStyle w:val="CommentText"/>
      </w:pPr>
      <w:r>
        <w:rPr>
          <w:rStyle w:val="CommentReference"/>
        </w:rPr>
        <w:annotationRef/>
      </w:r>
      <w:r w:rsidRPr="43BCF173">
        <w:t>Or almost all?</w:t>
      </w:r>
    </w:p>
  </w:comment>
  <w:comment w:id="89" w:author="Kinsman-Costello, Lauren" w:date="2026-10-08T14:43:00Z" w:initials="KCL">
    <w:p w14:paraId="53F8B331" w14:textId="77777777" w:rsidR="00E8727B" w:rsidRDefault="00E8727B" w:rsidP="00E8727B">
      <w:r>
        <w:rPr>
          <w:rStyle w:val="CommentReference"/>
        </w:rPr>
        <w:annotationRef/>
      </w:r>
      <w:r>
        <w:rPr>
          <w:sz w:val="20"/>
          <w:szCs w:val="20"/>
        </w:rPr>
        <w:t>I changed "intermittent" to "transient" because intermittent replies a seasonally recurring, although brief, pattern, while transient sounds more like isolated events. We haven't monitored sites long enough to say that the P release observed is intermittent, but we can say that it's released transiently sometimes.</w:t>
      </w:r>
    </w:p>
  </w:comment>
  <w:comment w:id="68" w:author="Kinsman-Costello, Lauren" w:date="2026-10-08T14:40:00Z" w:initials="KCL">
    <w:p w14:paraId="2885FFAB" w14:textId="77777777" w:rsidR="001F44AC" w:rsidRDefault="001F44AC" w:rsidP="001F44AC">
      <w:r>
        <w:rPr>
          <w:rStyle w:val="CommentReference"/>
        </w:rPr>
        <w:annotationRef/>
      </w:r>
      <w:r>
        <w:rPr>
          <w:sz w:val="20"/>
          <w:szCs w:val="20"/>
        </w:rPr>
        <w:t>I think that the result that P release is so rare and so transient is something we can and should play up a lot more. To date, there hasn't been this kind of systematic actual mass balance monitoring of so many real wetlands simultaneously, so while the issue of P release was a known risk, how much of a risk it was very uncertain. Our results are strong evidence that the risk is low and easily mitigated. As I read through the paper (again) if I see opportunities to emphasize this I'll suggest edits.</w:t>
      </w:r>
    </w:p>
  </w:comment>
  <w:comment w:id="98" w:author="Costello, David" w:date="2026-09-24T20:26:00Z" w:initials="CD">
    <w:p w14:paraId="682D3C0E" w14:textId="77777777" w:rsidR="00854D74" w:rsidRDefault="00854D74" w:rsidP="00854D74">
      <w:r>
        <w:rPr>
          <w:rStyle w:val="CommentReference"/>
        </w:rPr>
        <w:annotationRef/>
      </w:r>
      <w:r>
        <w:rPr>
          <w:sz w:val="20"/>
          <w:szCs w:val="20"/>
        </w:rPr>
        <w:t>Unclear phrase. Is "scale" = "upper limit" or "maximum potential"?</w:t>
      </w:r>
    </w:p>
  </w:comment>
  <w:comment w:id="108" w:author="Dr W. Robert Midden" w:date="2026-09-28T13:49:00Z" w:initials="DM">
    <w:p w14:paraId="095FFD5D" w14:textId="507F99BB" w:rsidR="00DA11F2" w:rsidRDefault="00DA11F2">
      <w:pPr>
        <w:pStyle w:val="CommentText"/>
      </w:pPr>
      <w:r>
        <w:rPr>
          <w:rStyle w:val="CommentReference"/>
        </w:rPr>
        <w:annotationRef/>
      </w:r>
      <w:r w:rsidRPr="148E083E">
        <w:t xml:space="preserve">Is that because the average concentrations didn't vary much across wetlands? Unless the mean concentration difference was greater than the concentration variance you would not be able to detect a concentration dependence. But that doesn't mean that a concentration dependence doesn't exist; it only means that you weren't able to detect it with the data you have. You should be careful about generalizing this to other wetland systems and implying that concentration doesn't affect wetland performance. I think you would find that others report that concentration is an important factor determining wetland effects on nutrient transport. Here are two examples: Kadlec, R.H., </w:t>
      </w:r>
      <w:r w:rsidRPr="018966A7">
        <w:rPr>
          <w:i/>
          <w:iCs/>
        </w:rPr>
        <w:t>Large Constructed Wetlands for Phosphorus Control: A Review.</w:t>
      </w:r>
      <w:r w:rsidRPr="3DE480B2">
        <w:t xml:space="preserve"> Water, 2016. </w:t>
      </w:r>
      <w:r w:rsidRPr="5F79CC0B">
        <w:rPr>
          <w:b/>
          <w:bCs/>
        </w:rPr>
        <w:t>8</w:t>
      </w:r>
      <w:r w:rsidRPr="74419BB5">
        <w:t xml:space="preserve">(6): p. 1–36. and Land, M., Granéli, W., Grimvall, A., Hoffmann, C.C., Mitsch, W.J., Tonderski, K.S., and Verhoeven, J.T.A., </w:t>
      </w:r>
      <w:r w:rsidRPr="39A62724">
        <w:rPr>
          <w:i/>
          <w:iCs/>
        </w:rPr>
        <w:t>How effective are created or restored freshwater wetlands for nitrogen and phosphorus removal? A systematic review.</w:t>
      </w:r>
      <w:r w:rsidRPr="4C86B1B4">
        <w:t xml:space="preserve"> Environmental Evidence, 2016. </w:t>
      </w:r>
      <w:r w:rsidRPr="29C6EAFE">
        <w:rPr>
          <w:b/>
          <w:bCs/>
        </w:rPr>
        <w:t>5</w:t>
      </w:r>
      <w:r w:rsidRPr="10D080C7">
        <w:t>(1): p. 9. (Here's a quote from, this second reference: "Removal efficiency for TP was significantly correlated with inlet TP concentration, HLR, T, and A." - HLR = hydraulic loading rate, T = air temperature, A = wetland area.</w:t>
      </w:r>
    </w:p>
  </w:comment>
  <w:comment w:id="109" w:author="Dr W. Robert Midden" w:date="2026-09-28T18:41:00Z" w:initials="DM">
    <w:p w14:paraId="72307ACD" w14:textId="22891860" w:rsidR="00BF45A8" w:rsidRDefault="00BF45A8">
      <w:pPr>
        <w:pStyle w:val="CommentText"/>
      </w:pPr>
      <w:r>
        <w:rPr>
          <w:rStyle w:val="CommentReference"/>
        </w:rPr>
        <w:annotationRef/>
      </w:r>
      <w:r w:rsidRPr="39901239">
        <w:t>I am still considering this. I'm curious about the variance in the concentration data. What is the variance in an individual wetland over time on a monthly scale but also on a shorter scale? That might show if the monthly averages are obscuring concentrations spikes occurring at during briefer periods that might be the larger part of the load. I'm also curious about the concentration variance among wetlands. Do some wetlands have higher average annual inflow concentrations than others or do most wetlands have similar annual concentrations but there are temporal variations and, if temporal, on what scale? seasonal, monthly, daily, or even shorter? I'm trying to anticipate reviewers' questions. If we can adequately address those at this stage it will shorten the review process and possibly avoid a rejection.</w:t>
      </w:r>
    </w:p>
  </w:comment>
  <w:comment w:id="120" w:author="Costello, David" w:date="2026-09-24T20:28:00Z" w:initials="CD">
    <w:p w14:paraId="29618D68" w14:textId="77777777" w:rsidR="007D758E" w:rsidRDefault="007D758E" w:rsidP="007D758E">
      <w:r>
        <w:rPr>
          <w:rStyle w:val="CommentReference"/>
        </w:rPr>
        <w:annotationRef/>
      </w:r>
      <w:r>
        <w:rPr>
          <w:sz w:val="20"/>
          <w:szCs w:val="20"/>
        </w:rPr>
        <w:t>This doesn't have enough detail to be meaningful. Earlier part of the sentence say concentration doesn't matter, and this clause says "but sometimes it does"</w:t>
      </w:r>
    </w:p>
  </w:comment>
  <w:comment w:id="132" w:author="Bahlai, Christie" w:date="2026-09-09T16:02:00Z" w:initials="BC">
    <w:p w14:paraId="1B15FCDA" w14:textId="6CFBFE8B" w:rsidR="0060784C" w:rsidRDefault="0060784C">
      <w:pPr>
        <w:pStyle w:val="CommentText"/>
      </w:pPr>
      <w:r>
        <w:rPr>
          <w:rStyle w:val="CommentReference"/>
        </w:rPr>
        <w:annotationRef/>
      </w:r>
      <w:r w:rsidRPr="568F3E26">
        <w:t>nutrient discharges? inputs?</w:t>
      </w:r>
    </w:p>
  </w:comment>
  <w:comment w:id="133" w:author="Bahlai, Christie" w:date="2026-09-09T16:03:00Z" w:initials="BC">
    <w:p w14:paraId="4B174841" w14:textId="2840EFB8" w:rsidR="00CC022D" w:rsidRDefault="00CC022D">
      <w:pPr>
        <w:pStyle w:val="CommentText"/>
      </w:pPr>
      <w:r>
        <w:rPr>
          <w:rStyle w:val="CommentReference"/>
        </w:rPr>
        <w:annotationRef/>
      </w:r>
      <w:r w:rsidRPr="579DB231">
        <w:t xml:space="preserve">I apologize, I always go after the first sentence :D </w:t>
      </w:r>
    </w:p>
  </w:comment>
  <w:comment w:id="141" w:author="Bahlai, Christie" w:date="2026-09-09T15:59:00Z" w:initials="BC">
    <w:p w14:paraId="66020207" w14:textId="46725966" w:rsidR="00684140" w:rsidRDefault="00684140">
      <w:pPr>
        <w:pStyle w:val="CommentText"/>
      </w:pPr>
      <w:r>
        <w:rPr>
          <w:rStyle w:val="CommentReference"/>
        </w:rPr>
        <w:annotationRef/>
      </w:r>
      <w:r w:rsidRPr="5C72B645">
        <w:t>just to make it what they are first, and what they are not later</w:t>
      </w:r>
    </w:p>
  </w:comment>
  <w:comment w:id="195" w:author="Winston, Ryan" w:date="2026-09-14T16:06:00Z" w:initials="WR">
    <w:p w14:paraId="498A050F" w14:textId="1AE4B1AB" w:rsidR="00960886" w:rsidRDefault="00960886">
      <w:pPr>
        <w:pStyle w:val="CommentText"/>
      </w:pPr>
      <w:r>
        <w:rPr>
          <w:rStyle w:val="CommentReference"/>
        </w:rPr>
        <w:annotationRef/>
      </w:r>
      <w:r w:rsidRPr="35D868AC">
        <w:t>I think you could delete this ...and combine with the next sentence instead.</w:t>
      </w:r>
    </w:p>
  </w:comment>
  <w:comment w:id="218" w:author="Marques Mendonca, Raissa" w:date="2026-09-14T11:16:00Z" w:initials="RM">
    <w:p w14:paraId="5DACCE62" w14:textId="77777777" w:rsidR="00930121" w:rsidRDefault="00930121" w:rsidP="00930121">
      <w:r>
        <w:rPr>
          <w:rStyle w:val="CommentReference"/>
        </w:rPr>
        <w:annotationRef/>
      </w:r>
      <w:r>
        <w:rPr>
          <w:sz w:val="20"/>
          <w:szCs w:val="20"/>
        </w:rPr>
        <w:t>large-scale to avoid double "landscape"?</w:t>
      </w:r>
    </w:p>
  </w:comment>
  <w:comment w:id="213" w:author="Klukow, Mary Ellen" w:date="2026-08-26T09:35:00Z" w:initials="KM">
    <w:p w14:paraId="3D56E6A9" w14:textId="46629473" w:rsidR="000E6DC8" w:rsidRDefault="000E6DC8">
      <w:pPr>
        <w:pStyle w:val="CommentText"/>
      </w:pPr>
      <w:r>
        <w:rPr>
          <w:rStyle w:val="CommentReference"/>
        </w:rPr>
        <w:annotationRef/>
      </w:r>
      <w:r w:rsidRPr="0E3E6A0C">
        <w:t>this almost seems counter to what you're arguing in the paper, so maybe some nuance can be added here?</w:t>
      </w:r>
    </w:p>
  </w:comment>
  <w:comment w:id="233" w:author="Marques Mendonca, Raissa" w:date="2026-09-14T11:12:00Z" w:initials="RM">
    <w:p w14:paraId="20909C32" w14:textId="77777777" w:rsidR="00072EAD" w:rsidRDefault="00072EAD" w:rsidP="00072EAD">
      <w:r>
        <w:rPr>
          <w:rStyle w:val="CommentReference"/>
        </w:rPr>
        <w:annotationRef/>
      </w:r>
      <w:r>
        <w:rPr>
          <w:sz w:val="20"/>
          <w:szCs w:val="20"/>
        </w:rPr>
        <w:t>nutrient?</w:t>
      </w:r>
    </w:p>
  </w:comment>
  <w:comment w:id="237" w:author="Marques Mendonca, Raissa" w:date="2026-09-14T11:13:00Z" w:initials="RM">
    <w:p w14:paraId="760C35F3" w14:textId="77777777" w:rsidR="00407E05" w:rsidRDefault="00407E05" w:rsidP="00407E05">
      <w:r>
        <w:rPr>
          <w:rStyle w:val="CommentReference"/>
        </w:rPr>
        <w:annotationRef/>
      </w:r>
      <w:r>
        <w:rPr>
          <w:sz w:val="20"/>
          <w:szCs w:val="20"/>
        </w:rPr>
        <w:t>If this metric is from the Jacquemin paper, I'd move the ref after this part.</w:t>
      </w:r>
    </w:p>
  </w:comment>
  <w:comment w:id="258" w:author="Marques Mendonca, Raissa" w:date="2026-09-14T11:32:00Z" w:initials="RM">
    <w:p w14:paraId="17417929" w14:textId="77777777" w:rsidR="00E57B65" w:rsidRDefault="00E57B65" w:rsidP="00E57B65">
      <w:r>
        <w:rPr>
          <w:rStyle w:val="CommentReference"/>
        </w:rPr>
        <w:annotationRef/>
      </w:r>
      <w:r>
        <w:rPr>
          <w:sz w:val="20"/>
          <w:szCs w:val="20"/>
        </w:rPr>
        <w:t>Do we need 2 sig figs here? Is the statement still correct if we change it to 0.2%?</w:t>
      </w:r>
    </w:p>
  </w:comment>
  <w:comment w:id="262" w:author="Winston, Ryan" w:date="2026-09-14T16:12:00Z" w:initials="WR">
    <w:p w14:paraId="140062AB" w14:textId="710054BE" w:rsidR="00A64EBF" w:rsidRDefault="00A64EBF">
      <w:pPr>
        <w:pStyle w:val="CommentText"/>
      </w:pPr>
      <w:r>
        <w:rPr>
          <w:rStyle w:val="CommentReference"/>
        </w:rPr>
        <w:annotationRef/>
      </w:r>
      <w:r w:rsidRPr="4A505B9B">
        <w:t>what portion of the sub-watershed does it treat?</w:t>
      </w:r>
    </w:p>
  </w:comment>
  <w:comment w:id="269" w:author="Kevin E McCluney" w:date="2026-09-30T11:01:00Z" w:initials="KM">
    <w:p w14:paraId="49EE156F" w14:textId="63CF923F" w:rsidR="006175AA" w:rsidRDefault="006175AA">
      <w:pPr>
        <w:pStyle w:val="CommentText"/>
      </w:pPr>
      <w:r>
        <w:rPr>
          <w:rStyle w:val="CommentReference"/>
        </w:rPr>
        <w:annotationRef/>
      </w:r>
      <w:r w:rsidRPr="1BE2A45A">
        <w:t>It seems like this sentence should become the first sentence of the next paragraph</w:t>
      </w:r>
    </w:p>
  </w:comment>
  <w:comment w:id="275" w:author="Klukow, Mary Ellen" w:date="2026-08-26T08:39:00Z" w:initials="KM">
    <w:p w14:paraId="7E33381F" w14:textId="77777777" w:rsidR="00003188" w:rsidRDefault="00003188">
      <w:pPr>
        <w:pStyle w:val="CommentText"/>
      </w:pPr>
      <w:r>
        <w:rPr>
          <w:rStyle w:val="CommentReference"/>
        </w:rPr>
        <w:annotationRef/>
      </w:r>
      <w:r w:rsidRPr="2A114460">
        <w:t>Kadlec 2016 (doi:10.3390/w8060243); Ury et al. 2023 (https://doi.org/10.1088/1748-9326/ace6bf)</w:t>
      </w:r>
    </w:p>
  </w:comment>
  <w:comment w:id="279" w:author="Marques Mendonca, Raissa" w:date="2026-09-14T11:46:00Z" w:initials="RM">
    <w:p w14:paraId="70A190BE" w14:textId="77777777" w:rsidR="00B772C1" w:rsidRDefault="00B772C1" w:rsidP="00B772C1">
      <w:r>
        <w:rPr>
          <w:rStyle w:val="CommentReference"/>
        </w:rPr>
        <w:annotationRef/>
      </w:r>
      <w:r>
        <w:rPr>
          <w:sz w:val="20"/>
          <w:szCs w:val="20"/>
        </w:rPr>
        <w:t>Success is subjective here. I suggest "[...] the designs of constructed wetlands with highest nutrient processing capacity are rooted in a deep understanding [...]"</w:t>
      </w:r>
    </w:p>
  </w:comment>
  <w:comment w:id="286" w:author="Esber, Hana" w:date="2026-09-21T16:46:00Z" w:initials="EH">
    <w:p w14:paraId="623348B5" w14:textId="30F73C13" w:rsidR="007374EC" w:rsidRDefault="004220D0">
      <w:pPr>
        <w:pStyle w:val="CommentText"/>
      </w:pPr>
      <w:r>
        <w:rPr>
          <w:rStyle w:val="CommentReference"/>
        </w:rPr>
        <w:annotationRef/>
      </w:r>
      <w:r w:rsidRPr="7D20A643">
        <w:t>Maybe "and position within the landscape" not sure if that is redundant though</w:t>
      </w:r>
    </w:p>
  </w:comment>
  <w:comment w:id="290" w:author="Klukow, Mary Ellen" w:date="2026-08-26T08:45:00Z" w:initials="KM">
    <w:p w14:paraId="0DFCE6C4" w14:textId="77777777" w:rsidR="00003188" w:rsidRDefault="00003188">
      <w:pPr>
        <w:pStyle w:val="CommentText"/>
      </w:pPr>
      <w:r>
        <w:rPr>
          <w:rStyle w:val="CommentReference"/>
        </w:rPr>
        <w:annotationRef/>
      </w:r>
      <w:r w:rsidRPr="11F49C94">
        <w:t>I think I know what you're saying, but maybe it could be slightly more clear with something like "the designs of the most successful restoration projects are rooted in a deep understanding of the underlying nutrient retention mechanisms of wetlands."?</w:t>
      </w:r>
    </w:p>
  </w:comment>
  <w:comment w:id="266" w:author="Marques Mendonca, Raissa" w:date="2026-09-14T11:42:00Z" w:initials="RM">
    <w:p w14:paraId="6B545F5B" w14:textId="77777777" w:rsidR="000A3C23" w:rsidRDefault="000A3C23" w:rsidP="000A3C23">
      <w:r>
        <w:rPr>
          <w:rStyle w:val="CommentReference"/>
        </w:rPr>
        <w:annotationRef/>
      </w:r>
      <w:r>
        <w:rPr>
          <w:sz w:val="20"/>
          <w:szCs w:val="20"/>
        </w:rPr>
        <w:t>This reads to me as the closing of the paragraph above, introducing the content of the following paragraph [Not a hill]</w:t>
      </w:r>
    </w:p>
  </w:comment>
  <w:comment w:id="267" w:author="Marques Mendonca, Raissa" w:date="2026-09-14T13:10:00Z" w:initials="RM">
    <w:p w14:paraId="08203928" w14:textId="77777777" w:rsidR="004D0B92" w:rsidRDefault="004D0B92" w:rsidP="004D0B92">
      <w:r>
        <w:rPr>
          <w:rStyle w:val="CommentReference"/>
        </w:rPr>
        <w:annotationRef/>
      </w:r>
      <w:r>
        <w:rPr>
          <w:sz w:val="20"/>
          <w:szCs w:val="20"/>
        </w:rPr>
        <w:t xml:space="preserve">In the second sentence, is it implying that the most "successful" wetlands </w:t>
      </w:r>
      <w:r>
        <w:rPr>
          <w:i/>
          <w:iCs/>
          <w:sz w:val="20"/>
          <w:szCs w:val="20"/>
        </w:rPr>
        <w:t xml:space="preserve">were </w:t>
      </w:r>
      <w:r>
        <w:rPr>
          <w:sz w:val="20"/>
          <w:szCs w:val="20"/>
        </w:rPr>
        <w:t>designed/constructed based on a deep knowledge of nutrient retention mechanisms? Or that they need to be?</w:t>
      </w:r>
    </w:p>
  </w:comment>
  <w:comment w:id="296" w:author="Winston, Ryan" w:date="2026-09-14T16:14:00Z" w:initials="WR">
    <w:p w14:paraId="6A55CD69" w14:textId="0F4DE2F6" w:rsidR="00FC2205" w:rsidRDefault="00FC2205">
      <w:pPr>
        <w:pStyle w:val="CommentText"/>
      </w:pPr>
      <w:r>
        <w:rPr>
          <w:rStyle w:val="CommentReference"/>
        </w:rPr>
        <w:annotationRef/>
      </w:r>
      <w:r w:rsidRPr="7E2A02B0">
        <w:t>organics?</w:t>
      </w:r>
    </w:p>
  </w:comment>
  <w:comment w:id="304" w:author="Marques Mendonca, Raissa" w:date="2026-09-14T11:52:00Z" w:initials="RM">
    <w:p w14:paraId="6FA71CE3" w14:textId="77777777" w:rsidR="007570FA" w:rsidRDefault="007570FA" w:rsidP="007570FA">
      <w:r>
        <w:rPr>
          <w:rStyle w:val="CommentReference"/>
        </w:rPr>
        <w:annotationRef/>
      </w:r>
      <w:r>
        <w:rPr>
          <w:sz w:val="20"/>
          <w:szCs w:val="20"/>
        </w:rPr>
        <w:t>Mentioning "sediment to settle" again looked a bit redundant with the "sedimentation" part in the prior sentence, so I joined them.</w:t>
      </w:r>
    </w:p>
  </w:comment>
  <w:comment w:id="307" w:author="Costello, David" w:date="2026-09-24T20:57:00Z" w:initials="CD">
    <w:p w14:paraId="7C09ABA3" w14:textId="77777777" w:rsidR="00BF520D" w:rsidRDefault="00BF520D" w:rsidP="00BF520D">
      <w:r>
        <w:rPr>
          <w:rStyle w:val="CommentReference"/>
        </w:rPr>
        <w:annotationRef/>
      </w:r>
      <w:r>
        <w:rPr>
          <w:sz w:val="20"/>
          <w:szCs w:val="20"/>
        </w:rPr>
        <w:t>ammonium too? That is a sticky ion as well.</w:t>
      </w:r>
    </w:p>
  </w:comment>
  <w:comment w:id="305" w:author="Klukow, Mary Ellen" w:date="2026-08-26T08:46:00Z" w:initials="KM">
    <w:p w14:paraId="07E738FA" w14:textId="21CF92DD" w:rsidR="000C66DC" w:rsidRDefault="000C66DC">
      <w:pPr>
        <w:pStyle w:val="CommentText"/>
      </w:pPr>
      <w:r>
        <w:rPr>
          <w:rStyle w:val="CommentReference"/>
        </w:rPr>
        <w:annotationRef/>
      </w:r>
      <w:r w:rsidRPr="6A79A05C">
        <w:t>anything about N here?</w:t>
      </w:r>
    </w:p>
  </w:comment>
  <w:comment w:id="320" w:author="Newell, Silvia Elena" w:date="2026-09-24T14:42:00Z" w:initials="NSE">
    <w:p w14:paraId="33C574B7" w14:textId="77777777" w:rsidR="00AC1203" w:rsidRDefault="00AC1203">
      <w:r>
        <w:rPr>
          <w:rStyle w:val="CommentReference"/>
        </w:rPr>
        <w:annotationRef/>
      </w:r>
      <w:r>
        <w:rPr>
          <w:sz w:val="20"/>
          <w:szCs w:val="20"/>
        </w:rPr>
        <w:t>Seitzinger, S., Harrison, J. A., Böhlke, J. K., Bouwman, A. F., Lowrance, R., Peterson, B., ... &amp; Drecht, G. V. (2006). Denitrification across landscapes and waterscapes: a synthesis. Ecological applications, 16(6), 2064-2090.</w:t>
      </w:r>
    </w:p>
  </w:comment>
  <w:comment w:id="334" w:author="Winston, Ryan" w:date="2026-09-14T16:18:00Z" w:initials="WR">
    <w:p w14:paraId="0E9AA92B" w14:textId="1D44126F" w:rsidR="0026775F" w:rsidRDefault="0026775F">
      <w:pPr>
        <w:pStyle w:val="CommentText"/>
      </w:pPr>
      <w:r>
        <w:rPr>
          <w:rStyle w:val="CommentReference"/>
        </w:rPr>
        <w:annotationRef/>
      </w:r>
      <w:r w:rsidRPr="004FCCC4">
        <w:t>trapping?</w:t>
      </w:r>
    </w:p>
  </w:comment>
  <w:comment w:id="337" w:author="Winston, Ryan" w:date="2026-09-14T16:16:00Z" w:initials="WR">
    <w:p w14:paraId="0962D6C8" w14:textId="262ADA2C" w:rsidR="00680ACB" w:rsidRDefault="00680ACB">
      <w:pPr>
        <w:pStyle w:val="CommentText"/>
      </w:pPr>
      <w:r>
        <w:rPr>
          <w:rStyle w:val="CommentReference"/>
        </w:rPr>
        <w:annotationRef/>
      </w:r>
      <w:r w:rsidRPr="0CEA0B74">
        <w:t>roots?</w:t>
      </w:r>
    </w:p>
  </w:comment>
  <w:comment w:id="357" w:author="Marques Mendonca, Raissa" w:date="2026-09-14T11:58:00Z" w:initials="RM">
    <w:p w14:paraId="10EA21EB" w14:textId="77777777" w:rsidR="002F44DA" w:rsidRDefault="002F44DA" w:rsidP="002F44DA">
      <w:r>
        <w:rPr>
          <w:rStyle w:val="CommentReference"/>
        </w:rPr>
        <w:annotationRef/>
      </w:r>
      <w:r>
        <w:rPr>
          <w:sz w:val="20"/>
          <w:szCs w:val="20"/>
        </w:rPr>
        <w:t>[Not a hill] Note that "capture", "process", and "treat" have been used to describe the wetland function so far. No mention of retention per se yet. Might be worth to either stick to the other options or more clearly include this option earlier (and/or describe it).</w:t>
      </w:r>
    </w:p>
  </w:comment>
  <w:comment w:id="359" w:author="Kinsman-Costello, Lauren" w:date="2026-09-25T15:44:00Z" w:initials="KCL">
    <w:p w14:paraId="4CD63CAA" w14:textId="77777777" w:rsidR="003E7BEC" w:rsidRDefault="003E7BEC" w:rsidP="003E7BEC">
      <w:r>
        <w:rPr>
          <w:rStyle w:val="CommentReference"/>
        </w:rPr>
        <w:annotationRef/>
      </w:r>
      <w:r>
        <w:rPr>
          <w:sz w:val="20"/>
          <w:szCs w:val="20"/>
        </w:rPr>
        <w:t>Kinsman-Costello et al. 2008, Ardon et al. something.  Check the Background section of the Framework for citations</w:t>
      </w:r>
    </w:p>
  </w:comment>
  <w:comment w:id="410" w:author="Klukow, Mary Ellen" w:date="2026-08-26T08:47:00Z" w:initials="KM">
    <w:p w14:paraId="2F473D81" w14:textId="5C5A72A1" w:rsidR="003766BB" w:rsidRDefault="003766BB">
      <w:pPr>
        <w:pStyle w:val="CommentText"/>
      </w:pPr>
      <w:r>
        <w:rPr>
          <w:rStyle w:val="CommentReference"/>
        </w:rPr>
        <w:annotationRef/>
      </w:r>
      <w:r w:rsidRPr="28002882">
        <w:t>metrics/indices?</w:t>
      </w:r>
    </w:p>
  </w:comment>
  <w:comment w:id="411" w:author="Klukow, Mary Ellen" w:date="2026-08-26T08:47:00Z" w:initials="KM">
    <w:p w14:paraId="00BFF4E7" w14:textId="6884FFD9" w:rsidR="005661B2" w:rsidRDefault="005661B2">
      <w:pPr>
        <w:pStyle w:val="CommentText"/>
      </w:pPr>
      <w:r>
        <w:rPr>
          <w:rStyle w:val="CommentReference"/>
        </w:rPr>
        <w:annotationRef/>
      </w:r>
      <w:r w:rsidRPr="3084762A">
        <w:t>used as a proxy?</w:t>
      </w:r>
    </w:p>
  </w:comment>
  <w:comment w:id="412" w:author="Klukow, Mary Ellen" w:date="2026-08-26T08:48:00Z" w:initials="KM">
    <w:p w14:paraId="1B18C8C1" w14:textId="33FE0601" w:rsidR="007F51EE" w:rsidRDefault="007F51EE">
      <w:pPr>
        <w:pStyle w:val="CommentText"/>
      </w:pPr>
      <w:r>
        <w:rPr>
          <w:rStyle w:val="CommentReference"/>
        </w:rPr>
        <w:annotationRef/>
      </w:r>
      <w:r w:rsidRPr="79CBB15C">
        <w:t>examples?</w:t>
      </w:r>
    </w:p>
  </w:comment>
  <w:comment w:id="416" w:author="Kinsman-Costello, Lauren" w:date="2026-09-25T15:45:00Z" w:initials="KCL">
    <w:p w14:paraId="304794D0" w14:textId="77777777" w:rsidR="00CE26EE" w:rsidRDefault="00CE26EE" w:rsidP="00CE26EE">
      <w:r>
        <w:rPr>
          <w:rStyle w:val="CommentReference"/>
        </w:rPr>
        <w:annotationRef/>
      </w:r>
      <w:r>
        <w:rPr>
          <w:sz w:val="20"/>
          <w:szCs w:val="20"/>
        </w:rPr>
        <w:t>I don't think there's widespread use of SPSC to evaluate wetland restoration success. I would delete this.</w:t>
      </w:r>
    </w:p>
  </w:comment>
  <w:comment w:id="420" w:author="Kinsman-Costello, Lauren" w:date="2026-09-25T15:46:00Z" w:initials="KCL">
    <w:p w14:paraId="168B81D9" w14:textId="77777777" w:rsidR="00697D19" w:rsidRDefault="00697D19" w:rsidP="00697D19">
      <w:r>
        <w:rPr>
          <w:rStyle w:val="CommentReference"/>
        </w:rPr>
        <w:annotationRef/>
      </w:r>
      <w:r>
        <w:rPr>
          <w:sz w:val="20"/>
          <w:szCs w:val="20"/>
        </w:rPr>
        <w:t>find a N retention meta analysis or mutl-system paper to balance the ANderson et al. which is only about P</w:t>
      </w:r>
    </w:p>
  </w:comment>
  <w:comment w:id="427" w:author="Marques Mendonca, Raissa" w:date="2026-09-14T12:11:00Z" w:initials="RM">
    <w:p w14:paraId="1577C23D" w14:textId="77777777" w:rsidR="00A0546A" w:rsidRDefault="00680F2A" w:rsidP="00A0546A">
      <w:r>
        <w:rPr>
          <w:rStyle w:val="CommentReference"/>
        </w:rPr>
        <w:annotationRef/>
      </w:r>
      <w:r w:rsidR="00A0546A">
        <w:rPr>
          <w:sz w:val="20"/>
          <w:szCs w:val="20"/>
        </w:rPr>
        <w:t>By us or in the literature? Probs need some refs here if in the literature.</w:t>
      </w:r>
    </w:p>
  </w:comment>
  <w:comment w:id="431" w:author="Winston, Ryan" w:date="2026-09-14T16:21:00Z" w:initials="WR">
    <w:p w14:paraId="4CB0DF01" w14:textId="7D14B357" w:rsidR="004D68D9" w:rsidRDefault="004D68D9">
      <w:pPr>
        <w:pStyle w:val="CommentText"/>
      </w:pPr>
      <w:r>
        <w:rPr>
          <w:rStyle w:val="CommentReference"/>
        </w:rPr>
        <w:annotationRef/>
      </w:r>
      <w:r w:rsidRPr="72CEF0DF">
        <w:t>probably need a citation here. Maybe the Kadlec and Wallace book?</w:t>
      </w:r>
    </w:p>
  </w:comment>
  <w:comment w:id="437" w:author="Marques Mendonca, Raissa" w:date="2026-09-14T12:21:00Z" w:initials="RM">
    <w:p w14:paraId="696E5161" w14:textId="77777777" w:rsidR="00B77133" w:rsidRDefault="00B77133" w:rsidP="00B77133">
      <w:r>
        <w:rPr>
          <w:rStyle w:val="CommentReference"/>
        </w:rPr>
        <w:annotationRef/>
      </w:r>
      <w:r>
        <w:rPr>
          <w:sz w:val="20"/>
          <w:szCs w:val="20"/>
        </w:rPr>
        <w:t>Consistently receive high loading or consistently retain more nutrients?</w:t>
      </w:r>
    </w:p>
  </w:comment>
  <w:comment w:id="438" w:author="Kinsman-Costello, Lauren" w:date="2026-09-25T15:47:00Z" w:initials="KCL">
    <w:p w14:paraId="6E32EC16" w14:textId="77777777" w:rsidR="00343F46" w:rsidRDefault="00343F46" w:rsidP="00343F46">
      <w:r>
        <w:rPr>
          <w:rStyle w:val="CommentReference"/>
        </w:rPr>
        <w:annotationRef/>
      </w:r>
      <w:r>
        <w:rPr>
          <w:sz w:val="20"/>
          <w:szCs w:val="20"/>
        </w:rPr>
        <w:t>find a N citation for balance.</w:t>
      </w:r>
    </w:p>
  </w:comment>
  <w:comment w:id="439" w:author="Anderson, Kenneth" w:date="2026-10-01T11:29:00Z" w:initials="KA">
    <w:p w14:paraId="5228E752" w14:textId="77777777" w:rsidR="0086374D" w:rsidRDefault="0086374D" w:rsidP="0086374D">
      <w:pPr>
        <w:pStyle w:val="CommentText"/>
      </w:pPr>
      <w:r>
        <w:rPr>
          <w:rStyle w:val="CommentReference"/>
        </w:rPr>
        <w:annotationRef/>
      </w:r>
      <w:r>
        <w:t>Land et al. has N</w:t>
      </w:r>
    </w:p>
  </w:comment>
  <w:comment w:id="442" w:author="Ochs, Alexandra" w:date="2026-09-25T11:29:00Z" w:initials="OA">
    <w:p w14:paraId="05581F1E" w14:textId="6C114E8D" w:rsidR="00F15201" w:rsidRDefault="00F15201">
      <w:pPr>
        <w:pStyle w:val="CommentText"/>
      </w:pPr>
      <w:r>
        <w:rPr>
          <w:rStyle w:val="CommentReference"/>
        </w:rPr>
        <w:annotationRef/>
      </w:r>
      <w:r w:rsidRPr="5F57C4BA">
        <w:t xml:space="preserve">The mechanisms for sorption in the last two paragraphs have been very phosphorus centric, it might help to bring up N since the paper uses both </w:t>
      </w:r>
    </w:p>
  </w:comment>
  <w:comment w:id="510" w:author="Rahman, Ishfaq" w:date="2026-09-21T10:54:00Z" w:initials="RI">
    <w:p w14:paraId="151561F4" w14:textId="5AC67E73" w:rsidR="007374EC" w:rsidRDefault="004220D0">
      <w:pPr>
        <w:pStyle w:val="CommentText"/>
      </w:pPr>
      <w:r>
        <w:rPr>
          <w:rStyle w:val="CommentReference"/>
        </w:rPr>
        <w:annotationRef/>
      </w:r>
      <w:r w:rsidRPr="225B514B">
        <w:t>citation: annual report</w:t>
      </w:r>
    </w:p>
  </w:comment>
  <w:comment w:id="515" w:author="Winston, Ryan" w:date="2026-09-14T16:28:00Z" w:initials="WR">
    <w:p w14:paraId="662DCFC1" w14:textId="14628363" w:rsidR="008A1468" w:rsidRDefault="008A1468">
      <w:pPr>
        <w:pStyle w:val="CommentText"/>
      </w:pPr>
      <w:r>
        <w:rPr>
          <w:rStyle w:val="CommentReference"/>
        </w:rPr>
        <w:annotationRef/>
      </w:r>
      <w:r w:rsidRPr="5DECE64B">
        <w:t>inlet and outlet?</w:t>
      </w:r>
    </w:p>
  </w:comment>
  <w:comment w:id="520" w:author="Lauren N Brown" w:date="2026-09-29T13:23:00Z" w:initials="LB">
    <w:p w14:paraId="4AFE5CE9" w14:textId="77777777" w:rsidR="00CA3790" w:rsidRDefault="00CA3790" w:rsidP="00CA3790">
      <w:pPr>
        <w:pStyle w:val="CommentText"/>
      </w:pPr>
      <w:r>
        <w:rPr>
          <w:rStyle w:val="CommentReference"/>
        </w:rPr>
        <w:annotationRef/>
      </w:r>
      <w:r>
        <w:t xml:space="preserve">I think we’re defining retention estimates as annual - but there should be some sort of timeframe provided for context. </w:t>
      </w:r>
    </w:p>
  </w:comment>
  <w:comment w:id="535" w:author="Kinsman-Costello, Lauren" w:date="2026-09-25T15:49:00Z" w:initials="KCL">
    <w:p w14:paraId="5A03E281" w14:textId="77777777" w:rsidR="00AD2BB0" w:rsidRDefault="00AD2BB0" w:rsidP="00AD2BB0">
      <w:r>
        <w:rPr>
          <w:rStyle w:val="CommentReference"/>
        </w:rPr>
        <w:annotationRef/>
      </w:r>
      <w:r>
        <w:rPr>
          <w:sz w:val="20"/>
          <w:szCs w:val="20"/>
        </w:rPr>
        <w:t>I think a paragraph that covers this concept of connectivity more overtly is necessary before it's introduced here in the context of the specific research questions.</w:t>
      </w:r>
    </w:p>
  </w:comment>
  <w:comment w:id="541" w:author="Kinsman-Costello, Lauren" w:date="2026-09-25T15:51:00Z" w:initials="KCL">
    <w:p w14:paraId="15F14E1E" w14:textId="77777777" w:rsidR="00A54824" w:rsidRDefault="00A54824" w:rsidP="00A54824">
      <w:r>
        <w:rPr>
          <w:rStyle w:val="CommentReference"/>
        </w:rPr>
        <w:annotationRef/>
      </w:r>
      <w:r>
        <w:rPr>
          <w:sz w:val="20"/>
          <w:szCs w:val="20"/>
        </w:rPr>
        <w:t>going along with my comment about a connectivity paragraph, that paragraph should also prepare the reader to understand the justification for why inflow volume is a useful and meaningful metric of connectivity in the context of this study.</w:t>
      </w:r>
    </w:p>
  </w:comment>
  <w:comment w:id="543" w:author="Kinsman-Costello, Lauren" w:date="2026-09-25T15:51:00Z" w:initials="KCL">
    <w:p w14:paraId="3115C6C9" w14:textId="77777777" w:rsidR="006813BF" w:rsidRDefault="006813BF" w:rsidP="006813BF">
      <w:r>
        <w:rPr>
          <w:rStyle w:val="CommentReference"/>
        </w:rPr>
        <w:annotationRef/>
      </w:r>
      <w:r>
        <w:rPr>
          <w:sz w:val="20"/>
          <w:szCs w:val="20"/>
        </w:rPr>
        <w:t>is it necessary to mention the statistical tool here?</w:t>
      </w:r>
    </w:p>
  </w:comment>
  <w:comment w:id="549" w:author="Sandoval, Leticia" w:date="2026-09-25T12:05:00Z" w:initials="SL">
    <w:p w14:paraId="3CB4A5D1" w14:textId="50D9F0DB" w:rsidR="00854F53" w:rsidRDefault="00854F53">
      <w:pPr>
        <w:pStyle w:val="CommentText"/>
      </w:pPr>
      <w:r>
        <w:rPr>
          <w:rStyle w:val="CommentReference"/>
        </w:rPr>
        <w:annotationRef/>
      </w:r>
      <w:r w:rsidRPr="72EF7238">
        <w:t>citation and/or description needed</w:t>
      </w:r>
    </w:p>
  </w:comment>
  <w:comment w:id="489" w:author="Marques Mendonca, Raissa" w:date="2026-09-14T14:11:00Z" w:initials="RM">
    <w:p w14:paraId="16F0C038" w14:textId="77777777" w:rsidR="00342932" w:rsidRDefault="00342932" w:rsidP="00342932">
      <w:r>
        <w:rPr>
          <w:rStyle w:val="CommentReference"/>
        </w:rPr>
        <w:annotationRef/>
      </w:r>
      <w:r>
        <w:rPr>
          <w:sz w:val="20"/>
          <w:szCs w:val="20"/>
        </w:rPr>
        <w:t>To investigate the drivers of nutrient retention in wetlands, we calculated nutrient budgets for 24 constructed wetlands across Ohio as a measure of nutrient retention and compared it against relevant wetland metrics to address three main questions: 1) How much does connectivity of constructed wetlands to both water and nutrients contribute to their ability to retain nutrients? 2) What drives potential for nutrient release in constructed wetlands? 3) Can constructed wetlands feasibly contribute to landscape-scale nutrient retention goals? We estimated nutrient budgets via a mass balance approach, using nutrient concentration and water volume data at the inflow and outflow of each wetland to calculate net retention/release as the difference between outflow and inflow nutrient concentrations. To evaluate the effects of connectivity on constructed wetland nutrient retention, we built linear models with monthly measures of inflow volume and nutrient concentrations as predictors of nutrient retention across all 24 wetlands. To investigate the drivers of nutrient release potential, we built logistic regressions to assess the effects of nutrient load timing, inflow volume, and nutrient concentration on nutrient retention. To evaluate whether wetlands can feasibly contribute to landscape-scale nutrient load reduction goals, we built three hypothetical scenarios based on the nutrient retention estimates of the monitored (24?) wetlands to extrapolate the total land area that would need to be converted to wetlands to meet the Lake Erie nutrient loading goal based on International Joint Council targets (i.e., 40% reduction in phosphorus loading?), explicitly considering 1) typical wetlands, 2) hydrologically connected wetlands, and 3) best-performing wetlands.</w:t>
      </w:r>
    </w:p>
  </w:comment>
  <w:comment w:id="571" w:author="Kinsman-Costello, Lauren" w:date="2026-09-25T15:52:00Z" w:initials="KCL">
    <w:p w14:paraId="045D0670" w14:textId="77777777" w:rsidR="00DF2F61" w:rsidRDefault="00DF2F61" w:rsidP="00DF2F61">
      <w:r>
        <w:rPr>
          <w:rStyle w:val="CommentReference"/>
        </w:rPr>
        <w:annotationRef/>
      </w:r>
      <w:r>
        <w:rPr>
          <w:sz w:val="20"/>
          <w:szCs w:val="20"/>
        </w:rPr>
        <w:t>cite the website and/or most recent state-level annual report</w:t>
      </w:r>
    </w:p>
  </w:comment>
  <w:comment w:id="602" w:author="Kinsman-Costello, Lauren" w:date="2026-09-25T15:55:00Z" w:initials="KCL">
    <w:p w14:paraId="6A510A50" w14:textId="77777777" w:rsidR="008B068B" w:rsidRDefault="008B068B" w:rsidP="008B068B">
      <w:r>
        <w:rPr>
          <w:rStyle w:val="CommentReference"/>
        </w:rPr>
        <w:annotationRef/>
      </w:r>
      <w:r>
        <w:rPr>
          <w:sz w:val="20"/>
          <w:szCs w:val="20"/>
        </w:rPr>
        <w:t xml:space="preserve">cite: </w:t>
      </w:r>
      <w:r>
        <w:rPr>
          <w:b/>
          <w:bCs/>
          <w:color w:val="242424"/>
          <w:sz w:val="20"/>
          <w:szCs w:val="20"/>
        </w:rPr>
        <w:t xml:space="preserve">Michalak, A. M., Anderson, E. J., Beletsky, D., Boland, S., Bosch, N. S., Bridgeman, T. B., Chaffin, J. D., Cho, K., Confesor, R., Daloğlu, I., DePinto, J. V., Evans, M. A., Fahnenstiel, G. L., He, L., Ho, J. C., Jenkins, L., Johengen, T. H., Kuo, K. C., LaPorte, E., ... Zagorski, M. A. (2013). </w:t>
      </w:r>
      <w:r>
        <w:rPr>
          <w:b/>
          <w:bCs/>
          <w:i/>
          <w:iCs/>
          <w:color w:val="242424"/>
          <w:sz w:val="20"/>
          <w:szCs w:val="20"/>
        </w:rPr>
        <w:t>Record-setting algal bloom in Lake Erie caused by agricultural and meteorological trends consistent with expected future conditions</w:t>
      </w:r>
      <w:r>
        <w:rPr>
          <w:b/>
          <w:bCs/>
          <w:color w:val="242424"/>
          <w:sz w:val="20"/>
          <w:szCs w:val="20"/>
        </w:rPr>
        <w:t xml:space="preserve">. Proceedings of the National Academy of Sciences, 110(16), 6448–6452. </w:t>
      </w:r>
      <w:hyperlink r:id="rId1" w:history="1">
        <w:r w:rsidRPr="004055D8">
          <w:rPr>
            <w:rStyle w:val="Hyperlink"/>
            <w:b/>
            <w:bCs/>
            <w:sz w:val="20"/>
            <w:szCs w:val="20"/>
          </w:rPr>
          <w:t>https://doi.org/10.1073/pnas.1216006110</w:t>
        </w:r>
      </w:hyperlink>
      <w:r>
        <w:rPr>
          <w:color w:val="242424"/>
          <w:sz w:val="20"/>
          <w:szCs w:val="20"/>
        </w:rPr>
        <w:t xml:space="preserve"> </w:t>
      </w:r>
    </w:p>
  </w:comment>
  <w:comment w:id="620" w:author="Kerns, Janice" w:date="2026-10-09T14:08:00Z" w:initials="JK">
    <w:p w14:paraId="3AD38C14" w14:textId="77777777" w:rsidR="00D20FF2" w:rsidRDefault="00D20FF2" w:rsidP="00D20FF2">
      <w:pPr>
        <w:pStyle w:val="CommentText"/>
      </w:pPr>
      <w:r>
        <w:rPr>
          <w:rStyle w:val="CommentReference"/>
        </w:rPr>
        <w:annotationRef/>
      </w:r>
      <w:r>
        <w:t xml:space="preserve">Need to update the formatting of this citation so it doesn’t repeatedly define the acronym. </w:t>
      </w:r>
    </w:p>
  </w:comment>
  <w:comment w:id="644" w:author="Jutte, Morgan Christine" w:initials="JM">
    <w:p w14:paraId="247E9CF4" w14:textId="2AA887EC" w:rsidR="00884423" w:rsidRDefault="00884423">
      <w:pPr>
        <w:pStyle w:val="CommentText"/>
      </w:pPr>
      <w:r>
        <w:rPr>
          <w:rStyle w:val="CommentReference"/>
        </w:rPr>
        <w:annotationRef/>
      </w:r>
      <w:r w:rsidRPr="4CEB6931">
        <w:t>interest not interested?</w:t>
      </w:r>
    </w:p>
  </w:comment>
  <w:comment w:id="651" w:author="Marques Mendonca, Raissa" w:initials="RM">
    <w:p w14:paraId="1156ED1A" w14:textId="77777777" w:rsidR="00F95E70" w:rsidRDefault="00F95E70" w:rsidP="00F95E70">
      <w:r>
        <w:rPr>
          <w:rStyle w:val="CommentReference"/>
        </w:rPr>
        <w:annotationRef/>
      </w:r>
      <w:r>
        <w:rPr>
          <w:sz w:val="20"/>
          <w:szCs w:val="20"/>
        </w:rPr>
        <w:t>A bit confusing  what this is meant to convey here.</w:t>
      </w:r>
    </w:p>
  </w:comment>
  <w:comment w:id="668" w:author="Jacquemin, Stephen James" w:date="2026-09-11T08:11:00Z" w:initials="JS">
    <w:p w14:paraId="4B29EEEE" w14:textId="53CA6642" w:rsidR="00CC022D" w:rsidRDefault="00CC022D">
      <w:pPr>
        <w:pStyle w:val="CommentText"/>
      </w:pPr>
      <w:r>
        <w:rPr>
          <w:rStyle w:val="CommentReference"/>
        </w:rPr>
        <w:annotationRef/>
      </w:r>
      <w:r w:rsidRPr="54E48499">
        <w:t>should this be past tense?</w:t>
      </w:r>
    </w:p>
  </w:comment>
  <w:comment w:id="669" w:author="Winston, Ryan" w:date="2026-09-14T16:35:00Z" w:initials="WR">
    <w:p w14:paraId="2F12ED8D" w14:textId="0307433E" w:rsidR="00224236" w:rsidRDefault="00224236">
      <w:pPr>
        <w:pStyle w:val="CommentText"/>
      </w:pPr>
      <w:r>
        <w:rPr>
          <w:rStyle w:val="CommentReference"/>
        </w:rPr>
        <w:annotationRef/>
      </w:r>
      <w:r w:rsidRPr="129680BB">
        <w:t>yes</w:t>
      </w:r>
    </w:p>
  </w:comment>
  <w:comment w:id="663" w:author="Kinsman-Costello, Lauren" w:date="2026-09-25T16:05:00Z" w:initials="KCL">
    <w:p w14:paraId="19972D14" w14:textId="77777777" w:rsidR="00DE41D4" w:rsidRDefault="00DE41D4" w:rsidP="00DE41D4">
      <w:r>
        <w:rPr>
          <w:rStyle w:val="CommentReference"/>
        </w:rPr>
        <w:annotationRef/>
      </w:r>
      <w:r>
        <w:rPr>
          <w:sz w:val="20"/>
          <w:szCs w:val="20"/>
        </w:rPr>
        <w:t>I don't think the total wetlands monitored is relevant, just say the "24 with sufficient data" bit here.</w:t>
      </w:r>
    </w:p>
  </w:comment>
  <w:comment w:id="690" w:author="Kinsman-Costello, Lauren" w:date="2026-09-25T16:08:00Z" w:initials="KCL">
    <w:p w14:paraId="51EC2B91" w14:textId="77777777" w:rsidR="00BD4391" w:rsidRDefault="00BD4391" w:rsidP="00BD4391">
      <w:r>
        <w:rPr>
          <w:rStyle w:val="CommentReference"/>
        </w:rPr>
        <w:annotationRef/>
      </w:r>
      <w:r>
        <w:rPr>
          <w:sz w:val="20"/>
          <w:szCs w:val="20"/>
        </w:rPr>
        <w:t xml:space="preserve">this feels like an awkward way to say this.  Maybe create a table that includes the name of each site, some basic info and the land use % distribution and refer to that table here even if it's in the supplemental materials. While it's good to use actual numbers rahter than saying "mostly agriculture" or something similarly vague, the 60% and 70% cutoffs feel arbitrary. Referring to a table with the actual values will let readers see the actual values, and you can keep the values in the main text here as a concrete quantification. </w:t>
      </w:r>
    </w:p>
  </w:comment>
  <w:comment w:id="691" w:author="Lauren N Brown" w:date="2026-09-29T13:28:00Z" w:initials="LB">
    <w:p w14:paraId="048F0121" w14:textId="77777777" w:rsidR="00B736B1" w:rsidRDefault="00B736B1" w:rsidP="00B736B1">
      <w:pPr>
        <w:pStyle w:val="CommentText"/>
      </w:pPr>
      <w:r>
        <w:rPr>
          <w:rStyle w:val="CommentReference"/>
        </w:rPr>
        <w:annotationRef/>
      </w:r>
      <w:r>
        <w:t>Second the request for a table with watershed stats - even if it ends up in SI!</w:t>
      </w:r>
    </w:p>
  </w:comment>
  <w:comment w:id="710" w:author="Marques Mendonca, Raissa" w:date="2026-09-15T10:42:00Z" w:initials="RM">
    <w:p w14:paraId="53AE3CE0" w14:textId="77777777" w:rsidR="004B5B44" w:rsidRDefault="004B5B44" w:rsidP="004B5B44">
      <w:r>
        <w:rPr>
          <w:rStyle w:val="CommentReference"/>
        </w:rPr>
        <w:annotationRef/>
      </w:r>
      <w:r>
        <w:rPr>
          <w:sz w:val="20"/>
          <w:szCs w:val="20"/>
        </w:rPr>
        <w:t>Source water? Hydrologic inflow  type?</w:t>
      </w:r>
    </w:p>
  </w:comment>
  <w:comment w:id="709" w:author="Kinsman-Costello, Lauren" w:date="2026-09-25T16:11:00Z" w:initials="KCL">
    <w:p w14:paraId="199B8EC8" w14:textId="77777777" w:rsidR="00652228" w:rsidRDefault="00652228" w:rsidP="00652228">
      <w:r>
        <w:rPr>
          <w:rStyle w:val="CommentReference"/>
        </w:rPr>
        <w:annotationRef/>
      </w:r>
      <w:r>
        <w:rPr>
          <w:sz w:val="20"/>
          <w:szCs w:val="20"/>
        </w:rPr>
        <w:t>you could put this information in the supplemental table as well.  I see Table S2. My suggestion is: refer to this table in the Methods site descrption section, add here (or elsewhere) some of the other critical stats like acreage, drainage area, source water type(s), and % land use in drainage area.</w:t>
      </w:r>
    </w:p>
  </w:comment>
  <w:comment w:id="728" w:author="Winston, Ryan" w:date="2026-09-14T16:37:00Z" w:initials="WR">
    <w:p w14:paraId="1D222033" w14:textId="5E461CCE" w:rsidR="0067282F" w:rsidRDefault="0067282F">
      <w:pPr>
        <w:pStyle w:val="CommentText"/>
      </w:pPr>
      <w:r>
        <w:rPr>
          <w:rStyle w:val="CommentReference"/>
        </w:rPr>
        <w:annotationRef/>
      </w:r>
      <w:r w:rsidRPr="06ED6088">
        <w:t>influent and effluent?</w:t>
      </w:r>
    </w:p>
  </w:comment>
  <w:comment w:id="734" w:author="Lauren N Brown" w:date="2026-09-29T13:37:00Z" w:initials="LB">
    <w:p w14:paraId="6C1659A8" w14:textId="7191CB8B" w:rsidR="00CF49A1" w:rsidRDefault="00CF49A1" w:rsidP="00CF49A1">
      <w:pPr>
        <w:pStyle w:val="CommentText"/>
      </w:pPr>
      <w:r>
        <w:rPr>
          <w:rStyle w:val="CommentReference"/>
        </w:rPr>
        <w:annotationRef/>
      </w:r>
      <w:r>
        <w:t xml:space="preserve">If I’m out-voted, feel free to ignore this comment. But I have a hard time with very word-y equations. I’d rather have something more simple like </w:t>
      </w:r>
      <w:r>
        <w:rPr>
          <w:noProof/>
        </w:rPr>
        <w:drawing>
          <wp:inline distT="0" distB="0" distL="0" distR="0" wp14:anchorId="013A7D39" wp14:editId="51176E9F">
            <wp:extent cx="1251014" cy="209561"/>
            <wp:effectExtent l="0" t="0" r="6350" b="0"/>
            <wp:docPr id="41686995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69957" name="Picture 416869957" descr="Image"/>
                    <pic:cNvPicPr/>
                  </pic:nvPicPr>
                  <pic:blipFill>
                    <a:blip r:embed="rId2">
                      <a:extLst>
                        <a:ext uri="{28A0092B-C50C-407E-A947-70E740481C1C}">
                          <a14:useLocalDpi xmlns:a14="http://schemas.microsoft.com/office/drawing/2010/main" val="0"/>
                        </a:ext>
                      </a:extLst>
                    </a:blip>
                    <a:stretch>
                      <a:fillRect/>
                    </a:stretch>
                  </pic:blipFill>
                  <pic:spPr>
                    <a:xfrm>
                      <a:off x="0" y="0"/>
                      <a:ext cx="1251014" cy="209561"/>
                    </a:xfrm>
                    <a:prstGeom prst="rect">
                      <a:avLst/>
                    </a:prstGeom>
                  </pic:spPr>
                </pic:pic>
              </a:graphicData>
            </a:graphic>
          </wp:inline>
        </w:drawing>
      </w:r>
    </w:p>
    <w:p w14:paraId="0ABA67ED" w14:textId="77777777" w:rsidR="00CF49A1" w:rsidRDefault="00CF49A1" w:rsidP="00CF49A1">
      <w:pPr>
        <w:pStyle w:val="CommentText"/>
      </w:pPr>
      <w:r>
        <w:t xml:space="preserve">Where you have to define terms in the text than have a long text equation. </w:t>
      </w:r>
      <w:r>
        <w:br/>
      </w:r>
      <w:r>
        <w:br/>
        <w:t>More of a preference though so feelings are not hurt either way.</w:t>
      </w:r>
    </w:p>
  </w:comment>
  <w:comment w:id="742" w:author="Jacquemin, Stephen James" w:date="2026-09-11T08:12:00Z" w:initials="JS">
    <w:p w14:paraId="7384A1E5" w14:textId="2EE39458" w:rsidR="00CC022D" w:rsidRDefault="00CC022D">
      <w:pPr>
        <w:pStyle w:val="CommentText"/>
      </w:pPr>
      <w:r>
        <w:rPr>
          <w:rStyle w:val="CommentReference"/>
        </w:rPr>
        <w:annotationRef/>
      </w:r>
      <w:r w:rsidRPr="7D6AB5BE">
        <w:t>I am not able to see these equations</w:t>
      </w:r>
    </w:p>
  </w:comment>
  <w:comment w:id="743" w:author="Esber, Hana" w:date="2026-09-21T16:51:00Z" w:initials="EH">
    <w:p w14:paraId="11975199" w14:textId="5200B82F" w:rsidR="007374EC" w:rsidRDefault="004220D0">
      <w:pPr>
        <w:pStyle w:val="CommentText"/>
      </w:pPr>
      <w:r>
        <w:rPr>
          <w:rStyle w:val="CommentReference"/>
        </w:rPr>
        <w:annotationRef/>
      </w:r>
      <w:r w:rsidRPr="72D7A181">
        <w:t>Same for me</w:t>
      </w:r>
    </w:p>
  </w:comment>
  <w:comment w:id="744" w:author="Anderson, Kenneth" w:date="2026-09-28T10:46:00Z" w:initials="KA">
    <w:p w14:paraId="4D25E32E" w14:textId="3F0B4884" w:rsidR="00363C49" w:rsidRDefault="00363C49" w:rsidP="00363C49">
      <w:pPr>
        <w:pStyle w:val="CommentText"/>
      </w:pPr>
      <w:r>
        <w:rPr>
          <w:rStyle w:val="CommentReference"/>
        </w:rPr>
        <w:annotationRef/>
      </w:r>
      <w:r>
        <w:fldChar w:fldCharType="begin"/>
      </w:r>
      <w:r>
        <w:instrText>HYPERLINK "mailto:hesber@kent.edu"</w:instrText>
      </w:r>
      <w:bookmarkStart w:id="749" w:name="_@_A9AE2C4EC54046DD980D92580FE6676AZ"/>
      <w:r>
        <w:fldChar w:fldCharType="separate"/>
      </w:r>
      <w:bookmarkEnd w:id="749"/>
      <w:r w:rsidRPr="00363C49">
        <w:rPr>
          <w:rStyle w:val="Mention"/>
          <w:noProof/>
        </w:rPr>
        <w:t>@Esber, Hana</w:t>
      </w:r>
      <w:r>
        <w:fldChar w:fldCharType="end"/>
      </w:r>
      <w:r>
        <w:t xml:space="preserve"> can you see them now? </w:t>
      </w:r>
    </w:p>
  </w:comment>
  <w:comment w:id="745" w:author="Esber, Hana" w:date="2026-09-28T11:09:00Z" w:initials="HE">
    <w:p w14:paraId="0C6EA1E5" w14:textId="77777777" w:rsidR="00540999" w:rsidRDefault="00540999" w:rsidP="00540999">
      <w:pPr>
        <w:pStyle w:val="CommentText"/>
      </w:pPr>
      <w:r>
        <w:rPr>
          <w:rStyle w:val="CommentReference"/>
        </w:rPr>
        <w:annotationRef/>
      </w:r>
      <w:r>
        <w:t>In the online version, no, but in the desktop version, yes!</w:t>
      </w:r>
    </w:p>
  </w:comment>
  <w:comment w:id="768" w:author="Marques Mendonca, Raissa" w:date="2026-09-15T10:05:00Z" w:initials="RM">
    <w:p w14:paraId="7D9AEBFA" w14:textId="77777777" w:rsidR="00280CE7" w:rsidRDefault="00280CE7" w:rsidP="00280CE7">
      <w:r>
        <w:rPr>
          <w:rStyle w:val="CommentReference"/>
        </w:rPr>
        <w:annotationRef/>
      </w:r>
      <w:r>
        <w:rPr>
          <w:sz w:val="20"/>
          <w:szCs w:val="20"/>
        </w:rPr>
        <w:t>Bingo!</w:t>
      </w:r>
    </w:p>
  </w:comment>
  <w:comment w:id="773" w:author="Bahlai, Christie" w:date="2026-09-09T16:07:00Z" w:initials="BC">
    <w:p w14:paraId="775EE1EC" w14:textId="0025F8DD" w:rsidR="00CC022D" w:rsidRDefault="00CC022D">
      <w:pPr>
        <w:pStyle w:val="CommentText"/>
      </w:pPr>
      <w:r>
        <w:rPr>
          <w:rStyle w:val="CommentReference"/>
        </w:rPr>
        <w:annotationRef/>
      </w:r>
      <w:r w:rsidRPr="6CF2A931">
        <w:t>logistical constraints and labor availability?</w:t>
      </w:r>
    </w:p>
  </w:comment>
  <w:comment w:id="779" w:author="Kinsman-Costello, Lauren" w:date="2026-09-25T16:13:00Z" w:initials="KCL">
    <w:p w14:paraId="360954C3" w14:textId="77777777" w:rsidR="00092827" w:rsidRDefault="00092827" w:rsidP="00092827">
      <w:r>
        <w:rPr>
          <w:rStyle w:val="CommentReference"/>
        </w:rPr>
        <w:annotationRef/>
      </w:r>
      <w:r>
        <w:rPr>
          <w:sz w:val="20"/>
          <w:szCs w:val="20"/>
        </w:rPr>
        <w:t>"Countinuous" or "Cumulative annual"?</w:t>
      </w:r>
    </w:p>
  </w:comment>
  <w:comment w:id="806" w:author="Winston, Ryan" w:date="2026-09-14T16:38:00Z" w:initials="WR">
    <w:p w14:paraId="2D23736B" w14:textId="1D6F652F" w:rsidR="00750484" w:rsidRDefault="00750484">
      <w:pPr>
        <w:pStyle w:val="CommentText"/>
      </w:pPr>
      <w:r>
        <w:rPr>
          <w:rStyle w:val="CommentReference"/>
        </w:rPr>
        <w:annotationRef/>
      </w:r>
      <w:r w:rsidRPr="4DB48EC5">
        <w:t>I'm assuming this is CN method? If so, can we just say that directly here. I'm not sure how one estimates flow based on runoff, per se.</w:t>
      </w:r>
    </w:p>
  </w:comment>
  <w:comment w:id="821" w:author="Marques Mendonca, Raissa" w:date="2026-09-15T10:27:00Z" w:initials="RM">
    <w:p w14:paraId="46DE8C5A" w14:textId="77777777" w:rsidR="00B0342F" w:rsidRDefault="00B0342F" w:rsidP="00B0342F">
      <w:r>
        <w:rPr>
          <w:rStyle w:val="CommentReference"/>
        </w:rPr>
        <w:annotationRef/>
      </w:r>
      <w:r>
        <w:rPr>
          <w:sz w:val="20"/>
          <w:szCs w:val="20"/>
        </w:rPr>
        <w:t>Will need formatted later to (</w:t>
      </w:r>
      <w:r>
        <w:rPr>
          <w:i/>
          <w:iCs/>
          <w:sz w:val="20"/>
          <w:szCs w:val="20"/>
        </w:rPr>
        <w:t>n</w:t>
      </w:r>
      <w:r>
        <w:rPr>
          <w:sz w:val="20"/>
          <w:szCs w:val="20"/>
        </w:rPr>
        <w:t xml:space="preserve"> = 1; USDA-NRCS 2004)</w:t>
      </w:r>
    </w:p>
  </w:comment>
  <w:comment w:id="837" w:author="Winston, Ryan" w:date="2026-09-14T16:57:00Z" w:initials="WR">
    <w:p w14:paraId="14D3E146" w14:textId="2808ABD9" w:rsidR="00C7435A" w:rsidRDefault="00C7435A">
      <w:pPr>
        <w:pStyle w:val="CommentText"/>
      </w:pPr>
      <w:r>
        <w:rPr>
          <w:rStyle w:val="CommentReference"/>
        </w:rPr>
        <w:annotationRef/>
      </w:r>
      <w:r w:rsidRPr="2489F3DD">
        <w:t>is this a gauging station or a watershed-scale regression equation approach?</w:t>
      </w:r>
    </w:p>
  </w:comment>
  <w:comment w:id="870" w:author="Kinsman-Costello, Lauren" w:date="2026-09-25T16:15:00Z" w:initials="KCL">
    <w:p w14:paraId="0DDCC076" w14:textId="77777777" w:rsidR="008066F1" w:rsidRDefault="008066F1" w:rsidP="008066F1">
      <w:r>
        <w:rPr>
          <w:rStyle w:val="CommentReference"/>
        </w:rPr>
        <w:annotationRef/>
      </w:r>
      <w:r>
        <w:rPr>
          <w:sz w:val="20"/>
          <w:szCs w:val="20"/>
        </w:rPr>
        <w:t>is there a list/table of which method was used for which site in the SI: Nutrient Budget methods? if not, I recommend adding that as a table to synthesize across the project-by-project calculation descriptions in an at-a-glance way.</w:t>
      </w:r>
    </w:p>
  </w:comment>
  <w:comment w:id="874" w:author="Lauren N Brown" w:date="2026-09-29T13:32:00Z" w:initials="LB">
    <w:p w14:paraId="0A4E5CD0" w14:textId="77777777" w:rsidR="00047BDD" w:rsidRDefault="00047BDD" w:rsidP="00047BDD">
      <w:pPr>
        <w:pStyle w:val="CommentText"/>
      </w:pPr>
      <w:r>
        <w:rPr>
          <w:rStyle w:val="CommentReference"/>
        </w:rPr>
        <w:annotationRef/>
      </w:r>
      <w:r>
        <w:t>Or values if this is not a rate</w:t>
      </w:r>
    </w:p>
  </w:comment>
  <w:comment w:id="882" w:author="Kerns, Janice" w:date="2026-10-09T14:13:00Z" w:initials="JK">
    <w:p w14:paraId="38CF0BCC" w14:textId="77777777" w:rsidR="006E40D9" w:rsidRDefault="006E40D9" w:rsidP="006E40D9">
      <w:pPr>
        <w:pStyle w:val="CommentText"/>
      </w:pPr>
      <w:r>
        <w:rPr>
          <w:rStyle w:val="CommentReference"/>
        </w:rPr>
        <w:annotationRef/>
      </w:r>
      <w:r>
        <w:t>Should this be defined?</w:t>
      </w:r>
    </w:p>
  </w:comment>
  <w:comment w:id="891" w:author="Winston, Ryan" w:date="2026-09-14T16:58:00Z" w:initials="WR">
    <w:p w14:paraId="7A2AC3ED" w14:textId="1B3CE77E" w:rsidR="00305EF1" w:rsidRDefault="00305EF1">
      <w:pPr>
        <w:pStyle w:val="CommentText"/>
      </w:pPr>
      <w:r>
        <w:rPr>
          <w:rStyle w:val="CommentReference"/>
        </w:rPr>
        <w:annotationRef/>
      </w:r>
      <w:r w:rsidRPr="30A85C02">
        <w:t>something goofy happening with variables here...pretty sure this is a word online issue.</w:t>
      </w:r>
    </w:p>
  </w:comment>
  <w:comment w:id="899" w:author="Winston, Ryan" w:date="2026-09-14T16:59:00Z" w:initials="WR">
    <w:p w14:paraId="32BD71B8" w14:textId="7F9ECC39" w:rsidR="00FA26AB" w:rsidRDefault="00FA26AB">
      <w:pPr>
        <w:pStyle w:val="CommentText"/>
      </w:pPr>
      <w:r>
        <w:rPr>
          <w:rStyle w:val="CommentReference"/>
        </w:rPr>
        <w:annotationRef/>
      </w:r>
      <w:r w:rsidRPr="7F749E50">
        <w:t>what crop was assumed in this case?</w:t>
      </w:r>
    </w:p>
  </w:comment>
  <w:comment w:id="900" w:author="Anderson, Kenneth" w:date="2026-09-15T09:44:00Z" w:initials="KA">
    <w:p w14:paraId="28449A7A" w14:textId="017C5B21" w:rsidR="00BA4FCE" w:rsidRDefault="00BA4FCE" w:rsidP="00BA4FCE">
      <w:pPr>
        <w:pStyle w:val="CommentText"/>
      </w:pPr>
      <w:r>
        <w:rPr>
          <w:rStyle w:val="CommentReference"/>
        </w:rPr>
        <w:annotationRef/>
      </w:r>
      <w:r>
        <w:fldChar w:fldCharType="begin"/>
      </w:r>
      <w:r>
        <w:instrText>HYPERLINK "mailto:rmarques@kent.edu"</w:instrText>
      </w:r>
      <w:bookmarkStart w:id="902" w:name="_@_F7D3FBBF8B094403BBC07CBC015E2997Z"/>
      <w:r>
        <w:fldChar w:fldCharType="separate"/>
      </w:r>
      <w:bookmarkEnd w:id="902"/>
      <w:r w:rsidRPr="00BA4FCE">
        <w:rPr>
          <w:rStyle w:val="Mention"/>
          <w:noProof/>
        </w:rPr>
        <w:t>@Marques Mendonca, Raissa</w:t>
      </w:r>
      <w:r>
        <w:fldChar w:fldCharType="end"/>
      </w:r>
      <w:r>
        <w:t xml:space="preserve"> </w:t>
      </w:r>
    </w:p>
  </w:comment>
  <w:comment w:id="901" w:author="Marques Mendonca, Raissa" w:date="2026-09-15T10:39:00Z" w:initials="RM">
    <w:p w14:paraId="2330C558" w14:textId="77777777" w:rsidR="00CB4FB6" w:rsidRDefault="00CB4FB6" w:rsidP="00CB4FB6">
      <w:r>
        <w:rPr>
          <w:rStyle w:val="CommentReference"/>
        </w:rPr>
        <w:annotationRef/>
      </w:r>
      <w:r>
        <w:rPr>
          <w:sz w:val="20"/>
          <w:szCs w:val="20"/>
        </w:rPr>
        <w:t>It's a hypothetical refence crop based on living grass. "By defining the reference crop as a hypothetical crop with an assumed height of 0.12 m having a surface resistance of 70 s m</w:t>
      </w:r>
      <w:r>
        <w:rPr>
          <w:sz w:val="20"/>
          <w:szCs w:val="20"/>
          <w:vertAlign w:val="superscript"/>
        </w:rPr>
        <w:t>-1</w:t>
      </w:r>
      <w:r>
        <w:rPr>
          <w:sz w:val="20"/>
          <w:szCs w:val="20"/>
        </w:rPr>
        <w:t xml:space="preserve"> and an albedo of 0.23, closely resembling the evaporation of an extension surface of green grass of uniform height, actively growing and adequately watered, the FAO Penman-Monteith method was developed." </w:t>
      </w:r>
      <w:hyperlink r:id="rId3" w:history="1">
        <w:r w:rsidRPr="0018305D">
          <w:rPr>
            <w:rStyle w:val="Hyperlink"/>
            <w:sz w:val="20"/>
            <w:szCs w:val="20"/>
          </w:rPr>
          <w:t>https://www.fao.org/4/x0490e/x0490e06.htm</w:t>
        </w:r>
      </w:hyperlink>
    </w:p>
  </w:comment>
  <w:comment w:id="911" w:author="Winston, Ryan" w:date="2026-09-14T17:00:00Z" w:initials="WR">
    <w:p w14:paraId="74C28CE2" w14:textId="3D7C5822" w:rsidR="002B5530" w:rsidRDefault="002B5530">
      <w:pPr>
        <w:pStyle w:val="CommentText"/>
      </w:pPr>
      <w:r>
        <w:rPr>
          <w:rStyle w:val="CommentReference"/>
        </w:rPr>
        <w:annotationRef/>
      </w:r>
      <w:r w:rsidRPr="0CB32A48">
        <w:t>inlet and outlet</w:t>
      </w:r>
    </w:p>
  </w:comment>
  <w:comment w:id="918" w:author="Winston, Ryan" w:date="2026-09-14T17:02:00Z" w:initials="WR">
    <w:p w14:paraId="60083DD5" w14:textId="2DCA212C" w:rsidR="00011982" w:rsidRDefault="00011982">
      <w:pPr>
        <w:pStyle w:val="CommentText"/>
      </w:pPr>
      <w:r>
        <w:rPr>
          <w:rStyle w:val="CommentReference"/>
        </w:rPr>
        <w:annotationRef/>
      </w:r>
      <w:r w:rsidRPr="68AE3437">
        <w:t>project is intermittently capitalized and then sometimes not. Please choose one or the other.</w:t>
      </w:r>
    </w:p>
  </w:comment>
  <w:comment w:id="940" w:author="Winston, Ryan" w:date="2026-09-15T15:25:00Z" w:initials="WR">
    <w:p w14:paraId="6CB7FE52" w14:textId="6A372092" w:rsidR="00F0689D" w:rsidRDefault="00F0689D">
      <w:pPr>
        <w:pStyle w:val="CommentText"/>
      </w:pPr>
      <w:r>
        <w:rPr>
          <w:rStyle w:val="CommentReference"/>
        </w:rPr>
        <w:annotationRef/>
      </w:r>
      <w:r w:rsidRPr="26C7D241">
        <w:t>maybe baseflow isn't right here, but thinking we should highlight that these samples are primarily not during storm events. During inter-event periods, perhaps?</w:t>
      </w:r>
    </w:p>
  </w:comment>
  <w:comment w:id="941" w:author="Kinsman-Costello, Lauren" w:date="2026-09-25T16:17:00Z" w:initials="KCL">
    <w:p w14:paraId="03AC3FB7" w14:textId="77777777" w:rsidR="009E363F" w:rsidRDefault="009E363F" w:rsidP="009E363F">
      <w:r>
        <w:rPr>
          <w:rStyle w:val="CommentReference"/>
        </w:rPr>
        <w:annotationRef/>
      </w:r>
      <w:r>
        <w:rPr>
          <w:sz w:val="20"/>
          <w:szCs w:val="20"/>
        </w:rPr>
        <w:t>maybe "baseflow or inter-event conditions" I think in some cases it is a stream-like baseflow condition, in others it's more of a non-event wetland condition.</w:t>
      </w:r>
    </w:p>
  </w:comment>
  <w:comment w:id="947" w:author="Winston, Ryan" w:date="2026-09-14T17:02:00Z" w:initials="WR">
    <w:p w14:paraId="1F75E375" w14:textId="6148A479" w:rsidR="00341BBC" w:rsidRDefault="00341BBC">
      <w:pPr>
        <w:pStyle w:val="CommentText"/>
      </w:pPr>
      <w:r>
        <w:rPr>
          <w:rStyle w:val="CommentReference"/>
        </w:rPr>
        <w:annotationRef/>
      </w:r>
      <w:r w:rsidRPr="7D4E643F">
        <w:t>It seems difficult to use a wetland with only one concentration data point in SLR models of nutrient load. Is this correct?</w:t>
      </w:r>
    </w:p>
  </w:comment>
  <w:comment w:id="948" w:author="Anderson, Kenneth" w:date="2026-09-15T09:56:00Z" w:initials="KA">
    <w:p w14:paraId="3BB9066C" w14:textId="77777777" w:rsidR="00D962FB" w:rsidRDefault="00D962FB" w:rsidP="00D962FB">
      <w:pPr>
        <w:pStyle w:val="CommentText"/>
      </w:pPr>
      <w:r>
        <w:rPr>
          <w:rStyle w:val="CommentReference"/>
        </w:rPr>
        <w:annotationRef/>
      </w:r>
      <w:r>
        <w:t>The exact method for how we’re addressing storm flow at each individual wetland varies… I can send you the supplemental file if you want to really dive into it</w:t>
      </w:r>
      <w:r>
        <w:br/>
      </w:r>
      <w:r>
        <w:br/>
        <w:t xml:space="preserve">I wish we had better storm data, but we don’t everywhere. </w:t>
      </w:r>
    </w:p>
  </w:comment>
  <w:comment w:id="949" w:author="Winston, Ryan" w:date="2026-09-15T10:48:00Z" w:initials="WR">
    <w:p w14:paraId="6B5A660C" w14:textId="4366B7DE" w:rsidR="000159C3" w:rsidRDefault="000159C3">
      <w:pPr>
        <w:pStyle w:val="CommentText"/>
      </w:pPr>
      <w:r>
        <w:rPr>
          <w:rStyle w:val="CommentReference"/>
        </w:rPr>
        <w:annotationRef/>
      </w:r>
      <w:r w:rsidRPr="6947A81D">
        <w:t>just wondering if that site makes sense to include, essentially. Or, maybe there are also baseflow samples that are included in the analysis that aren't explicitly explained here?</w:t>
      </w:r>
    </w:p>
  </w:comment>
  <w:comment w:id="950" w:author="Anderson, Kenneth" w:date="2026-09-15T12:50:00Z" w:initials="KA">
    <w:p w14:paraId="36BE9BA2" w14:textId="77777777" w:rsidR="006E5455" w:rsidRDefault="006E5455" w:rsidP="006E5455">
      <w:pPr>
        <w:pStyle w:val="CommentText"/>
      </w:pPr>
      <w:r>
        <w:rPr>
          <w:rStyle w:val="CommentReference"/>
        </w:rPr>
        <w:annotationRef/>
      </w:r>
      <w:r>
        <w:t>Ohhhh I see what you’re saying. Yeah there’s always monthly sampling too. This is just talking about additional storm sampling.</w:t>
      </w:r>
    </w:p>
  </w:comment>
  <w:comment w:id="981" w:author="Costello, David" w:date="2026-09-28T12:46:00Z" w:initials="CD">
    <w:p w14:paraId="560CA6AA" w14:textId="77777777" w:rsidR="00935710" w:rsidRDefault="00935710" w:rsidP="00935710">
      <w:r>
        <w:rPr>
          <w:rStyle w:val="CommentReference"/>
        </w:rPr>
        <w:annotationRef/>
      </w:r>
      <w:r>
        <w:rPr>
          <w:sz w:val="20"/>
          <w:szCs w:val="20"/>
        </w:rPr>
        <w:t>Above it says "continuous flow" was estimated, but here nutrient concentrations are discrete. How did you interpolate nutrient concentrations to get annual loading?</w:t>
      </w:r>
    </w:p>
  </w:comment>
  <w:comment w:id="1000" w:author="Kevin E McCluney" w:date="2026-09-30T11:28:00Z" w:initials="KM">
    <w:p w14:paraId="62DE2231" w14:textId="72DD97C3" w:rsidR="006175AA" w:rsidRDefault="006175AA">
      <w:pPr>
        <w:pStyle w:val="CommentText"/>
      </w:pPr>
      <w:r>
        <w:rPr>
          <w:rStyle w:val="CommentReference"/>
        </w:rPr>
        <w:annotationRef/>
      </w:r>
      <w:r w:rsidRPr="7F732AFD">
        <w:t>I don't feel like this topic belongs in an "Upscaling" section. I think it needs its own section with a more appropriate title. I would move this whole paragraph to its own section</w:t>
      </w:r>
    </w:p>
  </w:comment>
  <w:comment w:id="1015" w:author="Winston, Ryan" w:date="2026-09-15T09:52:00Z" w:initials="WR">
    <w:p w14:paraId="3AAA23D6" w14:textId="438695B6" w:rsidR="00387224" w:rsidRDefault="00387224">
      <w:pPr>
        <w:pStyle w:val="CommentText"/>
      </w:pPr>
      <w:r>
        <w:rPr>
          <w:rStyle w:val="CommentReference"/>
        </w:rPr>
        <w:annotationRef/>
      </w:r>
      <w:r w:rsidRPr="1C66697A">
        <w:t>something seems missing after this phrase. Project?</w:t>
      </w:r>
    </w:p>
  </w:comment>
  <w:comment w:id="1019" w:author="Winston, Ryan" w:date="2026-09-15T15:10:00Z" w:initials="WR">
    <w:p w14:paraId="34070F88" w14:textId="0422B29D" w:rsidR="006057A3" w:rsidRDefault="006057A3">
      <w:pPr>
        <w:pStyle w:val="CommentText"/>
      </w:pPr>
      <w:r>
        <w:rPr>
          <w:rStyle w:val="CommentReference"/>
        </w:rPr>
        <w:annotationRef/>
      </w:r>
      <w:r w:rsidRPr="1A9857A4">
        <w:t>from agriculture to H2Ohio wetlands? Something is missing here.</w:t>
      </w:r>
    </w:p>
  </w:comment>
  <w:comment w:id="1020" w:author="Kinsman-Costello, Lauren" w:date="2026-09-25T16:21:00Z" w:initials="KCL">
    <w:p w14:paraId="329077ED" w14:textId="77777777" w:rsidR="00DF4FD7" w:rsidRDefault="00DF4FD7" w:rsidP="00DF4FD7">
      <w:r>
        <w:rPr>
          <w:rStyle w:val="CommentReference"/>
        </w:rPr>
        <w:annotationRef/>
      </w:r>
      <w:r>
        <w:rPr>
          <w:sz w:val="20"/>
          <w:szCs w:val="20"/>
        </w:rPr>
        <w:t>I agree this is confusing, might need to split this sentence into two and walk readers through it more plainly. i.e., "We estimated the amount of nutrient load that would have runoff the ag land with that soil type and area, and designated that as the "mean runoff prevention," i.e., the nutrient load loss that was prevented by wetland construction.</w:t>
      </w:r>
    </w:p>
  </w:comment>
  <w:comment w:id="1040" w:author="Sandoval, Leticia" w:date="2026-09-25T13:04:00Z" w:initials="SL">
    <w:p w14:paraId="251B2EB2" w14:textId="08DB5F24" w:rsidR="002A5311" w:rsidRDefault="002A5311">
      <w:pPr>
        <w:pStyle w:val="CommentText"/>
      </w:pPr>
      <w:r>
        <w:rPr>
          <w:rStyle w:val="CommentReference"/>
        </w:rPr>
        <w:annotationRef/>
      </w:r>
      <w:r w:rsidRPr="03167B21">
        <w:t>Change to "Maumee Watershed" TMDL throughout document?</w:t>
      </w:r>
    </w:p>
  </w:comment>
  <w:comment w:id="1049" w:author="Kinsman-Costello, Lauren" w:date="2026-09-25T16:23:00Z" w:initials="KCL">
    <w:p w14:paraId="26D81B9D" w14:textId="77777777" w:rsidR="00755CD3" w:rsidRDefault="00755CD3" w:rsidP="00755CD3">
      <w:r>
        <w:rPr>
          <w:rStyle w:val="CommentReference"/>
        </w:rPr>
        <w:annotationRef/>
      </w:r>
      <w:r>
        <w:rPr>
          <w:sz w:val="20"/>
          <w:szCs w:val="20"/>
        </w:rPr>
        <w:t>the TMDL is specific to the area of the Maumee watershed that is in Ohio, right?  that conflicts with the "Across the...watershed"...start of the sentence.</w:t>
      </w:r>
    </w:p>
  </w:comment>
  <w:comment w:id="1043" w:author="Winston, Ryan" w:date="2026-09-15T09:54:00Z" w:initials="WR">
    <w:p w14:paraId="516E6E47" w14:textId="778B3A82" w:rsidR="00C457A7" w:rsidRDefault="00C457A7">
      <w:pPr>
        <w:pStyle w:val="CommentText"/>
      </w:pPr>
      <w:r>
        <w:rPr>
          <w:rStyle w:val="CommentReference"/>
        </w:rPr>
        <w:annotationRef/>
      </w:r>
      <w:r w:rsidRPr="361F6F46">
        <w:t>likely, should all be SI units.</w:t>
      </w:r>
    </w:p>
  </w:comment>
  <w:comment w:id="1044" w:author="Anderson, Kenneth" w:date="2026-09-15T10:26:00Z" w:initials="KA">
    <w:p w14:paraId="1F1D1AB2" w14:textId="77777777" w:rsidR="00320503" w:rsidRDefault="00320503" w:rsidP="00320503">
      <w:pPr>
        <w:pStyle w:val="CommentText"/>
      </w:pPr>
      <w:r>
        <w:rPr>
          <w:rStyle w:val="CommentReference"/>
        </w:rPr>
        <w:annotationRef/>
      </w:r>
      <w:r>
        <w:t xml:space="preserve">Yeah this is something that we’ve dealt with in the past and am willing to argue with the journal that a large chunk of the target audience (US policy makers) is going to want it in lbs. </w:t>
      </w:r>
      <w:r>
        <w:br/>
      </w:r>
      <w:r>
        <w:br/>
        <w:t xml:space="preserve">It’s definitely going to be a conversation, but I think it’s one worth having. </w:t>
      </w:r>
    </w:p>
  </w:comment>
  <w:comment w:id="1073" w:author="Marques Mendonca, Raissa" w:date="2026-09-15T11:35:00Z" w:initials="RM">
    <w:p w14:paraId="4AAC14CF" w14:textId="77777777" w:rsidR="004C0B48" w:rsidRDefault="004C0B48" w:rsidP="004C0B48">
      <w:r>
        <w:rPr>
          <w:rStyle w:val="CommentReference"/>
        </w:rPr>
        <w:annotationRef/>
      </w:r>
      <w:r>
        <w:rPr>
          <w:sz w:val="20"/>
          <w:szCs w:val="20"/>
        </w:rPr>
        <w:t>Need to define on first mention in intro</w:t>
      </w:r>
    </w:p>
  </w:comment>
  <w:comment w:id="1104" w:author="Marques Mendonca, Raissa" w:date="2026-09-15T11:41:00Z" w:initials="RM">
    <w:p w14:paraId="438D1468" w14:textId="77777777" w:rsidR="007F62E3" w:rsidRDefault="007F62E3" w:rsidP="007F62E3">
      <w:r>
        <w:rPr>
          <w:rStyle w:val="CommentReference"/>
        </w:rPr>
        <w:annotationRef/>
      </w:r>
      <w:r>
        <w:rPr>
          <w:sz w:val="20"/>
          <w:szCs w:val="20"/>
        </w:rPr>
        <w:t>Need to define on first mention in intro</w:t>
      </w:r>
    </w:p>
  </w:comment>
  <w:comment w:id="1111" w:author="Kinsman-Costello, Lauren" w:date="2026-10-08T14:49:00Z" w:initials="KCL">
    <w:p w14:paraId="4CCF27A5" w14:textId="77777777" w:rsidR="00B1105B" w:rsidRDefault="00B1105B" w:rsidP="00B1105B">
      <w:r>
        <w:rPr>
          <w:rStyle w:val="CommentReference"/>
        </w:rPr>
        <w:annotationRef/>
      </w:r>
      <w:r>
        <w:rPr>
          <w:sz w:val="20"/>
          <w:szCs w:val="20"/>
        </w:rPr>
        <w:t xml:space="preserve">within specific, individual projects? </w:t>
      </w:r>
    </w:p>
  </w:comment>
  <w:comment w:id="1115" w:author="Kinsman-Costello, Lauren" w:date="2026-10-08T14:52:00Z" w:initials="KCL">
    <w:p w14:paraId="68863F45" w14:textId="77777777" w:rsidR="003C20D5" w:rsidRDefault="003C20D5" w:rsidP="00C70A4B">
      <w:r>
        <w:rPr>
          <w:rStyle w:val="CommentReference"/>
        </w:rPr>
        <w:annotationRef/>
      </w:r>
      <w:r>
        <w:rPr>
          <w:sz w:val="20"/>
          <w:szCs w:val="20"/>
        </w:rPr>
        <w:t xml:space="preserve">I'm confused about this step as well. it sounds like it contradicts the earlier 50th, 75th or maximum P retention, here it's median P retnetion? </w:t>
      </w:r>
    </w:p>
  </w:comment>
  <w:comment w:id="1140" w:author="Marques Mendonca, Raissa" w:date="2026-09-15T11:49:00Z" w:initials="RM">
    <w:p w14:paraId="7964C215" w14:textId="312CF540" w:rsidR="00B24AA2" w:rsidRDefault="00D8633F">
      <w:pPr>
        <w:pStyle w:val="CommentText"/>
      </w:pPr>
      <w:r>
        <w:rPr>
          <w:rStyle w:val="CommentReference"/>
        </w:rPr>
        <w:annotationRef/>
      </w:r>
      <w:r w:rsidR="00B24AA2" w:rsidRPr="18539B36">
        <w:t>It's not super clear from the methods above what represents this number. It may be helpful to explicitly state in the nutrient budgets section that budget = retention (or release), provide the units, and mention that the percentiles are used in further analyses.</w:t>
      </w:r>
    </w:p>
  </w:comment>
  <w:comment w:id="1141" w:author="Anderson, Kenneth" w:date="2026-10-01T11:40:00Z" w:initials="KA">
    <w:p w14:paraId="470EEAD1" w14:textId="5012AB16" w:rsidR="001E1AD9" w:rsidRDefault="001E1AD9" w:rsidP="001E1AD9">
      <w:pPr>
        <w:pStyle w:val="CommentText"/>
      </w:pPr>
      <w:r>
        <w:rPr>
          <w:rStyle w:val="CommentReference"/>
        </w:rPr>
        <w:annotationRef/>
      </w:r>
      <w:r>
        <w:fldChar w:fldCharType="begin"/>
      </w:r>
      <w:r>
        <w:instrText>HYPERLINK "mailto:rmarques@kent.edu"</w:instrText>
      </w:r>
      <w:bookmarkStart w:id="1147" w:name="_@_FAD92B426050405FA06C2856E6F33719Z"/>
      <w:r>
        <w:fldChar w:fldCharType="separate"/>
      </w:r>
      <w:bookmarkEnd w:id="1147"/>
      <w:r w:rsidRPr="001E1AD9">
        <w:rPr>
          <w:rStyle w:val="Mention"/>
          <w:noProof/>
        </w:rPr>
        <w:t>@Marques Mendonca, Raissa</w:t>
      </w:r>
      <w:r>
        <w:fldChar w:fldCharType="end"/>
      </w:r>
      <w:r>
        <w:t xml:space="preserve"> I’m not totally sure what you mean by this… but if you would be willing to go in and clarify by whatever you mean I would appreciate it! </w:t>
      </w:r>
    </w:p>
  </w:comment>
  <w:comment w:id="1142" w:author="Marques Mendonca, Raissa" w:date="2026-10-01T12:16:00Z" w:initials="MR">
    <w:p w14:paraId="4B76D9C8" w14:textId="4D64B31D" w:rsidR="00D06505" w:rsidRDefault="00D06505">
      <w:pPr>
        <w:pStyle w:val="CommentText"/>
      </w:pPr>
      <w:r>
        <w:rPr>
          <w:rStyle w:val="CommentReference"/>
        </w:rPr>
        <w:annotationRef/>
      </w:r>
      <w:r w:rsidRPr="2F2DA2BF">
        <w:t>Maybe just add the units to the section where the nutrient budget calculation is being first described (above). The paper has changed so much since I last looked at it that I think this may be mostly resolved :)</w:t>
      </w:r>
    </w:p>
  </w:comment>
  <w:comment w:id="1097" w:author="Kinsman-Costello, Lauren" w:date="2026-10-08T14:50:00Z" w:initials="KCL">
    <w:p w14:paraId="331A06D9" w14:textId="77777777" w:rsidR="00F2373A" w:rsidRDefault="00F2373A" w:rsidP="00F2373A">
      <w:r>
        <w:rPr>
          <w:rStyle w:val="CommentReference"/>
        </w:rPr>
        <w:annotationRef/>
      </w:r>
      <w:r>
        <w:rPr>
          <w:sz w:val="20"/>
          <w:szCs w:val="20"/>
        </w:rPr>
        <w:t xml:space="preserve">the way this is written, it's still confusing where the calculations from actual projects stop and the scaling begins. At each step, is the number calculated specific to specific projects or is it generic based on the chosen scenario? </w:t>
      </w:r>
    </w:p>
  </w:comment>
  <w:comment w:id="1151" w:author="Marques Mendonca, Raissa" w:date="2026-09-15T11:54:00Z" w:initials="RM">
    <w:p w14:paraId="39DEA7B0" w14:textId="77777777" w:rsidR="006A09F7" w:rsidRDefault="008F21FC" w:rsidP="006A09F7">
      <w:r>
        <w:rPr>
          <w:rStyle w:val="CommentReference"/>
        </w:rPr>
        <w:annotationRef/>
      </w:r>
      <w:r w:rsidR="006A09F7">
        <w:rPr>
          <w:sz w:val="20"/>
          <w:szCs w:val="20"/>
        </w:rPr>
        <w:t>Unclear what number. Also not sure what the 65% refers to at the end of the sentence.</w:t>
      </w:r>
    </w:p>
  </w:comment>
  <w:comment w:id="1149" w:author="Kinsman-Costello, Lauren" w:date="2026-10-08T14:52:00Z" w:initials="KCL">
    <w:p w14:paraId="0B2C21D1" w14:textId="77777777" w:rsidR="00C70A4B" w:rsidRDefault="00C70A4B" w:rsidP="00C70A4B">
      <w:r>
        <w:rPr>
          <w:rStyle w:val="CommentReference"/>
        </w:rPr>
        <w:annotationRef/>
      </w:r>
      <w:r>
        <w:rPr>
          <w:sz w:val="20"/>
          <w:szCs w:val="20"/>
        </w:rPr>
        <w:t xml:space="preserve">I'm confused about this step as well. it sounds like it contradicts the earlier 50th, 75th or maximum P retention, here it's median P retnetion? </w:t>
      </w:r>
    </w:p>
  </w:comment>
  <w:comment w:id="1166" w:author="Kinsman-Costello, Lauren" w:date="2026-10-08T15:04:00Z" w:initials="KCL">
    <w:p w14:paraId="647075A9" w14:textId="77777777" w:rsidR="00E218C4" w:rsidRDefault="00E218C4" w:rsidP="00E218C4">
      <w:r>
        <w:rPr>
          <w:rStyle w:val="CommentReference"/>
        </w:rPr>
        <w:annotationRef/>
      </w:r>
      <w:r>
        <w:rPr>
          <w:sz w:val="20"/>
          <w:szCs w:val="20"/>
        </w:rPr>
        <w:t>check if this suggested target was allocated/scaled for only the Ohio portion of the Maumee watershed or if it's for the entire Maumee watershed and either contextualize this or calculate similar boundary conditions to how the ohio EPA did for the P TMDL and set teh target for just the Ohio portion so the targets are more comparable.</w:t>
      </w:r>
    </w:p>
  </w:comment>
  <w:comment w:id="1167" w:author="Anderson, Kenneth" w:date="2026-10-08T15:21:00Z" w:initials="KA">
    <w:p w14:paraId="261E3515" w14:textId="77777777" w:rsidR="00A67F23" w:rsidRDefault="00A67F23" w:rsidP="00A67F23">
      <w:pPr>
        <w:pStyle w:val="CommentText"/>
      </w:pPr>
      <w:r>
        <w:rPr>
          <w:rStyle w:val="CommentReference"/>
        </w:rPr>
        <w:annotationRef/>
      </w:r>
      <w:r>
        <w:t xml:space="preserve">They just proposed 40% reduction. I applied 40% to the same Ohio specific number. Made that more clear here! </w:t>
      </w:r>
    </w:p>
  </w:comment>
  <w:comment w:id="1173" w:author="Winston, Ryan" w:date="2026-09-15T15:14:00Z" w:initials="WR">
    <w:p w14:paraId="4BAE3C84" w14:textId="6911357C" w:rsidR="00F0689D" w:rsidRDefault="00F0689D">
      <w:pPr>
        <w:pStyle w:val="CommentText"/>
      </w:pPr>
      <w:r>
        <w:rPr>
          <w:rStyle w:val="CommentReference"/>
        </w:rPr>
        <w:annotationRef/>
      </w:r>
      <w:r w:rsidRPr="446A01CD">
        <w:t>for the Maumee?</w:t>
      </w:r>
    </w:p>
  </w:comment>
  <w:comment w:id="1174" w:author="Kinsman-Costello, Lauren" w:date="2026-09-25T16:25:00Z" w:initials="KCL">
    <w:p w14:paraId="0CAA4F40" w14:textId="77777777" w:rsidR="00B70786" w:rsidRDefault="00B70786" w:rsidP="00B70786">
      <w:r>
        <w:rPr>
          <w:rStyle w:val="CommentReference"/>
        </w:rPr>
        <w:annotationRef/>
      </w:r>
      <w:r>
        <w:rPr>
          <w:sz w:val="20"/>
          <w:szCs w:val="20"/>
        </w:rPr>
        <w:t>+1</w:t>
      </w:r>
    </w:p>
  </w:comment>
  <w:comment w:id="1227" w:author="Kevin E McCluney" w:date="2026-09-30T11:34:00Z" w:initials="KM">
    <w:p w14:paraId="027AAD5D" w14:textId="2D263306" w:rsidR="006175AA" w:rsidRDefault="006175AA">
      <w:pPr>
        <w:pStyle w:val="CommentText"/>
      </w:pPr>
      <w:r>
        <w:rPr>
          <w:rStyle w:val="CommentReference"/>
        </w:rPr>
        <w:annotationRef/>
      </w:r>
      <w:r w:rsidRPr="1D4564CF">
        <w:t>I don't understand why logistic regression was used here. Typically logistic regression is used when the response is either yes or no, or 0 or 1. But our response is nutrient retention, which is continuous. In general, more information and justification is needed in the statistical analysis section. For instance, information on assumption testing or blocks (for site) or issues of spatial or temporal autocorrelation.</w:t>
      </w:r>
    </w:p>
  </w:comment>
  <w:comment w:id="1228" w:author="Kevin E McCluney" w:date="2026-09-30T11:39:00Z" w:initials="KM">
    <w:p w14:paraId="442A42ED" w14:textId="0DF6CFA2" w:rsidR="006175AA" w:rsidRDefault="006175AA">
      <w:pPr>
        <w:pStyle w:val="CommentText"/>
      </w:pPr>
      <w:r>
        <w:rPr>
          <w:rStyle w:val="CommentReference"/>
        </w:rPr>
        <w:annotationRef/>
      </w:r>
      <w:r w:rsidRPr="4B77ECE6">
        <w:t>Thinking more... is it for nutrient removal efficiency, which could be expressed as a percentage, where a binomial model might be useful? But even then, percentage data is typically handled well by logit transformed linear regression.</w:t>
      </w:r>
    </w:p>
  </w:comment>
  <w:comment w:id="1229" w:author="Anderson, Kenneth" w:date="2026-10-01T11:42:00Z" w:initials="KA">
    <w:p w14:paraId="3925D7AC" w14:textId="77777777" w:rsidR="00CF6CD1" w:rsidRDefault="00CF6CD1" w:rsidP="00CF6CD1">
      <w:pPr>
        <w:pStyle w:val="CommentText"/>
      </w:pPr>
      <w:r>
        <w:rPr>
          <w:rStyle w:val="CommentReference"/>
        </w:rPr>
        <w:annotationRef/>
      </w:r>
      <w:r>
        <w:t>Logistic regression was just used for an analysis the “why do releases happen” question</w:t>
      </w:r>
    </w:p>
  </w:comment>
  <w:comment w:id="1264" w:author="Winston, Ryan" w:date="2026-09-15T15:31:00Z" w:initials="WR">
    <w:p w14:paraId="20F3DC78" w14:textId="77777777" w:rsidR="00782837" w:rsidRDefault="00782837">
      <w:pPr>
        <w:pStyle w:val="CommentText"/>
      </w:pPr>
      <w:r>
        <w:rPr>
          <w:rStyle w:val="CommentReference"/>
        </w:rPr>
        <w:annotationRef/>
      </w:r>
      <w:r w:rsidRPr="61744544">
        <w:t>citation?</w:t>
      </w:r>
    </w:p>
  </w:comment>
  <w:comment w:id="1336" w:author="Rahman, Ishfaq" w:date="2026-09-21T11:09:00Z" w:initials="RI">
    <w:p w14:paraId="219487DB" w14:textId="030703BE" w:rsidR="007374EC" w:rsidRDefault="004220D0">
      <w:pPr>
        <w:pStyle w:val="CommentText"/>
      </w:pPr>
      <w:r>
        <w:rPr>
          <w:rStyle w:val="CommentReference"/>
        </w:rPr>
        <w:annotationRef/>
      </w:r>
      <w:r w:rsidRPr="49E8071F">
        <w:t>this section could be flashed out with the model equations alongside the exact predictors used, and a sentence or two on any data preprocessing/ QA/QC that was done beforehand.</w:t>
      </w:r>
    </w:p>
  </w:comment>
  <w:comment w:id="1364" w:author="Winston, Ryan" w:date="2026-09-15T15:21:00Z" w:initials="WR">
    <w:p w14:paraId="7812B998" w14:textId="611591C4" w:rsidR="00F0689D" w:rsidRDefault="00F0689D">
      <w:pPr>
        <w:pStyle w:val="CommentText"/>
      </w:pPr>
      <w:r>
        <w:rPr>
          <w:rStyle w:val="CommentReference"/>
        </w:rPr>
        <w:annotationRef/>
      </w:r>
      <w:r w:rsidRPr="5638F15F">
        <w:t>seems like this section needs to be beefed up to me. There are discussion of correlations below at minimum that should be described here.</w:t>
      </w:r>
    </w:p>
  </w:comment>
  <w:comment w:id="1365" w:author="Winston, Ryan" w:date="2026-09-15T15:32:00Z" w:initials="WR">
    <w:p w14:paraId="7FD3E38B" w14:textId="2BBB4D6A" w:rsidR="00F0689D" w:rsidRDefault="00F0689D">
      <w:pPr>
        <w:pStyle w:val="CommentText"/>
      </w:pPr>
      <w:r>
        <w:rPr>
          <w:rStyle w:val="CommentReference"/>
        </w:rPr>
        <w:annotationRef/>
      </w:r>
      <w:r w:rsidRPr="41A1639A">
        <w:t>Figure 3 analysis could be described as well.</w:t>
      </w:r>
    </w:p>
  </w:comment>
  <w:comment w:id="1366" w:author="Lauren N Brown" w:date="2026-09-29T14:50:00Z" w:initials="LB">
    <w:p w14:paraId="5A42B6BD" w14:textId="77777777" w:rsidR="00E427AF" w:rsidRDefault="00E427AF" w:rsidP="00E427AF">
      <w:pPr>
        <w:pStyle w:val="CommentText"/>
      </w:pPr>
      <w:r>
        <w:rPr>
          <w:rStyle w:val="CommentReference"/>
        </w:rPr>
        <w:annotationRef/>
      </w:r>
      <w:r>
        <w:t>This may be mentioned later, but were all wetlands that had N or P release different? I think it’s worth mentioning if no wetlands were a source for both nutrients.</w:t>
      </w:r>
    </w:p>
  </w:comment>
  <w:comment w:id="1370" w:author="Kevin E McCluney" w:date="2026-09-30T11:35:00Z" w:initials="KM">
    <w:p w14:paraId="441B9D96" w14:textId="774C4D92" w:rsidR="006175AA" w:rsidRDefault="006175AA">
      <w:pPr>
        <w:pStyle w:val="CommentText"/>
      </w:pPr>
      <w:r>
        <w:rPr>
          <w:rStyle w:val="CommentReference"/>
        </w:rPr>
        <w:annotationRef/>
      </w:r>
      <w:r w:rsidRPr="2CCD1B41">
        <w:t>Need to use metric throughout (or both)</w:t>
      </w:r>
    </w:p>
  </w:comment>
  <w:comment w:id="1369" w:author="Winston, Ryan" w:date="2026-09-15T15:22:00Z" w:initials="WR">
    <w:p w14:paraId="12656566" w14:textId="5505D75E" w:rsidR="00F0689D" w:rsidRDefault="00F0689D">
      <w:pPr>
        <w:pStyle w:val="CommentText"/>
      </w:pPr>
      <w:r>
        <w:rPr>
          <w:rStyle w:val="CommentReference"/>
        </w:rPr>
        <w:annotationRef/>
      </w:r>
      <w:r w:rsidRPr="6C54086D">
        <w:t>would this not be more transferrable if it were presented as lbs/ac (i.e., wetland surface area)/yr?</w:t>
      </w:r>
    </w:p>
  </w:comment>
  <w:comment w:id="1368" w:author="Anderson, Kenneth" w:date="2026-09-28T10:47:00Z" w:initials="KA">
    <w:p w14:paraId="26995917" w14:textId="77777777" w:rsidR="00CC4004" w:rsidRDefault="00CC4004" w:rsidP="00CC4004">
      <w:pPr>
        <w:pStyle w:val="CommentText"/>
      </w:pPr>
      <w:r>
        <w:rPr>
          <w:rStyle w:val="CommentReference"/>
        </w:rPr>
        <w:annotationRef/>
      </w:r>
      <w:r>
        <w:t>Silvia: i think it's helpful to remind the reader of the area this is over</w:t>
      </w:r>
    </w:p>
  </w:comment>
  <w:comment w:id="1379" w:author="Kinsman-Costello, Lauren" w:date="2026-09-25T16:29:00Z" w:initials="KCL">
    <w:p w14:paraId="6EAB388C" w14:textId="77777777" w:rsidR="00575B63" w:rsidRDefault="00575B63" w:rsidP="00575B63">
      <w:r>
        <w:rPr>
          <w:rStyle w:val="CommentReference"/>
        </w:rPr>
        <w:annotationRef/>
      </w:r>
      <w:r>
        <w:rPr>
          <w:sz w:val="20"/>
          <w:szCs w:val="20"/>
        </w:rPr>
        <w:t>this is probably already in the plans, but it will be important that the published data sets include this data set, and not just the code to generate it, so that readers can easily parse through these data.</w:t>
      </w:r>
    </w:p>
  </w:comment>
  <w:comment w:id="1382" w:author="Costello, David" w:date="2026-09-29T14:16:00Z" w:initials="CD">
    <w:p w14:paraId="7DED0B44" w14:textId="77777777" w:rsidR="00875194" w:rsidRDefault="00875194" w:rsidP="00875194">
      <w:r>
        <w:rPr>
          <w:rStyle w:val="CommentReference"/>
        </w:rPr>
        <w:annotationRef/>
      </w:r>
      <w:r>
        <w:rPr>
          <w:sz w:val="20"/>
          <w:szCs w:val="20"/>
        </w:rPr>
        <w:t>It would be useful (and likely a journal requirement) to put letters on the panels. So you could point more specifically to "Figure 2A and C" for this point.</w:t>
      </w:r>
    </w:p>
  </w:comment>
  <w:comment w:id="1383" w:author="Costello, David" w:date="2026-09-29T14:15:00Z" w:initials="CD">
    <w:p w14:paraId="5F5C5D78" w14:textId="77777777" w:rsidR="000F2674" w:rsidRDefault="000F2674" w:rsidP="000F2674">
      <w:r>
        <w:rPr>
          <w:rStyle w:val="CommentReference"/>
        </w:rPr>
        <w:annotationRef/>
      </w:r>
      <w:r>
        <w:rPr>
          <w:sz w:val="20"/>
          <w:szCs w:val="20"/>
        </w:rPr>
        <w:t>Do you have a plot for this somewhere? In a supplement?</w:t>
      </w:r>
    </w:p>
  </w:comment>
  <w:comment w:id="1391" w:author="Jutte, Morgan Christine" w:date="2026-09-09T15:31:00Z" w:initials="JM">
    <w:p w14:paraId="4AC03591" w14:textId="509A8132" w:rsidR="00884423" w:rsidRDefault="00884423">
      <w:pPr>
        <w:pStyle w:val="CommentText"/>
      </w:pPr>
      <w:r>
        <w:rPr>
          <w:rStyle w:val="CommentReference"/>
        </w:rPr>
        <w:annotationRef/>
      </w:r>
      <w:r w:rsidRPr="28F47A56">
        <w:t>subscript?</w:t>
      </w:r>
    </w:p>
  </w:comment>
  <w:comment w:id="1401" w:author="Lauren N Brown" w:date="2026-09-29T15:14:00Z" w:initials="LB">
    <w:p w14:paraId="374E5EB3" w14:textId="77777777" w:rsidR="00E46DC6" w:rsidRDefault="00E46DC6" w:rsidP="00F66C32">
      <w:pPr>
        <w:pStyle w:val="CommentText"/>
      </w:pPr>
      <w:r>
        <w:rPr>
          <w:rStyle w:val="CommentReference"/>
        </w:rPr>
        <w:annotationRef/>
      </w:r>
      <w:r>
        <w:t>Did you test for trends in inflow over time? Feel like this is hydrologically related, but only on vibes.</w:t>
      </w:r>
    </w:p>
  </w:comment>
  <w:comment w:id="1408" w:author="Kevin E McCluney" w:date="2026-09-30T11:41:00Z" w:initials="KM">
    <w:p w14:paraId="13DCCB53" w14:textId="7CA153BE" w:rsidR="006175AA" w:rsidRDefault="006175AA">
      <w:pPr>
        <w:pStyle w:val="CommentText"/>
      </w:pPr>
      <w:r>
        <w:rPr>
          <w:rStyle w:val="CommentReference"/>
        </w:rPr>
        <w:annotationRef/>
      </w:r>
      <w:r w:rsidRPr="460DF4A8">
        <w:t>Above I mention blocking and temporal autocorrelation... this will be important, as we don't have 528 independent estimates of nutrient retention.</w:t>
      </w:r>
    </w:p>
  </w:comment>
  <w:comment w:id="1409" w:author="Costello, David" w:date="2026-09-29T14:28:00Z" w:initials="CD">
    <w:p w14:paraId="1C9CD43F" w14:textId="77777777" w:rsidR="00A446DB" w:rsidRDefault="00A446DB" w:rsidP="00A446DB">
      <w:r>
        <w:rPr>
          <w:rStyle w:val="CommentReference"/>
        </w:rPr>
        <w:annotationRef/>
      </w:r>
      <w:r>
        <w:rPr>
          <w:sz w:val="20"/>
          <w:szCs w:val="20"/>
        </w:rPr>
        <w:t>Is it possible to use the terminology from the formulae above or are they different in some way? Is released the same as "nutrient load out" from your formulae? Is removed the same as "nutrient retention" from your formulae?</w:t>
      </w:r>
    </w:p>
  </w:comment>
  <w:comment w:id="1410" w:author="Costello, David" w:date="2026-09-29T14:29:00Z" w:initials="CD">
    <w:p w14:paraId="6F33A04E" w14:textId="77777777" w:rsidR="00841191" w:rsidRDefault="00841191" w:rsidP="00841191">
      <w:r>
        <w:rPr>
          <w:rStyle w:val="CommentReference"/>
        </w:rPr>
        <w:annotationRef/>
      </w:r>
      <w:r>
        <w:rPr>
          <w:sz w:val="20"/>
          <w:szCs w:val="20"/>
        </w:rPr>
        <w:t>I consider myself more of an outside reader and I am getting turned around here. I think more precision in the language would be helpful.</w:t>
      </w:r>
    </w:p>
  </w:comment>
  <w:comment w:id="1411" w:author="Costello, David" w:date="2026-09-29T14:46:00Z" w:initials="CD">
    <w:p w14:paraId="760E94FC" w14:textId="77777777" w:rsidR="00BE637C" w:rsidRDefault="00BE637C" w:rsidP="00BE637C">
      <w:r>
        <w:rPr>
          <w:rStyle w:val="CommentReference"/>
        </w:rPr>
        <w:annotationRef/>
      </w:r>
      <w:r>
        <w:rPr>
          <w:sz w:val="20"/>
          <w:szCs w:val="20"/>
        </w:rPr>
        <w:t>Ok, now looking at the Figure 3 I think I understand that "release" is when calculated "nutrient retention" from the formula is negative. Was that explicitly stated in the methods anywhere? I don't remember seeing that.</w:t>
      </w:r>
    </w:p>
  </w:comment>
  <w:comment w:id="1419" w:author="Rahman, Ishfaq" w:date="2026-09-21T11:12:00Z" w:initials="RI">
    <w:p w14:paraId="34AFBC80" w14:textId="3A7935EB" w:rsidR="007374EC" w:rsidRDefault="004220D0">
      <w:pPr>
        <w:pStyle w:val="CommentText"/>
      </w:pPr>
      <w:r>
        <w:rPr>
          <w:rStyle w:val="CommentReference"/>
        </w:rPr>
        <w:annotationRef/>
      </w:r>
      <w:r w:rsidRPr="0235A005">
        <w:t>these might best be termed as 'no discernible relation' rather than weak relation</w:t>
      </w:r>
    </w:p>
  </w:comment>
  <w:comment w:id="1415" w:author="Winston, Ryan" w:date="2026-09-15T15:30:00Z" w:initials="WR">
    <w:p w14:paraId="66792FA6" w14:textId="258BDF73" w:rsidR="00F0689D" w:rsidRDefault="00F0689D">
      <w:pPr>
        <w:pStyle w:val="CommentText"/>
      </w:pPr>
      <w:r>
        <w:rPr>
          <w:rStyle w:val="CommentReference"/>
        </w:rPr>
        <w:annotationRef/>
      </w:r>
      <w:r w:rsidRPr="170FCB36">
        <w:t>are these significant? If not, is it worth dropping this sentence. If so, suggest adding significant to this sentence.</w:t>
      </w:r>
    </w:p>
  </w:comment>
  <w:comment w:id="1416" w:author="Kevin E McCluney" w:date="2026-09-30T11:44:00Z" w:initials="KM">
    <w:p w14:paraId="632DBBFB" w14:textId="5A2B9ADB" w:rsidR="006175AA" w:rsidRDefault="006175AA">
      <w:pPr>
        <w:pStyle w:val="CommentText"/>
      </w:pPr>
      <w:r>
        <w:rPr>
          <w:rStyle w:val="CommentReference"/>
        </w:rPr>
        <w:annotationRef/>
      </w:r>
      <w:r w:rsidRPr="252874DB">
        <w:t>If not significant, could say "Relationships were not detected between...". I always harp on "not detected" or "were not found" rather than there were no relationships because our tests aren't setup to make that conclusion.</w:t>
      </w:r>
    </w:p>
  </w:comment>
  <w:comment w:id="1426" w:author="Klukow, Mary Ellen" w:date="2026-09-08T11:09:00Z" w:initials="KM">
    <w:p w14:paraId="0CA95E0C" w14:textId="07EC4E0E" w:rsidR="001257E1" w:rsidRDefault="001257E1">
      <w:pPr>
        <w:pStyle w:val="CommentText"/>
      </w:pPr>
      <w:r>
        <w:rPr>
          <w:rStyle w:val="CommentReference"/>
        </w:rPr>
        <w:annotationRef/>
      </w:r>
      <w:r w:rsidRPr="5E0126C8">
        <w:t>Love this updated section, but I think it's best practice to avoid using passive language like "It is notable". Maybe like "Here we note" or just start with "Our values for"?</w:t>
      </w:r>
    </w:p>
  </w:comment>
  <w:comment w:id="1424" w:author="Klukow, Mary Ellen" w:date="2026-08-26T09:22:00Z" w:initials="KM">
    <w:p w14:paraId="164BA8EA" w14:textId="5D02880B" w:rsidR="00864BDA" w:rsidRDefault="00864BDA">
      <w:pPr>
        <w:pStyle w:val="CommentText"/>
      </w:pPr>
      <w:r>
        <w:rPr>
          <w:rStyle w:val="CommentReference"/>
        </w:rPr>
        <w:annotationRef/>
      </w:r>
      <w:r w:rsidRPr="4D76016F">
        <w:t>Flagging this as something that seems unclear to me, but may be obvious to other people. If no one else thinks this is confusing, ignore this comment</w:t>
      </w:r>
    </w:p>
  </w:comment>
  <w:comment w:id="1425" w:author="Esber, Hana" w:date="2026-08-28T11:07:00Z" w:initials="HE">
    <w:p w14:paraId="3CB8E7CB" w14:textId="77777777" w:rsidR="00513526" w:rsidRDefault="00513526" w:rsidP="00513526">
      <w:pPr>
        <w:pStyle w:val="CommentText"/>
      </w:pPr>
      <w:r>
        <w:rPr>
          <w:rStyle w:val="CommentReference"/>
        </w:rPr>
        <w:annotationRef/>
      </w:r>
      <w:r>
        <w:t>I also feel that this is a bit confusing. Are you trying to say you used inflow volume when it was available and if you had storm nutrient concentration then you used that too? Is the function of the wetland on nutrient retention just explaining that XX lbs of P went in and XX lbs of P came out?</w:t>
      </w:r>
    </w:p>
  </w:comment>
  <w:comment w:id="1448" w:author="Winston, Ryan" w:date="2026-09-15T15:31:00Z" w:initials="WR">
    <w:p w14:paraId="55815462" w14:textId="2D9D5EEA" w:rsidR="00F0689D" w:rsidRDefault="00F0689D">
      <w:pPr>
        <w:pStyle w:val="CommentText"/>
      </w:pPr>
      <w:r>
        <w:rPr>
          <w:rStyle w:val="CommentReference"/>
        </w:rPr>
        <w:annotationRef/>
      </w:r>
      <w:r w:rsidRPr="61744544">
        <w:t>citation?</w:t>
      </w:r>
    </w:p>
  </w:comment>
  <w:comment w:id="1450" w:author="Kevin E McCluney" w:date="2026-09-30T11:48:00Z" w:initials="KM">
    <w:p w14:paraId="12E2D33A" w14:textId="7CE08737" w:rsidR="006175AA" w:rsidRDefault="006175AA">
      <w:pPr>
        <w:pStyle w:val="CommentText"/>
      </w:pPr>
      <w:r>
        <w:rPr>
          <w:rStyle w:val="CommentReference"/>
        </w:rPr>
        <w:annotationRef/>
      </w:r>
      <w:r w:rsidRPr="371BAC17">
        <w:t>I think the leave-one-out analysis is helpful, but I don't see how it ensures that the relationship is robust to independent data or determines if there were problems with using inflow volume both in calculating retention and as a predictor. I think your text justification above is sufficient.</w:t>
      </w:r>
    </w:p>
  </w:comment>
  <w:comment w:id="1421" w:author="Kinsman-Costello, Lauren" w:date="2026-09-25T16:38:00Z" w:initials="KCL">
    <w:p w14:paraId="75DBB2D0" w14:textId="77777777" w:rsidR="00DE64C2" w:rsidRDefault="00DE64C2" w:rsidP="00DE64C2">
      <w:r>
        <w:rPr>
          <w:rStyle w:val="CommentReference"/>
        </w:rPr>
        <w:annotationRef/>
      </w:r>
      <w:r>
        <w:rPr>
          <w:sz w:val="20"/>
          <w:szCs w:val="20"/>
        </w:rPr>
        <w:t>I wonder if some or all of this should be in the Methods section instead of here.</w:t>
      </w:r>
    </w:p>
  </w:comment>
  <w:comment w:id="1422" w:author="Lauren N Brown" w:date="2026-09-29T14:54:00Z" w:initials="LB">
    <w:p w14:paraId="1D0E382C" w14:textId="77777777" w:rsidR="00CD2752" w:rsidRDefault="00CD2752" w:rsidP="00CD2752">
      <w:pPr>
        <w:pStyle w:val="CommentText"/>
      </w:pPr>
      <w:r>
        <w:rPr>
          <w:rStyle w:val="CommentReference"/>
        </w:rPr>
        <w:annotationRef/>
      </w:r>
      <w:r>
        <w:t>Seconding this comment as well!</w:t>
      </w:r>
    </w:p>
  </w:comment>
  <w:comment w:id="1423" w:author="Costello, David" w:date="2026-09-29T15:01:00Z" w:initials="CD">
    <w:p w14:paraId="5FD465F6" w14:textId="77777777" w:rsidR="00922939" w:rsidRDefault="00922939" w:rsidP="00922939">
      <w:r>
        <w:rPr>
          <w:rStyle w:val="CommentReference"/>
        </w:rPr>
        <w:annotationRef/>
      </w:r>
      <w:r>
        <w:rPr>
          <w:sz w:val="20"/>
          <w:szCs w:val="20"/>
        </w:rPr>
        <w:t>Third</w:t>
      </w:r>
    </w:p>
  </w:comment>
  <w:comment w:id="1461" w:author="Winston, Ryan" w:date="2026-09-15T15:33:00Z" w:initials="WR">
    <w:p w14:paraId="2619C782" w14:textId="44BB8435" w:rsidR="00F0689D" w:rsidRDefault="00F0689D">
      <w:pPr>
        <w:pStyle w:val="CommentText"/>
      </w:pPr>
      <w:r>
        <w:rPr>
          <w:rStyle w:val="CommentReference"/>
        </w:rPr>
        <w:annotationRef/>
      </w:r>
      <w:r w:rsidRPr="7D3C91A7">
        <w:t>already noted in the methods.</w:t>
      </w:r>
    </w:p>
  </w:comment>
  <w:comment w:id="1470" w:author="Costello, David" w:date="2026-09-29T15:11:00Z" w:initials="CD">
    <w:p w14:paraId="04AC205C" w14:textId="77777777" w:rsidR="008C4EAC" w:rsidRDefault="008C4EAC" w:rsidP="008C4EAC">
      <w:r>
        <w:rPr>
          <w:rStyle w:val="CommentReference"/>
        </w:rPr>
        <w:annotationRef/>
      </w:r>
      <w:r>
        <w:rPr>
          <w:sz w:val="20"/>
          <w:szCs w:val="20"/>
        </w:rPr>
        <w:t>I think the real comparison should be between the RMSE of the model with all the sites included to the RMSE of LOO. That would ask how much did the error increase when you excluded sites?</w:t>
      </w:r>
    </w:p>
  </w:comment>
  <w:comment w:id="1472" w:author="Costello, David" w:date="2026-09-29T15:06:00Z" w:initials="CD">
    <w:p w14:paraId="5C530CE0" w14:textId="77777777" w:rsidR="007769DD" w:rsidRDefault="007769DD" w:rsidP="007769DD">
      <w:r>
        <w:rPr>
          <w:rStyle w:val="CommentReference"/>
        </w:rPr>
        <w:annotationRef/>
      </w:r>
      <w:r>
        <w:rPr>
          <w:sz w:val="20"/>
          <w:szCs w:val="20"/>
        </w:rPr>
        <w:t>boo</w:t>
      </w:r>
    </w:p>
  </w:comment>
  <w:comment w:id="1471" w:author="Dr W. Robert Midden" w:date="2026-09-28T14:23:00Z" w:initials="DM">
    <w:p w14:paraId="23DFC7D5" w14:textId="16F75ABD" w:rsidR="00A2782D" w:rsidRDefault="00070C4E">
      <w:pPr>
        <w:pStyle w:val="CommentText"/>
      </w:pPr>
      <w:r>
        <w:rPr>
          <w:rStyle w:val="CommentReference"/>
        </w:rPr>
        <w:annotationRef/>
      </w:r>
      <w:r w:rsidR="00A2782D" w:rsidRPr="1F6E3815">
        <w:t>You should report RMSE % of median retention load values rather than these RMSE loads because without referring to median load values are at least the retention load ranges, the reader cannot assess the significance of those RMSE values.</w:t>
      </w:r>
    </w:p>
  </w:comment>
  <w:comment w:id="1459" w:author="Lauren N Brown" w:date="2026-09-29T15:01:00Z" w:initials="LB">
    <w:p w14:paraId="7B12A05F" w14:textId="77777777" w:rsidR="001B7E06" w:rsidRDefault="001B7E06" w:rsidP="001B7E06">
      <w:pPr>
        <w:pStyle w:val="CommentText"/>
      </w:pPr>
      <w:r>
        <w:rPr>
          <w:rStyle w:val="CommentReference"/>
        </w:rPr>
        <w:annotationRef/>
      </w:r>
      <w:r>
        <w:t>I think I’d rephrase this as “the mode predictions were robust to the exclusion of individual wetlands” if I’m understanding. I’d also want to know how you calculated mean RMSE - mean of all the leave one out models? Or mean of all wetlands?</w:t>
      </w:r>
    </w:p>
  </w:comment>
  <w:comment w:id="1469" w:author="Costello, David" w:date="2026-09-29T15:05:00Z" w:initials="CD">
    <w:p w14:paraId="5146B40F" w14:textId="77777777" w:rsidR="00E8350E" w:rsidRDefault="00E8350E" w:rsidP="00E8350E">
      <w:r>
        <w:rPr>
          <w:rStyle w:val="CommentReference"/>
        </w:rPr>
        <w:annotationRef/>
      </w:r>
      <w:r>
        <w:rPr>
          <w:sz w:val="20"/>
          <w:szCs w:val="20"/>
        </w:rPr>
        <w:t>Since you are doing these predictions  on a log scale, you're RMSE should also be on a log scale. An RMSE of 3 lbs is a huge error for a low retention wetland but a teeny tiny error for a big retainer. How many LOG units on average were you off by when you did the LOO? I can help with this if you want.</w:t>
      </w:r>
    </w:p>
  </w:comment>
  <w:comment w:id="1489" w:author="Kevin E McCluney" w:date="2026-09-30T11:49:00Z" w:initials="KM">
    <w:p w14:paraId="66D127C0" w14:textId="3F81350B" w:rsidR="006175AA" w:rsidRDefault="006175AA">
      <w:pPr>
        <w:pStyle w:val="CommentText"/>
      </w:pPr>
      <w:r>
        <w:rPr>
          <w:rStyle w:val="CommentReference"/>
        </w:rPr>
        <w:annotationRef/>
      </w:r>
      <w:r w:rsidRPr="7D312078">
        <w:t>This part better speaks to if the relationship is robust. So maybe some re-wording above would help.</w:t>
      </w:r>
    </w:p>
  </w:comment>
  <w:comment w:id="1487" w:author="Costello, David" w:date="2026-09-29T15:07:00Z" w:initials="CD">
    <w:p w14:paraId="385D9738" w14:textId="77777777" w:rsidR="00F915CA" w:rsidRDefault="00F915CA" w:rsidP="00F915CA">
      <w:r>
        <w:rPr>
          <w:rStyle w:val="CommentReference"/>
        </w:rPr>
        <w:annotationRef/>
      </w:r>
      <w:r>
        <w:rPr>
          <w:sz w:val="20"/>
          <w:szCs w:val="20"/>
        </w:rPr>
        <w:t>Some of the text in this paragraph should also be moved to the methods.</w:t>
      </w:r>
    </w:p>
  </w:comment>
  <w:comment w:id="1505" w:author="Costello, David" w:date="2026-09-29T15:06:00Z" w:initials="CD">
    <w:p w14:paraId="373F886B" w14:textId="77777777" w:rsidR="007769DD" w:rsidRDefault="007769DD" w:rsidP="007769DD">
      <w:r>
        <w:rPr>
          <w:rStyle w:val="CommentReference"/>
        </w:rPr>
        <w:annotationRef/>
      </w:r>
      <w:r>
        <w:rPr>
          <w:sz w:val="20"/>
          <w:szCs w:val="20"/>
        </w:rPr>
        <w:t>bigger boo</w:t>
      </w:r>
    </w:p>
  </w:comment>
  <w:comment w:id="1518" w:author="Ganming Liu" w:date="2026-09-09T19:50:00Z" w:initials="GL">
    <w:p w14:paraId="44A052F7" w14:textId="48EA8CA1" w:rsidR="00CC022D" w:rsidRDefault="00CC022D">
      <w:pPr>
        <w:pStyle w:val="CommentText"/>
      </w:pPr>
      <w:r>
        <w:rPr>
          <w:rStyle w:val="CommentReference"/>
        </w:rPr>
        <w:annotationRef/>
      </w:r>
      <w:r w:rsidRPr="701672C4">
        <w:t>If numbers &lt;10, use words instead of numerals?</w:t>
      </w:r>
    </w:p>
  </w:comment>
  <w:comment w:id="1529" w:author="Winston, Ryan" w:date="2026-09-15T15:39:00Z" w:initials="WR">
    <w:p w14:paraId="739424FE" w14:textId="4E5B147C" w:rsidR="00F0689D" w:rsidRDefault="00F0689D">
      <w:pPr>
        <w:pStyle w:val="CommentText"/>
      </w:pPr>
      <w:r>
        <w:rPr>
          <w:rStyle w:val="CommentReference"/>
        </w:rPr>
        <w:annotationRef/>
      </w:r>
      <w:r w:rsidRPr="06A8A00C">
        <w:t>this needs to be described in the statistical analysis section of the methods.</w:t>
      </w:r>
    </w:p>
  </w:comment>
  <w:comment w:id="1531" w:author="Costello, David" w:date="2026-09-29T15:21:00Z" w:initials="CD">
    <w:p w14:paraId="3EA2BCDE" w14:textId="77777777" w:rsidR="00CB3ABE" w:rsidRDefault="00CB3ABE" w:rsidP="00CB3ABE">
      <w:r>
        <w:rPr>
          <w:rStyle w:val="CommentReference"/>
        </w:rPr>
        <w:annotationRef/>
      </w:r>
      <w:r>
        <w:rPr>
          <w:sz w:val="20"/>
          <w:szCs w:val="20"/>
        </w:rPr>
        <w:t>A single model? Multiple models with each predictor separately and then compared? Like Ryan said, need more detail in stats methods</w:t>
      </w:r>
    </w:p>
  </w:comment>
  <w:comment w:id="1532" w:author="Kevin E McCluney" w:date="2026-09-30T15:58:00Z" w:initials="KM">
    <w:p w14:paraId="746F1781" w14:textId="24AACB66" w:rsidR="001B4465" w:rsidRDefault="001B4465">
      <w:pPr>
        <w:pStyle w:val="CommentText"/>
      </w:pPr>
      <w:r>
        <w:rPr>
          <w:rStyle w:val="CommentReference"/>
        </w:rPr>
        <w:annotationRef/>
      </w:r>
      <w:r w:rsidRPr="7F55E78A">
        <w:t>Ah, now I understand. Yes, this needs to be in the methods</w:t>
      </w:r>
    </w:p>
  </w:comment>
  <w:comment w:id="1539" w:author="Winston, Ryan" w:date="2026-09-15T15:44:00Z" w:initials="WR">
    <w:p w14:paraId="720BCA6B" w14:textId="6493DF2D" w:rsidR="00F0689D" w:rsidRDefault="00F0689D">
      <w:pPr>
        <w:pStyle w:val="CommentText"/>
      </w:pPr>
      <w:r>
        <w:rPr>
          <w:rStyle w:val="CommentReference"/>
        </w:rPr>
        <w:annotationRef/>
      </w:r>
      <w:r w:rsidRPr="2063A292">
        <w:t>this sort of thing has been found in other BMPs as well, and might be noted in the discussion:</w:t>
      </w:r>
    </w:p>
    <w:p w14:paraId="542B12C6" w14:textId="36242F18" w:rsidR="00F0689D" w:rsidRDefault="00F0689D">
      <w:pPr>
        <w:pStyle w:val="CommentText"/>
      </w:pPr>
      <w:r w:rsidRPr="28EA0F99">
        <w:t>https://ascelibrary.org/doi/full/10.1061/%28ASCE%29EE.1943-7870.0000373</w:t>
      </w:r>
    </w:p>
  </w:comment>
  <w:comment w:id="1540" w:author="Dr W. Robert Midden" w:date="2026-09-28T16:48:00Z" w:initials="DM">
    <w:p w14:paraId="6FE28077" w14:textId="23EB8F31" w:rsidR="000F6215" w:rsidRDefault="000F6215">
      <w:pPr>
        <w:pStyle w:val="CommentText"/>
      </w:pPr>
      <w:r>
        <w:rPr>
          <w:rStyle w:val="CommentReference"/>
        </w:rPr>
        <w:annotationRef/>
      </w:r>
      <w:r w:rsidRPr="196AE41E">
        <w:t>This seems to suggest that wetlands are an inherent source of low concentration TP and TN so if water with very low concentrations flows in, there will still be some P and N that flows out. Perhaps that's not too surprising. Subsurface tile drainage during certain periods from some fields can have very low concentrations due to the filtering and processing effect of the soil and crops. Wetlands are active ecosystems and can be producing P and N from multiple processes. Perhaps that could account for this observation?</w:t>
      </w:r>
    </w:p>
  </w:comment>
  <w:comment w:id="1560" w:author="Winston, Ryan" w:date="2026-09-15T15:42:00Z" w:initials="WR">
    <w:p w14:paraId="49C6E09E" w14:textId="00B51967" w:rsidR="00F0689D" w:rsidRDefault="00F0689D">
      <w:pPr>
        <w:pStyle w:val="CommentText"/>
      </w:pPr>
      <w:r>
        <w:rPr>
          <w:rStyle w:val="CommentReference"/>
        </w:rPr>
        <w:annotationRef/>
      </w:r>
      <w:r w:rsidRPr="65430ACC">
        <w:t>described in methods.</w:t>
      </w:r>
    </w:p>
  </w:comment>
  <w:comment w:id="1565" w:author="Jacquemin, Stephen James" w:date="2026-09-11T09:51:00Z" w:initials="JS">
    <w:p w14:paraId="1F6B15B1" w14:textId="4E4D2A7A" w:rsidR="00CC022D" w:rsidRDefault="00CC022D">
      <w:pPr>
        <w:pStyle w:val="CommentText"/>
      </w:pPr>
      <w:r>
        <w:rPr>
          <w:rStyle w:val="CommentReference"/>
        </w:rPr>
        <w:annotationRef/>
      </w:r>
      <w:r w:rsidRPr="4BFE3690">
        <w:t xml:space="preserve">this section is so important - well done! </w:t>
      </w:r>
    </w:p>
  </w:comment>
  <w:comment w:id="1581" w:author="Winston, Ryan" w:date="2026-09-15T15:47:00Z" w:initials="WR">
    <w:p w14:paraId="21002850" w14:textId="65EF032B" w:rsidR="00F0689D" w:rsidRDefault="00F0689D">
      <w:pPr>
        <w:pStyle w:val="CommentText"/>
      </w:pPr>
      <w:r>
        <w:rPr>
          <w:rStyle w:val="CommentReference"/>
        </w:rPr>
        <w:annotationRef/>
      </w:r>
      <w:r w:rsidRPr="2DF7AEFA">
        <w:t>consider whether "best performing" would be a better phrase to use throughout.</w:t>
      </w:r>
    </w:p>
  </w:comment>
  <w:comment w:id="1582" w:author="Costello, David" w:date="2026-09-29T15:32:00Z" w:initials="CD">
    <w:p w14:paraId="3259D665" w14:textId="77777777" w:rsidR="00810DC4" w:rsidRDefault="00810DC4" w:rsidP="00810DC4">
      <w:r>
        <w:rPr>
          <w:rStyle w:val="CommentReference"/>
        </w:rPr>
        <w:annotationRef/>
      </w:r>
      <w:r>
        <w:rPr>
          <w:sz w:val="20"/>
          <w:szCs w:val="20"/>
        </w:rPr>
        <w:t>+1 for best performing</w:t>
      </w:r>
    </w:p>
  </w:comment>
  <w:comment w:id="1628" w:author="Winston, Ryan" w:date="2026-09-15T15:48:00Z" w:initials="WR">
    <w:p w14:paraId="3750B568" w14:textId="744E6BA4" w:rsidR="00F0689D" w:rsidRDefault="00F0689D">
      <w:pPr>
        <w:pStyle w:val="CommentText"/>
      </w:pPr>
      <w:r>
        <w:rPr>
          <w:rStyle w:val="CommentReference"/>
        </w:rPr>
        <w:annotationRef/>
      </w:r>
      <w:r w:rsidRPr="482C4014">
        <w:t>I think it's worth noting in the discussion that your analysis sort of "agrees" on the acreage needed for BOTH N and P treatment. The two estimates aren't terribly far apart.</w:t>
      </w:r>
    </w:p>
  </w:comment>
  <w:comment w:id="1630" w:author="Jacquemin, Stephen James" w:date="2026-09-11T09:50:00Z" w:initials="JS">
    <w:p w14:paraId="6E27434D" w14:textId="1DFEC993" w:rsidR="00CC022D" w:rsidRDefault="00CC022D">
      <w:pPr>
        <w:pStyle w:val="CommentText"/>
      </w:pPr>
      <w:r>
        <w:rPr>
          <w:rStyle w:val="CommentReference"/>
        </w:rPr>
        <w:annotationRef/>
      </w:r>
      <w:r w:rsidRPr="5ACAB0AF">
        <w:t>can we put in parentheses the total acreage of agricultural land AND also mention whether the 1% conversion refers to the typical or the connected or the best? thank you!</w:t>
      </w:r>
    </w:p>
  </w:comment>
  <w:comment w:id="1631" w:author="Kinsman-Costello, Lauren" w:date="2026-10-08T15:06:00Z" w:initials="KCL">
    <w:p w14:paraId="4B0090EF" w14:textId="77777777" w:rsidR="0068175F" w:rsidRDefault="0068175F" w:rsidP="0068175F">
      <w:r>
        <w:rPr>
          <w:rStyle w:val="CommentReference"/>
        </w:rPr>
        <w:annotationRef/>
      </w:r>
      <w:r>
        <w:rPr>
          <w:sz w:val="20"/>
          <w:szCs w:val="20"/>
        </w:rPr>
        <w:t>be more explicit on if this is teh 75th percentile scenario or the best scenario. if it's the best, then it requres not just conenction but also high residence time and high inputs (i.e., all Williamsburgs)</w:t>
      </w:r>
    </w:p>
  </w:comment>
  <w:comment w:id="1637" w:author="Lauren N Brown" w:date="2026-09-29T15:17:00Z" w:initials="LB">
    <w:p w14:paraId="768A00B5" w14:textId="77777777" w:rsidR="00B90E25" w:rsidRDefault="00B90E25" w:rsidP="00B90E25">
      <w:pPr>
        <w:pStyle w:val="CommentText"/>
      </w:pPr>
      <w:r>
        <w:rPr>
          <w:rStyle w:val="CommentReference"/>
        </w:rPr>
        <w:annotationRef/>
      </w:r>
      <w:r>
        <w:t>This is annual reduction rates not HAB season reduction, correct? Might throw an annual in there somewhere if so.</w:t>
      </w:r>
    </w:p>
  </w:comment>
  <w:comment w:id="1645" w:author="Klukow, Mary Ellen" w:date="2026-09-08T11:44:00Z" w:initials="KM">
    <w:p w14:paraId="348ACE24" w14:textId="68CDE0B0" w:rsidR="001257E1" w:rsidRDefault="001257E1">
      <w:pPr>
        <w:pStyle w:val="CommentText"/>
      </w:pPr>
      <w:r>
        <w:rPr>
          <w:rStyle w:val="CommentReference"/>
        </w:rPr>
        <w:annotationRef/>
      </w:r>
      <w:r w:rsidRPr="20891AD6">
        <w:t>Hydrologic connectivity?</w:t>
      </w:r>
    </w:p>
  </w:comment>
  <w:comment w:id="1643" w:author="Kinsman-Costello, Lauren" w:date="2026-10-08T15:07:00Z" w:initials="KCL">
    <w:p w14:paraId="5B7DA1D5" w14:textId="77777777" w:rsidR="009E7081" w:rsidRDefault="009E7081" w:rsidP="009E7081">
      <w:r>
        <w:rPr>
          <w:rStyle w:val="CommentReference"/>
        </w:rPr>
        <w:annotationRef/>
      </w:r>
      <w:r>
        <w:rPr>
          <w:sz w:val="20"/>
          <w:szCs w:val="20"/>
        </w:rPr>
        <w:t xml:space="preserve">This is where I think there's opportunity to emphasize more that these data affirm that the risk of P release from constructed and restored wetlands is lower than what we might ahve predicted based on available literature. </w:t>
      </w:r>
    </w:p>
  </w:comment>
  <w:comment w:id="1647" w:author="Klukow, Mary Ellen" w:date="2026-09-08T11:24:00Z" w:initials="KM">
    <w:p w14:paraId="621E92BF" w14:textId="099B7172" w:rsidR="001257E1" w:rsidRDefault="001257E1">
      <w:pPr>
        <w:pStyle w:val="CommentText"/>
      </w:pPr>
      <w:r>
        <w:rPr>
          <w:rStyle w:val="CommentReference"/>
        </w:rPr>
        <w:annotationRef/>
      </w:r>
      <w:r w:rsidRPr="379E70E9">
        <w:t>meaning unclear, I'd recommend removing or changing this word</w:t>
      </w:r>
    </w:p>
  </w:comment>
  <w:comment w:id="1657" w:author="Gluck, Connor" w:date="2026-09-14T14:52:00Z" w:initials="GC">
    <w:p w14:paraId="48D9670E" w14:textId="4D5B18E0" w:rsidR="00036EBB" w:rsidRDefault="00036EBB">
      <w:pPr>
        <w:pStyle w:val="CommentText"/>
      </w:pPr>
      <w:r>
        <w:rPr>
          <w:rStyle w:val="CommentReference"/>
        </w:rPr>
        <w:annotationRef/>
      </w:r>
      <w:r w:rsidRPr="61C9D083">
        <w:t>I think after this sentence would be a good spot to discuss the importance of the total mass of nutrients being delivered to the wetland for retention mass and how this is driven by water volume rather than concentration</w:t>
      </w:r>
    </w:p>
  </w:comment>
  <w:comment w:id="1679" w:author="Anderson, Kenneth" w:date="2026-09-15T10:33:00Z" w:initials="KA">
    <w:p w14:paraId="019BCDB1" w14:textId="77777777" w:rsidR="006D026F" w:rsidRDefault="006D026F" w:rsidP="006D026F">
      <w:pPr>
        <w:pStyle w:val="CommentText"/>
      </w:pPr>
      <w:r>
        <w:rPr>
          <w:rStyle w:val="CommentReference"/>
        </w:rPr>
        <w:annotationRef/>
      </w:r>
      <w:r>
        <w:t>Add residence time citation from Silvia</w:t>
      </w:r>
    </w:p>
  </w:comment>
  <w:comment w:id="1687" w:author="Winston, Ryan" w:date="2026-09-15T15:53:00Z" w:initials="WR">
    <w:p w14:paraId="741DD5FB" w14:textId="1A1AE3FE" w:rsidR="00F0689D" w:rsidRDefault="00F0689D">
      <w:pPr>
        <w:pStyle w:val="CommentText"/>
      </w:pPr>
      <w:r>
        <w:rPr>
          <w:rStyle w:val="CommentReference"/>
        </w:rPr>
        <w:annotationRef/>
      </w:r>
      <w:r w:rsidRPr="79108994">
        <w:t>I think this needs refinement. Vol and conc change temporally and spatially within a wetland.</w:t>
      </w:r>
    </w:p>
  </w:comment>
  <w:comment w:id="1688" w:author="Sandoval, Leticia" w:date="2026-09-25T13:19:00Z" w:initials="SL">
    <w:p w14:paraId="582E5553" w14:textId="4D57BA75" w:rsidR="004220D0" w:rsidRDefault="004220D0">
      <w:pPr>
        <w:pStyle w:val="CommentText"/>
      </w:pPr>
      <w:r>
        <w:rPr>
          <w:rStyle w:val="CommentReference"/>
        </w:rPr>
        <w:annotationRef/>
      </w:r>
      <w:r w:rsidRPr="244D3545">
        <w:t>Agreed. I assume volume here refers "maximum volume" that can be held by a wetland, which does not change. But there are mentions of residence time changing in response to input volumes.</w:t>
      </w:r>
    </w:p>
  </w:comment>
  <w:comment w:id="1689" w:author="Kinsman-Costello, Lauren" w:date="2026-09-25T16:54:00Z" w:initials="KCL">
    <w:p w14:paraId="28CFB329" w14:textId="77777777" w:rsidR="00483676" w:rsidRDefault="00483676" w:rsidP="00483676">
      <w:r>
        <w:rPr>
          <w:rStyle w:val="CommentReference"/>
        </w:rPr>
        <w:annotationRef/>
      </w:r>
      <w:r>
        <w:rPr>
          <w:sz w:val="20"/>
          <w:szCs w:val="20"/>
        </w:rPr>
        <w:t xml:space="preserve">agree.  Volume stored and residence time absolutely change. </w:t>
      </w:r>
    </w:p>
  </w:comment>
  <w:comment w:id="1690" w:author="Kevin E McCluney" w:date="2026-09-30T16:25:00Z" w:initials="KM">
    <w:p w14:paraId="32441EFA" w14:textId="2F5951EC" w:rsidR="00E73E83" w:rsidRDefault="00E73E83">
      <w:pPr>
        <w:pStyle w:val="CommentText"/>
      </w:pPr>
      <w:r>
        <w:rPr>
          <w:rStyle w:val="CommentReference"/>
        </w:rPr>
        <w:annotationRef/>
      </w:r>
      <w:r w:rsidRPr="0F17897B">
        <w:t>And variation in flow velocity in different parts of a wetland could create hotspots of nutrient retention</w:t>
      </w:r>
    </w:p>
  </w:comment>
  <w:comment w:id="1712" w:author="Klukow, Mary Ellen" w:date="2026-09-08T11:27:00Z" w:initials="KM">
    <w:p w14:paraId="32067EBC" w14:textId="61E00731" w:rsidR="001257E1" w:rsidRDefault="001257E1">
      <w:pPr>
        <w:pStyle w:val="CommentText"/>
      </w:pPr>
      <w:r>
        <w:rPr>
          <w:rStyle w:val="CommentReference"/>
        </w:rPr>
        <w:annotationRef/>
      </w:r>
      <w:r w:rsidRPr="324F2251">
        <w:t>recommend making this a full sentence and moving the citations up so as to break up the next sentence</w:t>
      </w:r>
    </w:p>
  </w:comment>
  <w:comment w:id="1714" w:author="Klukow, Mary Ellen" w:date="2026-09-08T11:30:00Z" w:initials="KM">
    <w:p w14:paraId="25875BA6" w14:textId="1D5C03EF" w:rsidR="001257E1" w:rsidRDefault="001257E1">
      <w:pPr>
        <w:pStyle w:val="CommentText"/>
      </w:pPr>
      <w:r>
        <w:rPr>
          <w:rStyle w:val="CommentReference"/>
        </w:rPr>
        <w:annotationRef/>
      </w:r>
      <w:r w:rsidRPr="2347B824">
        <w:t>Alternatively (and just for grammar's sake): When a wetland receives too much water and its residence time is shortened, nutrient retention efficiency decreases because the water isn't slowed enough to allow settling, and there isn't time for sorption of phosphate or for microbial denitrification." or something</w:t>
      </w:r>
    </w:p>
  </w:comment>
  <w:comment w:id="1716" w:author="Dr W. Robert Midden" w:date="2026-09-28T16:54:00Z" w:initials="DM">
    <w:p w14:paraId="11DBB201" w14:textId="37CCC5F3" w:rsidR="000F6215" w:rsidRDefault="000F6215">
      <w:pPr>
        <w:pStyle w:val="CommentText"/>
      </w:pPr>
      <w:r>
        <w:rPr>
          <w:rStyle w:val="CommentReference"/>
        </w:rPr>
        <w:annotationRef/>
      </w:r>
      <w:r w:rsidRPr="4A58EE10">
        <w:t>I think this might benefit from some refinement.</w:t>
      </w:r>
    </w:p>
  </w:comment>
  <w:comment w:id="1717" w:author="Kevin E McCluney" w:date="2026-09-30T16:27:00Z" w:initials="KM">
    <w:p w14:paraId="163603AB" w14:textId="27512CAA" w:rsidR="00E73E83" w:rsidRDefault="00E73E83">
      <w:pPr>
        <w:pStyle w:val="CommentText"/>
      </w:pPr>
      <w:r>
        <w:rPr>
          <w:rStyle w:val="CommentReference"/>
        </w:rPr>
        <w:annotationRef/>
      </w:r>
      <w:r w:rsidRPr="1E7354F6">
        <w:t>I'm not quite sure what this sentence is trying to say, except for the last part</w:t>
      </w:r>
    </w:p>
  </w:comment>
  <w:comment w:id="1720" w:author="Dr W. Robert Midden" w:date="2026-09-28T17:12:00Z" w:initials="DM">
    <w:p w14:paraId="1DC141DB" w14:textId="25D5A443" w:rsidR="006B254F" w:rsidRDefault="006B254F">
      <w:pPr>
        <w:pStyle w:val="CommentText"/>
      </w:pPr>
      <w:r>
        <w:rPr>
          <w:rStyle w:val="CommentReference"/>
        </w:rPr>
        <w:annotationRef/>
      </w:r>
      <w:r w:rsidRPr="177697D1">
        <w:t xml:space="preserve">This is fairly well established although there are variations in wetlands such as those we have monitored. There are specific math relationships of concentration and flow that govern function of some large wetlands. See the PkC* model and other information on p. 3 of the 2016 review by Robert Kadlec. Kadlec, R.H., </w:t>
      </w:r>
      <w:r w:rsidRPr="1765A77A">
        <w:rPr>
          <w:i/>
          <w:iCs/>
        </w:rPr>
        <w:t>Large Constructed Wetlands for Phosphorus Control: A Review.</w:t>
      </w:r>
      <w:r w:rsidRPr="06D7B927">
        <w:t xml:space="preserve"> Water, 2016. </w:t>
      </w:r>
      <w:r w:rsidRPr="04AFF76E">
        <w:rPr>
          <w:b/>
          <w:bCs/>
        </w:rPr>
        <w:t>8</w:t>
      </w:r>
      <w:r w:rsidRPr="620C59B1">
        <w:t>(6): p. 1–36. DOI: 10.3390/w8060243</w:t>
      </w:r>
    </w:p>
  </w:comment>
  <w:comment w:id="1722" w:author="Lauren N Brown" w:date="2026-09-29T15:25:00Z" w:initials="LB">
    <w:p w14:paraId="1E59EC1A" w14:textId="77777777" w:rsidR="00B32A4D" w:rsidRDefault="00B32A4D" w:rsidP="00B32A4D">
      <w:pPr>
        <w:pStyle w:val="CommentText"/>
      </w:pPr>
      <w:r>
        <w:rPr>
          <w:rStyle w:val="CommentReference"/>
        </w:rPr>
        <w:annotationRef/>
      </w:r>
      <w:r>
        <w:t>Maybe outside the scope of this paper, but wondering if you can calculate mean efficiency rates of the 50</w:t>
      </w:r>
      <w:r>
        <w:rPr>
          <w:vertAlign w:val="superscript"/>
        </w:rPr>
        <w:t>th</w:t>
      </w:r>
      <w:r>
        <w:t>, 75</w:t>
      </w:r>
      <w:r>
        <w:rPr>
          <w:vertAlign w:val="superscript"/>
        </w:rPr>
        <w:t>th</w:t>
      </w:r>
      <w:r>
        <w:t>, and best wetlands. Are our best performers the least “efficient”?</w:t>
      </w:r>
    </w:p>
  </w:comment>
  <w:comment w:id="1747" w:author="Klukow, Mary Ellen" w:date="2026-09-08T11:35:00Z" w:initials="KM">
    <w:p w14:paraId="56CCCAAB" w14:textId="0B837411" w:rsidR="001257E1" w:rsidRDefault="001257E1">
      <w:pPr>
        <w:pStyle w:val="CommentText"/>
      </w:pPr>
      <w:r>
        <w:rPr>
          <w:rStyle w:val="CommentReference"/>
        </w:rPr>
        <w:annotationRef/>
      </w:r>
      <w:r w:rsidRPr="5585C74D">
        <w:t xml:space="preserve">may be unnecessary </w:t>
      </w:r>
    </w:p>
  </w:comment>
  <w:comment w:id="1762" w:author="Kinsman-Costello, Lauren" w:date="2026-09-25T16:55:00Z" w:initials="KCL">
    <w:p w14:paraId="036FB9A2" w14:textId="77777777" w:rsidR="00AD77CA" w:rsidRDefault="00AD77CA" w:rsidP="00AD77CA">
      <w:r>
        <w:rPr>
          <w:rStyle w:val="CommentReference"/>
        </w:rPr>
        <w:annotationRef/>
      </w:r>
      <w:r>
        <w:rPr>
          <w:sz w:val="20"/>
          <w:szCs w:val="20"/>
        </w:rPr>
        <w:t>more effective than what?</w:t>
      </w:r>
    </w:p>
  </w:comment>
  <w:comment w:id="1764" w:author="Kinsman-Costello, Lauren" w:date="2026-09-25T16:56:00Z" w:initials="KCL">
    <w:p w14:paraId="44BFDF94" w14:textId="77777777" w:rsidR="001B2EEB" w:rsidRDefault="001B2EEB" w:rsidP="001B2EEB">
      <w:r>
        <w:rPr>
          <w:rStyle w:val="CommentReference"/>
        </w:rPr>
        <w:annotationRef/>
      </w:r>
      <w:r>
        <w:rPr>
          <w:sz w:val="20"/>
          <w:szCs w:val="20"/>
        </w:rPr>
        <w:t>this could be interpreted as a design flaw. In many projects it's a necessary constraint, it might be worth noting that here.</w:t>
      </w:r>
    </w:p>
  </w:comment>
  <w:comment w:id="1767" w:author="Klukow, Mary Ellen" w:date="2026-09-08T11:40:00Z" w:initials="KM">
    <w:p w14:paraId="4C2ED59D" w14:textId="35DBCADD" w:rsidR="001257E1" w:rsidRDefault="001257E1">
      <w:pPr>
        <w:pStyle w:val="CommentText"/>
      </w:pPr>
      <w:r>
        <w:rPr>
          <w:rStyle w:val="CommentReference"/>
        </w:rPr>
        <w:annotationRef/>
      </w:r>
      <w:r w:rsidRPr="28DE6590">
        <w:t>the following two examples make it seem like you're more referring to the integration of storm data rather than the collection of it? I may be off</w:t>
      </w:r>
    </w:p>
  </w:comment>
  <w:comment w:id="1768" w:author="Klukow, Mary Ellen" w:date="2026-09-08T11:39:00Z" w:initials="KM">
    <w:p w14:paraId="317C9955" w14:textId="1BFFD4CD" w:rsidR="001257E1" w:rsidRDefault="001257E1">
      <w:pPr>
        <w:pStyle w:val="CommentText"/>
      </w:pPr>
      <w:r>
        <w:rPr>
          <w:rStyle w:val="CommentReference"/>
        </w:rPr>
        <w:annotationRef/>
      </w:r>
      <w:r w:rsidRPr="10E4160A">
        <w:t>"although current literature reveals that this approach.."?</w:t>
      </w:r>
    </w:p>
  </w:comment>
  <w:comment w:id="1775" w:author="Kinsman-Costello, Lauren" w:date="2026-09-25T16:58:00Z" w:initials="KCL">
    <w:p w14:paraId="4EB785EC" w14:textId="77777777" w:rsidR="00853F03" w:rsidRDefault="00853F03" w:rsidP="00853F03">
      <w:r>
        <w:rPr>
          <w:rStyle w:val="CommentReference"/>
        </w:rPr>
        <w:annotationRef/>
      </w:r>
      <w:r>
        <w:rPr>
          <w:sz w:val="20"/>
          <w:szCs w:val="20"/>
        </w:rPr>
        <w:t>specify that what you're referring to here is concentration-discharge relationships, which often manifest as hysteresis patterns. So the lack of understanding is of the relationships between concetration and discharge during storm events and how those relationships shape net nutrient retention. ALSO cite one or more class C-Q relationship papers, maybe one canonical one from the stream/watershed literature and one (if you can find it) with more relevance to wetland systems.</w:t>
      </w:r>
    </w:p>
  </w:comment>
  <w:comment w:id="1779" w:author="Kerns, Janice" w:date="2026-10-09T15:00:00Z" w:initials="JK">
    <w:p w14:paraId="6832C057" w14:textId="77777777" w:rsidR="00583CCF" w:rsidRDefault="00583CCF" w:rsidP="00583CCF">
      <w:pPr>
        <w:pStyle w:val="CommentText"/>
      </w:pPr>
      <w:r>
        <w:rPr>
          <w:rStyle w:val="CommentReference"/>
        </w:rPr>
        <w:annotationRef/>
      </w:r>
      <w:r>
        <w:t>This citation is not listed in the references</w:t>
      </w:r>
    </w:p>
  </w:comment>
  <w:comment w:id="1789" w:author="Costello, David" w:date="2026-09-29T15:45:00Z" w:initials="CD">
    <w:p w14:paraId="3514EE08" w14:textId="77777777" w:rsidR="006C4B91" w:rsidRDefault="006C4B91" w:rsidP="006C4B91">
      <w:r>
        <w:rPr>
          <w:rStyle w:val="CommentReference"/>
        </w:rPr>
        <w:annotationRef/>
      </w:r>
      <w:r>
        <w:rPr>
          <w:sz w:val="20"/>
          <w:szCs w:val="20"/>
        </w:rPr>
        <w:t>Ok, so we didn't measure enough storms - do you think these estimates of nutrient retention are conservative or optimistic? Would be nice to add that context to this limitation of the study.</w:t>
      </w:r>
    </w:p>
  </w:comment>
  <w:comment w:id="1797" w:author="Klukow, Mary Ellen" w:date="2026-09-08T11:41:00Z" w:initials="KM">
    <w:p w14:paraId="1A58ED57" w14:textId="3C574903" w:rsidR="001257E1" w:rsidRDefault="001257E1">
      <w:pPr>
        <w:pStyle w:val="CommentText"/>
      </w:pPr>
      <w:r>
        <w:rPr>
          <w:rStyle w:val="CommentReference"/>
        </w:rPr>
        <w:annotationRef/>
      </w:r>
      <w:r w:rsidRPr="55DE7CA3">
        <w:t>climate change plug? no? too been-done?</w:t>
      </w:r>
    </w:p>
  </w:comment>
  <w:comment w:id="1817" w:author="Klukow, Mary Ellen" w:date="2026-09-08T11:43:00Z" w:initials="KM">
    <w:p w14:paraId="50983B50" w14:textId="2901663D" w:rsidR="001257E1" w:rsidRDefault="001257E1">
      <w:pPr>
        <w:pStyle w:val="CommentText"/>
      </w:pPr>
      <w:r>
        <w:rPr>
          <w:rStyle w:val="CommentReference"/>
        </w:rPr>
        <w:annotationRef/>
      </w:r>
      <w:hyperlink r:id="rId4" w:history="1">
        <w:r w:rsidRPr="09B1E12D">
          <w:rPr>
            <w:rStyle w:val="Hyperlink"/>
          </w:rPr>
          <w:t>https://doi.org/10.2134/jeq2013.03.0098</w:t>
        </w:r>
      </w:hyperlink>
    </w:p>
    <w:p w14:paraId="2F15A73C" w14:textId="507D461F" w:rsidR="001257E1" w:rsidRDefault="001257E1">
      <w:pPr>
        <w:pStyle w:val="CommentText"/>
      </w:pPr>
      <w:r w:rsidRPr="30B2D89A">
        <w:t>can find more if you want</w:t>
      </w:r>
    </w:p>
  </w:comment>
  <w:comment w:id="1810" w:author="Kinsman-Costello, Lauren" w:date="2026-09-25T16:59:00Z" w:initials="KCL">
    <w:p w14:paraId="6895781F" w14:textId="77777777" w:rsidR="00D81184" w:rsidRDefault="00D81184" w:rsidP="00D81184">
      <w:r>
        <w:rPr>
          <w:rStyle w:val="CommentReference"/>
        </w:rPr>
        <w:annotationRef/>
      </w:r>
      <w:r>
        <w:rPr>
          <w:sz w:val="20"/>
          <w:szCs w:val="20"/>
        </w:rPr>
        <w:t>add something about nitrogen &amp; carbon her for balance? maybe also how vegetation communities and thus uptake patterns are particularly dynamic at this stage?</w:t>
      </w:r>
    </w:p>
  </w:comment>
  <w:comment w:id="1830" w:author="Kerns, Janice" w:date="2026-10-09T15:11:00Z" w:initials="JK">
    <w:p w14:paraId="11825A9F" w14:textId="77777777" w:rsidR="000835C2" w:rsidRDefault="000835C2" w:rsidP="000835C2">
      <w:pPr>
        <w:pStyle w:val="CommentText"/>
      </w:pPr>
      <w:r>
        <w:rPr>
          <w:rStyle w:val="CommentReference"/>
        </w:rPr>
        <w:annotationRef/>
      </w:r>
      <w:r>
        <w:t>Citations not included in the references.</w:t>
      </w:r>
    </w:p>
  </w:comment>
  <w:comment w:id="1840" w:author="Klukow, Mary Ellen" w:date="2026-09-08T11:47:00Z" w:initials="KM">
    <w:p w14:paraId="170D5038" w14:textId="1E029F45" w:rsidR="001257E1" w:rsidRDefault="001257E1">
      <w:pPr>
        <w:pStyle w:val="CommentText"/>
      </w:pPr>
      <w:r>
        <w:rPr>
          <w:rStyle w:val="CommentReference"/>
        </w:rPr>
        <w:annotationRef/>
      </w:r>
      <w:r w:rsidRPr="09FCF47B">
        <w:t>this is my fav section so far :)</w:t>
      </w:r>
    </w:p>
  </w:comment>
  <w:comment w:id="1843" w:author="Kinsman-Costello, Lauren" w:date="2026-09-25T16:59:00Z" w:initials="KCL">
    <w:p w14:paraId="3A659999" w14:textId="77777777" w:rsidR="00D81184" w:rsidRDefault="00D81184" w:rsidP="00D81184">
      <w:r>
        <w:rPr>
          <w:rStyle w:val="CommentReference"/>
        </w:rPr>
        <w:annotationRef/>
      </w:r>
      <w:r>
        <w:rPr>
          <w:sz w:val="20"/>
          <w:szCs w:val="20"/>
        </w:rPr>
        <w:t xml:space="preserve">I don't think this is an either/or scenario.  </w:t>
      </w:r>
    </w:p>
  </w:comment>
  <w:comment w:id="1850" w:author="Klukow, Mary Ellen" w:date="2026-09-08T11:47:00Z" w:initials="KM">
    <w:p w14:paraId="3652C526" w14:textId="024CA0FD" w:rsidR="001257E1" w:rsidRDefault="001257E1">
      <w:pPr>
        <w:pStyle w:val="CommentText"/>
      </w:pPr>
      <w:r>
        <w:rPr>
          <w:rStyle w:val="CommentReference"/>
        </w:rPr>
        <w:annotationRef/>
      </w:r>
      <w:r w:rsidRPr="3B625FEB">
        <w:t>maybe coming in a bit too hot here, because then you do offer up a pattern right after</w:t>
      </w:r>
    </w:p>
  </w:comment>
  <w:comment w:id="1849" w:author="Dr W. Robert Midden" w:date="2026-09-28T17:32:00Z" w:initials="DM">
    <w:p w14:paraId="53934022" w14:textId="71F84C33" w:rsidR="006B254F" w:rsidRDefault="006B254F">
      <w:pPr>
        <w:pStyle w:val="CommentText"/>
      </w:pPr>
      <w:r>
        <w:rPr>
          <w:rStyle w:val="CommentReference"/>
        </w:rPr>
        <w:annotationRef/>
      </w:r>
      <w:r w:rsidRPr="79FAA277">
        <w:t>Wetlands might always be releasing a low concentration of P and N due to normal biotic and chemical processes (e.g., decomposition of organic detritus, sediment outflow due to disturbances of sediment by biotic activity and wind and the flow of water, and even when P and N solubility is low and most is bound to soil, there is always a low concentration available to be washed away). If the concentration and amount of P and N flowing into the wetland is less than this normal rate of generation and release of P and N, the net change in P and N load will be positive (release). But as the inflow load of P and N increases, some of that will be captured and the net change in P and N load will be negative (retention). The same rate of P and N release by the wetland could be occurring but it is masked by the P and N that is flowing through from the inlet. This might seem counterintuitive if you think of the binding relationships and processes as being linearly dependent on concentration such that there is still retention at low concentrations, just a smaller percentage. But the processes are not necessarily linearly dependent and there are some processes that are independent of the P and N concentration in the water.</w:t>
      </w:r>
    </w:p>
  </w:comment>
  <w:comment w:id="1848" w:author="Kinsman-Costello, Lauren" w:date="2026-10-08T15:11:00Z" w:initials="KCL">
    <w:p w14:paraId="46C658C2" w14:textId="77777777" w:rsidR="00E23B80" w:rsidRDefault="00E23B80" w:rsidP="00E23B80">
      <w:r>
        <w:rPr>
          <w:rStyle w:val="CommentReference"/>
        </w:rPr>
        <w:annotationRef/>
      </w:r>
      <w:r>
        <w:rPr>
          <w:sz w:val="20"/>
          <w:szCs w:val="20"/>
        </w:rPr>
        <w:t>there's one bit of this that bothers me a bit and feels left out, but maybe I"m being overly conservative--how much are these low-level release events (and conversely low level retention events) subject to error/variability/calculatinos?  How much is math? When I see a value of 1 lb P/acre released or retained, I'm less confident in that number than the 10's to 100's.  And I know how variable and gappy the underlying data is that went into these calculations. I'd feel a lot better if we had doen error propoation of some sort and could provide some kind of quantiative error bar/confidence interval, but I know that's probably outside the scope of what we can do, so we might need to just qualitatively state that low values on either side are less certain...</w:t>
      </w:r>
    </w:p>
  </w:comment>
  <w:comment w:id="1857" w:author="Kinsman-Costello, Lauren" w:date="2026-10-08T15:15:00Z" w:initials="KCL">
    <w:p w14:paraId="3AD9793E" w14:textId="77777777" w:rsidR="002D0974" w:rsidRDefault="002D0974" w:rsidP="002D0974">
      <w:r>
        <w:rPr>
          <w:rStyle w:val="CommentReference"/>
        </w:rPr>
        <w:annotationRef/>
      </w:r>
      <w:r>
        <w:rPr>
          <w:sz w:val="20"/>
          <w:szCs w:val="20"/>
        </w:rPr>
        <w:t>I think some more narrative and contextualization and translation to the real world could be good here. That's what I"m goign to work on now. I particularly want to look at the TMDL to understand why they allocated the load reductions between sink construction and sourece management the way they did. One potential conclusion to this analysis might be that they under-allocated to sinks, and that they should just build more good wetlands adn not worry as much about putting less P on fields. I'm also curious about if the "Enhance Non Point Sinks" was basically intended to be all wetlands or a broader range of BMPS. is this a "wetlands can do more than their part" story or a "this allocation of this amount of load reduction was realistic and attainable" story? (these stories aren't mutually exclusive)</w:t>
      </w:r>
    </w:p>
  </w:comment>
  <w:comment w:id="1858" w:author="Anderson, Kenneth" w:date="2026-10-08T15:33:00Z" w:initials="KA">
    <w:p w14:paraId="4FB30DEA" w14:textId="77777777" w:rsidR="007A23EA" w:rsidRDefault="007A23EA" w:rsidP="007A23EA">
      <w:pPr>
        <w:pStyle w:val="CommentText"/>
      </w:pPr>
      <w:r>
        <w:rPr>
          <w:rStyle w:val="CommentReference"/>
        </w:rPr>
        <w:annotationRef/>
      </w:r>
      <w:r>
        <w:t xml:space="preserve">TMDL is pretty sparse in terms of how it describes it’s goals. </w:t>
      </w:r>
      <w:r>
        <w:br/>
      </w:r>
      <w:r>
        <w:br/>
        <w:t>they class non-point source sinks as: wetlands, streams and floodplains</w:t>
      </w:r>
      <w:r>
        <w:br/>
      </w:r>
      <w:r>
        <w:br/>
        <w:t>What they mean by that is anyone’s guess</w:t>
      </w:r>
    </w:p>
  </w:comment>
  <w:comment w:id="1866" w:author="Kinsman-Costello, Lauren" w:date="2026-09-25T17:02:00Z" w:initials="KCL">
    <w:p w14:paraId="20407A0B" w14:textId="77777777" w:rsidR="009D0EF7" w:rsidRDefault="009D0EF7" w:rsidP="009D0EF7">
      <w:r>
        <w:rPr>
          <w:rStyle w:val="CommentReference"/>
        </w:rPr>
        <w:annotationRef/>
      </w:r>
      <w:r>
        <w:rPr>
          <w:sz w:val="20"/>
          <w:szCs w:val="20"/>
        </w:rPr>
        <w:t>nitrogen too, right?</w:t>
      </w:r>
    </w:p>
  </w:comment>
  <w:comment w:id="1874" w:author="Klukow, Mary Ellen" w:date="2026-09-08T11:49:00Z" w:initials="KM">
    <w:p w14:paraId="770912DB" w14:textId="4ADEB5E2" w:rsidR="001257E1" w:rsidRDefault="001257E1">
      <w:pPr>
        <w:pStyle w:val="CommentText"/>
      </w:pPr>
      <w:r>
        <w:rPr>
          <w:rStyle w:val="CommentReference"/>
        </w:rPr>
        <w:annotationRef/>
      </w:r>
      <w:r w:rsidRPr="2DB7BF23">
        <w:t>Slightly confusing, happy to take a shot at rewording if you want the help</w:t>
      </w:r>
    </w:p>
  </w:comment>
  <w:comment w:id="1875" w:author="Anderson, Kenneth" w:date="2026-09-14T11:42:00Z" w:initials="KA">
    <w:p w14:paraId="42449D05" w14:textId="75E0C5A9" w:rsidR="00D8251A" w:rsidRDefault="00D8251A" w:rsidP="00D8251A">
      <w:pPr>
        <w:pStyle w:val="CommentText"/>
      </w:pPr>
      <w:r>
        <w:rPr>
          <w:rStyle w:val="CommentReference"/>
        </w:rPr>
        <w:annotationRef/>
      </w:r>
      <w:r>
        <w:fldChar w:fldCharType="begin"/>
      </w:r>
      <w:r>
        <w:instrText>HYPERLINK "mailto:mklukow@kent.edu"</w:instrText>
      </w:r>
      <w:bookmarkStart w:id="1880" w:name="_@_4EE9DCC5D64A4EEBA1010277C1DA689FZ"/>
      <w:r>
        <w:fldChar w:fldCharType="separate"/>
      </w:r>
      <w:bookmarkEnd w:id="1880"/>
      <w:r w:rsidRPr="00D8251A">
        <w:rPr>
          <w:rStyle w:val="Mention"/>
          <w:noProof/>
        </w:rPr>
        <w:t>@Klukow, Mary Ellen</w:t>
      </w:r>
      <w:r>
        <w:fldChar w:fldCharType="end"/>
      </w:r>
      <w:r>
        <w:t xml:space="preserve"> please take a shot at rewording</w:t>
      </w:r>
    </w:p>
  </w:comment>
  <w:comment w:id="1876" w:author="Anderson, Kenneth" w:date="2026-09-14T11:43:00Z" w:initials="KA">
    <w:p w14:paraId="6DCA5A4B" w14:textId="77777777" w:rsidR="00D8251A" w:rsidRDefault="00D8251A" w:rsidP="00D8251A">
      <w:pPr>
        <w:pStyle w:val="CommentText"/>
      </w:pPr>
      <w:r>
        <w:rPr>
          <w:rStyle w:val="CommentReference"/>
        </w:rPr>
        <w:annotationRef/>
      </w:r>
      <w:r>
        <w:t xml:space="preserve">Thank you!! </w:t>
      </w:r>
    </w:p>
  </w:comment>
  <w:comment w:id="1877" w:author="Klukow, Mary Ellen" w:date="2026-09-14T20:57:00Z" w:initials="KM">
    <w:p w14:paraId="08A6B8CF" w14:textId="4D323CD4" w:rsidR="00E04987" w:rsidRDefault="00E04987">
      <w:pPr>
        <w:pStyle w:val="CommentText"/>
      </w:pPr>
      <w:r>
        <w:rPr>
          <w:rStyle w:val="CommentReference"/>
        </w:rPr>
        <w:annotationRef/>
      </w:r>
      <w:r w:rsidRPr="2BD3923F">
        <w:t>"Our analysis to contextualize regional phosphorus reduction goals via three wetland scenarios (i.e., typical wetlands, connected wetlands, and best possible wetlands) highlights the importance..."  maybe? so very open to others chiming in</w:t>
      </w:r>
    </w:p>
  </w:comment>
  <w:comment w:id="1881" w:author="Dr W. Robert Midden" w:date="2026-09-28T17:34:00Z" w:initials="DM">
    <w:p w14:paraId="0EA1F079" w14:textId="2C80A39D" w:rsidR="006B254F" w:rsidRDefault="006B254F">
      <w:pPr>
        <w:pStyle w:val="CommentText"/>
      </w:pPr>
      <w:r>
        <w:rPr>
          <w:rStyle w:val="CommentReference"/>
        </w:rPr>
        <w:annotationRef/>
      </w:r>
      <w:r w:rsidRPr="0AB60D78">
        <w:t>Might be worth citing the acres constructed by H2Ohio in the Maumee Watershed. It should be possible to estimate that using ODNR's wetland data sheet.</w:t>
      </w:r>
    </w:p>
  </w:comment>
  <w:comment w:id="1889" w:author="Kevin E McCluney" w:date="2026-09-30T16:35:00Z" w:initials="KM">
    <w:p w14:paraId="348AA76C" w14:textId="179DC2DD" w:rsidR="00E73E83" w:rsidRDefault="00E73E83">
      <w:pPr>
        <w:pStyle w:val="CommentText"/>
      </w:pPr>
      <w:r>
        <w:rPr>
          <w:rStyle w:val="CommentReference"/>
        </w:rPr>
        <w:annotationRef/>
      </w:r>
      <w:r w:rsidRPr="241EDDE6">
        <w:t>I made a comment on this elsewhere too, but need to report metric (or both)</w:t>
      </w:r>
    </w:p>
  </w:comment>
  <w:comment w:id="1896" w:author="Kerns, Janice" w:date="2026-10-09T15:13:00Z" w:initials="JK">
    <w:p w14:paraId="791C884D" w14:textId="77777777" w:rsidR="006E2DCD" w:rsidRDefault="006E2DCD" w:rsidP="006E2DCD">
      <w:pPr>
        <w:pStyle w:val="CommentText"/>
      </w:pPr>
      <w:r>
        <w:rPr>
          <w:rStyle w:val="CommentReference"/>
        </w:rPr>
        <w:annotationRef/>
      </w:r>
      <w:r>
        <w:t>Why are we switching back and forth and writing this out rather than stating N and P?</w:t>
      </w:r>
    </w:p>
  </w:comment>
  <w:comment w:id="1925" w:author="Winston, Ryan" w:date="2026-09-15T16:00:00Z" w:initials="WR">
    <w:p w14:paraId="3F255EC2" w14:textId="6823237A" w:rsidR="00F0689D" w:rsidRDefault="00F0689D">
      <w:pPr>
        <w:pStyle w:val="CommentText"/>
      </w:pPr>
      <w:r>
        <w:rPr>
          <w:rStyle w:val="CommentReference"/>
        </w:rPr>
        <w:annotationRef/>
      </w:r>
      <w:r w:rsidRPr="67532109">
        <w:t>I am not sure what this phrase means.</w:t>
      </w:r>
    </w:p>
  </w:comment>
  <w:comment w:id="1926" w:author="Kinsman-Costello, Lauren" w:date="2026-09-25T17:03:00Z" w:initials="KCL">
    <w:p w14:paraId="76654FE3" w14:textId="77777777" w:rsidR="00FB5E2B" w:rsidRDefault="00FB5E2B" w:rsidP="00FB5E2B">
      <w:r>
        <w:rPr>
          <w:rStyle w:val="CommentReference"/>
        </w:rPr>
        <w:annotationRef/>
      </w:r>
      <w:r>
        <w:rPr>
          <w:sz w:val="20"/>
          <w:szCs w:val="20"/>
        </w:rPr>
        <w:t>agreed. also it's tricky to compare N &amp; P. is this efficiency? directionality (release/retention)? based on load reduction goals and, if so, informed by stoichiometry? I.e., a retention of a lower mas sof P ismore meaningful than N because of P relative to biotic need-- a little P goes a longer way than a little N.</w:t>
      </w:r>
    </w:p>
  </w:comment>
  <w:comment w:id="1927" w:author="Costello, David" w:date="2026-09-29T15:38:00Z" w:initials="CD">
    <w:p w14:paraId="746FE45D" w14:textId="77777777" w:rsidR="00575A4A" w:rsidRDefault="00575A4A" w:rsidP="00575A4A">
      <w:r>
        <w:rPr>
          <w:rStyle w:val="CommentReference"/>
        </w:rPr>
        <w:annotationRef/>
      </w:r>
      <w:r>
        <w:rPr>
          <w:sz w:val="20"/>
          <w:szCs w:val="20"/>
        </w:rPr>
        <w:t>+1 also found this unclear</w:t>
      </w:r>
    </w:p>
  </w:comment>
  <w:comment w:id="1888" w:author="Klukow, Mary Ellen" w:date="2026-09-08T11:50:00Z" w:initials="KM">
    <w:p w14:paraId="05D1598B" w14:textId="02FAE892" w:rsidR="001257E1" w:rsidRDefault="001257E1">
      <w:pPr>
        <w:pStyle w:val="CommentText"/>
      </w:pPr>
      <w:r>
        <w:rPr>
          <w:rStyle w:val="CommentReference"/>
        </w:rPr>
        <w:annotationRef/>
      </w:r>
      <w:r w:rsidRPr="025FAA89">
        <w:t>I know it's stated literally right above, but we may need to clarify that not all those acres are in the Maumee and that this is just a demo pretty much</w:t>
      </w:r>
    </w:p>
  </w:comment>
  <w:comment w:id="1933" w:author="Klukow, Mary Ellen" w:date="2026-09-08T11:52:00Z" w:initials="KM">
    <w:p w14:paraId="44684F9D" w14:textId="5D11B46D" w:rsidR="001257E1" w:rsidRDefault="001257E1">
      <w:pPr>
        <w:pStyle w:val="CommentText"/>
      </w:pPr>
      <w:r>
        <w:rPr>
          <w:rStyle w:val="CommentReference"/>
        </w:rPr>
        <w:annotationRef/>
      </w:r>
      <w:r w:rsidRPr="78C8A12C">
        <w:t>this may open a can of worms that we haven't really addressed much. You've mostly used "hydrologically connected" throughout, although I can try to help add some adaptive monitoring stuff if you want</w:t>
      </w:r>
    </w:p>
  </w:comment>
  <w:comment w:id="1934" w:author="Anderson, Kenneth" w:date="2026-09-14T11:42:00Z" w:initials="KA">
    <w:p w14:paraId="11890CA7" w14:textId="7E675CA0" w:rsidR="00D8251A" w:rsidRDefault="00D8251A" w:rsidP="00D8251A">
      <w:pPr>
        <w:pStyle w:val="CommentText"/>
      </w:pPr>
      <w:r>
        <w:rPr>
          <w:rStyle w:val="CommentReference"/>
        </w:rPr>
        <w:annotationRef/>
      </w:r>
      <w:r>
        <w:t xml:space="preserve">What do you mean by this comment? </w:t>
      </w:r>
      <w:r>
        <w:fldChar w:fldCharType="begin"/>
      </w:r>
      <w:r>
        <w:instrText>HYPERLINK "mailto:mklukow@kent.edu"</w:instrText>
      </w:r>
      <w:bookmarkStart w:id="1937" w:name="_@_E5BB69611B1B48C591CAAEBE26B5D990Z"/>
      <w:r>
        <w:fldChar w:fldCharType="separate"/>
      </w:r>
      <w:bookmarkEnd w:id="1937"/>
      <w:r w:rsidRPr="00D8251A">
        <w:rPr>
          <w:rStyle w:val="Mention"/>
          <w:noProof/>
        </w:rPr>
        <w:t>@Klukow, Mary Ellen</w:t>
      </w:r>
      <w:r>
        <w:fldChar w:fldCharType="end"/>
      </w:r>
      <w:r>
        <w:t xml:space="preserve">  </w:t>
      </w:r>
      <w:r>
        <w:br/>
      </w:r>
      <w:r>
        <w:br/>
        <w:t>Would love for you to add more context, I’m just not totally sure what context you’re asking for here.</w:t>
      </w:r>
    </w:p>
  </w:comment>
  <w:comment w:id="1935" w:author="Klukow, Mary Ellen" w:date="2026-09-14T20:51:00Z" w:initials="KM">
    <w:p w14:paraId="19420E6E" w14:textId="3E5414ED" w:rsidR="00FC3372" w:rsidRDefault="00FC3372">
      <w:pPr>
        <w:pStyle w:val="CommentText"/>
      </w:pPr>
      <w:r>
        <w:rPr>
          <w:rStyle w:val="CommentReference"/>
        </w:rPr>
        <w:annotationRef/>
      </w:r>
      <w:r w:rsidRPr="6298DD01">
        <w:t>Mostly that this is (I think) the first time you've used "adaptive monitoring". Most of this paper focuses solely on connectivity, without direct ties to monitoring-informed water management or other types of management. I think if you just replace this with "through ensuring high connectivity to source water" it'll be good. If I'm the only one who second-guessed this then ignore the comment!</w:t>
      </w:r>
    </w:p>
  </w:comment>
  <w:comment w:id="1932" w:author="Kinsman-Costello, Lauren" w:date="2026-09-25T17:04:00Z" w:initials="KCL">
    <w:p w14:paraId="7956ABA6" w14:textId="77777777" w:rsidR="00B61DF7" w:rsidRDefault="00B61DF7" w:rsidP="00B61DF7">
      <w:r>
        <w:rPr>
          <w:rStyle w:val="CommentReference"/>
        </w:rPr>
        <w:annotationRef/>
      </w:r>
      <w:r>
        <w:rPr>
          <w:sz w:val="20"/>
          <w:szCs w:val="20"/>
        </w:rPr>
        <w:t>find a more specific way to say this. the phrase "can play a major role in" always raises the red flag of vagueness for me.</w:t>
      </w:r>
    </w:p>
  </w:comment>
  <w:comment w:id="1962" w:author="Klukow, Mary Ellen" w:date="2026-09-08T11:53:00Z" w:initials="KM">
    <w:p w14:paraId="1CDE4084" w14:textId="122BDE4C" w:rsidR="001257E1" w:rsidRDefault="001257E1">
      <w:pPr>
        <w:pStyle w:val="CommentText"/>
      </w:pPr>
      <w:r>
        <w:rPr>
          <w:rStyle w:val="CommentReference"/>
        </w:rPr>
        <w:annotationRef/>
      </w:r>
      <w:r w:rsidRPr="47DD9757">
        <w:t>jk this is my new favorite :)</w:t>
      </w:r>
    </w:p>
  </w:comment>
  <w:comment w:id="1989" w:author="Winston, Ryan" w:date="2026-09-15T16:03:00Z" w:initials="WR">
    <w:p w14:paraId="377CC4D1" w14:textId="59046811" w:rsidR="00F0689D" w:rsidRDefault="00F0689D">
      <w:pPr>
        <w:pStyle w:val="CommentText"/>
      </w:pPr>
      <w:r>
        <w:rPr>
          <w:rStyle w:val="CommentReference"/>
        </w:rPr>
        <w:annotationRef/>
      </w:r>
      <w:r w:rsidRPr="78826ECE">
        <w:t>I think you could spend a couple of sentences adding a bit of background on the study / methods for readers that don't dive into the whole document.</w:t>
      </w:r>
    </w:p>
  </w:comment>
  <w:comment w:id="1997" w:author="Klukow, Mary Ellen" w:date="2026-09-08T11:53:00Z" w:initials="KM">
    <w:p w14:paraId="33EB8909" w14:textId="4CED3BA9" w:rsidR="001257E1" w:rsidRDefault="001257E1">
      <w:pPr>
        <w:pStyle w:val="CommentText"/>
      </w:pPr>
      <w:r>
        <w:rPr>
          <w:rStyle w:val="CommentReference"/>
        </w:rPr>
        <w:annotationRef/>
      </w:r>
      <w:r w:rsidRPr="18F41DC6">
        <w:t>BMP?</w:t>
      </w:r>
    </w:p>
  </w:comment>
  <w:comment w:id="2002" w:author="Costello, David" w:date="2026-09-29T15:44:00Z" w:initials="CD">
    <w:p w14:paraId="7EC89135" w14:textId="77777777" w:rsidR="00F172E5" w:rsidRDefault="00F172E5" w:rsidP="00F172E5">
      <w:r>
        <w:rPr>
          <w:rStyle w:val="CommentReference"/>
        </w:rPr>
        <w:annotationRef/>
      </w:r>
      <w:r>
        <w:rPr>
          <w:sz w:val="20"/>
          <w:szCs w:val="20"/>
        </w:rPr>
        <w:t>These reads like a summary more than a conclusion. Some points you could cover in a conclusion:</w:t>
      </w:r>
    </w:p>
    <w:p w14:paraId="6F7793AA" w14:textId="77777777" w:rsidR="00F172E5" w:rsidRDefault="00F172E5" w:rsidP="00F172E5">
      <w:r>
        <w:rPr>
          <w:sz w:val="20"/>
          <w:szCs w:val="20"/>
        </w:rPr>
        <w:t>1. These data suggest management and construction of wetlands for more connectivity and volume throughput. What are strategies to do build/connect those wetlands?</w:t>
      </w:r>
    </w:p>
    <w:p w14:paraId="5968D2DF" w14:textId="77777777" w:rsidR="00F172E5" w:rsidRDefault="00F172E5" w:rsidP="00F172E5">
      <w:r>
        <w:rPr>
          <w:sz w:val="20"/>
          <w:szCs w:val="20"/>
        </w:rPr>
        <w:t>2. How likely is it to get "best performing" wetlands on the landscape? Maybe setting up a future paper/direction - what are the characteristics.</w:t>
      </w:r>
    </w:p>
    <w:p w14:paraId="1EB15CC5" w14:textId="77777777" w:rsidR="00F172E5" w:rsidRDefault="00F172E5" w:rsidP="00F172E5">
      <w:r>
        <w:rPr>
          <w:sz w:val="20"/>
          <w:szCs w:val="20"/>
        </w:rPr>
        <w:t>3. MONITORING IS IMPORTANT! Sell the monitoring program and how this key management recommendation (build X acres of this kind of wetland) is only possible through sustained monitoring of as-built wetlands.</w:t>
      </w:r>
    </w:p>
  </w:comment>
  <w:comment w:id="2010" w:author="Costello, David" w:date="2026-09-29T14:13:00Z" w:initials="CD">
    <w:p w14:paraId="142073E5" w14:textId="77777777" w:rsidR="00A94DA1" w:rsidRDefault="00A94DA1" w:rsidP="00A94DA1">
      <w:r>
        <w:rPr>
          <w:rStyle w:val="CommentReference"/>
        </w:rPr>
        <w:annotationRef/>
      </w:r>
      <w:r>
        <w:rPr>
          <w:sz w:val="20"/>
          <w:szCs w:val="20"/>
        </w:rPr>
        <w:t>Why are there only 16 bars in the N and P release plots? That's not explained. TRUC has no bar in filtration so why not have no bars in the release plots? Does no bar mean missing data or no measured filtration?</w:t>
      </w:r>
    </w:p>
  </w:comment>
  <w:comment w:id="2011" w:author="Anderson, Kenneth" w:date="2026-09-29T14:24:00Z" w:initials="AK">
    <w:p w14:paraId="0003D140" w14:textId="554E26B3" w:rsidR="00E730A7" w:rsidRDefault="00E730A7">
      <w:pPr>
        <w:pStyle w:val="CommentText"/>
      </w:pPr>
      <w:r>
        <w:rPr>
          <w:rStyle w:val="CommentReference"/>
        </w:rPr>
        <w:annotationRef/>
      </w:r>
      <w:r w:rsidRPr="5F64A354">
        <w:t xml:space="preserve">Whoops! Thanks for catching that. I forgot to update my code to keep values with 0 for release! </w:t>
      </w:r>
    </w:p>
  </w:comment>
  <w:comment w:id="2012" w:author="Kinsman-Costello, Lauren" w:date="2026-09-25T16:35:00Z" w:initials="KCL">
    <w:p w14:paraId="6D3CBED8" w14:textId="77777777" w:rsidR="0018388C" w:rsidRDefault="0018388C" w:rsidP="0018388C">
      <w:r>
        <w:rPr>
          <w:rStyle w:val="CommentReference"/>
        </w:rPr>
        <w:annotationRef/>
      </w:r>
      <w:r>
        <w:rPr>
          <w:sz w:val="20"/>
          <w:szCs w:val="20"/>
        </w:rPr>
        <w:t>this caption is a bit confusing, especially when paired with the text on the %'s of wetland-months showing retention, release, or no change.  Are these proportions the proportions of the Annual load that was retained during specific seasons?  Say this very clearly and explicilty in the caption to save your reader some headaches.  "Note this shows..." what does "this" refer to here?  This sentence is still confusing to me. Spell it out by explaining an example. e.g., "In the top panel, of the total load of phosphorus filtered by a given wetland project during the year(s) monitored, the figure shows the relative proportion of this annual retention that occurred across the four indicated season". (and rewrite this if I've got it wrong and it's actually actually the proportion of site-months and not the proporation of annual load).!</w:t>
      </w:r>
    </w:p>
  </w:comment>
  <w:comment w:id="2022" w:author="Kevin E McCluney" w:date="2026-09-30T16:42:00Z" w:initials="KM">
    <w:p w14:paraId="75657625" w14:textId="341068B7" w:rsidR="00E73E83" w:rsidRDefault="00E73E83">
      <w:pPr>
        <w:pStyle w:val="CommentText"/>
      </w:pPr>
      <w:r>
        <w:rPr>
          <w:rStyle w:val="CommentReference"/>
        </w:rPr>
        <w:annotationRef/>
      </w:r>
      <w:r w:rsidRPr="7D62496B">
        <w:t>y-axis labels should be edited</w:t>
      </w:r>
    </w:p>
  </w:comment>
  <w:comment w:id="2017" w:author="Costello, David" w:date="2026-09-29T14:31:00Z" w:initials="CD">
    <w:p w14:paraId="0AD50E2E" w14:textId="77777777" w:rsidR="00F40B6A" w:rsidRDefault="00F40B6A" w:rsidP="00F40B6A">
      <w:r>
        <w:rPr>
          <w:rStyle w:val="CommentReference"/>
        </w:rPr>
        <w:annotationRef/>
      </w:r>
      <w:r>
        <w:rPr>
          <w:sz w:val="20"/>
          <w:szCs w:val="20"/>
        </w:rPr>
        <w:t>These are almost all on log scales and not linear relationships. You are depicting them in log-log space to make them look linear. Unless you fixed the slopes to 1.</w:t>
      </w:r>
    </w:p>
  </w:comment>
  <w:comment w:id="2018" w:author="Costello, David" w:date="2026-09-29T14:31:00Z" w:initials="CD">
    <w:p w14:paraId="4A6E9C7D" w14:textId="77777777" w:rsidR="00F40B6A" w:rsidRDefault="00F40B6A" w:rsidP="00F40B6A">
      <w:r>
        <w:rPr>
          <w:rStyle w:val="CommentReference"/>
        </w:rPr>
        <w:annotationRef/>
      </w:r>
      <w:r>
        <w:rPr>
          <w:sz w:val="20"/>
          <w:szCs w:val="20"/>
        </w:rPr>
        <w:t>Put panel letters on this plot as well.</w:t>
      </w:r>
    </w:p>
  </w:comment>
  <w:comment w:id="2019" w:author="Costello, David" w:date="2026-09-29T14:32:00Z" w:initials="CD">
    <w:p w14:paraId="4BEFBE04" w14:textId="77777777" w:rsidR="00257747" w:rsidRDefault="00257747" w:rsidP="00257747">
      <w:r>
        <w:rPr>
          <w:rStyle w:val="CommentReference"/>
        </w:rPr>
        <w:annotationRef/>
      </w:r>
      <w:r>
        <w:rPr>
          <w:sz w:val="20"/>
          <w:szCs w:val="20"/>
        </w:rPr>
        <w:t>Panel C and F bump the x-axis label up closer to the axis. The TP concentration label looks like a title for panel F.</w:t>
      </w:r>
    </w:p>
  </w:comment>
  <w:comment w:id="2020" w:author="Costello, David" w:date="2026-09-29T14:34:00Z" w:initials="CD">
    <w:p w14:paraId="449E8126" w14:textId="77777777" w:rsidR="00EF6CCA" w:rsidRDefault="00EF6CCA" w:rsidP="00EF6CCA">
      <w:r>
        <w:rPr>
          <w:rStyle w:val="CommentReference"/>
        </w:rPr>
        <w:annotationRef/>
      </w:r>
      <w:r>
        <w:rPr>
          <w:sz w:val="20"/>
          <w:szCs w:val="20"/>
        </w:rPr>
        <w:t>Why did you decide to keep concentration linear rather than log-transform? N especially looks like it might give a better fit with a log concentration. This information should be in the statistical methods - specifically, checks of assumptions of these model fits</w:t>
      </w:r>
    </w:p>
  </w:comment>
  <w:comment w:id="2021" w:author="Costello, David" w:date="2026-09-29T14:52:00Z" w:initials="CD">
    <w:p w14:paraId="796AB903" w14:textId="77777777" w:rsidR="001A5939" w:rsidRDefault="001A5939" w:rsidP="001A5939">
      <w:r>
        <w:rPr>
          <w:rStyle w:val="CommentReference"/>
        </w:rPr>
        <w:annotationRef/>
      </w:r>
      <w:r>
        <w:rPr>
          <w:sz w:val="20"/>
          <w:szCs w:val="20"/>
        </w:rPr>
        <w:t>Did you consider doing mixed models with wetland as a random effect? These points are not truly independent from each other so that's a violation of an assumption of linear regression.</w:t>
      </w:r>
    </w:p>
  </w:comment>
  <w:comment w:id="2028" w:author="Costello, David" w:date="2026-09-29T14:49:00Z" w:initials="CD">
    <w:p w14:paraId="5FE5E900" w14:textId="77777777" w:rsidR="00FF072F" w:rsidRDefault="00FF072F" w:rsidP="00FF072F">
      <w:r>
        <w:rPr>
          <w:rStyle w:val="CommentReference"/>
        </w:rPr>
        <w:annotationRef/>
      </w:r>
      <w:r>
        <w:rPr>
          <w:sz w:val="20"/>
          <w:szCs w:val="20"/>
        </w:rPr>
        <w:t>Inflow volume is summed over the month also? You only say monthly in front of the retention/release.</w:t>
      </w:r>
    </w:p>
  </w:comment>
  <w:comment w:id="2031" w:author="Costello, David" w:date="2026-09-29T14:55:00Z" w:initials="CD">
    <w:p w14:paraId="0AE203B7" w14:textId="77777777" w:rsidR="00B155A2" w:rsidRDefault="00B155A2" w:rsidP="00B155A2">
      <w:r>
        <w:rPr>
          <w:rStyle w:val="CommentReference"/>
        </w:rPr>
        <w:annotationRef/>
      </w:r>
      <w:r>
        <w:rPr>
          <w:sz w:val="20"/>
          <w:szCs w:val="20"/>
        </w:rPr>
        <w:t>This analysis hints at the need for a mixed model approach. Or maybe even an ANCOVA if you want to treat wetland as a fixed effect.</w:t>
      </w:r>
    </w:p>
  </w:comment>
  <w:comment w:id="2032" w:author="Anderson, Kenneth" w:date="2026-10-01T13:43:00Z" w:initials="KA">
    <w:p w14:paraId="3E75BF18" w14:textId="77777777" w:rsidR="00152DA4" w:rsidRDefault="00152DA4" w:rsidP="00152DA4">
      <w:pPr>
        <w:pStyle w:val="CommentText"/>
      </w:pPr>
      <w:r>
        <w:rPr>
          <w:rStyle w:val="CommentReference"/>
        </w:rPr>
        <w:annotationRef/>
      </w:r>
      <w:r>
        <w:t xml:space="preserve">For ANCOVA plot try out a plot with slope and error around slope for all 24 projects. </w:t>
      </w:r>
      <w:r>
        <w:br/>
        <w:t>Have each plot with the error</w:t>
      </w:r>
      <w:r>
        <w:br/>
      </w:r>
      <w:r>
        <w:br/>
        <w:t xml:space="preserve">emmeans package. Try that for interpretation of models and making a figure for ANCOVA results. </w:t>
      </w:r>
      <w:r>
        <w:br/>
      </w:r>
    </w:p>
  </w:comment>
  <w:comment w:id="2033" w:author="Anderson, Kenneth" w:date="2026-10-01T13:45:00Z" w:initials="KA">
    <w:p w14:paraId="7BDBF0E4" w14:textId="77777777" w:rsidR="00F11D81" w:rsidRDefault="00F11D81" w:rsidP="00F11D81">
      <w:pPr>
        <w:pStyle w:val="CommentText"/>
      </w:pPr>
      <w:r>
        <w:rPr>
          <w:rStyle w:val="CommentReference"/>
        </w:rPr>
        <w:annotationRef/>
      </w:r>
      <w:r>
        <w:t>Plot slops across different wetlands and variables.</w:t>
      </w:r>
    </w:p>
  </w:comment>
  <w:comment w:id="2034" w:author="Anderson, Kenneth" w:date="2026-10-01T13:47:00Z" w:initials="KA">
    <w:p w14:paraId="65F55DE4" w14:textId="77777777" w:rsidR="00E60A8B" w:rsidRDefault="00E60A8B" w:rsidP="00E60A8B">
      <w:pPr>
        <w:pStyle w:val="CommentText"/>
      </w:pPr>
      <w:r>
        <w:rPr>
          <w:rStyle w:val="CommentReference"/>
        </w:rPr>
        <w:annotationRef/>
      </w:r>
      <w:r>
        <w:t>See picture on your phone. Would need to log concentration</w:t>
      </w:r>
    </w:p>
  </w:comment>
  <w:comment w:id="2036" w:author="Costello, David" w:date="2026-09-29T15:19:00Z" w:initials="CD">
    <w:p w14:paraId="67106AE0" w14:textId="77777777" w:rsidR="007E13A9" w:rsidRDefault="007E13A9" w:rsidP="007E13A9">
      <w:r>
        <w:rPr>
          <w:rStyle w:val="CommentReference"/>
        </w:rPr>
        <w:annotationRef/>
      </w:r>
      <w:r>
        <w:rPr>
          <w:sz w:val="20"/>
          <w:szCs w:val="20"/>
        </w:rPr>
        <w:t>Change x-axis labels to match those in Fig 3. Ditch main titles.</w:t>
      </w:r>
    </w:p>
  </w:comment>
  <w:comment w:id="2037" w:author="Costello, David" w:date="2026-09-29T15:23:00Z" w:initials="CD">
    <w:p w14:paraId="164B0D73" w14:textId="77777777" w:rsidR="00124C0B" w:rsidRDefault="00124C0B" w:rsidP="00124C0B">
      <w:r>
        <w:rPr>
          <w:rStyle w:val="CommentReference"/>
        </w:rPr>
        <w:annotationRef/>
      </w:r>
      <w:r>
        <w:rPr>
          <w:sz w:val="20"/>
          <w:szCs w:val="20"/>
        </w:rPr>
        <w:t>You can either remove the R y-axis label or be more specific in those - "Probability of TP release"</w:t>
      </w:r>
    </w:p>
  </w:comment>
  <w:comment w:id="2038" w:author="Costello, David" w:date="2026-09-29T15:24:00Z" w:initials="CD">
    <w:p w14:paraId="346C3CA0" w14:textId="77777777" w:rsidR="00966F02" w:rsidRDefault="00966F02" w:rsidP="00966F02">
      <w:r>
        <w:rPr>
          <w:rStyle w:val="CommentReference"/>
        </w:rPr>
        <w:annotationRef/>
      </w:r>
      <w:r>
        <w:rPr>
          <w:sz w:val="20"/>
          <w:szCs w:val="20"/>
        </w:rPr>
        <w:t>I've also seen these plots with the raw data on them. You could put horizontal strip charts of inflow TP where the "release" month/sites are at y = 0.5 and "retention" months are at y=0</w:t>
      </w:r>
    </w:p>
  </w:comment>
  <w:comment w:id="2041" w:author="Kevin E McCluney" w:date="2026-09-30T16:43:00Z" w:initials="KM">
    <w:p w14:paraId="2C286132" w14:textId="14A12334" w:rsidR="00E73E83" w:rsidRDefault="00E73E83">
      <w:pPr>
        <w:pStyle w:val="CommentText"/>
      </w:pPr>
      <w:r>
        <w:rPr>
          <w:rStyle w:val="CommentReference"/>
        </w:rPr>
        <w:annotationRef/>
      </w:r>
      <w:r w:rsidRPr="2D0C2EA4">
        <w:t>This needs to be designated in x-axis title</w:t>
      </w:r>
    </w:p>
  </w:comment>
  <w:comment w:id="2046" w:author="Kinsman-Costello, Lauren" w:date="2026-09-25T16:27:00Z" w:initials="KCL">
    <w:p w14:paraId="1F847AD5" w14:textId="77777777" w:rsidR="00AE0A3C" w:rsidRDefault="008B17BE" w:rsidP="00AE0A3C">
      <w:r>
        <w:rPr>
          <w:rStyle w:val="CommentReference"/>
        </w:rPr>
        <w:annotationRef/>
      </w:r>
      <w:r w:rsidR="00AE0A3C">
        <w:rPr>
          <w:sz w:val="20"/>
          <w:szCs w:val="20"/>
        </w:rPr>
        <w:t>table headers say "retention" and caption says "filtration." We have specific definitions for these in the Annual Report, are you planning to incorporate that terminology in this paper as well? It can be useful in separating out the results that are only from the mass balance load accounting vs. the results that incorporate the runoff prevention estimates.</w:t>
      </w:r>
    </w:p>
  </w:comment>
  <w:comment w:id="2047" w:author="Anderson, Kenneth" w:date="2026-09-28T10:20:00Z" w:initials="KA">
    <w:p w14:paraId="3DAD058D" w14:textId="77777777" w:rsidR="00406541" w:rsidRDefault="00406541" w:rsidP="00406541">
      <w:pPr>
        <w:pStyle w:val="CommentText"/>
      </w:pPr>
      <w:r>
        <w:rPr>
          <w:rStyle w:val="CommentReference"/>
        </w:rPr>
        <w:annotationRef/>
      </w:r>
      <w:r>
        <w:t>Thanks for noting this! I was trying to strip out all references to “filtration” and keep the manuscript just talking about “retention” because the runoff prevention aspect is not based on data we actually collected. Made sense for the annual report, but I don’t think we should make the paper confusing by adding the “filtration” distinction.</w:t>
      </w:r>
    </w:p>
  </w:comment>
  <w:comment w:id="2074" w:author="Kinsman-Costello, Lauren" w:date="2026-07-16T13:58:00Z" w:initials="LK">
    <w:p w14:paraId="14AF0CD5" w14:textId="77777777" w:rsidR="004A1351" w:rsidRDefault="004A1351">
      <w:r>
        <w:rPr>
          <w:rStyle w:val="CommentReference"/>
        </w:rPr>
        <w:annotationRef/>
      </w:r>
      <w:r>
        <w:rPr>
          <w:sz w:val="20"/>
          <w:szCs w:val="20"/>
        </w:rPr>
        <w:t>I think we should change "standard" to "typical." I think "standard" carries more of a connotation that the structure of the wetland itself is standard, whereas typical, to me, has a connotation that implies a bit more variability.  I.e. the wetlands are variable, but typically retain about 5.2 lbs P/acre</w:t>
      </w:r>
    </w:p>
  </w:comment>
  <w:comment w:id="2098" w:author="Kinsman-Costello, Lauren" w:date="2026-06-18T14:36:00Z" w:initials="LK">
    <w:p w14:paraId="1A8BF337" w14:textId="77777777" w:rsidR="004A1351" w:rsidRDefault="004A1351">
      <w:r>
        <w:rPr>
          <w:rStyle w:val="CommentReference"/>
        </w:rPr>
        <w:annotationRef/>
      </w:r>
      <w:r>
        <w:rPr>
          <w:sz w:val="20"/>
          <w:szCs w:val="20"/>
        </w:rPr>
        <w:t>This number seems to precise to me. I think 2-3 significant digits is my gut feeling for these lbs /acre values, which is the best we can do without formally propagating error</w:t>
      </w:r>
    </w:p>
  </w:comment>
  <w:comment w:id="2106" w:author="Dr W. Robert Midden" w:date="2026-09-28T14:44:00Z" w:initials="DM">
    <w:p w14:paraId="53A1BA67" w14:textId="1AD5DD8A" w:rsidR="007F108A" w:rsidRDefault="007F108A">
      <w:pPr>
        <w:pStyle w:val="CommentText"/>
      </w:pPr>
      <w:r>
        <w:rPr>
          <w:rStyle w:val="CommentReference"/>
        </w:rPr>
        <w:annotationRef/>
      </w:r>
      <w:r w:rsidRPr="27330BDE">
        <w:t>Especially for predicting the retention of individual wetlands but also for comparing RMSE LOO analysis, % RMSE of the median retention value should be used. The value of RMSE retention load cannot be evaluated by the reader unless they know the scale on which to base it. Indeed, the variation in the RMSE for predicting individual wetlands might be due mostly to variation in median retention load among those wetlands. There will likely be less variation in % RMSE of median retention load.</w:t>
      </w:r>
    </w:p>
  </w:comment>
  <w:comment w:id="2108" w:author="Winston, Ryan" w:date="2026-09-15T16:05:00Z" w:initials="WR">
    <w:p w14:paraId="374FA45C" w14:textId="77777777" w:rsidR="00A24B60" w:rsidRDefault="00A24B60">
      <w:pPr>
        <w:pStyle w:val="CommentText"/>
      </w:pPr>
      <w:r>
        <w:rPr>
          <w:rStyle w:val="CommentReference"/>
        </w:rPr>
        <w:annotationRef/>
      </w:r>
      <w:r w:rsidRPr="0704A332">
        <w:t>y axis text cut off.</w:t>
      </w:r>
    </w:p>
  </w:comment>
  <w:comment w:id="4114" w:author="Kinsman-Costello, Lauren" w:date="2026-09-25T16:10:00Z" w:initials="KCL">
    <w:p w14:paraId="33D9103E" w14:textId="77777777" w:rsidR="008301F1" w:rsidRDefault="008301F1" w:rsidP="008301F1">
      <w:r>
        <w:rPr>
          <w:rStyle w:val="CommentReference"/>
        </w:rPr>
        <w:annotationRef/>
      </w:r>
      <w:r>
        <w:rPr>
          <w:sz w:val="20"/>
          <w:szCs w:val="20"/>
        </w:rPr>
        <w:t>refer to this table in the Methods site descrption section, add here (or elsewhere) some of the other critical stats like acreage, drainage area, source water type(s), and % land use in drainage area.</w:t>
      </w:r>
    </w:p>
  </w:comment>
  <w:comment w:id="4115" w:author="Dean, Dave" w:date="2026-09-09T09:45:00Z" w:initials="DD">
    <w:p w14:paraId="1A5F8F23" w14:textId="371D25EA" w:rsidR="0067443C" w:rsidRDefault="0067443C">
      <w:pPr>
        <w:pStyle w:val="CommentText"/>
      </w:pPr>
      <w:r>
        <w:rPr>
          <w:rStyle w:val="CommentReference"/>
        </w:rPr>
        <w:annotationRef/>
      </w:r>
      <w:r w:rsidRPr="542B25AA">
        <w:t>Would a map of the monitored wetlands be useful, particularly since most readers are not likely to be familiar with the locations of the projects?</w:t>
      </w:r>
    </w:p>
  </w:comment>
  <w:comment w:id="4515" w:author="Anderson, Kenneth" w:date="2026-09-01T15:37:00Z" w:initials="KA">
    <w:p w14:paraId="39638954" w14:textId="77777777" w:rsidR="00BB2481" w:rsidRDefault="00BB2481" w:rsidP="00BB2481">
      <w:pPr>
        <w:pStyle w:val="CommentText"/>
      </w:pPr>
      <w:r>
        <w:rPr>
          <w:rStyle w:val="CommentReference"/>
        </w:rPr>
        <w:annotationRef/>
      </w:r>
      <w:r>
        <w:t xml:space="preserve">Does anyone have conflicts of interest? </w:t>
      </w:r>
    </w:p>
  </w:comment>
  <w:comment w:id="4516" w:author="Dr W. Robert Midden" w:date="2026-09-28T18:47:00Z" w:initials="DM">
    <w:p w14:paraId="0BFDA676" w14:textId="25BA8A16" w:rsidR="000F6215" w:rsidRDefault="000F6215">
      <w:pPr>
        <w:pStyle w:val="CommentText"/>
      </w:pPr>
      <w:r>
        <w:rPr>
          <w:rStyle w:val="CommentReference"/>
        </w:rPr>
        <w:annotationRef/>
      </w:r>
      <w:r w:rsidRPr="2B7078A4">
        <w:t>I do not</w:t>
      </w:r>
    </w:p>
  </w:comment>
  <w:comment w:id="4517" w:author="Kevin E McCluney" w:date="2026-09-30T16:44:00Z" w:initials="KM">
    <w:p w14:paraId="310917ED" w14:textId="0ED3DB82" w:rsidR="00E73E83" w:rsidRDefault="00E73E83">
      <w:pPr>
        <w:pStyle w:val="CommentText"/>
      </w:pPr>
      <w:r>
        <w:rPr>
          <w:rStyle w:val="CommentReference"/>
        </w:rPr>
        <w:annotationRef/>
      </w:r>
      <w:r w:rsidRPr="78C48EA4">
        <w:t>Not me</w:t>
      </w:r>
    </w:p>
  </w:comment>
  <w:comment w:id="4523" w:author="Anderson, Kenneth" w:date="2026-10-13T10:07:00Z" w:initials="KA">
    <w:p w14:paraId="7F4D8B50" w14:textId="7732D989" w:rsidR="0025116A" w:rsidRDefault="0025116A" w:rsidP="0025116A">
      <w:pPr>
        <w:pStyle w:val="CommentText"/>
      </w:pPr>
      <w:r>
        <w:rPr>
          <w:rStyle w:val="CommentReference"/>
        </w:rPr>
        <w:annotationRef/>
      </w:r>
      <w:r>
        <w:fldChar w:fldCharType="begin"/>
      </w:r>
      <w:r>
        <w:instrText>HYPERLINK "mailto:lkinsman@kent.edu"</w:instrText>
      </w:r>
      <w:bookmarkStart w:id="4524" w:name="_@_B62799ACDA5E42D4B601B3C6C83DC28EZ"/>
      <w:r>
        <w:fldChar w:fldCharType="separate"/>
      </w:r>
      <w:bookmarkEnd w:id="4524"/>
      <w:r w:rsidRPr="0025116A">
        <w:rPr>
          <w:rStyle w:val="Mention"/>
          <w:noProof/>
        </w:rPr>
        <w:t>@Kinsman-Costello, Lauren</w:t>
      </w:r>
      <w:r>
        <w:fldChar w:fldCharType="end"/>
      </w:r>
      <w:r>
        <w:t xml:space="preserve"> Please add in funding details here! </w:t>
      </w:r>
    </w:p>
  </w:comment>
  <w:comment w:id="4522" w:author="Anderson, Kenneth" w:date="2026-09-01T15:45:00Z" w:initials="KA">
    <w:p w14:paraId="7F101B01" w14:textId="77777777" w:rsidR="006A5ED9" w:rsidRDefault="006A5ED9" w:rsidP="006A5ED9">
      <w:pPr>
        <w:pStyle w:val="CommentText"/>
      </w:pPr>
      <w:r>
        <w:rPr>
          <w:rStyle w:val="CommentReference"/>
        </w:rPr>
        <w:annotationRef/>
      </w:r>
      <w:r>
        <w:t>Flesh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A7E4E4" w15:done="0"/>
  <w15:commentEx w15:paraId="4AF49EAA" w15:paraIdParent="65A7E4E4" w15:done="0"/>
  <w15:commentEx w15:paraId="6FEE11BC" w15:done="1"/>
  <w15:commentEx w15:paraId="53F8B331" w15:done="1"/>
  <w15:commentEx w15:paraId="2885FFAB" w15:done="1"/>
  <w15:commentEx w15:paraId="682D3C0E" w15:done="1"/>
  <w15:commentEx w15:paraId="095FFD5D" w15:done="1"/>
  <w15:commentEx w15:paraId="72307ACD" w15:paraIdParent="095FFD5D" w15:done="1"/>
  <w15:commentEx w15:paraId="29618D68" w15:done="1"/>
  <w15:commentEx w15:paraId="1B15FCDA" w15:done="1"/>
  <w15:commentEx w15:paraId="4B174841" w15:paraIdParent="1B15FCDA" w15:done="1"/>
  <w15:commentEx w15:paraId="66020207" w15:done="1"/>
  <w15:commentEx w15:paraId="498A050F" w15:done="1"/>
  <w15:commentEx w15:paraId="5DACCE62" w15:done="1"/>
  <w15:commentEx w15:paraId="3D56E6A9" w15:done="1"/>
  <w15:commentEx w15:paraId="20909C32" w15:done="1"/>
  <w15:commentEx w15:paraId="760C35F3" w15:done="1"/>
  <w15:commentEx w15:paraId="17417929" w15:done="1"/>
  <w15:commentEx w15:paraId="140062AB" w15:done="1"/>
  <w15:commentEx w15:paraId="49EE156F" w15:done="1"/>
  <w15:commentEx w15:paraId="7E33381F" w15:done="1"/>
  <w15:commentEx w15:paraId="70A190BE" w15:done="1"/>
  <w15:commentEx w15:paraId="623348B5" w15:done="1"/>
  <w15:commentEx w15:paraId="0DFCE6C4" w15:done="1"/>
  <w15:commentEx w15:paraId="6B545F5B" w15:done="1"/>
  <w15:commentEx w15:paraId="08203928" w15:paraIdParent="6B545F5B" w15:done="1"/>
  <w15:commentEx w15:paraId="6A55CD69" w15:done="1"/>
  <w15:commentEx w15:paraId="6FA71CE3" w15:done="1"/>
  <w15:commentEx w15:paraId="7C09ABA3" w15:done="1"/>
  <w15:commentEx w15:paraId="07E738FA" w15:done="1"/>
  <w15:commentEx w15:paraId="33C574B7" w15:done="1"/>
  <w15:commentEx w15:paraId="0E9AA92B" w15:done="1"/>
  <w15:commentEx w15:paraId="0962D6C8" w15:done="1"/>
  <w15:commentEx w15:paraId="10EA21EB" w15:done="1"/>
  <w15:commentEx w15:paraId="4CD63CAA" w15:done="1"/>
  <w15:commentEx w15:paraId="2F473D81" w15:done="1"/>
  <w15:commentEx w15:paraId="00BFF4E7" w15:done="1"/>
  <w15:commentEx w15:paraId="1B18C8C1" w15:done="1"/>
  <w15:commentEx w15:paraId="304794D0" w15:done="1"/>
  <w15:commentEx w15:paraId="168B81D9" w15:done="1"/>
  <w15:commentEx w15:paraId="1577C23D" w15:done="1"/>
  <w15:commentEx w15:paraId="4CB0DF01" w15:done="1"/>
  <w15:commentEx w15:paraId="696E5161" w15:done="1"/>
  <w15:commentEx w15:paraId="6E32EC16" w15:done="1"/>
  <w15:commentEx w15:paraId="5228E752" w15:paraIdParent="6E32EC16" w15:done="1"/>
  <w15:commentEx w15:paraId="05581F1E" w15:done="1"/>
  <w15:commentEx w15:paraId="151561F4" w15:done="1"/>
  <w15:commentEx w15:paraId="662DCFC1" w15:done="1"/>
  <w15:commentEx w15:paraId="4AFE5CE9" w15:done="1"/>
  <w15:commentEx w15:paraId="5A03E281" w15:done="1"/>
  <w15:commentEx w15:paraId="15F14E1E" w15:done="1"/>
  <w15:commentEx w15:paraId="3115C6C9" w15:done="1"/>
  <w15:commentEx w15:paraId="3CB4A5D1" w15:done="1"/>
  <w15:commentEx w15:paraId="16F0C038" w15:done="1"/>
  <w15:commentEx w15:paraId="045D0670" w15:done="1"/>
  <w15:commentEx w15:paraId="6A510A50" w15:done="1"/>
  <w15:commentEx w15:paraId="3AD38C14" w15:done="1"/>
  <w15:commentEx w15:paraId="247E9CF4" w15:done="1"/>
  <w15:commentEx w15:paraId="1156ED1A" w15:done="1"/>
  <w15:commentEx w15:paraId="4B29EEEE" w15:done="1"/>
  <w15:commentEx w15:paraId="2F12ED8D" w15:paraIdParent="4B29EEEE" w15:done="1"/>
  <w15:commentEx w15:paraId="19972D14" w15:done="1"/>
  <w15:commentEx w15:paraId="51EC2B91" w15:done="1"/>
  <w15:commentEx w15:paraId="048F0121" w15:paraIdParent="51EC2B91" w15:done="1"/>
  <w15:commentEx w15:paraId="53AE3CE0" w15:done="1"/>
  <w15:commentEx w15:paraId="199B8EC8" w15:done="1"/>
  <w15:commentEx w15:paraId="1D222033" w15:done="1"/>
  <w15:commentEx w15:paraId="0ABA67ED" w15:done="1"/>
  <w15:commentEx w15:paraId="7384A1E5" w15:done="1"/>
  <w15:commentEx w15:paraId="11975199" w15:paraIdParent="7384A1E5" w15:done="1"/>
  <w15:commentEx w15:paraId="4D25E32E" w15:paraIdParent="7384A1E5" w15:done="1"/>
  <w15:commentEx w15:paraId="0C6EA1E5" w15:paraIdParent="7384A1E5" w15:done="1"/>
  <w15:commentEx w15:paraId="7D9AEBFA" w15:done="1"/>
  <w15:commentEx w15:paraId="775EE1EC" w15:done="1"/>
  <w15:commentEx w15:paraId="360954C3" w15:done="1"/>
  <w15:commentEx w15:paraId="2D23736B" w15:done="1"/>
  <w15:commentEx w15:paraId="46DE8C5A" w15:done="1"/>
  <w15:commentEx w15:paraId="14D3E146" w15:done="1"/>
  <w15:commentEx w15:paraId="0DDCC076" w15:done="1"/>
  <w15:commentEx w15:paraId="0A4E5CD0" w15:done="1"/>
  <w15:commentEx w15:paraId="38CF0BCC" w15:done="1"/>
  <w15:commentEx w15:paraId="7A2AC3ED" w15:done="1"/>
  <w15:commentEx w15:paraId="32BD71B8" w15:done="1"/>
  <w15:commentEx w15:paraId="28449A7A" w15:paraIdParent="32BD71B8" w15:done="1"/>
  <w15:commentEx w15:paraId="2330C558" w15:paraIdParent="32BD71B8" w15:done="1"/>
  <w15:commentEx w15:paraId="74C28CE2" w15:done="1"/>
  <w15:commentEx w15:paraId="60083DD5" w15:done="1"/>
  <w15:commentEx w15:paraId="6CB7FE52" w15:done="1"/>
  <w15:commentEx w15:paraId="03AC3FB7" w15:paraIdParent="6CB7FE52" w15:done="1"/>
  <w15:commentEx w15:paraId="1F75E375" w15:done="1"/>
  <w15:commentEx w15:paraId="3BB9066C" w15:paraIdParent="1F75E375" w15:done="1"/>
  <w15:commentEx w15:paraId="6B5A660C" w15:paraIdParent="1F75E375" w15:done="1"/>
  <w15:commentEx w15:paraId="36BE9BA2" w15:paraIdParent="1F75E375" w15:done="1"/>
  <w15:commentEx w15:paraId="560CA6AA" w15:done="1"/>
  <w15:commentEx w15:paraId="62DE2231" w15:done="1"/>
  <w15:commentEx w15:paraId="3AAA23D6" w15:done="1"/>
  <w15:commentEx w15:paraId="34070F88" w15:done="1"/>
  <w15:commentEx w15:paraId="329077ED" w15:paraIdParent="34070F88" w15:done="1"/>
  <w15:commentEx w15:paraId="251B2EB2" w15:done="1"/>
  <w15:commentEx w15:paraId="26D81B9D" w15:done="1"/>
  <w15:commentEx w15:paraId="516E6E47" w15:done="1"/>
  <w15:commentEx w15:paraId="1F1D1AB2" w15:paraIdParent="516E6E47" w15:done="1"/>
  <w15:commentEx w15:paraId="4AAC14CF" w15:done="1"/>
  <w15:commentEx w15:paraId="438D1468" w15:done="1"/>
  <w15:commentEx w15:paraId="4CCF27A5" w15:done="1"/>
  <w15:commentEx w15:paraId="68863F45" w15:done="1"/>
  <w15:commentEx w15:paraId="7964C215" w15:done="1"/>
  <w15:commentEx w15:paraId="470EEAD1" w15:paraIdParent="7964C215" w15:done="1"/>
  <w15:commentEx w15:paraId="4B76D9C8" w15:paraIdParent="7964C215" w15:done="1"/>
  <w15:commentEx w15:paraId="331A06D9" w15:done="1"/>
  <w15:commentEx w15:paraId="39DEA7B0" w15:done="1"/>
  <w15:commentEx w15:paraId="0B2C21D1" w15:done="1"/>
  <w15:commentEx w15:paraId="647075A9" w15:done="1"/>
  <w15:commentEx w15:paraId="261E3515" w15:paraIdParent="647075A9" w15:done="1"/>
  <w15:commentEx w15:paraId="4BAE3C84" w15:done="1"/>
  <w15:commentEx w15:paraId="0CAA4F40" w15:paraIdParent="4BAE3C84" w15:done="1"/>
  <w15:commentEx w15:paraId="027AAD5D" w15:done="1"/>
  <w15:commentEx w15:paraId="442A42ED" w15:paraIdParent="027AAD5D" w15:done="1"/>
  <w15:commentEx w15:paraId="3925D7AC" w15:paraIdParent="027AAD5D" w15:done="1"/>
  <w15:commentEx w15:paraId="20F3DC78" w15:done="1"/>
  <w15:commentEx w15:paraId="219487DB" w15:done="1"/>
  <w15:commentEx w15:paraId="7812B998" w15:done="1"/>
  <w15:commentEx w15:paraId="7FD3E38B" w15:paraIdParent="7812B998" w15:done="1"/>
  <w15:commentEx w15:paraId="5A42B6BD" w15:done="1"/>
  <w15:commentEx w15:paraId="441B9D96" w15:done="1"/>
  <w15:commentEx w15:paraId="12656566" w15:done="1"/>
  <w15:commentEx w15:paraId="26995917" w15:done="1"/>
  <w15:commentEx w15:paraId="6EAB388C" w15:done="1"/>
  <w15:commentEx w15:paraId="7DED0B44" w15:done="1"/>
  <w15:commentEx w15:paraId="5F5C5D78" w15:done="1"/>
  <w15:commentEx w15:paraId="4AC03591" w15:done="1"/>
  <w15:commentEx w15:paraId="374E5EB3" w15:done="1"/>
  <w15:commentEx w15:paraId="13DCCB53" w15:done="1"/>
  <w15:commentEx w15:paraId="1C9CD43F" w15:done="1"/>
  <w15:commentEx w15:paraId="6F33A04E" w15:paraIdParent="1C9CD43F" w15:done="1"/>
  <w15:commentEx w15:paraId="760E94FC" w15:paraIdParent="1C9CD43F" w15:done="1"/>
  <w15:commentEx w15:paraId="34AFBC80" w15:done="1"/>
  <w15:commentEx w15:paraId="66792FA6" w15:done="1"/>
  <w15:commentEx w15:paraId="632DBBFB" w15:paraIdParent="66792FA6" w15:done="1"/>
  <w15:commentEx w15:paraId="0CA95E0C" w15:done="1"/>
  <w15:commentEx w15:paraId="164BA8EA" w15:done="1"/>
  <w15:commentEx w15:paraId="3CB8E7CB" w15:paraIdParent="164BA8EA" w15:done="1"/>
  <w15:commentEx w15:paraId="55815462" w15:done="1"/>
  <w15:commentEx w15:paraId="12E2D33A" w15:done="1"/>
  <w15:commentEx w15:paraId="75DBB2D0" w15:done="1"/>
  <w15:commentEx w15:paraId="1D0E382C" w15:paraIdParent="75DBB2D0" w15:done="1"/>
  <w15:commentEx w15:paraId="5FD465F6" w15:paraIdParent="75DBB2D0" w15:done="1"/>
  <w15:commentEx w15:paraId="2619C782" w15:done="1"/>
  <w15:commentEx w15:paraId="04AC205C" w15:done="1"/>
  <w15:commentEx w15:paraId="5C530CE0" w15:done="1"/>
  <w15:commentEx w15:paraId="23DFC7D5" w15:done="1"/>
  <w15:commentEx w15:paraId="7B12A05F" w15:done="1"/>
  <w15:commentEx w15:paraId="5146B40F" w15:done="1"/>
  <w15:commentEx w15:paraId="66D127C0" w15:done="1"/>
  <w15:commentEx w15:paraId="385D9738" w15:done="1"/>
  <w15:commentEx w15:paraId="373F886B" w15:done="1"/>
  <w15:commentEx w15:paraId="44A052F7" w15:done="1"/>
  <w15:commentEx w15:paraId="739424FE" w15:done="1"/>
  <w15:commentEx w15:paraId="3EA2BCDE" w15:done="1"/>
  <w15:commentEx w15:paraId="746F1781" w15:done="1"/>
  <w15:commentEx w15:paraId="542B12C6" w15:done="1"/>
  <w15:commentEx w15:paraId="6FE28077" w15:paraIdParent="542B12C6" w15:done="1"/>
  <w15:commentEx w15:paraId="49C6E09E" w15:done="1"/>
  <w15:commentEx w15:paraId="1F6B15B1" w15:done="1"/>
  <w15:commentEx w15:paraId="21002850" w15:done="1"/>
  <w15:commentEx w15:paraId="3259D665" w15:paraIdParent="21002850" w15:done="1"/>
  <w15:commentEx w15:paraId="3750B568" w15:done="1"/>
  <w15:commentEx w15:paraId="6E27434D" w15:done="1"/>
  <w15:commentEx w15:paraId="4B0090EF" w15:done="1"/>
  <w15:commentEx w15:paraId="768A00B5" w15:done="1"/>
  <w15:commentEx w15:paraId="348ACE24" w15:done="1"/>
  <w15:commentEx w15:paraId="5B7DA1D5" w15:done="0"/>
  <w15:commentEx w15:paraId="621E92BF" w15:done="1"/>
  <w15:commentEx w15:paraId="48D9670E" w15:done="1"/>
  <w15:commentEx w15:paraId="019BCDB1" w15:done="1"/>
  <w15:commentEx w15:paraId="741DD5FB" w15:done="1"/>
  <w15:commentEx w15:paraId="582E5553" w15:paraIdParent="741DD5FB" w15:done="1"/>
  <w15:commentEx w15:paraId="28CFB329" w15:paraIdParent="741DD5FB" w15:done="1"/>
  <w15:commentEx w15:paraId="32441EFA" w15:paraIdParent="741DD5FB" w15:done="1"/>
  <w15:commentEx w15:paraId="32067EBC" w15:done="1"/>
  <w15:commentEx w15:paraId="25875BA6" w15:done="1"/>
  <w15:commentEx w15:paraId="11DBB201" w15:done="1"/>
  <w15:commentEx w15:paraId="163603AB" w15:paraIdParent="11DBB201" w15:done="1"/>
  <w15:commentEx w15:paraId="1DC141DB" w15:done="1"/>
  <w15:commentEx w15:paraId="1E59EC1A" w15:done="1"/>
  <w15:commentEx w15:paraId="56CCCAAB" w15:done="1"/>
  <w15:commentEx w15:paraId="036FB9A2" w15:done="1"/>
  <w15:commentEx w15:paraId="44BFDF94" w15:done="1"/>
  <w15:commentEx w15:paraId="4C2ED59D" w15:done="1"/>
  <w15:commentEx w15:paraId="317C9955" w15:done="1"/>
  <w15:commentEx w15:paraId="4EB785EC" w15:done="1"/>
  <w15:commentEx w15:paraId="6832C057" w15:done="1"/>
  <w15:commentEx w15:paraId="3514EE08" w15:done="1"/>
  <w15:commentEx w15:paraId="1A58ED57" w15:done="1"/>
  <w15:commentEx w15:paraId="2F15A73C" w15:done="1"/>
  <w15:commentEx w15:paraId="6895781F" w15:done="1"/>
  <w15:commentEx w15:paraId="11825A9F" w15:done="1"/>
  <w15:commentEx w15:paraId="170D5038" w15:done="1"/>
  <w15:commentEx w15:paraId="3A659999" w15:done="1"/>
  <w15:commentEx w15:paraId="3652C526" w15:done="1"/>
  <w15:commentEx w15:paraId="53934022" w15:done="1"/>
  <w15:commentEx w15:paraId="46C658C2" w15:done="0"/>
  <w15:commentEx w15:paraId="3AD9793E" w15:done="1"/>
  <w15:commentEx w15:paraId="4FB30DEA" w15:paraIdParent="3AD9793E" w15:done="1"/>
  <w15:commentEx w15:paraId="20407A0B" w15:done="1"/>
  <w15:commentEx w15:paraId="770912DB" w15:done="1"/>
  <w15:commentEx w15:paraId="42449D05" w15:paraIdParent="770912DB" w15:done="1"/>
  <w15:commentEx w15:paraId="6DCA5A4B" w15:paraIdParent="770912DB" w15:done="1"/>
  <w15:commentEx w15:paraId="08A6B8CF" w15:paraIdParent="770912DB" w15:done="1"/>
  <w15:commentEx w15:paraId="0EA1F079" w15:done="1"/>
  <w15:commentEx w15:paraId="348AA76C" w15:done="1"/>
  <w15:commentEx w15:paraId="791C884D" w15:done="1"/>
  <w15:commentEx w15:paraId="3F255EC2" w15:done="1"/>
  <w15:commentEx w15:paraId="76654FE3" w15:paraIdParent="3F255EC2" w15:done="1"/>
  <w15:commentEx w15:paraId="746FE45D" w15:paraIdParent="3F255EC2" w15:done="1"/>
  <w15:commentEx w15:paraId="05D1598B" w15:done="1"/>
  <w15:commentEx w15:paraId="44684F9D" w15:done="1"/>
  <w15:commentEx w15:paraId="11890CA7" w15:paraIdParent="44684F9D" w15:done="1"/>
  <w15:commentEx w15:paraId="19420E6E" w15:paraIdParent="44684F9D" w15:done="1"/>
  <w15:commentEx w15:paraId="7956ABA6" w15:done="1"/>
  <w15:commentEx w15:paraId="1CDE4084" w15:done="1"/>
  <w15:commentEx w15:paraId="377CC4D1" w15:done="1"/>
  <w15:commentEx w15:paraId="33EB8909" w15:done="1"/>
  <w15:commentEx w15:paraId="1EB15CC5" w15:done="1"/>
  <w15:commentEx w15:paraId="142073E5" w15:done="1"/>
  <w15:commentEx w15:paraId="0003D140" w15:paraIdParent="142073E5" w15:done="1"/>
  <w15:commentEx w15:paraId="6D3CBED8" w15:done="1"/>
  <w15:commentEx w15:paraId="75657625" w15:done="1"/>
  <w15:commentEx w15:paraId="0AD50E2E" w15:done="1"/>
  <w15:commentEx w15:paraId="4A6E9C7D" w15:paraIdParent="0AD50E2E" w15:done="1"/>
  <w15:commentEx w15:paraId="4BEFBE04" w15:paraIdParent="0AD50E2E" w15:done="1"/>
  <w15:commentEx w15:paraId="449E8126" w15:paraIdParent="0AD50E2E" w15:done="1"/>
  <w15:commentEx w15:paraId="796AB903" w15:paraIdParent="0AD50E2E" w15:done="1"/>
  <w15:commentEx w15:paraId="5FE5E900" w15:done="1"/>
  <w15:commentEx w15:paraId="0AE203B7" w15:done="1"/>
  <w15:commentEx w15:paraId="3E75BF18" w15:paraIdParent="0AE203B7" w15:done="1"/>
  <w15:commentEx w15:paraId="7BDBF0E4" w15:paraIdParent="0AE203B7" w15:done="1"/>
  <w15:commentEx w15:paraId="65F55DE4" w15:paraIdParent="0AE203B7" w15:done="1"/>
  <w15:commentEx w15:paraId="67106AE0" w15:done="1"/>
  <w15:commentEx w15:paraId="164B0D73" w15:paraIdParent="67106AE0" w15:done="1"/>
  <w15:commentEx w15:paraId="346C3CA0" w15:paraIdParent="67106AE0" w15:done="1"/>
  <w15:commentEx w15:paraId="2C286132" w15:done="1"/>
  <w15:commentEx w15:paraId="1F847AD5" w15:done="1"/>
  <w15:commentEx w15:paraId="3DAD058D" w15:paraIdParent="1F847AD5" w15:done="1"/>
  <w15:commentEx w15:paraId="14AF0CD5" w15:done="1"/>
  <w15:commentEx w15:paraId="1A8BF337" w15:done="1"/>
  <w15:commentEx w15:paraId="53A1BA67" w15:done="1"/>
  <w15:commentEx w15:paraId="374FA45C" w15:done="1"/>
  <w15:commentEx w15:paraId="33D9103E" w15:done="1"/>
  <w15:commentEx w15:paraId="1A5F8F23" w15:done="1"/>
  <w15:commentEx w15:paraId="39638954" w15:done="1"/>
  <w15:commentEx w15:paraId="0BFDA676" w15:paraIdParent="39638954" w15:done="1"/>
  <w15:commentEx w15:paraId="310917ED" w15:paraIdParent="39638954" w15:done="1"/>
  <w15:commentEx w15:paraId="7F4D8B50" w15:done="0"/>
  <w15:commentEx w15:paraId="7F101B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F5AF9B" w16cex:dateUtc="2026-09-01T19:49:00Z"/>
  <w16cex:commentExtensible w16cex:durableId="68298377" w16cex:dateUtc="2026-09-01T20:15:00Z">
    <w16cex:extLst>
      <w16:ext w16:uri="{CE6994B0-6A32-4C9F-8C6B-6E91EDA988CE}">
        <cr:reactions xmlns:cr="http://schemas.microsoft.com/office/comments/2020/reactions">
          <cr:reaction reactionType="1">
            <cr:reactionInfo dateUtc="2026-09-01T20:16:38Z">
              <cr:user userId="S::kande120@kent.edu::71d0f1ec-66db-465c-9160-81dd6a36e785" userProvider="AD" userName="Anderson, Kenneth"/>
            </cr:reactionInfo>
          </cr:reaction>
        </cr:reactions>
      </w16:ext>
    </w16cex:extLst>
  </w16cex:commentExtensible>
  <w16cex:commentExtensible w16cex:durableId="60899960" w16cex:dateUtc="2026-09-30T14:47:00Z"/>
  <w16cex:commentExtensible w16cex:durableId="3D0D1EDE" w16cex:dateUtc="2026-10-08T18:43:00Z">
    <w16cex:extLst>
      <w16:ext w16:uri="{CE6994B0-6A32-4C9F-8C6B-6E91EDA988CE}">
        <cr:reactions xmlns:cr="http://schemas.microsoft.com/office/comments/2020/reactions">
          <cr:reaction reactionType="1">
            <cr:reactionInfo dateUtc="2026-10-08T18:44:13Z">
              <cr:user userId="S::kande120@kent.edu::71d0f1ec-66db-465c-9160-81dd6a36e785" userProvider="AD" userName="Anderson, Kenneth"/>
            </cr:reactionInfo>
          </cr:reaction>
        </cr:reactions>
      </w16:ext>
    </w16cex:extLst>
  </w16cex:commentExtensible>
  <w16cex:commentExtensible w16cex:durableId="73E86915" w16cex:dateUtc="2026-10-08T18:40:00Z"/>
  <w16cex:commentExtensible w16cex:durableId="2E5EF92D" w16cex:dateUtc="2026-09-25T00:26:00Z">
    <w16cex:extLst>
      <w16:ext w16:uri="{CE6994B0-6A32-4C9F-8C6B-6E91EDA988CE}">
        <cr:reactions xmlns:cr="http://schemas.microsoft.com/office/comments/2020/reactions">
          <cr:reaction reactionType="1">
            <cr:reactionInfo dateUtc="2026-09-30T14:49:47Z">
              <cr:user userId="S::kmcclun_bgsu.edu#ext#@ksuprod.onmicrosoft.com::2d53201f-78ed-4bf4-9ffd-0f7ba4a8aabe" userProvider="AD" userName="Kevin E McCluney"/>
            </cr:reactionInfo>
          </cr:reaction>
        </cr:reactions>
      </w16:ext>
    </w16cex:extLst>
  </w16cex:commentExtensible>
  <w16cex:commentExtensible w16cex:durableId="67BDDD97" w16cex:dateUtc="2026-09-28T17:49:00Z"/>
  <w16cex:commentExtensible w16cex:durableId="0D914058" w16cex:dateUtc="2026-09-28T22:41:00Z"/>
  <w16cex:commentExtensible w16cex:durableId="65930BCE" w16cex:dateUtc="2026-09-25T00:28:00Z"/>
  <w16cex:commentExtensible w16cex:durableId="055FA6FB" w16cex:dateUtc="2026-09-09T20:02:00Z"/>
  <w16cex:commentExtensible w16cex:durableId="0BA68F13" w16cex:dateUtc="2026-09-09T20:03:00Z"/>
  <w16cex:commentExtensible w16cex:durableId="2D349513" w16cex:dateUtc="2026-09-09T19:59:00Z"/>
  <w16cex:commentExtensible w16cex:durableId="315F602F" w16cex:dateUtc="2026-09-14T20:06:00Z"/>
  <w16cex:commentExtensible w16cex:durableId="411B62A9" w16cex:dateUtc="2026-09-14T15:16:00Z"/>
  <w16cex:commentExtensible w16cex:durableId="7D9C0FAB" w16cex:dateUtc="2026-08-26T13:35:00Z"/>
  <w16cex:commentExtensible w16cex:durableId="618E7751" w16cex:dateUtc="2026-09-14T15:12:00Z"/>
  <w16cex:commentExtensible w16cex:durableId="76F9CC37" w16cex:dateUtc="2026-09-14T15:13:00Z"/>
  <w16cex:commentExtensible w16cex:durableId="01D1C36E" w16cex:dateUtc="2026-09-14T15:32:00Z"/>
  <w16cex:commentExtensible w16cex:durableId="54991B69" w16cex:dateUtc="2026-09-14T20:12:00Z"/>
  <w16cex:commentExtensible w16cex:durableId="351F53C1" w16cex:dateUtc="2026-09-30T15:01:00Z"/>
  <w16cex:commentExtensible w16cex:durableId="44A76127" w16cex:dateUtc="2026-08-26T12:39:00Z"/>
  <w16cex:commentExtensible w16cex:durableId="48976E91" w16cex:dateUtc="2026-09-14T15:46:00Z"/>
  <w16cex:commentExtensible w16cex:durableId="502F91A9" w16cex:dateUtc="2026-09-21T20:46:00Z"/>
  <w16cex:commentExtensible w16cex:durableId="04051381" w16cex:dateUtc="2026-08-26T12:45:00Z"/>
  <w16cex:commentExtensible w16cex:durableId="77B7F876" w16cex:dateUtc="2026-09-14T15:42:00Z">
    <w16cex:extLst>
      <w16:ext w16:uri="{CE6994B0-6A32-4C9F-8C6B-6E91EDA988CE}">
        <cr:reactions xmlns:cr="http://schemas.microsoft.com/office/comments/2020/reactions">
          <cr:reaction reactionType="1">
            <cr:reactionInfo dateUtc="2026-09-14T20:13:05Z">
              <cr:user userId="S::winston.201_osu.edu#ext#@ksuprod.onmicrosoft.com::a4019b13-baf5-41b4-b749-2cd857cfa2a5" userProvider="AD" userName="Winston, Ryan"/>
            </cr:reactionInfo>
          </cr:reaction>
        </cr:reactions>
      </w16:ext>
    </w16cex:extLst>
  </w16cex:commentExtensible>
  <w16cex:commentExtensible w16cex:durableId="3143C463" w16cex:dateUtc="2026-09-14T17:10:00Z"/>
  <w16cex:commentExtensible w16cex:durableId="3A6E208C" w16cex:dateUtc="2026-09-14T20:14:00Z"/>
  <w16cex:commentExtensible w16cex:durableId="53B2F3E7" w16cex:dateUtc="2026-09-14T15:52:00Z"/>
  <w16cex:commentExtensible w16cex:durableId="3DED1E6A" w16cex:dateUtc="2026-09-25T00:57:00Z"/>
  <w16cex:commentExtensible w16cex:durableId="2E67CFFB" w16cex:dateUtc="2026-08-26T12:46:00Z"/>
  <w16cex:commentExtensible w16cex:durableId="1874FB5F" w16cex:dateUtc="2026-09-24T18:42:00Z"/>
  <w16cex:commentExtensible w16cex:durableId="674F3B7C" w16cex:dateUtc="2026-09-14T20:18:00Z"/>
  <w16cex:commentExtensible w16cex:durableId="5BDF8A5D" w16cex:dateUtc="2026-09-14T20:16:00Z"/>
  <w16cex:commentExtensible w16cex:durableId="0A6F490E" w16cex:dateUtc="2026-09-14T15:58:00Z"/>
  <w16cex:commentExtensible w16cex:durableId="5AB75460" w16cex:dateUtc="2026-09-25T19:44:00Z"/>
  <w16cex:commentExtensible w16cex:durableId="02D681C2" w16cex:dateUtc="2026-08-26T12:47:00Z"/>
  <w16cex:commentExtensible w16cex:durableId="2B80D3FF" w16cex:dateUtc="2026-08-26T12:47:00Z"/>
  <w16cex:commentExtensible w16cex:durableId="5D5960BF" w16cex:dateUtc="2026-08-26T12:48:00Z"/>
  <w16cex:commentExtensible w16cex:durableId="209D5A3B" w16cex:dateUtc="2026-09-25T19:45:00Z"/>
  <w16cex:commentExtensible w16cex:durableId="1ED21BE8" w16cex:dateUtc="2026-09-25T19:46:00Z"/>
  <w16cex:commentExtensible w16cex:durableId="6621ABFA" w16cex:dateUtc="2026-09-14T16:11:00Z"/>
  <w16cex:commentExtensible w16cex:durableId="3580A265" w16cex:dateUtc="2026-09-14T20:21:00Z"/>
  <w16cex:commentExtensible w16cex:durableId="4F9B5B4F" w16cex:dateUtc="2026-09-14T16:21:00Z"/>
  <w16cex:commentExtensible w16cex:durableId="63F987E9" w16cex:dateUtc="2026-09-25T19:47:00Z"/>
  <w16cex:commentExtensible w16cex:durableId="4A692118" w16cex:dateUtc="2026-10-01T15:29:00Z"/>
  <w16cex:commentExtensible w16cex:durableId="35F5CA59" w16cex:dateUtc="2026-09-25T15:29:00Z"/>
  <w16cex:commentExtensible w16cex:durableId="2F2BB4AF" w16cex:dateUtc="2026-09-21T14:54:00Z"/>
  <w16cex:commentExtensible w16cex:durableId="5C543CFF" w16cex:dateUtc="2026-09-14T20:28:00Z"/>
  <w16cex:commentExtensible w16cex:durableId="5137CA2C" w16cex:dateUtc="2026-09-29T17:23:00Z"/>
  <w16cex:commentExtensible w16cex:durableId="610155C9" w16cex:dateUtc="2026-09-25T19:49:00Z"/>
  <w16cex:commentExtensible w16cex:durableId="0E4905D4" w16cex:dateUtc="2026-09-25T19:51:00Z"/>
  <w16cex:commentExtensible w16cex:durableId="516F5221" w16cex:dateUtc="2026-09-25T19:51:00Z"/>
  <w16cex:commentExtensible w16cex:durableId="38050FE0" w16cex:dateUtc="2026-09-25T16:05:00Z"/>
  <w16cex:commentExtensible w16cex:durableId="7B54EFB5" w16cex:dateUtc="2026-09-14T18:11:00Z"/>
  <w16cex:commentExtensible w16cex:durableId="497DB481" w16cex:dateUtc="2026-09-25T19:52:00Z"/>
  <w16cex:commentExtensible w16cex:durableId="56EE9AA5" w16cex:dateUtc="2026-09-25T19:55:00Z"/>
  <w16cex:commentExtensible w16cex:durableId="7791DA2F" w16cex:dateUtc="2026-10-09T18:08:00Z"/>
  <w16cex:commentExtensible w16cex:durableId="78F1DAA9" w16cex:dateUtc="2026-09-09T19:31:00Z"/>
  <w16cex:commentExtensible w16cex:durableId="642E207B" w16cex:dateUtc="2026-09-15T13:56:00Z"/>
  <w16cex:commentExtensible w16cex:durableId="53CBE0C0" w16cex:dateUtc="2026-09-11T12:11:00Z"/>
  <w16cex:commentExtensible w16cex:durableId="35D4B772" w16cex:dateUtc="2026-09-14T20:35:00Z"/>
  <w16cex:commentExtensible w16cex:durableId="61DEAA86" w16cex:dateUtc="2026-09-25T20:05:00Z"/>
  <w16cex:commentExtensible w16cex:durableId="6646756B" w16cex:dateUtc="2026-09-25T20:08:00Z"/>
  <w16cex:commentExtensible w16cex:durableId="5B023520" w16cex:dateUtc="2026-09-29T17:28:00Z"/>
  <w16cex:commentExtensible w16cex:durableId="2EB52FC3" w16cex:dateUtc="2026-09-15T14:42:00Z"/>
  <w16cex:commentExtensible w16cex:durableId="3E266211" w16cex:dateUtc="2026-09-25T20:11:00Z"/>
  <w16cex:commentExtensible w16cex:durableId="2C549988" w16cex:dateUtc="2026-09-14T20:37:00Z"/>
  <w16cex:commentExtensible w16cex:durableId="63ACE74E" w16cex:dateUtc="2026-09-29T17:37:00Z"/>
  <w16cex:commentExtensible w16cex:durableId="62DCB1D9" w16cex:dateUtc="2026-09-11T12:12:00Z"/>
  <w16cex:commentExtensible w16cex:durableId="7F0D14EB" w16cex:dateUtc="2026-09-21T20:51:00Z"/>
  <w16cex:commentExtensible w16cex:durableId="7BA7B4A7" w16cex:dateUtc="2026-09-28T14:46:00Z"/>
  <w16cex:commentExtensible w16cex:durableId="0CC98AEF" w16cex:dateUtc="2026-09-28T15:09:00Z"/>
  <w16cex:commentExtensible w16cex:durableId="2A5B26A5" w16cex:dateUtc="2026-09-15T14:05:00Z"/>
  <w16cex:commentExtensible w16cex:durableId="4FD3F5DE" w16cex:dateUtc="2026-09-09T20:07:00Z"/>
  <w16cex:commentExtensible w16cex:durableId="18DDF901" w16cex:dateUtc="2026-09-25T20:13:00Z"/>
  <w16cex:commentExtensible w16cex:durableId="7B194AB7" w16cex:dateUtc="2026-09-14T20:38:00Z"/>
  <w16cex:commentExtensible w16cex:durableId="20200DCD" w16cex:dateUtc="2026-09-15T14:27:00Z"/>
  <w16cex:commentExtensible w16cex:durableId="4061E0F6" w16cex:dateUtc="2026-09-14T20:57:00Z"/>
  <w16cex:commentExtensible w16cex:durableId="2B0AB825" w16cex:dateUtc="2026-09-25T20:15:00Z"/>
  <w16cex:commentExtensible w16cex:durableId="1B635330" w16cex:dateUtc="2026-09-29T17:32:00Z"/>
  <w16cex:commentExtensible w16cex:durableId="73DE7B6A" w16cex:dateUtc="2026-10-09T18:13:00Z"/>
  <w16cex:commentExtensible w16cex:durableId="7C072A5D" w16cex:dateUtc="2026-09-14T20:58:00Z"/>
  <w16cex:commentExtensible w16cex:durableId="085965A9" w16cex:dateUtc="2026-09-14T20:59:00Z"/>
  <w16cex:commentExtensible w16cex:durableId="6865F33F" w16cex:dateUtc="2026-09-15T13:44:00Z"/>
  <w16cex:commentExtensible w16cex:durableId="6FFF908C" w16cex:dateUtc="2026-09-15T14:39:00Z"/>
  <w16cex:commentExtensible w16cex:durableId="16C2E81D" w16cex:dateUtc="2026-09-14T21:00:00Z"/>
  <w16cex:commentExtensible w16cex:durableId="1D6E91D0" w16cex:dateUtc="2026-09-14T21:02:00Z"/>
  <w16cex:commentExtensible w16cex:durableId="739BAAE1" w16cex:dateUtc="2026-09-15T19:25:00Z"/>
  <w16cex:commentExtensible w16cex:durableId="547D5A69" w16cex:dateUtc="2026-09-25T20:17:00Z"/>
  <w16cex:commentExtensible w16cex:durableId="0C958F5A" w16cex:dateUtc="2026-09-14T21:02:00Z"/>
  <w16cex:commentExtensible w16cex:durableId="1CB1BDD3" w16cex:dateUtc="2026-09-15T13:56:00Z"/>
  <w16cex:commentExtensible w16cex:durableId="5C8C607B" w16cex:dateUtc="2026-09-15T14:48:00Z"/>
  <w16cex:commentExtensible w16cex:durableId="6E49A208" w16cex:dateUtc="2026-09-15T16:50:00Z"/>
  <w16cex:commentExtensible w16cex:durableId="0439D913" w16cex:dateUtc="2026-09-28T16:46:00Z"/>
  <w16cex:commentExtensible w16cex:durableId="7477DA1F" w16cex:dateUtc="2026-09-30T15:28:00Z"/>
  <w16cex:commentExtensible w16cex:durableId="421EF397" w16cex:dateUtc="2026-09-15T13:52:00Z"/>
  <w16cex:commentExtensible w16cex:durableId="2F00A13B" w16cex:dateUtc="2026-09-15T19:10:00Z"/>
  <w16cex:commentExtensible w16cex:durableId="66FBAC9A" w16cex:dateUtc="2026-09-25T20:21:00Z"/>
  <w16cex:commentExtensible w16cex:durableId="00D9A835" w16cex:dateUtc="2026-09-25T17:04:00Z"/>
  <w16cex:commentExtensible w16cex:durableId="10CE7420" w16cex:dateUtc="2026-09-25T20:23:00Z"/>
  <w16cex:commentExtensible w16cex:durableId="350D337D" w16cex:dateUtc="2026-09-15T13:54:00Z"/>
  <w16cex:commentExtensible w16cex:durableId="6DB6EB72" w16cex:dateUtc="2026-09-15T14:26:00Z"/>
  <w16cex:commentExtensible w16cex:durableId="4A41A6D6" w16cex:dateUtc="2026-09-15T15:35:00Z"/>
  <w16cex:commentExtensible w16cex:durableId="5A28FF54" w16cex:dateUtc="2026-09-15T15:41:00Z"/>
  <w16cex:commentExtensible w16cex:durableId="6A042F8E" w16cex:dateUtc="2026-10-08T18:49:00Z"/>
  <w16cex:commentExtensible w16cex:durableId="7E7E912A" w16cex:dateUtc="2026-10-08T18:52:00Z"/>
  <w16cex:commentExtensible w16cex:durableId="1270F7A2" w16cex:dateUtc="2026-09-15T15:49:00Z"/>
  <w16cex:commentExtensible w16cex:durableId="10BF528B" w16cex:dateUtc="2026-10-01T15:40:00Z"/>
  <w16cex:commentExtensible w16cex:durableId="081A8F83" w16cex:dateUtc="2026-10-01T16:16:00Z"/>
  <w16cex:commentExtensible w16cex:durableId="5D7C4955" w16cex:dateUtc="2026-10-08T18:50:00Z"/>
  <w16cex:commentExtensible w16cex:durableId="40B6865D" w16cex:dateUtc="2026-09-15T15:54:00Z"/>
  <w16cex:commentExtensible w16cex:durableId="3CC8857D" w16cex:dateUtc="2026-10-08T18:52:00Z"/>
  <w16cex:commentExtensible w16cex:durableId="30DAA11A" w16cex:dateUtc="2026-10-08T19:04:00Z"/>
  <w16cex:commentExtensible w16cex:durableId="476EF084" w16cex:dateUtc="2026-10-08T19:21:00Z"/>
  <w16cex:commentExtensible w16cex:durableId="76E722FA" w16cex:dateUtc="2026-09-15T19:14:00Z"/>
  <w16cex:commentExtensible w16cex:durableId="74C2B120" w16cex:dateUtc="2026-09-25T20:25:00Z"/>
  <w16cex:commentExtensible w16cex:durableId="6CC57F82" w16cex:dateUtc="2026-09-30T15:34:00Z"/>
  <w16cex:commentExtensible w16cex:durableId="5C30ED76" w16cex:dateUtc="2026-09-30T15:39:00Z"/>
  <w16cex:commentExtensible w16cex:durableId="46025CFC" w16cex:dateUtc="2026-10-01T15:42:00Z"/>
  <w16cex:commentExtensible w16cex:durableId="2810AFD1" w16cex:dateUtc="2026-09-15T19:31:00Z"/>
  <w16cex:commentExtensible w16cex:durableId="4F5D2388" w16cex:dateUtc="2026-09-21T15:09:00Z"/>
  <w16cex:commentExtensible w16cex:durableId="46695090" w16cex:dateUtc="2026-09-15T19:21:00Z"/>
  <w16cex:commentExtensible w16cex:durableId="6BFEB7F5" w16cex:dateUtc="2026-09-15T19:32:00Z"/>
  <w16cex:commentExtensible w16cex:durableId="558B60C3" w16cex:dateUtc="2026-09-29T18:50:00Z"/>
  <w16cex:commentExtensible w16cex:durableId="56AD84DA" w16cex:dateUtc="2026-09-30T15:35:00Z"/>
  <w16cex:commentExtensible w16cex:durableId="012561EB" w16cex:dateUtc="2026-09-15T19:22:00Z"/>
  <w16cex:commentExtensible w16cex:durableId="31443239" w16cex:dateUtc="2026-09-28T14:47:00Z"/>
  <w16cex:commentExtensible w16cex:durableId="298DFA19" w16cex:dateUtc="2026-09-25T20:29:00Z"/>
  <w16cex:commentExtensible w16cex:durableId="1718609D" w16cex:dateUtc="2026-09-29T18:16:00Z"/>
  <w16cex:commentExtensible w16cex:durableId="34AB814B" w16cex:dateUtc="2026-09-29T18:15:00Z"/>
  <w16cex:commentExtensible w16cex:durableId="1BB928E8" w16cex:dateUtc="2026-09-09T19:31:00Z"/>
  <w16cex:commentExtensible w16cex:durableId="5C880F67" w16cex:dateUtc="2026-09-29T19:14:00Z"/>
  <w16cex:commentExtensible w16cex:durableId="1D560263" w16cex:dateUtc="2026-09-30T15:41:00Z"/>
  <w16cex:commentExtensible w16cex:durableId="6C75DC45" w16cex:dateUtc="2026-09-29T18:28:00Z"/>
  <w16cex:commentExtensible w16cex:durableId="628A3A13" w16cex:dateUtc="2026-09-29T18:29:00Z"/>
  <w16cex:commentExtensible w16cex:durableId="30578601" w16cex:dateUtc="2026-09-29T18:46:00Z"/>
  <w16cex:commentExtensible w16cex:durableId="448FEA91" w16cex:dateUtc="2026-09-21T15:12:00Z"/>
  <w16cex:commentExtensible w16cex:durableId="0217A02D" w16cex:dateUtc="2026-09-15T19:30:00Z"/>
  <w16cex:commentExtensible w16cex:durableId="3E8A9CE6" w16cex:dateUtc="2026-09-30T15:44:00Z"/>
  <w16cex:commentExtensible w16cex:durableId="36DE0483" w16cex:dateUtc="2026-09-08T15:09:00Z"/>
  <w16cex:commentExtensible w16cex:durableId="12491496" w16cex:dateUtc="2026-08-26T13:22:00Z"/>
  <w16cex:commentExtensible w16cex:durableId="49C1D1DE" w16cex:dateUtc="2026-08-28T15:07:00Z"/>
  <w16cex:commentExtensible w16cex:durableId="0E909D31" w16cex:dateUtc="2026-09-15T19:31:00Z"/>
  <w16cex:commentExtensible w16cex:durableId="7DFA9FAA" w16cex:dateUtc="2026-09-30T15:48:00Z"/>
  <w16cex:commentExtensible w16cex:durableId="1009F123" w16cex:dateUtc="2026-09-25T20:38:00Z"/>
  <w16cex:commentExtensible w16cex:durableId="2DC80842" w16cex:dateUtc="2026-09-29T18:54:00Z"/>
  <w16cex:commentExtensible w16cex:durableId="6FC825C3" w16cex:dateUtc="2026-09-29T19:01:00Z"/>
  <w16cex:commentExtensible w16cex:durableId="39A6908D" w16cex:dateUtc="2026-09-15T19:33:00Z"/>
  <w16cex:commentExtensible w16cex:durableId="0445D348" w16cex:dateUtc="2026-09-29T19:11:00Z"/>
  <w16cex:commentExtensible w16cex:durableId="47F4F178" w16cex:dateUtc="2026-09-29T19:06:00Z"/>
  <w16cex:commentExtensible w16cex:durableId="016C3889" w16cex:dateUtc="2026-09-28T18:23:00Z"/>
  <w16cex:commentExtensible w16cex:durableId="50D4829F" w16cex:dateUtc="2026-09-29T19:01:00Z"/>
  <w16cex:commentExtensible w16cex:durableId="67A7B4EC" w16cex:dateUtc="2026-09-29T19:05:00Z"/>
  <w16cex:commentExtensible w16cex:durableId="2386E7C0" w16cex:dateUtc="2026-09-30T15:49:00Z"/>
  <w16cex:commentExtensible w16cex:durableId="32019006" w16cex:dateUtc="2026-09-29T19:07:00Z"/>
  <w16cex:commentExtensible w16cex:durableId="05BBC4DB" w16cex:dateUtc="2026-09-29T19:06:00Z"/>
  <w16cex:commentExtensible w16cex:durableId="49EAE5C2" w16cex:dateUtc="2026-09-09T23:50:00Z"/>
  <w16cex:commentExtensible w16cex:durableId="27E0F8BA" w16cex:dateUtc="2026-09-15T19:39:00Z"/>
  <w16cex:commentExtensible w16cex:durableId="7D6A222A" w16cex:dateUtc="2026-09-29T19:21:00Z"/>
  <w16cex:commentExtensible w16cex:durableId="7137082D" w16cex:dateUtc="2026-09-30T19:58:00Z"/>
  <w16cex:commentExtensible w16cex:durableId="6DC20099" w16cex:dateUtc="2026-09-15T19:44:00Z"/>
  <w16cex:commentExtensible w16cex:durableId="10B34D44" w16cex:dateUtc="2026-09-28T20:48:00Z"/>
  <w16cex:commentExtensible w16cex:durableId="6F9E0F8A" w16cex:dateUtc="2026-09-15T19:42:00Z"/>
  <w16cex:commentExtensible w16cex:durableId="37773645" w16cex:dateUtc="2026-09-11T13:51:00Z"/>
  <w16cex:commentExtensible w16cex:durableId="0655F28A" w16cex:dateUtc="2026-09-15T19:47:00Z">
    <w16cex:extLst>
      <w16:ext w16:uri="{CE6994B0-6A32-4C9F-8C6B-6E91EDA988CE}">
        <cr:reactions xmlns:cr="http://schemas.microsoft.com/office/comments/2020/reactions">
          <cr:reaction reactionType="1">
            <cr:reactionInfo dateUtc="2026-09-30T20:08:36Z">
              <cr:user userId="S::kmcclun_bgsu.edu#ext#@ksuprod.onmicrosoft.com::2d53201f-78ed-4bf4-9ffd-0f7ba4a8aabe" userProvider="AD" userName="Kevin E McCluney"/>
            </cr:reactionInfo>
          </cr:reaction>
        </cr:reactions>
      </w16:ext>
    </w16cex:extLst>
  </w16cex:commentExtensible>
  <w16cex:commentExtensible w16cex:durableId="025DB4CC" w16cex:dateUtc="2026-09-29T19:32:00Z"/>
  <w16cex:commentExtensible w16cex:durableId="48E88365" w16cex:dateUtc="2026-09-15T19:48:00Z"/>
  <w16cex:commentExtensible w16cex:durableId="24724722" w16cex:dateUtc="2026-09-11T13:50:00Z"/>
  <w16cex:commentExtensible w16cex:durableId="09170BAA" w16cex:dateUtc="2026-10-08T19:06:00Z"/>
  <w16cex:commentExtensible w16cex:durableId="3CCD22F4" w16cex:dateUtc="2026-09-29T19:17:00Z"/>
  <w16cex:commentExtensible w16cex:durableId="6021BBDB" w16cex:dateUtc="2026-09-08T15:44:00Z"/>
  <w16cex:commentExtensible w16cex:durableId="14810D42" w16cex:dateUtc="2026-10-08T19:07:00Z"/>
  <w16cex:commentExtensible w16cex:durableId="4CEE8A8A" w16cex:dateUtc="2026-09-08T15:24:00Z"/>
  <w16cex:commentExtensible w16cex:durableId="76AE8034" w16cex:dateUtc="2026-09-14T18:52:00Z"/>
  <w16cex:commentExtensible w16cex:durableId="60E9AE08" w16cex:dateUtc="2026-09-15T14:33:00Z"/>
  <w16cex:commentExtensible w16cex:durableId="318F2777" w16cex:dateUtc="2026-09-15T19:53:00Z">
    <w16cex:extLst>
      <w16:ext w16:uri="{CE6994B0-6A32-4C9F-8C6B-6E91EDA988CE}">
        <cr:reactions xmlns:cr="http://schemas.microsoft.com/office/comments/2020/reactions">
          <cr:reaction reactionType="1">
            <cr:reactionInfo dateUtc="2026-09-30T20:22:26Z">
              <cr:user userId="S::kmcclun_bgsu.edu#ext#@ksuprod.onmicrosoft.com::2d53201f-78ed-4bf4-9ffd-0f7ba4a8aabe" userProvider="AD" userName="Kevin E McCluney"/>
            </cr:reactionInfo>
            <cr:reactionInfo dateUtc="2026-09-28T20:51:26Z">
              <cr:user userId="S::midden_bgsu.edu#ext#@ksuprod.onmicrosoft.com::c6b69167-9dbd-4066-9afc-cf2a8791bc2e" userProvider="AD" userName="Dr W. Robert Midden"/>
            </cr:reactionInfo>
          </cr:reaction>
        </cr:reactions>
      </w16:ext>
    </w16cex:extLst>
  </w16cex:commentExtensible>
  <w16cex:commentExtensible w16cex:durableId="2D490F81" w16cex:dateUtc="2026-09-25T17:19:00Z"/>
  <w16cex:commentExtensible w16cex:durableId="03AF83A4" w16cex:dateUtc="2026-09-25T20:54:00Z"/>
  <w16cex:commentExtensible w16cex:durableId="26520E4A" w16cex:dateUtc="2026-09-30T20:25:00Z"/>
  <w16cex:commentExtensible w16cex:durableId="113685CA" w16cex:dateUtc="2026-09-08T15:27:00Z"/>
  <w16cex:commentExtensible w16cex:durableId="5C6E73B0" w16cex:dateUtc="2026-09-08T15:30:00Z"/>
  <w16cex:commentExtensible w16cex:durableId="3A42ABBF" w16cex:dateUtc="2026-09-28T20:54:00Z"/>
  <w16cex:commentExtensible w16cex:durableId="2167D61B" w16cex:dateUtc="2026-09-30T20:27:00Z"/>
  <w16cex:commentExtensible w16cex:durableId="7F297FB3" w16cex:dateUtc="2026-09-28T21:12:00Z"/>
  <w16cex:commentExtensible w16cex:durableId="7CECC5F1" w16cex:dateUtc="2026-09-29T19:25:00Z"/>
  <w16cex:commentExtensible w16cex:durableId="188126EA" w16cex:dateUtc="2026-09-08T15:35:00Z"/>
  <w16cex:commentExtensible w16cex:durableId="17FED435" w16cex:dateUtc="2026-09-25T20:55:00Z"/>
  <w16cex:commentExtensible w16cex:durableId="28C01B08" w16cex:dateUtc="2026-09-25T20:56:00Z"/>
  <w16cex:commentExtensible w16cex:durableId="6D6647E5" w16cex:dateUtc="2026-09-08T15:40:00Z"/>
  <w16cex:commentExtensible w16cex:durableId="18F7B7AB" w16cex:dateUtc="2026-09-08T15:39:00Z"/>
  <w16cex:commentExtensible w16cex:durableId="75F61D39" w16cex:dateUtc="2026-09-25T20:58:00Z"/>
  <w16cex:commentExtensible w16cex:durableId="3A82647D" w16cex:dateUtc="2026-10-09T19:00:00Z"/>
  <w16cex:commentExtensible w16cex:durableId="31EF9E52" w16cex:dateUtc="2026-09-29T19:45:00Z"/>
  <w16cex:commentExtensible w16cex:durableId="206EF48A" w16cex:dateUtc="2026-09-08T15:41:00Z"/>
  <w16cex:commentExtensible w16cex:durableId="42209301" w16cex:dateUtc="2026-09-08T15:43:00Z"/>
  <w16cex:commentExtensible w16cex:durableId="0B302063" w16cex:dateUtc="2026-09-25T20:59:00Z"/>
  <w16cex:commentExtensible w16cex:durableId="4C7B41A0" w16cex:dateUtc="2026-10-09T19:11:00Z"/>
  <w16cex:commentExtensible w16cex:durableId="54EF1E0F" w16cex:dateUtc="2026-09-08T15:47:00Z"/>
  <w16cex:commentExtensible w16cex:durableId="5A834D53" w16cex:dateUtc="2026-09-25T20:59:00Z"/>
  <w16cex:commentExtensible w16cex:durableId="793E9B79" w16cex:dateUtc="2026-09-08T15:47:00Z"/>
  <w16cex:commentExtensible w16cex:durableId="032D7913" w16cex:dateUtc="2026-09-28T21:32:00Z"/>
  <w16cex:commentExtensible w16cex:durableId="05CDF6DD" w16cex:dateUtc="2026-10-08T19:11:00Z"/>
  <w16cex:commentExtensible w16cex:durableId="1B09CA6B" w16cex:dateUtc="2026-10-08T19:15:00Z"/>
  <w16cex:commentExtensible w16cex:durableId="35BCB036" w16cex:dateUtc="2026-10-08T19:33:00Z"/>
  <w16cex:commentExtensible w16cex:durableId="2460B6F1" w16cex:dateUtc="2026-09-25T21:02:00Z"/>
  <w16cex:commentExtensible w16cex:durableId="15A79A3E" w16cex:dateUtc="2026-09-08T15:49:00Z"/>
  <w16cex:commentExtensible w16cex:durableId="2E5741AD" w16cex:dateUtc="2026-09-14T15:42:00Z"/>
  <w16cex:commentExtensible w16cex:durableId="1BC26F4B" w16cex:dateUtc="2026-09-14T15:43:00Z"/>
  <w16cex:commentExtensible w16cex:durableId="1F2B044B" w16cex:dateUtc="2026-09-15T00:57:00Z"/>
  <w16cex:commentExtensible w16cex:durableId="1A5FEED3" w16cex:dateUtc="2026-09-28T21:34:00Z"/>
  <w16cex:commentExtensible w16cex:durableId="284DE4E3" w16cex:dateUtc="2026-09-30T20:35:00Z"/>
  <w16cex:commentExtensible w16cex:durableId="28C2415F" w16cex:dateUtc="2026-10-09T19:13:00Z"/>
  <w16cex:commentExtensible w16cex:durableId="773532D6" w16cex:dateUtc="2026-09-15T20:00:00Z"/>
  <w16cex:commentExtensible w16cex:durableId="0FC2ABA6" w16cex:dateUtc="2026-09-25T21:03:00Z"/>
  <w16cex:commentExtensible w16cex:durableId="15F32AB9" w16cex:dateUtc="2026-09-29T19:38:00Z"/>
  <w16cex:commentExtensible w16cex:durableId="0FB638AE" w16cex:dateUtc="2026-09-08T15:50:00Z"/>
  <w16cex:commentExtensible w16cex:durableId="0E2770E3" w16cex:dateUtc="2026-09-08T15:52:00Z"/>
  <w16cex:commentExtensible w16cex:durableId="375A16AB" w16cex:dateUtc="2026-09-14T15:42:00Z"/>
  <w16cex:commentExtensible w16cex:durableId="64A27121" w16cex:dateUtc="2026-09-15T00:51:00Z"/>
  <w16cex:commentExtensible w16cex:durableId="1CEDCF54" w16cex:dateUtc="2026-09-25T21:04:00Z"/>
  <w16cex:commentExtensible w16cex:durableId="1E7C6997" w16cex:dateUtc="2026-09-08T15:53:00Z"/>
  <w16cex:commentExtensible w16cex:durableId="7761DFA7" w16cex:dateUtc="2026-09-15T20:03:00Z"/>
  <w16cex:commentExtensible w16cex:durableId="67554BF2" w16cex:dateUtc="2026-09-08T15:53:00Z"/>
  <w16cex:commentExtensible w16cex:durableId="53016D89" w16cex:dateUtc="2026-09-29T19:44:00Z"/>
  <w16cex:commentExtensible w16cex:durableId="36C11D00" w16cex:dateUtc="2026-09-29T18:13:00Z"/>
  <w16cex:commentExtensible w16cex:durableId="6AA7DBB7" w16cex:dateUtc="2026-09-29T18:24:00Z"/>
  <w16cex:commentExtensible w16cex:durableId="6D304389" w16cex:dateUtc="2026-09-25T20:35:00Z"/>
  <w16cex:commentExtensible w16cex:durableId="56FB22B7" w16cex:dateUtc="2026-09-30T20:42:00Z"/>
  <w16cex:commentExtensible w16cex:durableId="35F12FB9" w16cex:dateUtc="2026-09-29T18:31:00Z">
    <w16cex:extLst>
      <w16:ext w16:uri="{CE6994B0-6A32-4C9F-8C6B-6E91EDA988CE}">
        <cr:reactions xmlns:cr="http://schemas.microsoft.com/office/comments/2020/reactions">
          <cr:reaction reactionType="1">
            <cr:reactionInfo dateUtc="2026-09-30T20:38:36Z">
              <cr:user userId="S::kmcclun_bgsu.edu#ext#@ksuprod.onmicrosoft.com::2d53201f-78ed-4bf4-9ffd-0f7ba4a8aabe" userProvider="AD" userName="Kevin E McCluney"/>
            </cr:reactionInfo>
          </cr:reaction>
        </cr:reactions>
      </w16:ext>
    </w16cex:extLst>
  </w16cex:commentExtensible>
  <w16cex:commentExtensible w16cex:durableId="62CC6D39" w16cex:dateUtc="2026-09-29T18:31:00Z"/>
  <w16cex:commentExtensible w16cex:durableId="092AA041" w16cex:dateUtc="2026-09-29T18:32:00Z"/>
  <w16cex:commentExtensible w16cex:durableId="1202E51A" w16cex:dateUtc="2026-09-29T18:34:00Z"/>
  <w16cex:commentExtensible w16cex:durableId="0C648BF1" w16cex:dateUtc="2026-09-29T18:52:00Z">
    <w16cex:extLst>
      <w16:ext w16:uri="{CE6994B0-6A32-4C9F-8C6B-6E91EDA988CE}">
        <cr:reactions xmlns:cr="http://schemas.microsoft.com/office/comments/2020/reactions">
          <cr:reaction reactionType="1">
            <cr:reactionInfo dateUtc="2026-09-30T20:39:04Z">
              <cr:user userId="S::kmcclun_bgsu.edu#ext#@ksuprod.onmicrosoft.com::2d53201f-78ed-4bf4-9ffd-0f7ba4a8aabe" userProvider="AD" userName="Kevin E McCluney"/>
            </cr:reactionInfo>
          </cr:reaction>
        </cr:reactions>
      </w16:ext>
    </w16cex:extLst>
  </w16cex:commentExtensible>
  <w16cex:commentExtensible w16cex:durableId="3A66FEA9" w16cex:dateUtc="2026-09-29T18:49:00Z"/>
  <w16cex:commentExtensible w16cex:durableId="6EAA1DF1" w16cex:dateUtc="2026-09-29T18:55:00Z"/>
  <w16cex:commentExtensible w16cex:durableId="176B02C9" w16cex:dateUtc="2026-10-01T17:43:00Z"/>
  <w16cex:commentExtensible w16cex:durableId="41B64F56" w16cex:dateUtc="2026-10-01T17:45:00Z"/>
  <w16cex:commentExtensible w16cex:durableId="05F411EF" w16cex:dateUtc="2026-10-01T17:47:00Z"/>
  <w16cex:commentExtensible w16cex:durableId="10F94758" w16cex:dateUtc="2026-09-29T19:19:00Z"/>
  <w16cex:commentExtensible w16cex:durableId="2E522762" w16cex:dateUtc="2026-09-29T19:23:00Z"/>
  <w16cex:commentExtensible w16cex:durableId="60415941" w16cex:dateUtc="2026-09-29T19:24:00Z"/>
  <w16cex:commentExtensible w16cex:durableId="4E5DCC82" w16cex:dateUtc="2026-09-30T20:43:00Z"/>
  <w16cex:commentExtensible w16cex:durableId="5690F8BA" w16cex:dateUtc="2026-09-25T20:27:00Z"/>
  <w16cex:commentExtensible w16cex:durableId="05B3001D" w16cex:dateUtc="2026-09-28T14:20:00Z"/>
  <w16cex:commentExtensible w16cex:durableId="795DF92E" w16cex:dateUtc="2026-07-16T17:58:00Z"/>
  <w16cex:commentExtensible w16cex:durableId="085C6BC8" w16cex:dateUtc="2026-06-18T18:36:00Z"/>
  <w16cex:commentExtensible w16cex:durableId="514EAA7E" w16cex:dateUtc="2026-09-28T18:44:00Z"/>
  <w16cex:commentExtensible w16cex:durableId="04575E6D" w16cex:dateUtc="2026-09-15T20:05:00Z"/>
  <w16cex:commentExtensible w16cex:durableId="457F162A" w16cex:dateUtc="2026-09-25T20:10:00Z"/>
  <w16cex:commentExtensible w16cex:durableId="1D21205C" w16cex:dateUtc="2026-09-09T16:45:00Z"/>
  <w16cex:commentExtensible w16cex:durableId="398B6994" w16cex:dateUtc="2026-09-01T19:37:00Z"/>
  <w16cex:commentExtensible w16cex:durableId="035A7F5A" w16cex:dateUtc="2026-09-28T22:47:00Z"/>
  <w16cex:commentExtensible w16cex:durableId="2F812A5E" w16cex:dateUtc="2026-09-30T20:44:00Z"/>
  <w16cex:commentExtensible w16cex:durableId="6206E0C9" w16cex:dateUtc="2026-10-13T14:07:00Z"/>
  <w16cex:commentExtensible w16cex:durableId="77B7391F" w16cex:dateUtc="2026-09-01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A7E4E4" w16cid:durableId="3AF5AF9B"/>
  <w16cid:commentId w16cid:paraId="4AF49EAA" w16cid:durableId="68298377"/>
  <w16cid:commentId w16cid:paraId="6FEE11BC" w16cid:durableId="60899960"/>
  <w16cid:commentId w16cid:paraId="53F8B331" w16cid:durableId="3D0D1EDE"/>
  <w16cid:commentId w16cid:paraId="2885FFAB" w16cid:durableId="73E86915"/>
  <w16cid:commentId w16cid:paraId="682D3C0E" w16cid:durableId="2E5EF92D"/>
  <w16cid:commentId w16cid:paraId="095FFD5D" w16cid:durableId="67BDDD97"/>
  <w16cid:commentId w16cid:paraId="72307ACD" w16cid:durableId="0D914058"/>
  <w16cid:commentId w16cid:paraId="29618D68" w16cid:durableId="65930BCE"/>
  <w16cid:commentId w16cid:paraId="1B15FCDA" w16cid:durableId="055FA6FB"/>
  <w16cid:commentId w16cid:paraId="4B174841" w16cid:durableId="0BA68F13"/>
  <w16cid:commentId w16cid:paraId="66020207" w16cid:durableId="2D349513"/>
  <w16cid:commentId w16cid:paraId="498A050F" w16cid:durableId="315F602F"/>
  <w16cid:commentId w16cid:paraId="5DACCE62" w16cid:durableId="411B62A9"/>
  <w16cid:commentId w16cid:paraId="3D56E6A9" w16cid:durableId="7D9C0FAB"/>
  <w16cid:commentId w16cid:paraId="20909C32" w16cid:durableId="618E7751"/>
  <w16cid:commentId w16cid:paraId="760C35F3" w16cid:durableId="76F9CC37"/>
  <w16cid:commentId w16cid:paraId="17417929" w16cid:durableId="01D1C36E"/>
  <w16cid:commentId w16cid:paraId="140062AB" w16cid:durableId="54991B69"/>
  <w16cid:commentId w16cid:paraId="49EE156F" w16cid:durableId="351F53C1"/>
  <w16cid:commentId w16cid:paraId="7E33381F" w16cid:durableId="44A76127"/>
  <w16cid:commentId w16cid:paraId="70A190BE" w16cid:durableId="48976E91"/>
  <w16cid:commentId w16cid:paraId="623348B5" w16cid:durableId="502F91A9"/>
  <w16cid:commentId w16cid:paraId="0DFCE6C4" w16cid:durableId="04051381"/>
  <w16cid:commentId w16cid:paraId="6B545F5B" w16cid:durableId="77B7F876"/>
  <w16cid:commentId w16cid:paraId="08203928" w16cid:durableId="3143C463"/>
  <w16cid:commentId w16cid:paraId="6A55CD69" w16cid:durableId="3A6E208C"/>
  <w16cid:commentId w16cid:paraId="6FA71CE3" w16cid:durableId="53B2F3E7"/>
  <w16cid:commentId w16cid:paraId="7C09ABA3" w16cid:durableId="3DED1E6A"/>
  <w16cid:commentId w16cid:paraId="07E738FA" w16cid:durableId="2E67CFFB"/>
  <w16cid:commentId w16cid:paraId="33C574B7" w16cid:durableId="1874FB5F"/>
  <w16cid:commentId w16cid:paraId="0E9AA92B" w16cid:durableId="674F3B7C"/>
  <w16cid:commentId w16cid:paraId="0962D6C8" w16cid:durableId="5BDF8A5D"/>
  <w16cid:commentId w16cid:paraId="10EA21EB" w16cid:durableId="0A6F490E"/>
  <w16cid:commentId w16cid:paraId="4CD63CAA" w16cid:durableId="5AB75460"/>
  <w16cid:commentId w16cid:paraId="2F473D81" w16cid:durableId="02D681C2"/>
  <w16cid:commentId w16cid:paraId="00BFF4E7" w16cid:durableId="2B80D3FF"/>
  <w16cid:commentId w16cid:paraId="1B18C8C1" w16cid:durableId="5D5960BF"/>
  <w16cid:commentId w16cid:paraId="304794D0" w16cid:durableId="209D5A3B"/>
  <w16cid:commentId w16cid:paraId="168B81D9" w16cid:durableId="1ED21BE8"/>
  <w16cid:commentId w16cid:paraId="1577C23D" w16cid:durableId="6621ABFA"/>
  <w16cid:commentId w16cid:paraId="4CB0DF01" w16cid:durableId="3580A265"/>
  <w16cid:commentId w16cid:paraId="696E5161" w16cid:durableId="4F9B5B4F"/>
  <w16cid:commentId w16cid:paraId="6E32EC16" w16cid:durableId="63F987E9"/>
  <w16cid:commentId w16cid:paraId="5228E752" w16cid:durableId="4A692118"/>
  <w16cid:commentId w16cid:paraId="05581F1E" w16cid:durableId="35F5CA59"/>
  <w16cid:commentId w16cid:paraId="151561F4" w16cid:durableId="2F2BB4AF"/>
  <w16cid:commentId w16cid:paraId="662DCFC1" w16cid:durableId="5C543CFF"/>
  <w16cid:commentId w16cid:paraId="4AFE5CE9" w16cid:durableId="5137CA2C"/>
  <w16cid:commentId w16cid:paraId="5A03E281" w16cid:durableId="610155C9"/>
  <w16cid:commentId w16cid:paraId="15F14E1E" w16cid:durableId="0E4905D4"/>
  <w16cid:commentId w16cid:paraId="3115C6C9" w16cid:durableId="516F5221"/>
  <w16cid:commentId w16cid:paraId="3CB4A5D1" w16cid:durableId="38050FE0"/>
  <w16cid:commentId w16cid:paraId="16F0C038" w16cid:durableId="7B54EFB5"/>
  <w16cid:commentId w16cid:paraId="045D0670" w16cid:durableId="497DB481"/>
  <w16cid:commentId w16cid:paraId="6A510A50" w16cid:durableId="56EE9AA5"/>
  <w16cid:commentId w16cid:paraId="3AD38C14" w16cid:durableId="7791DA2F"/>
  <w16cid:commentId w16cid:paraId="247E9CF4" w16cid:durableId="78F1DAA9"/>
  <w16cid:commentId w16cid:paraId="1156ED1A" w16cid:durableId="642E207B"/>
  <w16cid:commentId w16cid:paraId="4B29EEEE" w16cid:durableId="53CBE0C0"/>
  <w16cid:commentId w16cid:paraId="2F12ED8D" w16cid:durableId="35D4B772"/>
  <w16cid:commentId w16cid:paraId="19972D14" w16cid:durableId="61DEAA86"/>
  <w16cid:commentId w16cid:paraId="51EC2B91" w16cid:durableId="6646756B"/>
  <w16cid:commentId w16cid:paraId="048F0121" w16cid:durableId="5B023520"/>
  <w16cid:commentId w16cid:paraId="53AE3CE0" w16cid:durableId="2EB52FC3"/>
  <w16cid:commentId w16cid:paraId="199B8EC8" w16cid:durableId="3E266211"/>
  <w16cid:commentId w16cid:paraId="1D222033" w16cid:durableId="2C549988"/>
  <w16cid:commentId w16cid:paraId="0ABA67ED" w16cid:durableId="63ACE74E"/>
  <w16cid:commentId w16cid:paraId="7384A1E5" w16cid:durableId="62DCB1D9"/>
  <w16cid:commentId w16cid:paraId="11975199" w16cid:durableId="7F0D14EB"/>
  <w16cid:commentId w16cid:paraId="4D25E32E" w16cid:durableId="7BA7B4A7"/>
  <w16cid:commentId w16cid:paraId="0C6EA1E5" w16cid:durableId="0CC98AEF"/>
  <w16cid:commentId w16cid:paraId="7D9AEBFA" w16cid:durableId="2A5B26A5"/>
  <w16cid:commentId w16cid:paraId="775EE1EC" w16cid:durableId="4FD3F5DE"/>
  <w16cid:commentId w16cid:paraId="360954C3" w16cid:durableId="18DDF901"/>
  <w16cid:commentId w16cid:paraId="2D23736B" w16cid:durableId="7B194AB7"/>
  <w16cid:commentId w16cid:paraId="46DE8C5A" w16cid:durableId="20200DCD"/>
  <w16cid:commentId w16cid:paraId="14D3E146" w16cid:durableId="4061E0F6"/>
  <w16cid:commentId w16cid:paraId="0DDCC076" w16cid:durableId="2B0AB825"/>
  <w16cid:commentId w16cid:paraId="0A4E5CD0" w16cid:durableId="1B635330"/>
  <w16cid:commentId w16cid:paraId="38CF0BCC" w16cid:durableId="73DE7B6A"/>
  <w16cid:commentId w16cid:paraId="7A2AC3ED" w16cid:durableId="7C072A5D"/>
  <w16cid:commentId w16cid:paraId="32BD71B8" w16cid:durableId="085965A9"/>
  <w16cid:commentId w16cid:paraId="28449A7A" w16cid:durableId="6865F33F"/>
  <w16cid:commentId w16cid:paraId="2330C558" w16cid:durableId="6FFF908C"/>
  <w16cid:commentId w16cid:paraId="74C28CE2" w16cid:durableId="16C2E81D"/>
  <w16cid:commentId w16cid:paraId="60083DD5" w16cid:durableId="1D6E91D0"/>
  <w16cid:commentId w16cid:paraId="6CB7FE52" w16cid:durableId="739BAAE1"/>
  <w16cid:commentId w16cid:paraId="03AC3FB7" w16cid:durableId="547D5A69"/>
  <w16cid:commentId w16cid:paraId="1F75E375" w16cid:durableId="0C958F5A"/>
  <w16cid:commentId w16cid:paraId="3BB9066C" w16cid:durableId="1CB1BDD3"/>
  <w16cid:commentId w16cid:paraId="6B5A660C" w16cid:durableId="5C8C607B"/>
  <w16cid:commentId w16cid:paraId="36BE9BA2" w16cid:durableId="6E49A208"/>
  <w16cid:commentId w16cid:paraId="560CA6AA" w16cid:durableId="0439D913"/>
  <w16cid:commentId w16cid:paraId="62DE2231" w16cid:durableId="7477DA1F"/>
  <w16cid:commentId w16cid:paraId="3AAA23D6" w16cid:durableId="421EF397"/>
  <w16cid:commentId w16cid:paraId="34070F88" w16cid:durableId="2F00A13B"/>
  <w16cid:commentId w16cid:paraId="329077ED" w16cid:durableId="66FBAC9A"/>
  <w16cid:commentId w16cid:paraId="251B2EB2" w16cid:durableId="00D9A835"/>
  <w16cid:commentId w16cid:paraId="26D81B9D" w16cid:durableId="10CE7420"/>
  <w16cid:commentId w16cid:paraId="516E6E47" w16cid:durableId="350D337D"/>
  <w16cid:commentId w16cid:paraId="1F1D1AB2" w16cid:durableId="6DB6EB72"/>
  <w16cid:commentId w16cid:paraId="4AAC14CF" w16cid:durableId="4A41A6D6"/>
  <w16cid:commentId w16cid:paraId="438D1468" w16cid:durableId="5A28FF54"/>
  <w16cid:commentId w16cid:paraId="4CCF27A5" w16cid:durableId="6A042F8E"/>
  <w16cid:commentId w16cid:paraId="68863F45" w16cid:durableId="7E7E912A"/>
  <w16cid:commentId w16cid:paraId="7964C215" w16cid:durableId="1270F7A2"/>
  <w16cid:commentId w16cid:paraId="470EEAD1" w16cid:durableId="10BF528B"/>
  <w16cid:commentId w16cid:paraId="4B76D9C8" w16cid:durableId="081A8F83"/>
  <w16cid:commentId w16cid:paraId="331A06D9" w16cid:durableId="5D7C4955"/>
  <w16cid:commentId w16cid:paraId="39DEA7B0" w16cid:durableId="40B6865D"/>
  <w16cid:commentId w16cid:paraId="0B2C21D1" w16cid:durableId="3CC8857D"/>
  <w16cid:commentId w16cid:paraId="647075A9" w16cid:durableId="30DAA11A"/>
  <w16cid:commentId w16cid:paraId="261E3515" w16cid:durableId="476EF084"/>
  <w16cid:commentId w16cid:paraId="4BAE3C84" w16cid:durableId="76E722FA"/>
  <w16cid:commentId w16cid:paraId="0CAA4F40" w16cid:durableId="74C2B120"/>
  <w16cid:commentId w16cid:paraId="027AAD5D" w16cid:durableId="6CC57F82"/>
  <w16cid:commentId w16cid:paraId="442A42ED" w16cid:durableId="5C30ED76"/>
  <w16cid:commentId w16cid:paraId="3925D7AC" w16cid:durableId="46025CFC"/>
  <w16cid:commentId w16cid:paraId="20F3DC78" w16cid:durableId="2810AFD1"/>
  <w16cid:commentId w16cid:paraId="219487DB" w16cid:durableId="4F5D2388"/>
  <w16cid:commentId w16cid:paraId="7812B998" w16cid:durableId="46695090"/>
  <w16cid:commentId w16cid:paraId="7FD3E38B" w16cid:durableId="6BFEB7F5"/>
  <w16cid:commentId w16cid:paraId="5A42B6BD" w16cid:durableId="558B60C3"/>
  <w16cid:commentId w16cid:paraId="441B9D96" w16cid:durableId="56AD84DA"/>
  <w16cid:commentId w16cid:paraId="12656566" w16cid:durableId="012561EB"/>
  <w16cid:commentId w16cid:paraId="26995917" w16cid:durableId="31443239"/>
  <w16cid:commentId w16cid:paraId="6EAB388C" w16cid:durableId="298DFA19"/>
  <w16cid:commentId w16cid:paraId="7DED0B44" w16cid:durableId="1718609D"/>
  <w16cid:commentId w16cid:paraId="5F5C5D78" w16cid:durableId="34AB814B"/>
  <w16cid:commentId w16cid:paraId="4AC03591" w16cid:durableId="1BB928E8"/>
  <w16cid:commentId w16cid:paraId="374E5EB3" w16cid:durableId="5C880F67"/>
  <w16cid:commentId w16cid:paraId="13DCCB53" w16cid:durableId="1D560263"/>
  <w16cid:commentId w16cid:paraId="1C9CD43F" w16cid:durableId="6C75DC45"/>
  <w16cid:commentId w16cid:paraId="6F33A04E" w16cid:durableId="628A3A13"/>
  <w16cid:commentId w16cid:paraId="760E94FC" w16cid:durableId="30578601"/>
  <w16cid:commentId w16cid:paraId="34AFBC80" w16cid:durableId="448FEA91"/>
  <w16cid:commentId w16cid:paraId="66792FA6" w16cid:durableId="0217A02D"/>
  <w16cid:commentId w16cid:paraId="632DBBFB" w16cid:durableId="3E8A9CE6"/>
  <w16cid:commentId w16cid:paraId="0CA95E0C" w16cid:durableId="36DE0483"/>
  <w16cid:commentId w16cid:paraId="164BA8EA" w16cid:durableId="12491496"/>
  <w16cid:commentId w16cid:paraId="3CB8E7CB" w16cid:durableId="49C1D1DE"/>
  <w16cid:commentId w16cid:paraId="55815462" w16cid:durableId="0E909D31"/>
  <w16cid:commentId w16cid:paraId="12E2D33A" w16cid:durableId="7DFA9FAA"/>
  <w16cid:commentId w16cid:paraId="75DBB2D0" w16cid:durableId="1009F123"/>
  <w16cid:commentId w16cid:paraId="1D0E382C" w16cid:durableId="2DC80842"/>
  <w16cid:commentId w16cid:paraId="5FD465F6" w16cid:durableId="6FC825C3"/>
  <w16cid:commentId w16cid:paraId="2619C782" w16cid:durableId="39A6908D"/>
  <w16cid:commentId w16cid:paraId="04AC205C" w16cid:durableId="0445D348"/>
  <w16cid:commentId w16cid:paraId="5C530CE0" w16cid:durableId="47F4F178"/>
  <w16cid:commentId w16cid:paraId="23DFC7D5" w16cid:durableId="016C3889"/>
  <w16cid:commentId w16cid:paraId="7B12A05F" w16cid:durableId="50D4829F"/>
  <w16cid:commentId w16cid:paraId="5146B40F" w16cid:durableId="67A7B4EC"/>
  <w16cid:commentId w16cid:paraId="66D127C0" w16cid:durableId="2386E7C0"/>
  <w16cid:commentId w16cid:paraId="385D9738" w16cid:durableId="32019006"/>
  <w16cid:commentId w16cid:paraId="373F886B" w16cid:durableId="05BBC4DB"/>
  <w16cid:commentId w16cid:paraId="44A052F7" w16cid:durableId="49EAE5C2"/>
  <w16cid:commentId w16cid:paraId="739424FE" w16cid:durableId="27E0F8BA"/>
  <w16cid:commentId w16cid:paraId="3EA2BCDE" w16cid:durableId="7D6A222A"/>
  <w16cid:commentId w16cid:paraId="746F1781" w16cid:durableId="7137082D"/>
  <w16cid:commentId w16cid:paraId="542B12C6" w16cid:durableId="6DC20099"/>
  <w16cid:commentId w16cid:paraId="6FE28077" w16cid:durableId="10B34D44"/>
  <w16cid:commentId w16cid:paraId="49C6E09E" w16cid:durableId="6F9E0F8A"/>
  <w16cid:commentId w16cid:paraId="1F6B15B1" w16cid:durableId="37773645"/>
  <w16cid:commentId w16cid:paraId="21002850" w16cid:durableId="0655F28A"/>
  <w16cid:commentId w16cid:paraId="3259D665" w16cid:durableId="025DB4CC"/>
  <w16cid:commentId w16cid:paraId="3750B568" w16cid:durableId="48E88365"/>
  <w16cid:commentId w16cid:paraId="6E27434D" w16cid:durableId="24724722"/>
  <w16cid:commentId w16cid:paraId="4B0090EF" w16cid:durableId="09170BAA"/>
  <w16cid:commentId w16cid:paraId="768A00B5" w16cid:durableId="3CCD22F4"/>
  <w16cid:commentId w16cid:paraId="348ACE24" w16cid:durableId="6021BBDB"/>
  <w16cid:commentId w16cid:paraId="5B7DA1D5" w16cid:durableId="14810D42"/>
  <w16cid:commentId w16cid:paraId="621E92BF" w16cid:durableId="4CEE8A8A"/>
  <w16cid:commentId w16cid:paraId="48D9670E" w16cid:durableId="76AE8034"/>
  <w16cid:commentId w16cid:paraId="019BCDB1" w16cid:durableId="60E9AE08"/>
  <w16cid:commentId w16cid:paraId="741DD5FB" w16cid:durableId="318F2777"/>
  <w16cid:commentId w16cid:paraId="582E5553" w16cid:durableId="2D490F81"/>
  <w16cid:commentId w16cid:paraId="28CFB329" w16cid:durableId="03AF83A4"/>
  <w16cid:commentId w16cid:paraId="32441EFA" w16cid:durableId="26520E4A"/>
  <w16cid:commentId w16cid:paraId="32067EBC" w16cid:durableId="113685CA"/>
  <w16cid:commentId w16cid:paraId="25875BA6" w16cid:durableId="5C6E73B0"/>
  <w16cid:commentId w16cid:paraId="11DBB201" w16cid:durableId="3A42ABBF"/>
  <w16cid:commentId w16cid:paraId="163603AB" w16cid:durableId="2167D61B"/>
  <w16cid:commentId w16cid:paraId="1DC141DB" w16cid:durableId="7F297FB3"/>
  <w16cid:commentId w16cid:paraId="1E59EC1A" w16cid:durableId="7CECC5F1"/>
  <w16cid:commentId w16cid:paraId="56CCCAAB" w16cid:durableId="188126EA"/>
  <w16cid:commentId w16cid:paraId="036FB9A2" w16cid:durableId="17FED435"/>
  <w16cid:commentId w16cid:paraId="44BFDF94" w16cid:durableId="28C01B08"/>
  <w16cid:commentId w16cid:paraId="4C2ED59D" w16cid:durableId="6D6647E5"/>
  <w16cid:commentId w16cid:paraId="317C9955" w16cid:durableId="18F7B7AB"/>
  <w16cid:commentId w16cid:paraId="4EB785EC" w16cid:durableId="75F61D39"/>
  <w16cid:commentId w16cid:paraId="6832C057" w16cid:durableId="3A82647D"/>
  <w16cid:commentId w16cid:paraId="3514EE08" w16cid:durableId="31EF9E52"/>
  <w16cid:commentId w16cid:paraId="1A58ED57" w16cid:durableId="206EF48A"/>
  <w16cid:commentId w16cid:paraId="2F15A73C" w16cid:durableId="42209301"/>
  <w16cid:commentId w16cid:paraId="6895781F" w16cid:durableId="0B302063"/>
  <w16cid:commentId w16cid:paraId="11825A9F" w16cid:durableId="4C7B41A0"/>
  <w16cid:commentId w16cid:paraId="170D5038" w16cid:durableId="54EF1E0F"/>
  <w16cid:commentId w16cid:paraId="3A659999" w16cid:durableId="5A834D53"/>
  <w16cid:commentId w16cid:paraId="3652C526" w16cid:durableId="793E9B79"/>
  <w16cid:commentId w16cid:paraId="53934022" w16cid:durableId="032D7913"/>
  <w16cid:commentId w16cid:paraId="46C658C2" w16cid:durableId="05CDF6DD"/>
  <w16cid:commentId w16cid:paraId="3AD9793E" w16cid:durableId="1B09CA6B"/>
  <w16cid:commentId w16cid:paraId="4FB30DEA" w16cid:durableId="35BCB036"/>
  <w16cid:commentId w16cid:paraId="20407A0B" w16cid:durableId="2460B6F1"/>
  <w16cid:commentId w16cid:paraId="770912DB" w16cid:durableId="15A79A3E"/>
  <w16cid:commentId w16cid:paraId="42449D05" w16cid:durableId="2E5741AD"/>
  <w16cid:commentId w16cid:paraId="6DCA5A4B" w16cid:durableId="1BC26F4B"/>
  <w16cid:commentId w16cid:paraId="08A6B8CF" w16cid:durableId="1F2B044B"/>
  <w16cid:commentId w16cid:paraId="0EA1F079" w16cid:durableId="1A5FEED3"/>
  <w16cid:commentId w16cid:paraId="348AA76C" w16cid:durableId="284DE4E3"/>
  <w16cid:commentId w16cid:paraId="791C884D" w16cid:durableId="28C2415F"/>
  <w16cid:commentId w16cid:paraId="3F255EC2" w16cid:durableId="773532D6"/>
  <w16cid:commentId w16cid:paraId="76654FE3" w16cid:durableId="0FC2ABA6"/>
  <w16cid:commentId w16cid:paraId="746FE45D" w16cid:durableId="15F32AB9"/>
  <w16cid:commentId w16cid:paraId="05D1598B" w16cid:durableId="0FB638AE"/>
  <w16cid:commentId w16cid:paraId="44684F9D" w16cid:durableId="0E2770E3"/>
  <w16cid:commentId w16cid:paraId="11890CA7" w16cid:durableId="375A16AB"/>
  <w16cid:commentId w16cid:paraId="19420E6E" w16cid:durableId="64A27121"/>
  <w16cid:commentId w16cid:paraId="7956ABA6" w16cid:durableId="1CEDCF54"/>
  <w16cid:commentId w16cid:paraId="1CDE4084" w16cid:durableId="1E7C6997"/>
  <w16cid:commentId w16cid:paraId="377CC4D1" w16cid:durableId="7761DFA7"/>
  <w16cid:commentId w16cid:paraId="33EB8909" w16cid:durableId="67554BF2"/>
  <w16cid:commentId w16cid:paraId="1EB15CC5" w16cid:durableId="53016D89"/>
  <w16cid:commentId w16cid:paraId="142073E5" w16cid:durableId="36C11D00"/>
  <w16cid:commentId w16cid:paraId="0003D140" w16cid:durableId="6AA7DBB7"/>
  <w16cid:commentId w16cid:paraId="6D3CBED8" w16cid:durableId="6D304389"/>
  <w16cid:commentId w16cid:paraId="75657625" w16cid:durableId="56FB22B7"/>
  <w16cid:commentId w16cid:paraId="0AD50E2E" w16cid:durableId="35F12FB9"/>
  <w16cid:commentId w16cid:paraId="4A6E9C7D" w16cid:durableId="62CC6D39"/>
  <w16cid:commentId w16cid:paraId="4BEFBE04" w16cid:durableId="092AA041"/>
  <w16cid:commentId w16cid:paraId="449E8126" w16cid:durableId="1202E51A"/>
  <w16cid:commentId w16cid:paraId="796AB903" w16cid:durableId="0C648BF1"/>
  <w16cid:commentId w16cid:paraId="5FE5E900" w16cid:durableId="3A66FEA9"/>
  <w16cid:commentId w16cid:paraId="0AE203B7" w16cid:durableId="6EAA1DF1"/>
  <w16cid:commentId w16cid:paraId="3E75BF18" w16cid:durableId="176B02C9"/>
  <w16cid:commentId w16cid:paraId="7BDBF0E4" w16cid:durableId="41B64F56"/>
  <w16cid:commentId w16cid:paraId="65F55DE4" w16cid:durableId="05F411EF"/>
  <w16cid:commentId w16cid:paraId="67106AE0" w16cid:durableId="10F94758"/>
  <w16cid:commentId w16cid:paraId="164B0D73" w16cid:durableId="2E522762"/>
  <w16cid:commentId w16cid:paraId="346C3CA0" w16cid:durableId="60415941"/>
  <w16cid:commentId w16cid:paraId="2C286132" w16cid:durableId="4E5DCC82"/>
  <w16cid:commentId w16cid:paraId="1F847AD5" w16cid:durableId="5690F8BA"/>
  <w16cid:commentId w16cid:paraId="3DAD058D" w16cid:durableId="05B3001D"/>
  <w16cid:commentId w16cid:paraId="14AF0CD5" w16cid:durableId="795DF92E"/>
  <w16cid:commentId w16cid:paraId="1A8BF337" w16cid:durableId="085C6BC8"/>
  <w16cid:commentId w16cid:paraId="53A1BA67" w16cid:durableId="514EAA7E"/>
  <w16cid:commentId w16cid:paraId="374FA45C" w16cid:durableId="04575E6D"/>
  <w16cid:commentId w16cid:paraId="33D9103E" w16cid:durableId="457F162A"/>
  <w16cid:commentId w16cid:paraId="1A5F8F23" w16cid:durableId="1D21205C"/>
  <w16cid:commentId w16cid:paraId="39638954" w16cid:durableId="398B6994"/>
  <w16cid:commentId w16cid:paraId="0BFDA676" w16cid:durableId="035A7F5A"/>
  <w16cid:commentId w16cid:paraId="310917ED" w16cid:durableId="2F812A5E"/>
  <w16cid:commentId w16cid:paraId="7F4D8B50" w16cid:durableId="6206E0C9"/>
  <w16cid:commentId w16cid:paraId="7F101B01" w16cid:durableId="77B739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142FA" w14:textId="77777777" w:rsidR="005240CC" w:rsidRDefault="005240CC" w:rsidP="003115EA">
      <w:pPr>
        <w:spacing w:after="0" w:line="240" w:lineRule="auto"/>
      </w:pPr>
      <w:r>
        <w:separator/>
      </w:r>
    </w:p>
  </w:endnote>
  <w:endnote w:type="continuationSeparator" w:id="0">
    <w:p w14:paraId="6254B334" w14:textId="77777777" w:rsidR="005240CC" w:rsidRDefault="005240CC" w:rsidP="00311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156680"/>
      <w:docPartObj>
        <w:docPartGallery w:val="Page Numbers (Bottom of Page)"/>
        <w:docPartUnique/>
      </w:docPartObj>
    </w:sdtPr>
    <w:sdtEndPr>
      <w:rPr>
        <w:noProof/>
      </w:rPr>
    </w:sdtEndPr>
    <w:sdtContent>
      <w:p w14:paraId="6D3CEB06" w14:textId="37FA53CA" w:rsidR="007B06E6" w:rsidRDefault="007B06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19CF06" w14:textId="77777777" w:rsidR="007B06E6" w:rsidRDefault="007B0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0485" w14:textId="77777777" w:rsidR="005240CC" w:rsidRDefault="005240CC" w:rsidP="003115EA">
      <w:pPr>
        <w:spacing w:after="0" w:line="240" w:lineRule="auto"/>
      </w:pPr>
      <w:r>
        <w:separator/>
      </w:r>
    </w:p>
  </w:footnote>
  <w:footnote w:type="continuationSeparator" w:id="0">
    <w:p w14:paraId="47AD4715" w14:textId="77777777" w:rsidR="005240CC" w:rsidRDefault="005240CC" w:rsidP="00311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29C5"/>
    <w:multiLevelType w:val="hybridMultilevel"/>
    <w:tmpl w:val="4A44A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20F49"/>
    <w:multiLevelType w:val="hybridMultilevel"/>
    <w:tmpl w:val="0E4A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94165"/>
    <w:multiLevelType w:val="hybridMultilevel"/>
    <w:tmpl w:val="0962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B4374C"/>
    <w:multiLevelType w:val="hybridMultilevel"/>
    <w:tmpl w:val="58D09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B371D"/>
    <w:multiLevelType w:val="hybridMultilevel"/>
    <w:tmpl w:val="158AD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72B69"/>
    <w:multiLevelType w:val="hybridMultilevel"/>
    <w:tmpl w:val="43E621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3A182D"/>
    <w:multiLevelType w:val="hybridMultilevel"/>
    <w:tmpl w:val="48B48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A5E45"/>
    <w:multiLevelType w:val="hybridMultilevel"/>
    <w:tmpl w:val="6B786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93142C"/>
    <w:multiLevelType w:val="hybridMultilevel"/>
    <w:tmpl w:val="012EC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8F7064"/>
    <w:multiLevelType w:val="hybridMultilevel"/>
    <w:tmpl w:val="E570A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175955"/>
    <w:multiLevelType w:val="hybridMultilevel"/>
    <w:tmpl w:val="A2D66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4A0488"/>
    <w:multiLevelType w:val="hybridMultilevel"/>
    <w:tmpl w:val="EF6A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CB6974"/>
    <w:multiLevelType w:val="hybridMultilevel"/>
    <w:tmpl w:val="C00C0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46B85"/>
    <w:multiLevelType w:val="hybridMultilevel"/>
    <w:tmpl w:val="5518E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561E69"/>
    <w:multiLevelType w:val="hybridMultilevel"/>
    <w:tmpl w:val="909C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936613">
    <w:abstractNumId w:val="13"/>
  </w:num>
  <w:num w:numId="2" w16cid:durableId="1450851379">
    <w:abstractNumId w:val="1"/>
  </w:num>
  <w:num w:numId="3" w16cid:durableId="1009989436">
    <w:abstractNumId w:val="2"/>
  </w:num>
  <w:num w:numId="4" w16cid:durableId="1582981689">
    <w:abstractNumId w:val="0"/>
  </w:num>
  <w:num w:numId="5" w16cid:durableId="1072584688">
    <w:abstractNumId w:val="10"/>
  </w:num>
  <w:num w:numId="6" w16cid:durableId="1804544390">
    <w:abstractNumId w:val="8"/>
  </w:num>
  <w:num w:numId="7" w16cid:durableId="674112736">
    <w:abstractNumId w:val="9"/>
  </w:num>
  <w:num w:numId="8" w16cid:durableId="1912537986">
    <w:abstractNumId w:val="6"/>
  </w:num>
  <w:num w:numId="9" w16cid:durableId="1345744388">
    <w:abstractNumId w:val="11"/>
  </w:num>
  <w:num w:numId="10" w16cid:durableId="1134131552">
    <w:abstractNumId w:val="5"/>
  </w:num>
  <w:num w:numId="11" w16cid:durableId="1138957564">
    <w:abstractNumId w:val="7"/>
  </w:num>
  <w:num w:numId="12" w16cid:durableId="1904441405">
    <w:abstractNumId w:val="3"/>
  </w:num>
  <w:num w:numId="13" w16cid:durableId="623123060">
    <w:abstractNumId w:val="14"/>
  </w:num>
  <w:num w:numId="14" w16cid:durableId="313921987">
    <w:abstractNumId w:val="12"/>
  </w:num>
  <w:num w:numId="15" w16cid:durableId="11566039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ques Mendonca, Raissa">
    <w15:presenceInfo w15:providerId="AD" w15:userId="S::rmarques@kent.edu::47057174-2603-4dc2-83b2-6fff373fe8fa"/>
  </w15:person>
  <w15:person w15:author="Ochs, Alexandra">
    <w15:presenceInfo w15:providerId="AD" w15:userId="S::aochs1@kent.edu::9591e665-a097-43c1-bd5a-dfadbf617957"/>
  </w15:person>
  <w15:person w15:author="Costello, David">
    <w15:presenceInfo w15:providerId="AD" w15:userId="S::dcostel3@kent.edu::cb89422f-6e5c-460a-a2b2-9638b107c11c"/>
  </w15:person>
  <w15:person w15:author="Anderson, Kenneth">
    <w15:presenceInfo w15:providerId="AD" w15:userId="S::kande120@kent.edu::71d0f1ec-66db-465c-9160-81dd6a36e785"/>
  </w15:person>
  <w15:person w15:author="Kevin E McCluney">
    <w15:presenceInfo w15:providerId="AD" w15:userId="S::kmcclun_bgsu.edu#ext#@ksuprod.onmicrosoft.com::2d53201f-78ed-4bf4-9ffd-0f7ba4a8aabe"/>
  </w15:person>
  <w15:person w15:author="Ganming Liu">
    <w15:presenceInfo w15:providerId="AD" w15:userId="S::gliu_bgsu.edu#ext#@ksuprod.onmicrosoft.com::d416d290-2afd-4095-9275-cb5862ad9582"/>
  </w15:person>
  <w15:person w15:author="Hoehn, Haley">
    <w15:presenceInfo w15:providerId="AD" w15:userId="S::haley.hoehn_wright.edu#ext#@ksuprod.onmicrosoft.com::cbcba63f-ed98-4116-b3a3-05aa2718ff62"/>
  </w15:person>
  <w15:person w15:author="Winston, Ryan">
    <w15:presenceInfo w15:providerId="AD" w15:userId="S::winston.201_osu.edu#ext#@ksuprod.onmicrosoft.com::a4019b13-baf5-41b4-b749-2cd857cfa2a5"/>
  </w15:person>
  <w15:person w15:author="Rahman, Ishfaq">
    <w15:presenceInfo w15:providerId="AD" w15:userId="S::mdishfaqur.rahman_rockets.utoledo.edu#ext#@ksuprod.onmicrosoft.com::bc6d7fce-3e2e-4233-9cfb-fba314780796"/>
  </w15:person>
  <w15:person w15:author="Esber, Hana">
    <w15:presenceInfo w15:providerId="AD" w15:userId="S::hesber@kent.edu::0c83478a-2a4f-458a-985e-d4c7775130ce"/>
  </w15:person>
  <w15:person w15:author="Sandoval, Leticia">
    <w15:presenceInfo w15:providerId="AD" w15:userId="S::leticia.sandoval_rockets.utoledo.edu#ext#@ksuprod.onmicrosoft.com::3702e5ca-fbd6-4fe7-8a6c-0a7d17e16be5"/>
  </w15:person>
  <w15:person w15:author="Dr W. Robert Midden">
    <w15:presenceInfo w15:providerId="AD" w15:userId="S::midden_bgsu.edu#ext#@ksuprod.onmicrosoft.com::c6b69167-9dbd-4066-9afc-cf2a8791bc2e"/>
  </w15:person>
  <w15:person w15:author="Jacquemin, Stephen James">
    <w15:presenceInfo w15:providerId="AD" w15:userId="S::stephen.jacquemin_wright.edu#ext#@ksuprod.onmicrosoft.com::233917ae-aa84-4d07-8657-59544c22ff63"/>
  </w15:person>
  <w15:person w15:author="Kerns, Janice">
    <w15:presenceInfo w15:providerId="AD" w15:userId="S::10025368@id.ohio.gov::5b2dd6b5-5728-467a-9430-b9804e7e2381"/>
  </w15:person>
  <w15:person w15:author="Kinsman-Costello, Lauren">
    <w15:presenceInfo w15:providerId="AD" w15:userId="S::lkinsman@kent.edu::beeeb4a2-f8e9-4f4c-bd36-953ec100c7d4"/>
  </w15:person>
  <w15:person w15:author="Bahlai, Christie">
    <w15:presenceInfo w15:providerId="AD" w15:userId="S::cbahlai@kent.edu::a802c9c6-826b-4ea3-ad31-594ec22d383d"/>
  </w15:person>
  <w15:person w15:author="Klukow, Mary Ellen">
    <w15:presenceInfo w15:providerId="AD" w15:userId="S::mklukow@kent.edu::c0826514-8d03-4712-84bd-aefb72c35407"/>
  </w15:person>
  <w15:person w15:author="Lauren N Brown">
    <w15:presenceInfo w15:providerId="AD" w15:userId="S::lnbrown@bgsu.edu::9639f408-264f-4c48-9f6f-58ba850277fe"/>
  </w15:person>
  <w15:person w15:author="Newell, Silvia Elena">
    <w15:presenceInfo w15:providerId="AD" w15:userId="S::silvia.newell@wright.edu::4c40badc-8962-4045-890a-4b35b96bdc73"/>
  </w15:person>
  <w15:person w15:author="Jutte, Morgan Christine">
    <w15:presenceInfo w15:providerId="AD" w15:userId="S::morgan.grunden_wright.edu#ext#@ksuprod.onmicrosoft.com::cd0d7be7-3058-4e90-a11b-f4ee356ff2f9"/>
  </w15:person>
  <w15:person w15:author="Gluck, Connor">
    <w15:presenceInfo w15:providerId="AD" w15:userId="S::cgluck1@kent.edu::366e7748-6ce1-45af-ab6b-28fdb445900a"/>
  </w15:person>
  <w15:person w15:author="Dean, Dave">
    <w15:presenceInfo w15:providerId="AD" w15:userId="S::david.dean2_utoledo.edu#ext#@ksuprod.onmicrosoft.com::05f86d0c-0d67-417a-88bb-c7256c783a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68"/>
    <w:rsid w:val="00000C79"/>
    <w:rsid w:val="00000E93"/>
    <w:rsid w:val="00000FD8"/>
    <w:rsid w:val="0000178B"/>
    <w:rsid w:val="00001E76"/>
    <w:rsid w:val="00002010"/>
    <w:rsid w:val="00002180"/>
    <w:rsid w:val="00002410"/>
    <w:rsid w:val="00002A12"/>
    <w:rsid w:val="00002BA3"/>
    <w:rsid w:val="00003188"/>
    <w:rsid w:val="00003879"/>
    <w:rsid w:val="000039DB"/>
    <w:rsid w:val="00003FB3"/>
    <w:rsid w:val="00004814"/>
    <w:rsid w:val="00005CA7"/>
    <w:rsid w:val="00005CB3"/>
    <w:rsid w:val="000065E5"/>
    <w:rsid w:val="00006C92"/>
    <w:rsid w:val="00006D1B"/>
    <w:rsid w:val="00010038"/>
    <w:rsid w:val="0001013F"/>
    <w:rsid w:val="00010858"/>
    <w:rsid w:val="000113E3"/>
    <w:rsid w:val="00011982"/>
    <w:rsid w:val="00011FA7"/>
    <w:rsid w:val="00012E8F"/>
    <w:rsid w:val="0001304D"/>
    <w:rsid w:val="00013154"/>
    <w:rsid w:val="00014167"/>
    <w:rsid w:val="000143A3"/>
    <w:rsid w:val="000145F3"/>
    <w:rsid w:val="00014677"/>
    <w:rsid w:val="000159C3"/>
    <w:rsid w:val="00016041"/>
    <w:rsid w:val="0001660B"/>
    <w:rsid w:val="0001687B"/>
    <w:rsid w:val="00016AF9"/>
    <w:rsid w:val="00016B21"/>
    <w:rsid w:val="000172F2"/>
    <w:rsid w:val="0001738D"/>
    <w:rsid w:val="00017CC9"/>
    <w:rsid w:val="000202BC"/>
    <w:rsid w:val="00020585"/>
    <w:rsid w:val="00020608"/>
    <w:rsid w:val="0002157B"/>
    <w:rsid w:val="000217F4"/>
    <w:rsid w:val="00021D9B"/>
    <w:rsid w:val="00021FEF"/>
    <w:rsid w:val="0002239D"/>
    <w:rsid w:val="00022D21"/>
    <w:rsid w:val="00022DA9"/>
    <w:rsid w:val="00022E3A"/>
    <w:rsid w:val="000241E0"/>
    <w:rsid w:val="00024863"/>
    <w:rsid w:val="000249B3"/>
    <w:rsid w:val="00024F8B"/>
    <w:rsid w:val="00025220"/>
    <w:rsid w:val="00025C51"/>
    <w:rsid w:val="00025C85"/>
    <w:rsid w:val="00026249"/>
    <w:rsid w:val="000269E1"/>
    <w:rsid w:val="00026A64"/>
    <w:rsid w:val="00026B12"/>
    <w:rsid w:val="00026C6A"/>
    <w:rsid w:val="000279CB"/>
    <w:rsid w:val="000305A3"/>
    <w:rsid w:val="00030AD1"/>
    <w:rsid w:val="00030BA4"/>
    <w:rsid w:val="000316FC"/>
    <w:rsid w:val="00031AF8"/>
    <w:rsid w:val="00031F5E"/>
    <w:rsid w:val="000326DE"/>
    <w:rsid w:val="0003287A"/>
    <w:rsid w:val="00032A9F"/>
    <w:rsid w:val="00032FFA"/>
    <w:rsid w:val="00033021"/>
    <w:rsid w:val="0003344E"/>
    <w:rsid w:val="00033C76"/>
    <w:rsid w:val="00033EC5"/>
    <w:rsid w:val="0003462B"/>
    <w:rsid w:val="00034E3B"/>
    <w:rsid w:val="00035418"/>
    <w:rsid w:val="00035A31"/>
    <w:rsid w:val="000360AE"/>
    <w:rsid w:val="00036EBB"/>
    <w:rsid w:val="000372EC"/>
    <w:rsid w:val="000377D5"/>
    <w:rsid w:val="00037EDF"/>
    <w:rsid w:val="000408B8"/>
    <w:rsid w:val="00040BC6"/>
    <w:rsid w:val="00040E42"/>
    <w:rsid w:val="00042286"/>
    <w:rsid w:val="00042E35"/>
    <w:rsid w:val="00042F63"/>
    <w:rsid w:val="00042FF9"/>
    <w:rsid w:val="0004375F"/>
    <w:rsid w:val="00043B7C"/>
    <w:rsid w:val="00044260"/>
    <w:rsid w:val="0004486A"/>
    <w:rsid w:val="00044F02"/>
    <w:rsid w:val="000466DB"/>
    <w:rsid w:val="0004693B"/>
    <w:rsid w:val="000478D4"/>
    <w:rsid w:val="00047BDD"/>
    <w:rsid w:val="00047BFE"/>
    <w:rsid w:val="00050974"/>
    <w:rsid w:val="00050BFC"/>
    <w:rsid w:val="00050FE9"/>
    <w:rsid w:val="0005101F"/>
    <w:rsid w:val="000515A3"/>
    <w:rsid w:val="000516E1"/>
    <w:rsid w:val="00051BE3"/>
    <w:rsid w:val="0005222F"/>
    <w:rsid w:val="000527AF"/>
    <w:rsid w:val="00052D3C"/>
    <w:rsid w:val="0005346E"/>
    <w:rsid w:val="00053FC1"/>
    <w:rsid w:val="00054202"/>
    <w:rsid w:val="000546F0"/>
    <w:rsid w:val="00054DAC"/>
    <w:rsid w:val="0005534F"/>
    <w:rsid w:val="0005608E"/>
    <w:rsid w:val="000564AE"/>
    <w:rsid w:val="00056A2E"/>
    <w:rsid w:val="00056D6C"/>
    <w:rsid w:val="00056F2E"/>
    <w:rsid w:val="00057012"/>
    <w:rsid w:val="0005738E"/>
    <w:rsid w:val="00060038"/>
    <w:rsid w:val="000612DF"/>
    <w:rsid w:val="0006185C"/>
    <w:rsid w:val="00061993"/>
    <w:rsid w:val="000624FA"/>
    <w:rsid w:val="0006262A"/>
    <w:rsid w:val="000628A8"/>
    <w:rsid w:val="000632E8"/>
    <w:rsid w:val="000651B6"/>
    <w:rsid w:val="000654F5"/>
    <w:rsid w:val="000657D6"/>
    <w:rsid w:val="00065A91"/>
    <w:rsid w:val="00065D07"/>
    <w:rsid w:val="000668D0"/>
    <w:rsid w:val="0006726E"/>
    <w:rsid w:val="000702A3"/>
    <w:rsid w:val="000703B3"/>
    <w:rsid w:val="00070A02"/>
    <w:rsid w:val="00070C4E"/>
    <w:rsid w:val="00071C21"/>
    <w:rsid w:val="000722A2"/>
    <w:rsid w:val="00072AD5"/>
    <w:rsid w:val="00072EAD"/>
    <w:rsid w:val="00072F22"/>
    <w:rsid w:val="00072F56"/>
    <w:rsid w:val="00073020"/>
    <w:rsid w:val="00074DF4"/>
    <w:rsid w:val="00075226"/>
    <w:rsid w:val="00075787"/>
    <w:rsid w:val="0007641A"/>
    <w:rsid w:val="00076B35"/>
    <w:rsid w:val="00076FE8"/>
    <w:rsid w:val="00077374"/>
    <w:rsid w:val="000777B1"/>
    <w:rsid w:val="00077BBE"/>
    <w:rsid w:val="00077D17"/>
    <w:rsid w:val="000823A8"/>
    <w:rsid w:val="00082D80"/>
    <w:rsid w:val="0008330C"/>
    <w:rsid w:val="00083439"/>
    <w:rsid w:val="0008359E"/>
    <w:rsid w:val="000835C2"/>
    <w:rsid w:val="0008518E"/>
    <w:rsid w:val="000855D9"/>
    <w:rsid w:val="00085B4E"/>
    <w:rsid w:val="00085EB6"/>
    <w:rsid w:val="00086052"/>
    <w:rsid w:val="000864A8"/>
    <w:rsid w:val="00087D7E"/>
    <w:rsid w:val="00087E90"/>
    <w:rsid w:val="0008B5A9"/>
    <w:rsid w:val="0009078A"/>
    <w:rsid w:val="00090A77"/>
    <w:rsid w:val="00090F10"/>
    <w:rsid w:val="000914A1"/>
    <w:rsid w:val="00092827"/>
    <w:rsid w:val="00093094"/>
    <w:rsid w:val="00093959"/>
    <w:rsid w:val="000939DA"/>
    <w:rsid w:val="00094826"/>
    <w:rsid w:val="00094861"/>
    <w:rsid w:val="00094D08"/>
    <w:rsid w:val="0009519B"/>
    <w:rsid w:val="0009519F"/>
    <w:rsid w:val="0009591E"/>
    <w:rsid w:val="00095BC6"/>
    <w:rsid w:val="00095F88"/>
    <w:rsid w:val="00096B16"/>
    <w:rsid w:val="00097505"/>
    <w:rsid w:val="00097C16"/>
    <w:rsid w:val="000A0AF7"/>
    <w:rsid w:val="000A1292"/>
    <w:rsid w:val="000A2038"/>
    <w:rsid w:val="000A2424"/>
    <w:rsid w:val="000A245C"/>
    <w:rsid w:val="000A2AD1"/>
    <w:rsid w:val="000A3287"/>
    <w:rsid w:val="000A35A6"/>
    <w:rsid w:val="000A3A5D"/>
    <w:rsid w:val="000A3BC1"/>
    <w:rsid w:val="000A3C23"/>
    <w:rsid w:val="000A3F15"/>
    <w:rsid w:val="000A4069"/>
    <w:rsid w:val="000A436F"/>
    <w:rsid w:val="000A4E7D"/>
    <w:rsid w:val="000A53CA"/>
    <w:rsid w:val="000A6871"/>
    <w:rsid w:val="000A6AF7"/>
    <w:rsid w:val="000A761E"/>
    <w:rsid w:val="000A76ED"/>
    <w:rsid w:val="000A7C0F"/>
    <w:rsid w:val="000A7D7A"/>
    <w:rsid w:val="000B021A"/>
    <w:rsid w:val="000B1437"/>
    <w:rsid w:val="000B16A1"/>
    <w:rsid w:val="000B1EA4"/>
    <w:rsid w:val="000B2C6F"/>
    <w:rsid w:val="000B2F1B"/>
    <w:rsid w:val="000B3094"/>
    <w:rsid w:val="000B4317"/>
    <w:rsid w:val="000B4A0F"/>
    <w:rsid w:val="000B5113"/>
    <w:rsid w:val="000B59F1"/>
    <w:rsid w:val="000B6097"/>
    <w:rsid w:val="000C002C"/>
    <w:rsid w:val="000C0118"/>
    <w:rsid w:val="000C0251"/>
    <w:rsid w:val="000C114E"/>
    <w:rsid w:val="000C17DC"/>
    <w:rsid w:val="000C18A6"/>
    <w:rsid w:val="000C2776"/>
    <w:rsid w:val="000C3F95"/>
    <w:rsid w:val="000C4197"/>
    <w:rsid w:val="000C44DC"/>
    <w:rsid w:val="000C48BF"/>
    <w:rsid w:val="000C4F20"/>
    <w:rsid w:val="000C5ECB"/>
    <w:rsid w:val="000C62E4"/>
    <w:rsid w:val="000C66DC"/>
    <w:rsid w:val="000C6BF5"/>
    <w:rsid w:val="000C6D0E"/>
    <w:rsid w:val="000C6D26"/>
    <w:rsid w:val="000C72B1"/>
    <w:rsid w:val="000D0021"/>
    <w:rsid w:val="000D050D"/>
    <w:rsid w:val="000D0E66"/>
    <w:rsid w:val="000D1486"/>
    <w:rsid w:val="000D1691"/>
    <w:rsid w:val="000D2752"/>
    <w:rsid w:val="000D3572"/>
    <w:rsid w:val="000D402F"/>
    <w:rsid w:val="000D428E"/>
    <w:rsid w:val="000D43FE"/>
    <w:rsid w:val="000D4E7E"/>
    <w:rsid w:val="000D555C"/>
    <w:rsid w:val="000D5B3E"/>
    <w:rsid w:val="000D5FEE"/>
    <w:rsid w:val="000D64FC"/>
    <w:rsid w:val="000D658C"/>
    <w:rsid w:val="000D65CB"/>
    <w:rsid w:val="000D6DAA"/>
    <w:rsid w:val="000D6EA4"/>
    <w:rsid w:val="000D7968"/>
    <w:rsid w:val="000D7AA8"/>
    <w:rsid w:val="000D7C81"/>
    <w:rsid w:val="000D7CC3"/>
    <w:rsid w:val="000E0338"/>
    <w:rsid w:val="000E05A0"/>
    <w:rsid w:val="000E1090"/>
    <w:rsid w:val="000E1C51"/>
    <w:rsid w:val="000E29C0"/>
    <w:rsid w:val="000E2C0B"/>
    <w:rsid w:val="000E32D3"/>
    <w:rsid w:val="000E35F5"/>
    <w:rsid w:val="000E3C1C"/>
    <w:rsid w:val="000E40F1"/>
    <w:rsid w:val="000E42A9"/>
    <w:rsid w:val="000E47E9"/>
    <w:rsid w:val="000E4A7F"/>
    <w:rsid w:val="000E4C16"/>
    <w:rsid w:val="000E593B"/>
    <w:rsid w:val="000E5CB2"/>
    <w:rsid w:val="000E60DA"/>
    <w:rsid w:val="000E648C"/>
    <w:rsid w:val="000E6BC8"/>
    <w:rsid w:val="000E6C48"/>
    <w:rsid w:val="000E6C96"/>
    <w:rsid w:val="000E6DC8"/>
    <w:rsid w:val="000E6FE5"/>
    <w:rsid w:val="000E78CA"/>
    <w:rsid w:val="000E7AF9"/>
    <w:rsid w:val="000F1B71"/>
    <w:rsid w:val="000F24E5"/>
    <w:rsid w:val="000F2674"/>
    <w:rsid w:val="000F27FD"/>
    <w:rsid w:val="000F3C41"/>
    <w:rsid w:val="000F3E2D"/>
    <w:rsid w:val="000F48CD"/>
    <w:rsid w:val="000F4A93"/>
    <w:rsid w:val="000F4CF0"/>
    <w:rsid w:val="000F5994"/>
    <w:rsid w:val="000F5DF5"/>
    <w:rsid w:val="000F6215"/>
    <w:rsid w:val="000F6C22"/>
    <w:rsid w:val="00100239"/>
    <w:rsid w:val="0010023C"/>
    <w:rsid w:val="001004B1"/>
    <w:rsid w:val="0010080D"/>
    <w:rsid w:val="00101218"/>
    <w:rsid w:val="001012A5"/>
    <w:rsid w:val="00102FDD"/>
    <w:rsid w:val="00103739"/>
    <w:rsid w:val="00103A4A"/>
    <w:rsid w:val="0010401D"/>
    <w:rsid w:val="001057D3"/>
    <w:rsid w:val="00105F47"/>
    <w:rsid w:val="00106603"/>
    <w:rsid w:val="0010663C"/>
    <w:rsid w:val="00106AD3"/>
    <w:rsid w:val="00106C23"/>
    <w:rsid w:val="00106EDB"/>
    <w:rsid w:val="0010771C"/>
    <w:rsid w:val="0011011E"/>
    <w:rsid w:val="001101A7"/>
    <w:rsid w:val="00110674"/>
    <w:rsid w:val="0011123B"/>
    <w:rsid w:val="00111587"/>
    <w:rsid w:val="001117D6"/>
    <w:rsid w:val="0011222D"/>
    <w:rsid w:val="00112303"/>
    <w:rsid w:val="00112FC5"/>
    <w:rsid w:val="00113434"/>
    <w:rsid w:val="00113816"/>
    <w:rsid w:val="00113F7C"/>
    <w:rsid w:val="0011429F"/>
    <w:rsid w:val="0011555E"/>
    <w:rsid w:val="00116143"/>
    <w:rsid w:val="001167C5"/>
    <w:rsid w:val="001175F1"/>
    <w:rsid w:val="00117AFE"/>
    <w:rsid w:val="00117F81"/>
    <w:rsid w:val="0012042D"/>
    <w:rsid w:val="00120A12"/>
    <w:rsid w:val="00120A55"/>
    <w:rsid w:val="001223C7"/>
    <w:rsid w:val="00122C47"/>
    <w:rsid w:val="00122EE9"/>
    <w:rsid w:val="0012364D"/>
    <w:rsid w:val="00123B4A"/>
    <w:rsid w:val="00123F75"/>
    <w:rsid w:val="001240C3"/>
    <w:rsid w:val="0012433A"/>
    <w:rsid w:val="001246E2"/>
    <w:rsid w:val="00124C0B"/>
    <w:rsid w:val="00124E77"/>
    <w:rsid w:val="0012504F"/>
    <w:rsid w:val="001257E1"/>
    <w:rsid w:val="001267FB"/>
    <w:rsid w:val="00126A66"/>
    <w:rsid w:val="0012702A"/>
    <w:rsid w:val="00127227"/>
    <w:rsid w:val="00127909"/>
    <w:rsid w:val="001279A5"/>
    <w:rsid w:val="00127C43"/>
    <w:rsid w:val="00127F81"/>
    <w:rsid w:val="001301A4"/>
    <w:rsid w:val="00130E64"/>
    <w:rsid w:val="00132493"/>
    <w:rsid w:val="001325AC"/>
    <w:rsid w:val="00133326"/>
    <w:rsid w:val="00133586"/>
    <w:rsid w:val="0013362C"/>
    <w:rsid w:val="00133749"/>
    <w:rsid w:val="0013380B"/>
    <w:rsid w:val="00133E32"/>
    <w:rsid w:val="0013460F"/>
    <w:rsid w:val="00134A20"/>
    <w:rsid w:val="00134D7F"/>
    <w:rsid w:val="00135814"/>
    <w:rsid w:val="00135A40"/>
    <w:rsid w:val="00136829"/>
    <w:rsid w:val="00136CA1"/>
    <w:rsid w:val="001372F2"/>
    <w:rsid w:val="00137304"/>
    <w:rsid w:val="00140579"/>
    <w:rsid w:val="00140744"/>
    <w:rsid w:val="001417CE"/>
    <w:rsid w:val="0014195D"/>
    <w:rsid w:val="00142120"/>
    <w:rsid w:val="001421C3"/>
    <w:rsid w:val="00142C5E"/>
    <w:rsid w:val="001432DC"/>
    <w:rsid w:val="00143DFB"/>
    <w:rsid w:val="00143EE9"/>
    <w:rsid w:val="00143F3E"/>
    <w:rsid w:val="0014428F"/>
    <w:rsid w:val="00144453"/>
    <w:rsid w:val="00144C86"/>
    <w:rsid w:val="001450D4"/>
    <w:rsid w:val="00145453"/>
    <w:rsid w:val="00145C75"/>
    <w:rsid w:val="00145C8B"/>
    <w:rsid w:val="0014675C"/>
    <w:rsid w:val="00146D1E"/>
    <w:rsid w:val="00146D40"/>
    <w:rsid w:val="001474DE"/>
    <w:rsid w:val="00147665"/>
    <w:rsid w:val="00147A9F"/>
    <w:rsid w:val="00147B54"/>
    <w:rsid w:val="0015047B"/>
    <w:rsid w:val="0015098D"/>
    <w:rsid w:val="0015143E"/>
    <w:rsid w:val="00151444"/>
    <w:rsid w:val="00151591"/>
    <w:rsid w:val="001520D6"/>
    <w:rsid w:val="0015240F"/>
    <w:rsid w:val="001529B5"/>
    <w:rsid w:val="00152DA4"/>
    <w:rsid w:val="0015336E"/>
    <w:rsid w:val="00153626"/>
    <w:rsid w:val="001542CA"/>
    <w:rsid w:val="00154721"/>
    <w:rsid w:val="00155012"/>
    <w:rsid w:val="00155828"/>
    <w:rsid w:val="00155BD6"/>
    <w:rsid w:val="00155DE3"/>
    <w:rsid w:val="00155E19"/>
    <w:rsid w:val="0015629B"/>
    <w:rsid w:val="001562D6"/>
    <w:rsid w:val="001573CF"/>
    <w:rsid w:val="00157939"/>
    <w:rsid w:val="001603E9"/>
    <w:rsid w:val="00160AD4"/>
    <w:rsid w:val="001617B9"/>
    <w:rsid w:val="00161910"/>
    <w:rsid w:val="0016205A"/>
    <w:rsid w:val="00162343"/>
    <w:rsid w:val="00163C32"/>
    <w:rsid w:val="00163EE1"/>
    <w:rsid w:val="00163F3F"/>
    <w:rsid w:val="0016467C"/>
    <w:rsid w:val="00164B55"/>
    <w:rsid w:val="00164B6E"/>
    <w:rsid w:val="00164D09"/>
    <w:rsid w:val="00165A1E"/>
    <w:rsid w:val="00166056"/>
    <w:rsid w:val="00166764"/>
    <w:rsid w:val="00167444"/>
    <w:rsid w:val="00167F39"/>
    <w:rsid w:val="00170627"/>
    <w:rsid w:val="00170859"/>
    <w:rsid w:val="00170CA1"/>
    <w:rsid w:val="00170EB6"/>
    <w:rsid w:val="00171283"/>
    <w:rsid w:val="001713E4"/>
    <w:rsid w:val="001717F5"/>
    <w:rsid w:val="0017188B"/>
    <w:rsid w:val="001722C4"/>
    <w:rsid w:val="00172520"/>
    <w:rsid w:val="00172681"/>
    <w:rsid w:val="001726F3"/>
    <w:rsid w:val="00172B10"/>
    <w:rsid w:val="00172B2F"/>
    <w:rsid w:val="001730CC"/>
    <w:rsid w:val="0017329A"/>
    <w:rsid w:val="001736DB"/>
    <w:rsid w:val="00173838"/>
    <w:rsid w:val="00173FA2"/>
    <w:rsid w:val="0017521D"/>
    <w:rsid w:val="001752E5"/>
    <w:rsid w:val="00175A09"/>
    <w:rsid w:val="00175F1B"/>
    <w:rsid w:val="0017621D"/>
    <w:rsid w:val="0017671F"/>
    <w:rsid w:val="00176E1F"/>
    <w:rsid w:val="00176F5E"/>
    <w:rsid w:val="00177326"/>
    <w:rsid w:val="00177475"/>
    <w:rsid w:val="001774BC"/>
    <w:rsid w:val="00177779"/>
    <w:rsid w:val="0018020A"/>
    <w:rsid w:val="00180738"/>
    <w:rsid w:val="00180777"/>
    <w:rsid w:val="00180878"/>
    <w:rsid w:val="00180FFD"/>
    <w:rsid w:val="0018131A"/>
    <w:rsid w:val="00181E3E"/>
    <w:rsid w:val="001822B8"/>
    <w:rsid w:val="00182A14"/>
    <w:rsid w:val="00182D6D"/>
    <w:rsid w:val="0018307F"/>
    <w:rsid w:val="00183131"/>
    <w:rsid w:val="0018388C"/>
    <w:rsid w:val="00183CA1"/>
    <w:rsid w:val="00184310"/>
    <w:rsid w:val="00184DCD"/>
    <w:rsid w:val="001854BC"/>
    <w:rsid w:val="0018596E"/>
    <w:rsid w:val="00186254"/>
    <w:rsid w:val="00186ED9"/>
    <w:rsid w:val="00186EE3"/>
    <w:rsid w:val="00187877"/>
    <w:rsid w:val="00187E40"/>
    <w:rsid w:val="00187ECA"/>
    <w:rsid w:val="00190B07"/>
    <w:rsid w:val="00191132"/>
    <w:rsid w:val="0019212E"/>
    <w:rsid w:val="00192FF2"/>
    <w:rsid w:val="00193023"/>
    <w:rsid w:val="00193ABC"/>
    <w:rsid w:val="001944F9"/>
    <w:rsid w:val="00194584"/>
    <w:rsid w:val="001946FC"/>
    <w:rsid w:val="001956F5"/>
    <w:rsid w:val="00195F11"/>
    <w:rsid w:val="00195FC5"/>
    <w:rsid w:val="00195FD0"/>
    <w:rsid w:val="00196601"/>
    <w:rsid w:val="00196B55"/>
    <w:rsid w:val="001970EA"/>
    <w:rsid w:val="00197A62"/>
    <w:rsid w:val="00197A87"/>
    <w:rsid w:val="001A0FA7"/>
    <w:rsid w:val="001A1BF0"/>
    <w:rsid w:val="001A1CC3"/>
    <w:rsid w:val="001A286F"/>
    <w:rsid w:val="001A37B8"/>
    <w:rsid w:val="001A39D9"/>
    <w:rsid w:val="001A3CE6"/>
    <w:rsid w:val="001A42DD"/>
    <w:rsid w:val="001A4481"/>
    <w:rsid w:val="001A53D5"/>
    <w:rsid w:val="001A5707"/>
    <w:rsid w:val="001A5939"/>
    <w:rsid w:val="001A63E2"/>
    <w:rsid w:val="001A6596"/>
    <w:rsid w:val="001A68E3"/>
    <w:rsid w:val="001A708E"/>
    <w:rsid w:val="001B057C"/>
    <w:rsid w:val="001B1216"/>
    <w:rsid w:val="001B13A4"/>
    <w:rsid w:val="001B1691"/>
    <w:rsid w:val="001B16D4"/>
    <w:rsid w:val="001B1F79"/>
    <w:rsid w:val="001B24DD"/>
    <w:rsid w:val="001B2EEB"/>
    <w:rsid w:val="001B32EF"/>
    <w:rsid w:val="001B4465"/>
    <w:rsid w:val="001B4683"/>
    <w:rsid w:val="001B475E"/>
    <w:rsid w:val="001B4CBA"/>
    <w:rsid w:val="001B4E75"/>
    <w:rsid w:val="001B55EB"/>
    <w:rsid w:val="001B569F"/>
    <w:rsid w:val="001B5C3F"/>
    <w:rsid w:val="001B5E05"/>
    <w:rsid w:val="001B6429"/>
    <w:rsid w:val="001B6589"/>
    <w:rsid w:val="001B6747"/>
    <w:rsid w:val="001B7449"/>
    <w:rsid w:val="001B7C1F"/>
    <w:rsid w:val="001B7E06"/>
    <w:rsid w:val="001C07A3"/>
    <w:rsid w:val="001C1342"/>
    <w:rsid w:val="001C149B"/>
    <w:rsid w:val="001C15B7"/>
    <w:rsid w:val="001C199A"/>
    <w:rsid w:val="001C1BD3"/>
    <w:rsid w:val="001C200C"/>
    <w:rsid w:val="001C3B67"/>
    <w:rsid w:val="001C42A4"/>
    <w:rsid w:val="001C4EA9"/>
    <w:rsid w:val="001C4EF3"/>
    <w:rsid w:val="001C590A"/>
    <w:rsid w:val="001C5DCD"/>
    <w:rsid w:val="001C66A1"/>
    <w:rsid w:val="001C7423"/>
    <w:rsid w:val="001D04E4"/>
    <w:rsid w:val="001D108F"/>
    <w:rsid w:val="001D10C7"/>
    <w:rsid w:val="001D1348"/>
    <w:rsid w:val="001D2304"/>
    <w:rsid w:val="001D3226"/>
    <w:rsid w:val="001D33D5"/>
    <w:rsid w:val="001D391B"/>
    <w:rsid w:val="001D6310"/>
    <w:rsid w:val="001D64E2"/>
    <w:rsid w:val="001D6651"/>
    <w:rsid w:val="001D67D8"/>
    <w:rsid w:val="001D74AD"/>
    <w:rsid w:val="001D75A2"/>
    <w:rsid w:val="001D7CAC"/>
    <w:rsid w:val="001E015A"/>
    <w:rsid w:val="001E0562"/>
    <w:rsid w:val="001E1AD9"/>
    <w:rsid w:val="001E1CAF"/>
    <w:rsid w:val="001E1F0B"/>
    <w:rsid w:val="001E2D21"/>
    <w:rsid w:val="001E3209"/>
    <w:rsid w:val="001E368A"/>
    <w:rsid w:val="001E38E2"/>
    <w:rsid w:val="001E3ED9"/>
    <w:rsid w:val="001E56A0"/>
    <w:rsid w:val="001E624E"/>
    <w:rsid w:val="001E7327"/>
    <w:rsid w:val="001F003A"/>
    <w:rsid w:val="001F0CE4"/>
    <w:rsid w:val="001F1585"/>
    <w:rsid w:val="001F19B9"/>
    <w:rsid w:val="001F1DDA"/>
    <w:rsid w:val="001F220D"/>
    <w:rsid w:val="001F3043"/>
    <w:rsid w:val="001F3552"/>
    <w:rsid w:val="001F364C"/>
    <w:rsid w:val="001F36DB"/>
    <w:rsid w:val="001F3ACD"/>
    <w:rsid w:val="001F3F2D"/>
    <w:rsid w:val="001F40D4"/>
    <w:rsid w:val="001F40D7"/>
    <w:rsid w:val="001F44AC"/>
    <w:rsid w:val="001F5045"/>
    <w:rsid w:val="001F5368"/>
    <w:rsid w:val="001F53FC"/>
    <w:rsid w:val="001F64B4"/>
    <w:rsid w:val="001F680D"/>
    <w:rsid w:val="001F6B5C"/>
    <w:rsid w:val="001F705B"/>
    <w:rsid w:val="001F728A"/>
    <w:rsid w:val="001F762D"/>
    <w:rsid w:val="001F79E7"/>
    <w:rsid w:val="00200203"/>
    <w:rsid w:val="0020032B"/>
    <w:rsid w:val="00200D0F"/>
    <w:rsid w:val="00200EA7"/>
    <w:rsid w:val="002010AF"/>
    <w:rsid w:val="00201107"/>
    <w:rsid w:val="00201114"/>
    <w:rsid w:val="0020177E"/>
    <w:rsid w:val="00201906"/>
    <w:rsid w:val="00201DE5"/>
    <w:rsid w:val="00201E1B"/>
    <w:rsid w:val="00202299"/>
    <w:rsid w:val="002027A4"/>
    <w:rsid w:val="00202E7A"/>
    <w:rsid w:val="002037FF"/>
    <w:rsid w:val="00203888"/>
    <w:rsid w:val="00204070"/>
    <w:rsid w:val="00204C99"/>
    <w:rsid w:val="002054B9"/>
    <w:rsid w:val="0020584D"/>
    <w:rsid w:val="00205AC7"/>
    <w:rsid w:val="00205D28"/>
    <w:rsid w:val="00205FFC"/>
    <w:rsid w:val="002060E7"/>
    <w:rsid w:val="002063A0"/>
    <w:rsid w:val="00206604"/>
    <w:rsid w:val="00206790"/>
    <w:rsid w:val="00207148"/>
    <w:rsid w:val="0020731C"/>
    <w:rsid w:val="002077B4"/>
    <w:rsid w:val="002107DB"/>
    <w:rsid w:val="00210E6E"/>
    <w:rsid w:val="0021102B"/>
    <w:rsid w:val="0021115B"/>
    <w:rsid w:val="00211318"/>
    <w:rsid w:val="00211B5C"/>
    <w:rsid w:val="00212019"/>
    <w:rsid w:val="002124CA"/>
    <w:rsid w:val="00212DEF"/>
    <w:rsid w:val="002137AB"/>
    <w:rsid w:val="002139C3"/>
    <w:rsid w:val="00214267"/>
    <w:rsid w:val="00214C8F"/>
    <w:rsid w:val="00215449"/>
    <w:rsid w:val="002155FF"/>
    <w:rsid w:val="002157DF"/>
    <w:rsid w:val="00215C19"/>
    <w:rsid w:val="00215F37"/>
    <w:rsid w:val="002161A7"/>
    <w:rsid w:val="00216EAC"/>
    <w:rsid w:val="0021710B"/>
    <w:rsid w:val="002211E4"/>
    <w:rsid w:val="002216FD"/>
    <w:rsid w:val="0022173A"/>
    <w:rsid w:val="00222A61"/>
    <w:rsid w:val="00222F99"/>
    <w:rsid w:val="002233E7"/>
    <w:rsid w:val="002236BB"/>
    <w:rsid w:val="00224236"/>
    <w:rsid w:val="002245E2"/>
    <w:rsid w:val="002248F1"/>
    <w:rsid w:val="00224BCE"/>
    <w:rsid w:val="00224BF1"/>
    <w:rsid w:val="00225267"/>
    <w:rsid w:val="00225799"/>
    <w:rsid w:val="00226361"/>
    <w:rsid w:val="0022774E"/>
    <w:rsid w:val="00227ACB"/>
    <w:rsid w:val="002301A8"/>
    <w:rsid w:val="00230EC6"/>
    <w:rsid w:val="0023129E"/>
    <w:rsid w:val="00231915"/>
    <w:rsid w:val="00231D1E"/>
    <w:rsid w:val="00231E13"/>
    <w:rsid w:val="00232826"/>
    <w:rsid w:val="0023301D"/>
    <w:rsid w:val="002338A3"/>
    <w:rsid w:val="00234AC0"/>
    <w:rsid w:val="002350A8"/>
    <w:rsid w:val="002354D6"/>
    <w:rsid w:val="002359EB"/>
    <w:rsid w:val="00235BDF"/>
    <w:rsid w:val="00235DAD"/>
    <w:rsid w:val="00236427"/>
    <w:rsid w:val="002364A5"/>
    <w:rsid w:val="00236B9D"/>
    <w:rsid w:val="00237F6A"/>
    <w:rsid w:val="0024047D"/>
    <w:rsid w:val="002410CC"/>
    <w:rsid w:val="0024196A"/>
    <w:rsid w:val="00241995"/>
    <w:rsid w:val="00241DDE"/>
    <w:rsid w:val="0024253F"/>
    <w:rsid w:val="00242E38"/>
    <w:rsid w:val="00243469"/>
    <w:rsid w:val="0024385E"/>
    <w:rsid w:val="00244CEC"/>
    <w:rsid w:val="00245256"/>
    <w:rsid w:val="002457D7"/>
    <w:rsid w:val="00250073"/>
    <w:rsid w:val="002500CB"/>
    <w:rsid w:val="0025103C"/>
    <w:rsid w:val="0025116A"/>
    <w:rsid w:val="00251B2B"/>
    <w:rsid w:val="002537EE"/>
    <w:rsid w:val="00254859"/>
    <w:rsid w:val="0025542E"/>
    <w:rsid w:val="0025621A"/>
    <w:rsid w:val="00256601"/>
    <w:rsid w:val="0025661C"/>
    <w:rsid w:val="00256677"/>
    <w:rsid w:val="00256A19"/>
    <w:rsid w:val="00257747"/>
    <w:rsid w:val="00257CAB"/>
    <w:rsid w:val="00260690"/>
    <w:rsid w:val="00260724"/>
    <w:rsid w:val="00260F11"/>
    <w:rsid w:val="0026124A"/>
    <w:rsid w:val="002616CF"/>
    <w:rsid w:val="002616EF"/>
    <w:rsid w:val="00262178"/>
    <w:rsid w:val="002621B1"/>
    <w:rsid w:val="00262258"/>
    <w:rsid w:val="00262AF2"/>
    <w:rsid w:val="00263AB9"/>
    <w:rsid w:val="00263EE1"/>
    <w:rsid w:val="002641D7"/>
    <w:rsid w:val="0026437F"/>
    <w:rsid w:val="002652C6"/>
    <w:rsid w:val="0026540F"/>
    <w:rsid w:val="00266EB1"/>
    <w:rsid w:val="002672D4"/>
    <w:rsid w:val="0026775F"/>
    <w:rsid w:val="0027134D"/>
    <w:rsid w:val="00272203"/>
    <w:rsid w:val="00272832"/>
    <w:rsid w:val="00272CD8"/>
    <w:rsid w:val="00273478"/>
    <w:rsid w:val="0027369F"/>
    <w:rsid w:val="002740EE"/>
    <w:rsid w:val="00274626"/>
    <w:rsid w:val="00274728"/>
    <w:rsid w:val="002747BE"/>
    <w:rsid w:val="00274B6D"/>
    <w:rsid w:val="00276A24"/>
    <w:rsid w:val="00277081"/>
    <w:rsid w:val="0027798C"/>
    <w:rsid w:val="00277A27"/>
    <w:rsid w:val="002806D3"/>
    <w:rsid w:val="00280936"/>
    <w:rsid w:val="00280B55"/>
    <w:rsid w:val="00280CE7"/>
    <w:rsid w:val="0028103B"/>
    <w:rsid w:val="00281091"/>
    <w:rsid w:val="00281631"/>
    <w:rsid w:val="0028183B"/>
    <w:rsid w:val="00282509"/>
    <w:rsid w:val="0028286D"/>
    <w:rsid w:val="00282BA3"/>
    <w:rsid w:val="00283641"/>
    <w:rsid w:val="002844DC"/>
    <w:rsid w:val="00285103"/>
    <w:rsid w:val="00285738"/>
    <w:rsid w:val="00285AD3"/>
    <w:rsid w:val="002861C7"/>
    <w:rsid w:val="00286811"/>
    <w:rsid w:val="00286B33"/>
    <w:rsid w:val="00286DD1"/>
    <w:rsid w:val="00286E2C"/>
    <w:rsid w:val="00286F10"/>
    <w:rsid w:val="002877F5"/>
    <w:rsid w:val="00287A08"/>
    <w:rsid w:val="00287DEF"/>
    <w:rsid w:val="00290E73"/>
    <w:rsid w:val="0029131D"/>
    <w:rsid w:val="0029311B"/>
    <w:rsid w:val="00293AA3"/>
    <w:rsid w:val="00294744"/>
    <w:rsid w:val="00295220"/>
    <w:rsid w:val="002975F6"/>
    <w:rsid w:val="00297C31"/>
    <w:rsid w:val="002A0680"/>
    <w:rsid w:val="002A07A4"/>
    <w:rsid w:val="002A08D2"/>
    <w:rsid w:val="002A0D1A"/>
    <w:rsid w:val="002A0F2E"/>
    <w:rsid w:val="002A110A"/>
    <w:rsid w:val="002A1241"/>
    <w:rsid w:val="002A2F9B"/>
    <w:rsid w:val="002A2FEF"/>
    <w:rsid w:val="002A31C2"/>
    <w:rsid w:val="002A3372"/>
    <w:rsid w:val="002A3862"/>
    <w:rsid w:val="002A3CA8"/>
    <w:rsid w:val="002A3D32"/>
    <w:rsid w:val="002A4B9B"/>
    <w:rsid w:val="002A5311"/>
    <w:rsid w:val="002A5861"/>
    <w:rsid w:val="002A5871"/>
    <w:rsid w:val="002A5C74"/>
    <w:rsid w:val="002A60BB"/>
    <w:rsid w:val="002A726C"/>
    <w:rsid w:val="002A7B23"/>
    <w:rsid w:val="002B06DE"/>
    <w:rsid w:val="002B0BCF"/>
    <w:rsid w:val="002B1099"/>
    <w:rsid w:val="002B1706"/>
    <w:rsid w:val="002B1BC0"/>
    <w:rsid w:val="002B3B04"/>
    <w:rsid w:val="002B3E7A"/>
    <w:rsid w:val="002B4A5C"/>
    <w:rsid w:val="002B5251"/>
    <w:rsid w:val="002B5530"/>
    <w:rsid w:val="002B59A6"/>
    <w:rsid w:val="002B5A77"/>
    <w:rsid w:val="002B63E8"/>
    <w:rsid w:val="002B642F"/>
    <w:rsid w:val="002B6791"/>
    <w:rsid w:val="002B686F"/>
    <w:rsid w:val="002B7971"/>
    <w:rsid w:val="002C0678"/>
    <w:rsid w:val="002C0991"/>
    <w:rsid w:val="002C0AB3"/>
    <w:rsid w:val="002C1212"/>
    <w:rsid w:val="002C140E"/>
    <w:rsid w:val="002C1689"/>
    <w:rsid w:val="002C18B8"/>
    <w:rsid w:val="002C1C8E"/>
    <w:rsid w:val="002C2A5E"/>
    <w:rsid w:val="002C2B77"/>
    <w:rsid w:val="002C37E1"/>
    <w:rsid w:val="002C3821"/>
    <w:rsid w:val="002C4705"/>
    <w:rsid w:val="002C4DC3"/>
    <w:rsid w:val="002C5615"/>
    <w:rsid w:val="002C6103"/>
    <w:rsid w:val="002C657F"/>
    <w:rsid w:val="002C67EA"/>
    <w:rsid w:val="002C7058"/>
    <w:rsid w:val="002C75EB"/>
    <w:rsid w:val="002C76DD"/>
    <w:rsid w:val="002C78D5"/>
    <w:rsid w:val="002D0843"/>
    <w:rsid w:val="002D0974"/>
    <w:rsid w:val="002D0AB9"/>
    <w:rsid w:val="002D10FD"/>
    <w:rsid w:val="002D1584"/>
    <w:rsid w:val="002D206E"/>
    <w:rsid w:val="002D2342"/>
    <w:rsid w:val="002D271B"/>
    <w:rsid w:val="002D2CAE"/>
    <w:rsid w:val="002D3331"/>
    <w:rsid w:val="002D36BC"/>
    <w:rsid w:val="002D36E0"/>
    <w:rsid w:val="002D39A5"/>
    <w:rsid w:val="002D56F7"/>
    <w:rsid w:val="002D5B59"/>
    <w:rsid w:val="002D5DB5"/>
    <w:rsid w:val="002D6E01"/>
    <w:rsid w:val="002D755C"/>
    <w:rsid w:val="002E0807"/>
    <w:rsid w:val="002E09B3"/>
    <w:rsid w:val="002E0A67"/>
    <w:rsid w:val="002E0AB8"/>
    <w:rsid w:val="002E22D4"/>
    <w:rsid w:val="002E29A1"/>
    <w:rsid w:val="002E2C5A"/>
    <w:rsid w:val="002E2FE5"/>
    <w:rsid w:val="002E365D"/>
    <w:rsid w:val="002E3D1C"/>
    <w:rsid w:val="002E41D5"/>
    <w:rsid w:val="002E4402"/>
    <w:rsid w:val="002E4898"/>
    <w:rsid w:val="002E534D"/>
    <w:rsid w:val="002E5870"/>
    <w:rsid w:val="002E5CE9"/>
    <w:rsid w:val="002E5E8C"/>
    <w:rsid w:val="002E6747"/>
    <w:rsid w:val="002E792D"/>
    <w:rsid w:val="002E7AFD"/>
    <w:rsid w:val="002F0557"/>
    <w:rsid w:val="002F06D2"/>
    <w:rsid w:val="002F0735"/>
    <w:rsid w:val="002F0757"/>
    <w:rsid w:val="002F087B"/>
    <w:rsid w:val="002F12BA"/>
    <w:rsid w:val="002F1374"/>
    <w:rsid w:val="002F17DC"/>
    <w:rsid w:val="002F2C46"/>
    <w:rsid w:val="002F3037"/>
    <w:rsid w:val="002F3B2C"/>
    <w:rsid w:val="002F3C50"/>
    <w:rsid w:val="002F403D"/>
    <w:rsid w:val="002F4054"/>
    <w:rsid w:val="002F44DA"/>
    <w:rsid w:val="002F4674"/>
    <w:rsid w:val="002F4923"/>
    <w:rsid w:val="002F4E21"/>
    <w:rsid w:val="002F4F92"/>
    <w:rsid w:val="002F51CD"/>
    <w:rsid w:val="002F545B"/>
    <w:rsid w:val="002F5692"/>
    <w:rsid w:val="002F57A5"/>
    <w:rsid w:val="002F6296"/>
    <w:rsid w:val="002F6DFA"/>
    <w:rsid w:val="002F70A1"/>
    <w:rsid w:val="0030029A"/>
    <w:rsid w:val="00301B06"/>
    <w:rsid w:val="00301CD5"/>
    <w:rsid w:val="0030219A"/>
    <w:rsid w:val="003042C1"/>
    <w:rsid w:val="00304406"/>
    <w:rsid w:val="0030508A"/>
    <w:rsid w:val="00305EF1"/>
    <w:rsid w:val="00305EFF"/>
    <w:rsid w:val="00305F6A"/>
    <w:rsid w:val="003061B8"/>
    <w:rsid w:val="00306474"/>
    <w:rsid w:val="0030679A"/>
    <w:rsid w:val="00306825"/>
    <w:rsid w:val="00306B25"/>
    <w:rsid w:val="00306ED4"/>
    <w:rsid w:val="00306EFF"/>
    <w:rsid w:val="00307084"/>
    <w:rsid w:val="00307228"/>
    <w:rsid w:val="00307329"/>
    <w:rsid w:val="003074E7"/>
    <w:rsid w:val="0030773A"/>
    <w:rsid w:val="00307B03"/>
    <w:rsid w:val="00307FF6"/>
    <w:rsid w:val="00310E90"/>
    <w:rsid w:val="0031153C"/>
    <w:rsid w:val="003115EA"/>
    <w:rsid w:val="00311B09"/>
    <w:rsid w:val="00311B5B"/>
    <w:rsid w:val="00311F9D"/>
    <w:rsid w:val="0031346D"/>
    <w:rsid w:val="00314079"/>
    <w:rsid w:val="00315E98"/>
    <w:rsid w:val="00315FA0"/>
    <w:rsid w:val="0031612E"/>
    <w:rsid w:val="00316234"/>
    <w:rsid w:val="003162B2"/>
    <w:rsid w:val="0031630A"/>
    <w:rsid w:val="00316606"/>
    <w:rsid w:val="00316BCA"/>
    <w:rsid w:val="0031781E"/>
    <w:rsid w:val="00320042"/>
    <w:rsid w:val="003200E6"/>
    <w:rsid w:val="00320503"/>
    <w:rsid w:val="00320CFC"/>
    <w:rsid w:val="00321927"/>
    <w:rsid w:val="00321935"/>
    <w:rsid w:val="003219F2"/>
    <w:rsid w:val="003228F6"/>
    <w:rsid w:val="00322EA5"/>
    <w:rsid w:val="00323325"/>
    <w:rsid w:val="00324015"/>
    <w:rsid w:val="003240E1"/>
    <w:rsid w:val="003241E0"/>
    <w:rsid w:val="00324A96"/>
    <w:rsid w:val="00325706"/>
    <w:rsid w:val="00325C62"/>
    <w:rsid w:val="00326459"/>
    <w:rsid w:val="0032648D"/>
    <w:rsid w:val="0032696B"/>
    <w:rsid w:val="00326CC2"/>
    <w:rsid w:val="0032720D"/>
    <w:rsid w:val="003279E9"/>
    <w:rsid w:val="00327AB2"/>
    <w:rsid w:val="0033137D"/>
    <w:rsid w:val="00331F10"/>
    <w:rsid w:val="00332927"/>
    <w:rsid w:val="00332F4D"/>
    <w:rsid w:val="00332F6B"/>
    <w:rsid w:val="00332F98"/>
    <w:rsid w:val="0033336F"/>
    <w:rsid w:val="003334EA"/>
    <w:rsid w:val="003335A3"/>
    <w:rsid w:val="0033396A"/>
    <w:rsid w:val="00333ACD"/>
    <w:rsid w:val="00335166"/>
    <w:rsid w:val="00335CDC"/>
    <w:rsid w:val="0033609E"/>
    <w:rsid w:val="0033690C"/>
    <w:rsid w:val="00336F7A"/>
    <w:rsid w:val="0033716F"/>
    <w:rsid w:val="0034037F"/>
    <w:rsid w:val="00341121"/>
    <w:rsid w:val="00341BBC"/>
    <w:rsid w:val="003424C5"/>
    <w:rsid w:val="00342515"/>
    <w:rsid w:val="00342932"/>
    <w:rsid w:val="00343B88"/>
    <w:rsid w:val="00343F46"/>
    <w:rsid w:val="0034410A"/>
    <w:rsid w:val="00344A90"/>
    <w:rsid w:val="00344F61"/>
    <w:rsid w:val="00344FC9"/>
    <w:rsid w:val="00345B19"/>
    <w:rsid w:val="00346344"/>
    <w:rsid w:val="0034683D"/>
    <w:rsid w:val="00346A9F"/>
    <w:rsid w:val="003470D1"/>
    <w:rsid w:val="00347442"/>
    <w:rsid w:val="003479D0"/>
    <w:rsid w:val="00350B16"/>
    <w:rsid w:val="00351A2A"/>
    <w:rsid w:val="00351C80"/>
    <w:rsid w:val="00351F7A"/>
    <w:rsid w:val="00351F94"/>
    <w:rsid w:val="00352654"/>
    <w:rsid w:val="00354DEB"/>
    <w:rsid w:val="003554C0"/>
    <w:rsid w:val="0035574C"/>
    <w:rsid w:val="003557B1"/>
    <w:rsid w:val="0035592A"/>
    <w:rsid w:val="0035642F"/>
    <w:rsid w:val="0035675B"/>
    <w:rsid w:val="00356EC9"/>
    <w:rsid w:val="00361B6A"/>
    <w:rsid w:val="00362465"/>
    <w:rsid w:val="00362D4A"/>
    <w:rsid w:val="003630C1"/>
    <w:rsid w:val="00363361"/>
    <w:rsid w:val="003633B7"/>
    <w:rsid w:val="00363AD8"/>
    <w:rsid w:val="00363C49"/>
    <w:rsid w:val="0036488F"/>
    <w:rsid w:val="00364E16"/>
    <w:rsid w:val="0036581B"/>
    <w:rsid w:val="00365E0D"/>
    <w:rsid w:val="00365FAE"/>
    <w:rsid w:val="003664E6"/>
    <w:rsid w:val="003672DB"/>
    <w:rsid w:val="003674CD"/>
    <w:rsid w:val="00367918"/>
    <w:rsid w:val="00367DFC"/>
    <w:rsid w:val="003702B5"/>
    <w:rsid w:val="0037052F"/>
    <w:rsid w:val="003705DA"/>
    <w:rsid w:val="003707A9"/>
    <w:rsid w:val="003708BD"/>
    <w:rsid w:val="00370D04"/>
    <w:rsid w:val="0037132A"/>
    <w:rsid w:val="00371487"/>
    <w:rsid w:val="00371B88"/>
    <w:rsid w:val="00371C36"/>
    <w:rsid w:val="00371EBA"/>
    <w:rsid w:val="003724DC"/>
    <w:rsid w:val="00372793"/>
    <w:rsid w:val="00372832"/>
    <w:rsid w:val="00373016"/>
    <w:rsid w:val="00373C3F"/>
    <w:rsid w:val="00373F8B"/>
    <w:rsid w:val="00374561"/>
    <w:rsid w:val="003749C1"/>
    <w:rsid w:val="00374A90"/>
    <w:rsid w:val="00374AA7"/>
    <w:rsid w:val="00374ACA"/>
    <w:rsid w:val="00374EB9"/>
    <w:rsid w:val="00375539"/>
    <w:rsid w:val="003760E5"/>
    <w:rsid w:val="0037610A"/>
    <w:rsid w:val="00376114"/>
    <w:rsid w:val="0037642C"/>
    <w:rsid w:val="003766BB"/>
    <w:rsid w:val="00376716"/>
    <w:rsid w:val="0037BD50"/>
    <w:rsid w:val="003803AA"/>
    <w:rsid w:val="003807A7"/>
    <w:rsid w:val="003807E4"/>
    <w:rsid w:val="003814D3"/>
    <w:rsid w:val="00381D29"/>
    <w:rsid w:val="003821D6"/>
    <w:rsid w:val="00382DCD"/>
    <w:rsid w:val="00382EA2"/>
    <w:rsid w:val="00383449"/>
    <w:rsid w:val="00383D76"/>
    <w:rsid w:val="00383E90"/>
    <w:rsid w:val="003844EE"/>
    <w:rsid w:val="00384D17"/>
    <w:rsid w:val="00385117"/>
    <w:rsid w:val="00385164"/>
    <w:rsid w:val="00385281"/>
    <w:rsid w:val="003853A2"/>
    <w:rsid w:val="00385A14"/>
    <w:rsid w:val="00386078"/>
    <w:rsid w:val="00387224"/>
    <w:rsid w:val="003876E7"/>
    <w:rsid w:val="00387C3E"/>
    <w:rsid w:val="003904B5"/>
    <w:rsid w:val="00390AF4"/>
    <w:rsid w:val="003912D9"/>
    <w:rsid w:val="00391830"/>
    <w:rsid w:val="00391B63"/>
    <w:rsid w:val="00392E87"/>
    <w:rsid w:val="00393229"/>
    <w:rsid w:val="00393704"/>
    <w:rsid w:val="003937AE"/>
    <w:rsid w:val="00393F04"/>
    <w:rsid w:val="00394216"/>
    <w:rsid w:val="003943BA"/>
    <w:rsid w:val="00394995"/>
    <w:rsid w:val="00394B24"/>
    <w:rsid w:val="0039512F"/>
    <w:rsid w:val="00396072"/>
    <w:rsid w:val="00396358"/>
    <w:rsid w:val="003963DC"/>
    <w:rsid w:val="00396554"/>
    <w:rsid w:val="003A0C27"/>
    <w:rsid w:val="003A0D4C"/>
    <w:rsid w:val="003A11D1"/>
    <w:rsid w:val="003A12F8"/>
    <w:rsid w:val="003A2674"/>
    <w:rsid w:val="003A270D"/>
    <w:rsid w:val="003A2BD8"/>
    <w:rsid w:val="003A2F2A"/>
    <w:rsid w:val="003A3B72"/>
    <w:rsid w:val="003A3E63"/>
    <w:rsid w:val="003A4E18"/>
    <w:rsid w:val="003A579E"/>
    <w:rsid w:val="003A5F9C"/>
    <w:rsid w:val="003A60D0"/>
    <w:rsid w:val="003A6331"/>
    <w:rsid w:val="003A699D"/>
    <w:rsid w:val="003A707A"/>
    <w:rsid w:val="003A719C"/>
    <w:rsid w:val="003A7BC8"/>
    <w:rsid w:val="003B1507"/>
    <w:rsid w:val="003B177B"/>
    <w:rsid w:val="003B1F3F"/>
    <w:rsid w:val="003B216E"/>
    <w:rsid w:val="003B275B"/>
    <w:rsid w:val="003B2A9D"/>
    <w:rsid w:val="003B2C3F"/>
    <w:rsid w:val="003B3039"/>
    <w:rsid w:val="003B394A"/>
    <w:rsid w:val="003B397A"/>
    <w:rsid w:val="003B3A40"/>
    <w:rsid w:val="003B4491"/>
    <w:rsid w:val="003B50F6"/>
    <w:rsid w:val="003B527C"/>
    <w:rsid w:val="003B53C9"/>
    <w:rsid w:val="003B5768"/>
    <w:rsid w:val="003B61E5"/>
    <w:rsid w:val="003B635D"/>
    <w:rsid w:val="003B6541"/>
    <w:rsid w:val="003B68C8"/>
    <w:rsid w:val="003C0065"/>
    <w:rsid w:val="003C0BC4"/>
    <w:rsid w:val="003C0D98"/>
    <w:rsid w:val="003C1B9C"/>
    <w:rsid w:val="003C20D5"/>
    <w:rsid w:val="003C2761"/>
    <w:rsid w:val="003C3A89"/>
    <w:rsid w:val="003C65D4"/>
    <w:rsid w:val="003C7FC9"/>
    <w:rsid w:val="003D0282"/>
    <w:rsid w:val="003D1798"/>
    <w:rsid w:val="003D1CA4"/>
    <w:rsid w:val="003D2BB0"/>
    <w:rsid w:val="003D325C"/>
    <w:rsid w:val="003D37C0"/>
    <w:rsid w:val="003D37F7"/>
    <w:rsid w:val="003D404C"/>
    <w:rsid w:val="003D4383"/>
    <w:rsid w:val="003D43BE"/>
    <w:rsid w:val="003D4C49"/>
    <w:rsid w:val="003D4EE4"/>
    <w:rsid w:val="003D52E2"/>
    <w:rsid w:val="003D573E"/>
    <w:rsid w:val="003D5A2A"/>
    <w:rsid w:val="003D6B92"/>
    <w:rsid w:val="003D7D16"/>
    <w:rsid w:val="003E0270"/>
    <w:rsid w:val="003E0287"/>
    <w:rsid w:val="003E0930"/>
    <w:rsid w:val="003E0932"/>
    <w:rsid w:val="003E1011"/>
    <w:rsid w:val="003E103F"/>
    <w:rsid w:val="003E2016"/>
    <w:rsid w:val="003E20A3"/>
    <w:rsid w:val="003E2B13"/>
    <w:rsid w:val="003E30E4"/>
    <w:rsid w:val="003E30F5"/>
    <w:rsid w:val="003E32BE"/>
    <w:rsid w:val="003E4160"/>
    <w:rsid w:val="003E4616"/>
    <w:rsid w:val="003E4C95"/>
    <w:rsid w:val="003E5237"/>
    <w:rsid w:val="003E52AB"/>
    <w:rsid w:val="003E5498"/>
    <w:rsid w:val="003E6097"/>
    <w:rsid w:val="003E6320"/>
    <w:rsid w:val="003E6D93"/>
    <w:rsid w:val="003E7832"/>
    <w:rsid w:val="003E7BEC"/>
    <w:rsid w:val="003F0966"/>
    <w:rsid w:val="003F127D"/>
    <w:rsid w:val="003F12E2"/>
    <w:rsid w:val="003F150D"/>
    <w:rsid w:val="003F1C17"/>
    <w:rsid w:val="003F2796"/>
    <w:rsid w:val="003F27E8"/>
    <w:rsid w:val="003F287D"/>
    <w:rsid w:val="003F2C47"/>
    <w:rsid w:val="003F321B"/>
    <w:rsid w:val="003F3F94"/>
    <w:rsid w:val="003F4104"/>
    <w:rsid w:val="003F4806"/>
    <w:rsid w:val="003F4BDB"/>
    <w:rsid w:val="003F5539"/>
    <w:rsid w:val="003F5CD2"/>
    <w:rsid w:val="003F6125"/>
    <w:rsid w:val="003F66FF"/>
    <w:rsid w:val="003F7121"/>
    <w:rsid w:val="003F7149"/>
    <w:rsid w:val="003F774C"/>
    <w:rsid w:val="003F798A"/>
    <w:rsid w:val="00400158"/>
    <w:rsid w:val="00401969"/>
    <w:rsid w:val="00401BA5"/>
    <w:rsid w:val="004023BE"/>
    <w:rsid w:val="00402674"/>
    <w:rsid w:val="0040276B"/>
    <w:rsid w:val="00402ADF"/>
    <w:rsid w:val="00402C7E"/>
    <w:rsid w:val="0040354E"/>
    <w:rsid w:val="00403AFD"/>
    <w:rsid w:val="00404D5C"/>
    <w:rsid w:val="00405199"/>
    <w:rsid w:val="00405683"/>
    <w:rsid w:val="00405A68"/>
    <w:rsid w:val="00405DC7"/>
    <w:rsid w:val="004060CB"/>
    <w:rsid w:val="00406176"/>
    <w:rsid w:val="00406541"/>
    <w:rsid w:val="00406E37"/>
    <w:rsid w:val="00407242"/>
    <w:rsid w:val="004079DB"/>
    <w:rsid w:val="00407AAC"/>
    <w:rsid w:val="00407ACF"/>
    <w:rsid w:val="00407C45"/>
    <w:rsid w:val="00407E05"/>
    <w:rsid w:val="004117F7"/>
    <w:rsid w:val="00411BFB"/>
    <w:rsid w:val="00411D9B"/>
    <w:rsid w:val="00412523"/>
    <w:rsid w:val="0041288B"/>
    <w:rsid w:val="004134E5"/>
    <w:rsid w:val="00413DD4"/>
    <w:rsid w:val="00415D5C"/>
    <w:rsid w:val="004166B9"/>
    <w:rsid w:val="00416D08"/>
    <w:rsid w:val="00416D4A"/>
    <w:rsid w:val="00417CCF"/>
    <w:rsid w:val="004200E2"/>
    <w:rsid w:val="004206FA"/>
    <w:rsid w:val="00420F10"/>
    <w:rsid w:val="00421026"/>
    <w:rsid w:val="004211F7"/>
    <w:rsid w:val="0042163F"/>
    <w:rsid w:val="004219F8"/>
    <w:rsid w:val="00421C09"/>
    <w:rsid w:val="00421FC0"/>
    <w:rsid w:val="004220D0"/>
    <w:rsid w:val="00422BBE"/>
    <w:rsid w:val="004231C9"/>
    <w:rsid w:val="004234DC"/>
    <w:rsid w:val="00423BF5"/>
    <w:rsid w:val="004241E7"/>
    <w:rsid w:val="004248E3"/>
    <w:rsid w:val="004249E2"/>
    <w:rsid w:val="00425F7F"/>
    <w:rsid w:val="004268AA"/>
    <w:rsid w:val="00426DC7"/>
    <w:rsid w:val="004279C6"/>
    <w:rsid w:val="004311D7"/>
    <w:rsid w:val="00431F7F"/>
    <w:rsid w:val="0043256E"/>
    <w:rsid w:val="004330FA"/>
    <w:rsid w:val="00433E39"/>
    <w:rsid w:val="00433ECB"/>
    <w:rsid w:val="0043483A"/>
    <w:rsid w:val="004348BE"/>
    <w:rsid w:val="004351F5"/>
    <w:rsid w:val="00435233"/>
    <w:rsid w:val="00435A29"/>
    <w:rsid w:val="00435EC7"/>
    <w:rsid w:val="004369C9"/>
    <w:rsid w:val="00436A67"/>
    <w:rsid w:val="00436C41"/>
    <w:rsid w:val="004371AA"/>
    <w:rsid w:val="00440A77"/>
    <w:rsid w:val="00440E5B"/>
    <w:rsid w:val="00441A37"/>
    <w:rsid w:val="0044223F"/>
    <w:rsid w:val="0044344C"/>
    <w:rsid w:val="0044391E"/>
    <w:rsid w:val="00443B64"/>
    <w:rsid w:val="00443BB4"/>
    <w:rsid w:val="00444626"/>
    <w:rsid w:val="00444A30"/>
    <w:rsid w:val="004450D7"/>
    <w:rsid w:val="00446083"/>
    <w:rsid w:val="0044657A"/>
    <w:rsid w:val="004479BF"/>
    <w:rsid w:val="004503EE"/>
    <w:rsid w:val="00450EE8"/>
    <w:rsid w:val="00450F4B"/>
    <w:rsid w:val="00451518"/>
    <w:rsid w:val="0045174E"/>
    <w:rsid w:val="00451781"/>
    <w:rsid w:val="00451CFB"/>
    <w:rsid w:val="00452476"/>
    <w:rsid w:val="00452742"/>
    <w:rsid w:val="00453B0F"/>
    <w:rsid w:val="00454597"/>
    <w:rsid w:val="00455147"/>
    <w:rsid w:val="0045567A"/>
    <w:rsid w:val="00455849"/>
    <w:rsid w:val="00455B94"/>
    <w:rsid w:val="00455CE3"/>
    <w:rsid w:val="0045632E"/>
    <w:rsid w:val="004564D4"/>
    <w:rsid w:val="0045750B"/>
    <w:rsid w:val="00457798"/>
    <w:rsid w:val="00460CD1"/>
    <w:rsid w:val="004610C4"/>
    <w:rsid w:val="00461E3A"/>
    <w:rsid w:val="004622CA"/>
    <w:rsid w:val="00462DA2"/>
    <w:rsid w:val="00462FB4"/>
    <w:rsid w:val="0046414D"/>
    <w:rsid w:val="00465E7E"/>
    <w:rsid w:val="004660D8"/>
    <w:rsid w:val="0046682E"/>
    <w:rsid w:val="00466910"/>
    <w:rsid w:val="00466A26"/>
    <w:rsid w:val="00466E02"/>
    <w:rsid w:val="00467378"/>
    <w:rsid w:val="00467F10"/>
    <w:rsid w:val="00470CA9"/>
    <w:rsid w:val="00471DAC"/>
    <w:rsid w:val="00471E75"/>
    <w:rsid w:val="00472937"/>
    <w:rsid w:val="0047297F"/>
    <w:rsid w:val="004729D6"/>
    <w:rsid w:val="004729E1"/>
    <w:rsid w:val="00473445"/>
    <w:rsid w:val="0047415B"/>
    <w:rsid w:val="004742B6"/>
    <w:rsid w:val="004743E2"/>
    <w:rsid w:val="0047460E"/>
    <w:rsid w:val="004754E5"/>
    <w:rsid w:val="00475648"/>
    <w:rsid w:val="004756EB"/>
    <w:rsid w:val="00475C0D"/>
    <w:rsid w:val="00475F91"/>
    <w:rsid w:val="004761B4"/>
    <w:rsid w:val="004762A9"/>
    <w:rsid w:val="0047642A"/>
    <w:rsid w:val="0047652B"/>
    <w:rsid w:val="00476AE2"/>
    <w:rsid w:val="004770AF"/>
    <w:rsid w:val="00477345"/>
    <w:rsid w:val="004777CA"/>
    <w:rsid w:val="00477ED1"/>
    <w:rsid w:val="0048059B"/>
    <w:rsid w:val="00480819"/>
    <w:rsid w:val="00480A80"/>
    <w:rsid w:val="00480C5A"/>
    <w:rsid w:val="00480FC2"/>
    <w:rsid w:val="0048127F"/>
    <w:rsid w:val="00481484"/>
    <w:rsid w:val="00481EF0"/>
    <w:rsid w:val="00482233"/>
    <w:rsid w:val="0048248B"/>
    <w:rsid w:val="004827BD"/>
    <w:rsid w:val="004829E0"/>
    <w:rsid w:val="00483676"/>
    <w:rsid w:val="00483711"/>
    <w:rsid w:val="00483853"/>
    <w:rsid w:val="0048400F"/>
    <w:rsid w:val="00484472"/>
    <w:rsid w:val="00484B90"/>
    <w:rsid w:val="0048679B"/>
    <w:rsid w:val="00486B99"/>
    <w:rsid w:val="00486D8E"/>
    <w:rsid w:val="00487320"/>
    <w:rsid w:val="00487DBE"/>
    <w:rsid w:val="00491257"/>
    <w:rsid w:val="00491510"/>
    <w:rsid w:val="004916F2"/>
    <w:rsid w:val="00491D8F"/>
    <w:rsid w:val="00492667"/>
    <w:rsid w:val="00492867"/>
    <w:rsid w:val="0049292B"/>
    <w:rsid w:val="00492A81"/>
    <w:rsid w:val="0049347F"/>
    <w:rsid w:val="00493DED"/>
    <w:rsid w:val="004940C3"/>
    <w:rsid w:val="00494327"/>
    <w:rsid w:val="00494C3C"/>
    <w:rsid w:val="00495473"/>
    <w:rsid w:val="00495991"/>
    <w:rsid w:val="00495B08"/>
    <w:rsid w:val="004962A5"/>
    <w:rsid w:val="004965B9"/>
    <w:rsid w:val="00496B75"/>
    <w:rsid w:val="00497A44"/>
    <w:rsid w:val="00497F5C"/>
    <w:rsid w:val="004A04B0"/>
    <w:rsid w:val="004A1046"/>
    <w:rsid w:val="004A1351"/>
    <w:rsid w:val="004A15DC"/>
    <w:rsid w:val="004A1A05"/>
    <w:rsid w:val="004A1C8A"/>
    <w:rsid w:val="004A2316"/>
    <w:rsid w:val="004A2A63"/>
    <w:rsid w:val="004A3427"/>
    <w:rsid w:val="004A41F1"/>
    <w:rsid w:val="004A422C"/>
    <w:rsid w:val="004A484D"/>
    <w:rsid w:val="004A4B20"/>
    <w:rsid w:val="004A4E6A"/>
    <w:rsid w:val="004A4E7E"/>
    <w:rsid w:val="004A5246"/>
    <w:rsid w:val="004A529E"/>
    <w:rsid w:val="004A62EF"/>
    <w:rsid w:val="004A6E58"/>
    <w:rsid w:val="004A740D"/>
    <w:rsid w:val="004A7505"/>
    <w:rsid w:val="004A7A6C"/>
    <w:rsid w:val="004B00F7"/>
    <w:rsid w:val="004B06C7"/>
    <w:rsid w:val="004B17C1"/>
    <w:rsid w:val="004B1959"/>
    <w:rsid w:val="004B305B"/>
    <w:rsid w:val="004B31F9"/>
    <w:rsid w:val="004B3E74"/>
    <w:rsid w:val="004B5AD8"/>
    <w:rsid w:val="004B5B44"/>
    <w:rsid w:val="004B66A2"/>
    <w:rsid w:val="004B6D5F"/>
    <w:rsid w:val="004B6FF2"/>
    <w:rsid w:val="004B730E"/>
    <w:rsid w:val="004B760E"/>
    <w:rsid w:val="004B76D7"/>
    <w:rsid w:val="004B7E1C"/>
    <w:rsid w:val="004C00A3"/>
    <w:rsid w:val="004C02CD"/>
    <w:rsid w:val="004C0802"/>
    <w:rsid w:val="004C0B48"/>
    <w:rsid w:val="004C1FB9"/>
    <w:rsid w:val="004C2085"/>
    <w:rsid w:val="004C253D"/>
    <w:rsid w:val="004C2850"/>
    <w:rsid w:val="004C4472"/>
    <w:rsid w:val="004C4742"/>
    <w:rsid w:val="004C5942"/>
    <w:rsid w:val="004C5C1A"/>
    <w:rsid w:val="004C5D03"/>
    <w:rsid w:val="004C5D47"/>
    <w:rsid w:val="004C5E42"/>
    <w:rsid w:val="004C676B"/>
    <w:rsid w:val="004C6AE0"/>
    <w:rsid w:val="004C7A51"/>
    <w:rsid w:val="004C7ABC"/>
    <w:rsid w:val="004D0033"/>
    <w:rsid w:val="004D06E4"/>
    <w:rsid w:val="004D0858"/>
    <w:rsid w:val="004D0A8F"/>
    <w:rsid w:val="004D0B92"/>
    <w:rsid w:val="004D12AC"/>
    <w:rsid w:val="004D1604"/>
    <w:rsid w:val="004D1632"/>
    <w:rsid w:val="004D17AA"/>
    <w:rsid w:val="004D29DB"/>
    <w:rsid w:val="004D2A50"/>
    <w:rsid w:val="004D3521"/>
    <w:rsid w:val="004D4188"/>
    <w:rsid w:val="004D4844"/>
    <w:rsid w:val="004D4ACB"/>
    <w:rsid w:val="004D51AE"/>
    <w:rsid w:val="004D55D5"/>
    <w:rsid w:val="004D5837"/>
    <w:rsid w:val="004D5AE7"/>
    <w:rsid w:val="004D64EC"/>
    <w:rsid w:val="004D68D9"/>
    <w:rsid w:val="004D6926"/>
    <w:rsid w:val="004D69A0"/>
    <w:rsid w:val="004D6C77"/>
    <w:rsid w:val="004D6F29"/>
    <w:rsid w:val="004D79B9"/>
    <w:rsid w:val="004E062A"/>
    <w:rsid w:val="004E070C"/>
    <w:rsid w:val="004E1B26"/>
    <w:rsid w:val="004E29A8"/>
    <w:rsid w:val="004E2B59"/>
    <w:rsid w:val="004E3345"/>
    <w:rsid w:val="004E335D"/>
    <w:rsid w:val="004E3777"/>
    <w:rsid w:val="004E38A0"/>
    <w:rsid w:val="004E3A1A"/>
    <w:rsid w:val="004E44A1"/>
    <w:rsid w:val="004E46CC"/>
    <w:rsid w:val="004E479A"/>
    <w:rsid w:val="004E4B02"/>
    <w:rsid w:val="004E4B51"/>
    <w:rsid w:val="004E4F1D"/>
    <w:rsid w:val="004E5F89"/>
    <w:rsid w:val="004E6545"/>
    <w:rsid w:val="004E6FDA"/>
    <w:rsid w:val="004E7100"/>
    <w:rsid w:val="004E7387"/>
    <w:rsid w:val="004E7F16"/>
    <w:rsid w:val="004F1284"/>
    <w:rsid w:val="004F212E"/>
    <w:rsid w:val="004F3BD0"/>
    <w:rsid w:val="004F3E04"/>
    <w:rsid w:val="004F3E4F"/>
    <w:rsid w:val="004F43EF"/>
    <w:rsid w:val="004F51EF"/>
    <w:rsid w:val="004F5831"/>
    <w:rsid w:val="004F5A7A"/>
    <w:rsid w:val="00500440"/>
    <w:rsid w:val="005008BC"/>
    <w:rsid w:val="00500DA3"/>
    <w:rsid w:val="005011C1"/>
    <w:rsid w:val="0050129D"/>
    <w:rsid w:val="005012C9"/>
    <w:rsid w:val="00501540"/>
    <w:rsid w:val="00501BE7"/>
    <w:rsid w:val="00502353"/>
    <w:rsid w:val="0050253D"/>
    <w:rsid w:val="00503926"/>
    <w:rsid w:val="00503F1E"/>
    <w:rsid w:val="00504601"/>
    <w:rsid w:val="005047B2"/>
    <w:rsid w:val="005047B3"/>
    <w:rsid w:val="00504D0F"/>
    <w:rsid w:val="00505921"/>
    <w:rsid w:val="00505A5E"/>
    <w:rsid w:val="00505C8D"/>
    <w:rsid w:val="00505FD4"/>
    <w:rsid w:val="005066D9"/>
    <w:rsid w:val="00506934"/>
    <w:rsid w:val="00507923"/>
    <w:rsid w:val="00507B3A"/>
    <w:rsid w:val="00510103"/>
    <w:rsid w:val="00510858"/>
    <w:rsid w:val="00510FDA"/>
    <w:rsid w:val="00512789"/>
    <w:rsid w:val="00512AF8"/>
    <w:rsid w:val="00513526"/>
    <w:rsid w:val="00513853"/>
    <w:rsid w:val="00513B2C"/>
    <w:rsid w:val="0051402B"/>
    <w:rsid w:val="00514225"/>
    <w:rsid w:val="00515745"/>
    <w:rsid w:val="00515801"/>
    <w:rsid w:val="00515AC3"/>
    <w:rsid w:val="00516391"/>
    <w:rsid w:val="00516494"/>
    <w:rsid w:val="00517336"/>
    <w:rsid w:val="00517520"/>
    <w:rsid w:val="0051783D"/>
    <w:rsid w:val="00517ED5"/>
    <w:rsid w:val="00517F5B"/>
    <w:rsid w:val="00517F99"/>
    <w:rsid w:val="00520420"/>
    <w:rsid w:val="0052065C"/>
    <w:rsid w:val="00520B36"/>
    <w:rsid w:val="00520F88"/>
    <w:rsid w:val="00521EEA"/>
    <w:rsid w:val="005238B6"/>
    <w:rsid w:val="0052395C"/>
    <w:rsid w:val="005240CC"/>
    <w:rsid w:val="00524446"/>
    <w:rsid w:val="00524775"/>
    <w:rsid w:val="00524B1C"/>
    <w:rsid w:val="00524E15"/>
    <w:rsid w:val="00524F41"/>
    <w:rsid w:val="00525143"/>
    <w:rsid w:val="005252C6"/>
    <w:rsid w:val="0052572E"/>
    <w:rsid w:val="00526731"/>
    <w:rsid w:val="0052695A"/>
    <w:rsid w:val="00526DB5"/>
    <w:rsid w:val="00527161"/>
    <w:rsid w:val="00527F0C"/>
    <w:rsid w:val="005301A2"/>
    <w:rsid w:val="005304EF"/>
    <w:rsid w:val="00530682"/>
    <w:rsid w:val="00530F10"/>
    <w:rsid w:val="00531CE2"/>
    <w:rsid w:val="005321A4"/>
    <w:rsid w:val="0053225E"/>
    <w:rsid w:val="005322AD"/>
    <w:rsid w:val="00532A0D"/>
    <w:rsid w:val="00532DBC"/>
    <w:rsid w:val="0053305E"/>
    <w:rsid w:val="00533650"/>
    <w:rsid w:val="005346B5"/>
    <w:rsid w:val="00534749"/>
    <w:rsid w:val="00536DFC"/>
    <w:rsid w:val="00537939"/>
    <w:rsid w:val="00537EFF"/>
    <w:rsid w:val="00540233"/>
    <w:rsid w:val="0054057C"/>
    <w:rsid w:val="00540999"/>
    <w:rsid w:val="00540C67"/>
    <w:rsid w:val="005410E2"/>
    <w:rsid w:val="0054174E"/>
    <w:rsid w:val="00541821"/>
    <w:rsid w:val="00541A4E"/>
    <w:rsid w:val="00541D26"/>
    <w:rsid w:val="00541DDA"/>
    <w:rsid w:val="00542572"/>
    <w:rsid w:val="00542573"/>
    <w:rsid w:val="005425DE"/>
    <w:rsid w:val="00542B1E"/>
    <w:rsid w:val="00543923"/>
    <w:rsid w:val="00543AF1"/>
    <w:rsid w:val="00543C10"/>
    <w:rsid w:val="00543E6F"/>
    <w:rsid w:val="00543FA3"/>
    <w:rsid w:val="0054486B"/>
    <w:rsid w:val="00544DA5"/>
    <w:rsid w:val="00544DF9"/>
    <w:rsid w:val="00545058"/>
    <w:rsid w:val="00545462"/>
    <w:rsid w:val="0054587F"/>
    <w:rsid w:val="005459F3"/>
    <w:rsid w:val="005464B9"/>
    <w:rsid w:val="00546EEA"/>
    <w:rsid w:val="005471C1"/>
    <w:rsid w:val="00547296"/>
    <w:rsid w:val="00547502"/>
    <w:rsid w:val="0054798F"/>
    <w:rsid w:val="00547A9B"/>
    <w:rsid w:val="005502C4"/>
    <w:rsid w:val="00550681"/>
    <w:rsid w:val="00550BF1"/>
    <w:rsid w:val="0055141F"/>
    <w:rsid w:val="0055169D"/>
    <w:rsid w:val="00552B1D"/>
    <w:rsid w:val="0055311A"/>
    <w:rsid w:val="00553268"/>
    <w:rsid w:val="0055390F"/>
    <w:rsid w:val="0055409D"/>
    <w:rsid w:val="005542CB"/>
    <w:rsid w:val="00554866"/>
    <w:rsid w:val="005553E2"/>
    <w:rsid w:val="00555D27"/>
    <w:rsid w:val="00555E04"/>
    <w:rsid w:val="005568B1"/>
    <w:rsid w:val="00557BBC"/>
    <w:rsid w:val="00557C87"/>
    <w:rsid w:val="0056006B"/>
    <w:rsid w:val="00560119"/>
    <w:rsid w:val="00560570"/>
    <w:rsid w:val="00562A4F"/>
    <w:rsid w:val="00562E24"/>
    <w:rsid w:val="005635E4"/>
    <w:rsid w:val="0056364D"/>
    <w:rsid w:val="00564F0C"/>
    <w:rsid w:val="00565370"/>
    <w:rsid w:val="005661B2"/>
    <w:rsid w:val="005665FE"/>
    <w:rsid w:val="005668DA"/>
    <w:rsid w:val="00566A54"/>
    <w:rsid w:val="005677A5"/>
    <w:rsid w:val="005678B5"/>
    <w:rsid w:val="00567F4F"/>
    <w:rsid w:val="00567F59"/>
    <w:rsid w:val="00570D07"/>
    <w:rsid w:val="0057103D"/>
    <w:rsid w:val="0057132E"/>
    <w:rsid w:val="00571412"/>
    <w:rsid w:val="005719AC"/>
    <w:rsid w:val="00571A77"/>
    <w:rsid w:val="00571F64"/>
    <w:rsid w:val="005727C6"/>
    <w:rsid w:val="0057372D"/>
    <w:rsid w:val="00573BF7"/>
    <w:rsid w:val="00573CDF"/>
    <w:rsid w:val="005740C2"/>
    <w:rsid w:val="0057555E"/>
    <w:rsid w:val="00575A4A"/>
    <w:rsid w:val="00575B63"/>
    <w:rsid w:val="0057628A"/>
    <w:rsid w:val="005766ED"/>
    <w:rsid w:val="00576C29"/>
    <w:rsid w:val="00577882"/>
    <w:rsid w:val="00577B0B"/>
    <w:rsid w:val="00577C90"/>
    <w:rsid w:val="00580280"/>
    <w:rsid w:val="00580A10"/>
    <w:rsid w:val="00581230"/>
    <w:rsid w:val="00581FA9"/>
    <w:rsid w:val="005826FD"/>
    <w:rsid w:val="00582CBD"/>
    <w:rsid w:val="00582EF4"/>
    <w:rsid w:val="005830A1"/>
    <w:rsid w:val="00583CCF"/>
    <w:rsid w:val="00583D28"/>
    <w:rsid w:val="005841BA"/>
    <w:rsid w:val="00584F08"/>
    <w:rsid w:val="00584F36"/>
    <w:rsid w:val="005852C5"/>
    <w:rsid w:val="00585949"/>
    <w:rsid w:val="00585AC4"/>
    <w:rsid w:val="00586154"/>
    <w:rsid w:val="0058652A"/>
    <w:rsid w:val="00586F2E"/>
    <w:rsid w:val="00587332"/>
    <w:rsid w:val="00590723"/>
    <w:rsid w:val="00590886"/>
    <w:rsid w:val="00590C7C"/>
    <w:rsid w:val="00590D82"/>
    <w:rsid w:val="00590F30"/>
    <w:rsid w:val="005913E9"/>
    <w:rsid w:val="005922B1"/>
    <w:rsid w:val="00592BC0"/>
    <w:rsid w:val="005934E7"/>
    <w:rsid w:val="00593B83"/>
    <w:rsid w:val="005941FC"/>
    <w:rsid w:val="0059461A"/>
    <w:rsid w:val="00594807"/>
    <w:rsid w:val="0059499F"/>
    <w:rsid w:val="00594B20"/>
    <w:rsid w:val="00594ED0"/>
    <w:rsid w:val="00597789"/>
    <w:rsid w:val="005977AB"/>
    <w:rsid w:val="00597D0C"/>
    <w:rsid w:val="005A0B68"/>
    <w:rsid w:val="005A16C3"/>
    <w:rsid w:val="005A1CD2"/>
    <w:rsid w:val="005A20DB"/>
    <w:rsid w:val="005A304F"/>
    <w:rsid w:val="005A32F0"/>
    <w:rsid w:val="005A3382"/>
    <w:rsid w:val="005A4058"/>
    <w:rsid w:val="005A4822"/>
    <w:rsid w:val="005A49E1"/>
    <w:rsid w:val="005A4CB6"/>
    <w:rsid w:val="005A5499"/>
    <w:rsid w:val="005A6030"/>
    <w:rsid w:val="005A6186"/>
    <w:rsid w:val="005A62E7"/>
    <w:rsid w:val="005A6A71"/>
    <w:rsid w:val="005A6BD3"/>
    <w:rsid w:val="005A6C19"/>
    <w:rsid w:val="005A78D5"/>
    <w:rsid w:val="005B01B9"/>
    <w:rsid w:val="005B056A"/>
    <w:rsid w:val="005B0872"/>
    <w:rsid w:val="005B1679"/>
    <w:rsid w:val="005B1690"/>
    <w:rsid w:val="005B1D03"/>
    <w:rsid w:val="005B1E41"/>
    <w:rsid w:val="005B3C82"/>
    <w:rsid w:val="005B3E92"/>
    <w:rsid w:val="005B49B9"/>
    <w:rsid w:val="005B49E0"/>
    <w:rsid w:val="005B4A33"/>
    <w:rsid w:val="005B4B19"/>
    <w:rsid w:val="005B4CD2"/>
    <w:rsid w:val="005B4E9F"/>
    <w:rsid w:val="005B508A"/>
    <w:rsid w:val="005B5703"/>
    <w:rsid w:val="005B5B1E"/>
    <w:rsid w:val="005B6342"/>
    <w:rsid w:val="005B6ACE"/>
    <w:rsid w:val="005B742E"/>
    <w:rsid w:val="005B7C75"/>
    <w:rsid w:val="005C0814"/>
    <w:rsid w:val="005C08E6"/>
    <w:rsid w:val="005C171F"/>
    <w:rsid w:val="005C1DE9"/>
    <w:rsid w:val="005C2263"/>
    <w:rsid w:val="005C2689"/>
    <w:rsid w:val="005C383E"/>
    <w:rsid w:val="005C41FE"/>
    <w:rsid w:val="005C4211"/>
    <w:rsid w:val="005C4814"/>
    <w:rsid w:val="005C5A0B"/>
    <w:rsid w:val="005C5BB5"/>
    <w:rsid w:val="005C6E0D"/>
    <w:rsid w:val="005C731A"/>
    <w:rsid w:val="005C76C3"/>
    <w:rsid w:val="005C7C5E"/>
    <w:rsid w:val="005C7CA2"/>
    <w:rsid w:val="005C7F64"/>
    <w:rsid w:val="005D1B3B"/>
    <w:rsid w:val="005D2767"/>
    <w:rsid w:val="005D277D"/>
    <w:rsid w:val="005D3187"/>
    <w:rsid w:val="005D38E7"/>
    <w:rsid w:val="005D5CC1"/>
    <w:rsid w:val="005D5FC3"/>
    <w:rsid w:val="005D6084"/>
    <w:rsid w:val="005D65B3"/>
    <w:rsid w:val="005D6F40"/>
    <w:rsid w:val="005D707C"/>
    <w:rsid w:val="005D79BD"/>
    <w:rsid w:val="005D7BF3"/>
    <w:rsid w:val="005D7DC1"/>
    <w:rsid w:val="005E003C"/>
    <w:rsid w:val="005E0252"/>
    <w:rsid w:val="005E0A53"/>
    <w:rsid w:val="005E11EA"/>
    <w:rsid w:val="005E123E"/>
    <w:rsid w:val="005E282D"/>
    <w:rsid w:val="005E2831"/>
    <w:rsid w:val="005E2B6A"/>
    <w:rsid w:val="005E39BE"/>
    <w:rsid w:val="005E4589"/>
    <w:rsid w:val="005E45AE"/>
    <w:rsid w:val="005E4922"/>
    <w:rsid w:val="005E5D62"/>
    <w:rsid w:val="005E6E64"/>
    <w:rsid w:val="005E7061"/>
    <w:rsid w:val="005E70E5"/>
    <w:rsid w:val="005E74B0"/>
    <w:rsid w:val="005F0390"/>
    <w:rsid w:val="005F1168"/>
    <w:rsid w:val="005F1B34"/>
    <w:rsid w:val="005F1C4F"/>
    <w:rsid w:val="005F3449"/>
    <w:rsid w:val="005F364E"/>
    <w:rsid w:val="005F3872"/>
    <w:rsid w:val="005F38CA"/>
    <w:rsid w:val="005F3E2C"/>
    <w:rsid w:val="005F4390"/>
    <w:rsid w:val="005F446A"/>
    <w:rsid w:val="005F44DC"/>
    <w:rsid w:val="005F63F5"/>
    <w:rsid w:val="005F68DC"/>
    <w:rsid w:val="005F73B8"/>
    <w:rsid w:val="005F7EFD"/>
    <w:rsid w:val="006007F9"/>
    <w:rsid w:val="00600DC6"/>
    <w:rsid w:val="00602B10"/>
    <w:rsid w:val="00602C20"/>
    <w:rsid w:val="00603846"/>
    <w:rsid w:val="006039BB"/>
    <w:rsid w:val="00603B76"/>
    <w:rsid w:val="00604036"/>
    <w:rsid w:val="00604727"/>
    <w:rsid w:val="00604B99"/>
    <w:rsid w:val="00604DA8"/>
    <w:rsid w:val="006057A3"/>
    <w:rsid w:val="0060646A"/>
    <w:rsid w:val="00606D6E"/>
    <w:rsid w:val="0060784C"/>
    <w:rsid w:val="00607D48"/>
    <w:rsid w:val="006100F5"/>
    <w:rsid w:val="0061049C"/>
    <w:rsid w:val="0061071D"/>
    <w:rsid w:val="00610A74"/>
    <w:rsid w:val="0061111E"/>
    <w:rsid w:val="00612DCD"/>
    <w:rsid w:val="00612E28"/>
    <w:rsid w:val="0061426E"/>
    <w:rsid w:val="00614C13"/>
    <w:rsid w:val="00615DDB"/>
    <w:rsid w:val="00616720"/>
    <w:rsid w:val="00616799"/>
    <w:rsid w:val="006167B4"/>
    <w:rsid w:val="0061697F"/>
    <w:rsid w:val="00616C1D"/>
    <w:rsid w:val="00617005"/>
    <w:rsid w:val="00617075"/>
    <w:rsid w:val="0061728A"/>
    <w:rsid w:val="006175AA"/>
    <w:rsid w:val="00617C09"/>
    <w:rsid w:val="0062041C"/>
    <w:rsid w:val="00621844"/>
    <w:rsid w:val="00621A40"/>
    <w:rsid w:val="0062209D"/>
    <w:rsid w:val="006226DB"/>
    <w:rsid w:val="00622BCE"/>
    <w:rsid w:val="00622D99"/>
    <w:rsid w:val="00622E4D"/>
    <w:rsid w:val="00623082"/>
    <w:rsid w:val="00623AC5"/>
    <w:rsid w:val="006240A6"/>
    <w:rsid w:val="00625A19"/>
    <w:rsid w:val="00625AEF"/>
    <w:rsid w:val="006264B3"/>
    <w:rsid w:val="00626A68"/>
    <w:rsid w:val="006273A2"/>
    <w:rsid w:val="0062753A"/>
    <w:rsid w:val="00627C64"/>
    <w:rsid w:val="00627FFB"/>
    <w:rsid w:val="00631058"/>
    <w:rsid w:val="00631586"/>
    <w:rsid w:val="00632B2B"/>
    <w:rsid w:val="00632B67"/>
    <w:rsid w:val="00632FB1"/>
    <w:rsid w:val="00633356"/>
    <w:rsid w:val="0063341C"/>
    <w:rsid w:val="00633ADD"/>
    <w:rsid w:val="00633B63"/>
    <w:rsid w:val="00633DC3"/>
    <w:rsid w:val="0063484C"/>
    <w:rsid w:val="00634EF5"/>
    <w:rsid w:val="0063523E"/>
    <w:rsid w:val="00637015"/>
    <w:rsid w:val="00637BEB"/>
    <w:rsid w:val="006401A4"/>
    <w:rsid w:val="00640222"/>
    <w:rsid w:val="00640237"/>
    <w:rsid w:val="00640EB9"/>
    <w:rsid w:val="006422A9"/>
    <w:rsid w:val="0064257D"/>
    <w:rsid w:val="006432F9"/>
    <w:rsid w:val="00643F6B"/>
    <w:rsid w:val="006444D4"/>
    <w:rsid w:val="00644615"/>
    <w:rsid w:val="0064575B"/>
    <w:rsid w:val="00645824"/>
    <w:rsid w:val="00645928"/>
    <w:rsid w:val="0064603E"/>
    <w:rsid w:val="006462C5"/>
    <w:rsid w:val="0064783D"/>
    <w:rsid w:val="00647CBC"/>
    <w:rsid w:val="00650656"/>
    <w:rsid w:val="00652088"/>
    <w:rsid w:val="00652228"/>
    <w:rsid w:val="0065271A"/>
    <w:rsid w:val="00652830"/>
    <w:rsid w:val="006534F1"/>
    <w:rsid w:val="00653646"/>
    <w:rsid w:val="00653BEC"/>
    <w:rsid w:val="00653D7A"/>
    <w:rsid w:val="00653F13"/>
    <w:rsid w:val="00654A8D"/>
    <w:rsid w:val="006551FF"/>
    <w:rsid w:val="00655D81"/>
    <w:rsid w:val="00655DDD"/>
    <w:rsid w:val="00657338"/>
    <w:rsid w:val="006573CF"/>
    <w:rsid w:val="0066043D"/>
    <w:rsid w:val="00660D3D"/>
    <w:rsid w:val="006614DA"/>
    <w:rsid w:val="00661661"/>
    <w:rsid w:val="00661896"/>
    <w:rsid w:val="00661E7A"/>
    <w:rsid w:val="00662486"/>
    <w:rsid w:val="00663789"/>
    <w:rsid w:val="00663B8D"/>
    <w:rsid w:val="00663F2C"/>
    <w:rsid w:val="0066412D"/>
    <w:rsid w:val="00666744"/>
    <w:rsid w:val="00666DDE"/>
    <w:rsid w:val="00666E06"/>
    <w:rsid w:val="00666E2F"/>
    <w:rsid w:val="00667238"/>
    <w:rsid w:val="00667556"/>
    <w:rsid w:val="00667B40"/>
    <w:rsid w:val="00670D8A"/>
    <w:rsid w:val="00670DC4"/>
    <w:rsid w:val="00670F91"/>
    <w:rsid w:val="00671C83"/>
    <w:rsid w:val="00671EF7"/>
    <w:rsid w:val="00672735"/>
    <w:rsid w:val="0067282F"/>
    <w:rsid w:val="00672F62"/>
    <w:rsid w:val="00673229"/>
    <w:rsid w:val="0067380B"/>
    <w:rsid w:val="00673A89"/>
    <w:rsid w:val="0067443C"/>
    <w:rsid w:val="00674490"/>
    <w:rsid w:val="006746BC"/>
    <w:rsid w:val="00674C7F"/>
    <w:rsid w:val="00675302"/>
    <w:rsid w:val="006757D5"/>
    <w:rsid w:val="006776BD"/>
    <w:rsid w:val="00680657"/>
    <w:rsid w:val="00680ACB"/>
    <w:rsid w:val="00680F2A"/>
    <w:rsid w:val="00681037"/>
    <w:rsid w:val="006813BF"/>
    <w:rsid w:val="0068175F"/>
    <w:rsid w:val="006821B0"/>
    <w:rsid w:val="00682BBA"/>
    <w:rsid w:val="006833C2"/>
    <w:rsid w:val="00684140"/>
    <w:rsid w:val="006841E3"/>
    <w:rsid w:val="00684BD0"/>
    <w:rsid w:val="00684F9D"/>
    <w:rsid w:val="006862E7"/>
    <w:rsid w:val="006867FB"/>
    <w:rsid w:val="00686813"/>
    <w:rsid w:val="00686F4B"/>
    <w:rsid w:val="006875D6"/>
    <w:rsid w:val="006879A0"/>
    <w:rsid w:val="00687CF9"/>
    <w:rsid w:val="00690B4D"/>
    <w:rsid w:val="00690B83"/>
    <w:rsid w:val="00690BC8"/>
    <w:rsid w:val="006913FC"/>
    <w:rsid w:val="00692D43"/>
    <w:rsid w:val="00693567"/>
    <w:rsid w:val="00693961"/>
    <w:rsid w:val="006939CE"/>
    <w:rsid w:val="00694178"/>
    <w:rsid w:val="00694B35"/>
    <w:rsid w:val="00694E8F"/>
    <w:rsid w:val="0069529C"/>
    <w:rsid w:val="006958EA"/>
    <w:rsid w:val="00695DDA"/>
    <w:rsid w:val="00695DF5"/>
    <w:rsid w:val="006963F2"/>
    <w:rsid w:val="0069643F"/>
    <w:rsid w:val="00696639"/>
    <w:rsid w:val="00696796"/>
    <w:rsid w:val="006967A0"/>
    <w:rsid w:val="00696BE2"/>
    <w:rsid w:val="00696CAB"/>
    <w:rsid w:val="00696DA4"/>
    <w:rsid w:val="00696E21"/>
    <w:rsid w:val="006977FD"/>
    <w:rsid w:val="00697B47"/>
    <w:rsid w:val="00697D19"/>
    <w:rsid w:val="006A005C"/>
    <w:rsid w:val="006A0504"/>
    <w:rsid w:val="006A09F7"/>
    <w:rsid w:val="006A300E"/>
    <w:rsid w:val="006A349C"/>
    <w:rsid w:val="006A3D29"/>
    <w:rsid w:val="006A4051"/>
    <w:rsid w:val="006A4868"/>
    <w:rsid w:val="006A4F9D"/>
    <w:rsid w:val="006A5ED9"/>
    <w:rsid w:val="006A6A5E"/>
    <w:rsid w:val="006A73AA"/>
    <w:rsid w:val="006A780C"/>
    <w:rsid w:val="006A7A73"/>
    <w:rsid w:val="006A7CFC"/>
    <w:rsid w:val="006A7E5C"/>
    <w:rsid w:val="006A7F39"/>
    <w:rsid w:val="006B132F"/>
    <w:rsid w:val="006B1517"/>
    <w:rsid w:val="006B1942"/>
    <w:rsid w:val="006B1A66"/>
    <w:rsid w:val="006B254F"/>
    <w:rsid w:val="006B37F5"/>
    <w:rsid w:val="006B3F72"/>
    <w:rsid w:val="006B500D"/>
    <w:rsid w:val="006B5257"/>
    <w:rsid w:val="006B5323"/>
    <w:rsid w:val="006B5561"/>
    <w:rsid w:val="006B5603"/>
    <w:rsid w:val="006B56E3"/>
    <w:rsid w:val="006B5DD8"/>
    <w:rsid w:val="006B63B7"/>
    <w:rsid w:val="006B6A08"/>
    <w:rsid w:val="006B6D23"/>
    <w:rsid w:val="006B791F"/>
    <w:rsid w:val="006B7A2E"/>
    <w:rsid w:val="006B7F37"/>
    <w:rsid w:val="006C03D2"/>
    <w:rsid w:val="006C0D0A"/>
    <w:rsid w:val="006C26F1"/>
    <w:rsid w:val="006C3372"/>
    <w:rsid w:val="006C3A20"/>
    <w:rsid w:val="006C3E2E"/>
    <w:rsid w:val="006C4079"/>
    <w:rsid w:val="006C4B91"/>
    <w:rsid w:val="006C50C4"/>
    <w:rsid w:val="006C5282"/>
    <w:rsid w:val="006C55C2"/>
    <w:rsid w:val="006C6CA0"/>
    <w:rsid w:val="006D026F"/>
    <w:rsid w:val="006D02A7"/>
    <w:rsid w:val="006D0576"/>
    <w:rsid w:val="006D06CD"/>
    <w:rsid w:val="006D118F"/>
    <w:rsid w:val="006D1E92"/>
    <w:rsid w:val="006D1F94"/>
    <w:rsid w:val="006D2126"/>
    <w:rsid w:val="006D2EBD"/>
    <w:rsid w:val="006D36F5"/>
    <w:rsid w:val="006D386E"/>
    <w:rsid w:val="006D3B60"/>
    <w:rsid w:val="006D3C42"/>
    <w:rsid w:val="006D3E43"/>
    <w:rsid w:val="006D4178"/>
    <w:rsid w:val="006D4960"/>
    <w:rsid w:val="006D4E68"/>
    <w:rsid w:val="006D4E82"/>
    <w:rsid w:val="006D682F"/>
    <w:rsid w:val="006D6FD8"/>
    <w:rsid w:val="006D7288"/>
    <w:rsid w:val="006D7D4E"/>
    <w:rsid w:val="006D7DC2"/>
    <w:rsid w:val="006E0469"/>
    <w:rsid w:val="006E0FD2"/>
    <w:rsid w:val="006E10B6"/>
    <w:rsid w:val="006E149A"/>
    <w:rsid w:val="006E2689"/>
    <w:rsid w:val="006E2728"/>
    <w:rsid w:val="006E2DCD"/>
    <w:rsid w:val="006E2F4C"/>
    <w:rsid w:val="006E3524"/>
    <w:rsid w:val="006E354C"/>
    <w:rsid w:val="006E40D9"/>
    <w:rsid w:val="006E5455"/>
    <w:rsid w:val="006E6134"/>
    <w:rsid w:val="006E62C2"/>
    <w:rsid w:val="006E657F"/>
    <w:rsid w:val="006E673F"/>
    <w:rsid w:val="006E6A88"/>
    <w:rsid w:val="006E6D3A"/>
    <w:rsid w:val="006E7A59"/>
    <w:rsid w:val="006E7C08"/>
    <w:rsid w:val="006E7EED"/>
    <w:rsid w:val="006E7F59"/>
    <w:rsid w:val="006F03BD"/>
    <w:rsid w:val="006F07BA"/>
    <w:rsid w:val="006F08FC"/>
    <w:rsid w:val="006F0CF4"/>
    <w:rsid w:val="006F10BC"/>
    <w:rsid w:val="006F10EE"/>
    <w:rsid w:val="006F1550"/>
    <w:rsid w:val="006F15C2"/>
    <w:rsid w:val="006F183C"/>
    <w:rsid w:val="006F2991"/>
    <w:rsid w:val="006F2E37"/>
    <w:rsid w:val="006F3730"/>
    <w:rsid w:val="006F395D"/>
    <w:rsid w:val="006F4306"/>
    <w:rsid w:val="006F5567"/>
    <w:rsid w:val="006F5749"/>
    <w:rsid w:val="006F5C44"/>
    <w:rsid w:val="006F60F8"/>
    <w:rsid w:val="006F6B2C"/>
    <w:rsid w:val="006F6E79"/>
    <w:rsid w:val="006F72A9"/>
    <w:rsid w:val="007000AA"/>
    <w:rsid w:val="007006D6"/>
    <w:rsid w:val="00700FCA"/>
    <w:rsid w:val="007010B4"/>
    <w:rsid w:val="0070163C"/>
    <w:rsid w:val="00701841"/>
    <w:rsid w:val="00701FFC"/>
    <w:rsid w:val="007022EF"/>
    <w:rsid w:val="007027FA"/>
    <w:rsid w:val="00702925"/>
    <w:rsid w:val="007032D3"/>
    <w:rsid w:val="00703A46"/>
    <w:rsid w:val="00703A49"/>
    <w:rsid w:val="00704012"/>
    <w:rsid w:val="007042FD"/>
    <w:rsid w:val="0070567D"/>
    <w:rsid w:val="00705803"/>
    <w:rsid w:val="00706367"/>
    <w:rsid w:val="00706BF1"/>
    <w:rsid w:val="00706E3E"/>
    <w:rsid w:val="00706E58"/>
    <w:rsid w:val="00707267"/>
    <w:rsid w:val="007107DB"/>
    <w:rsid w:val="00710883"/>
    <w:rsid w:val="0071112C"/>
    <w:rsid w:val="00711302"/>
    <w:rsid w:val="00711404"/>
    <w:rsid w:val="007117AA"/>
    <w:rsid w:val="00711927"/>
    <w:rsid w:val="00711994"/>
    <w:rsid w:val="00711A15"/>
    <w:rsid w:val="00711E53"/>
    <w:rsid w:val="00711F75"/>
    <w:rsid w:val="007122A3"/>
    <w:rsid w:val="00712DB0"/>
    <w:rsid w:val="00713028"/>
    <w:rsid w:val="007130C8"/>
    <w:rsid w:val="00713327"/>
    <w:rsid w:val="0071348D"/>
    <w:rsid w:val="00713686"/>
    <w:rsid w:val="00713BFF"/>
    <w:rsid w:val="0071407C"/>
    <w:rsid w:val="00714131"/>
    <w:rsid w:val="00714496"/>
    <w:rsid w:val="00714535"/>
    <w:rsid w:val="00715A2E"/>
    <w:rsid w:val="0071642C"/>
    <w:rsid w:val="0071650A"/>
    <w:rsid w:val="0071679E"/>
    <w:rsid w:val="0071683F"/>
    <w:rsid w:val="00717161"/>
    <w:rsid w:val="007200CC"/>
    <w:rsid w:val="007209E7"/>
    <w:rsid w:val="007216F5"/>
    <w:rsid w:val="00721A4A"/>
    <w:rsid w:val="00721F0B"/>
    <w:rsid w:val="0072244A"/>
    <w:rsid w:val="00722C18"/>
    <w:rsid w:val="007230F1"/>
    <w:rsid w:val="00723391"/>
    <w:rsid w:val="00723954"/>
    <w:rsid w:val="007239D7"/>
    <w:rsid w:val="00723A1D"/>
    <w:rsid w:val="00723FD7"/>
    <w:rsid w:val="0072495B"/>
    <w:rsid w:val="0072526F"/>
    <w:rsid w:val="0072591F"/>
    <w:rsid w:val="00725E89"/>
    <w:rsid w:val="0072638F"/>
    <w:rsid w:val="007269F5"/>
    <w:rsid w:val="007271A0"/>
    <w:rsid w:val="007300AF"/>
    <w:rsid w:val="0073119E"/>
    <w:rsid w:val="0073304B"/>
    <w:rsid w:val="007333FC"/>
    <w:rsid w:val="007334F9"/>
    <w:rsid w:val="00733C6B"/>
    <w:rsid w:val="00733DD3"/>
    <w:rsid w:val="00735055"/>
    <w:rsid w:val="007353B5"/>
    <w:rsid w:val="0073576E"/>
    <w:rsid w:val="00735EC1"/>
    <w:rsid w:val="00736647"/>
    <w:rsid w:val="0073695D"/>
    <w:rsid w:val="007374EC"/>
    <w:rsid w:val="007375BF"/>
    <w:rsid w:val="00737892"/>
    <w:rsid w:val="007378FB"/>
    <w:rsid w:val="00737C1C"/>
    <w:rsid w:val="00740BC1"/>
    <w:rsid w:val="00740E1F"/>
    <w:rsid w:val="007411FE"/>
    <w:rsid w:val="0074156F"/>
    <w:rsid w:val="00741F88"/>
    <w:rsid w:val="00742204"/>
    <w:rsid w:val="0074252F"/>
    <w:rsid w:val="00742826"/>
    <w:rsid w:val="00742889"/>
    <w:rsid w:val="00742CAD"/>
    <w:rsid w:val="007431F8"/>
    <w:rsid w:val="00743267"/>
    <w:rsid w:val="00743B49"/>
    <w:rsid w:val="00743F86"/>
    <w:rsid w:val="00744E65"/>
    <w:rsid w:val="00744E9F"/>
    <w:rsid w:val="00745790"/>
    <w:rsid w:val="007461FC"/>
    <w:rsid w:val="007464CA"/>
    <w:rsid w:val="00746DF5"/>
    <w:rsid w:val="0074752F"/>
    <w:rsid w:val="0074758A"/>
    <w:rsid w:val="00747B6D"/>
    <w:rsid w:val="00747BDC"/>
    <w:rsid w:val="00747FA5"/>
    <w:rsid w:val="00750073"/>
    <w:rsid w:val="00750484"/>
    <w:rsid w:val="00750F13"/>
    <w:rsid w:val="007515EF"/>
    <w:rsid w:val="0075165B"/>
    <w:rsid w:val="00752B26"/>
    <w:rsid w:val="0075432E"/>
    <w:rsid w:val="0075455A"/>
    <w:rsid w:val="00754E76"/>
    <w:rsid w:val="0075518F"/>
    <w:rsid w:val="0075544A"/>
    <w:rsid w:val="00755CD3"/>
    <w:rsid w:val="00756626"/>
    <w:rsid w:val="00756BCB"/>
    <w:rsid w:val="00756FAC"/>
    <w:rsid w:val="007570FA"/>
    <w:rsid w:val="007575F5"/>
    <w:rsid w:val="007576FB"/>
    <w:rsid w:val="00757811"/>
    <w:rsid w:val="00757872"/>
    <w:rsid w:val="00760052"/>
    <w:rsid w:val="00760089"/>
    <w:rsid w:val="00761203"/>
    <w:rsid w:val="00761501"/>
    <w:rsid w:val="0076162D"/>
    <w:rsid w:val="00762994"/>
    <w:rsid w:val="00762A18"/>
    <w:rsid w:val="00764247"/>
    <w:rsid w:val="007646D4"/>
    <w:rsid w:val="00765F45"/>
    <w:rsid w:val="00765FA0"/>
    <w:rsid w:val="00767717"/>
    <w:rsid w:val="00767B56"/>
    <w:rsid w:val="00767DFA"/>
    <w:rsid w:val="00767E97"/>
    <w:rsid w:val="00770163"/>
    <w:rsid w:val="00770296"/>
    <w:rsid w:val="0077068A"/>
    <w:rsid w:val="00770C1E"/>
    <w:rsid w:val="00770FDF"/>
    <w:rsid w:val="0077130A"/>
    <w:rsid w:val="0077136A"/>
    <w:rsid w:val="00771431"/>
    <w:rsid w:val="00771BC4"/>
    <w:rsid w:val="0077286A"/>
    <w:rsid w:val="007739F3"/>
    <w:rsid w:val="00774497"/>
    <w:rsid w:val="00774AC4"/>
    <w:rsid w:val="00774C31"/>
    <w:rsid w:val="00774FE2"/>
    <w:rsid w:val="00775516"/>
    <w:rsid w:val="0077567A"/>
    <w:rsid w:val="00775778"/>
    <w:rsid w:val="00775D7F"/>
    <w:rsid w:val="00775EA9"/>
    <w:rsid w:val="007766DC"/>
    <w:rsid w:val="007769DD"/>
    <w:rsid w:val="00776D06"/>
    <w:rsid w:val="00777442"/>
    <w:rsid w:val="00777CF4"/>
    <w:rsid w:val="007803DF"/>
    <w:rsid w:val="00780529"/>
    <w:rsid w:val="00780769"/>
    <w:rsid w:val="00780C90"/>
    <w:rsid w:val="00782837"/>
    <w:rsid w:val="0078368A"/>
    <w:rsid w:val="00783D52"/>
    <w:rsid w:val="007841E8"/>
    <w:rsid w:val="00784B4C"/>
    <w:rsid w:val="00784D99"/>
    <w:rsid w:val="00785594"/>
    <w:rsid w:val="00785842"/>
    <w:rsid w:val="00786866"/>
    <w:rsid w:val="007901F3"/>
    <w:rsid w:val="007902BC"/>
    <w:rsid w:val="00790881"/>
    <w:rsid w:val="007908C8"/>
    <w:rsid w:val="007911ED"/>
    <w:rsid w:val="00791EDE"/>
    <w:rsid w:val="00791F43"/>
    <w:rsid w:val="00792212"/>
    <w:rsid w:val="00792919"/>
    <w:rsid w:val="007929DA"/>
    <w:rsid w:val="00792E69"/>
    <w:rsid w:val="00793210"/>
    <w:rsid w:val="007955D7"/>
    <w:rsid w:val="007961A6"/>
    <w:rsid w:val="00796A50"/>
    <w:rsid w:val="00796A5E"/>
    <w:rsid w:val="0079769D"/>
    <w:rsid w:val="007977C6"/>
    <w:rsid w:val="007979E7"/>
    <w:rsid w:val="007A0316"/>
    <w:rsid w:val="007A147F"/>
    <w:rsid w:val="007A1488"/>
    <w:rsid w:val="007A16F4"/>
    <w:rsid w:val="007A1FC4"/>
    <w:rsid w:val="007A23EA"/>
    <w:rsid w:val="007A2EC9"/>
    <w:rsid w:val="007A300E"/>
    <w:rsid w:val="007A326E"/>
    <w:rsid w:val="007A383A"/>
    <w:rsid w:val="007A3C0B"/>
    <w:rsid w:val="007A3CDF"/>
    <w:rsid w:val="007A3DAD"/>
    <w:rsid w:val="007A4348"/>
    <w:rsid w:val="007A4913"/>
    <w:rsid w:val="007A4E08"/>
    <w:rsid w:val="007A541E"/>
    <w:rsid w:val="007A5BBB"/>
    <w:rsid w:val="007A62FB"/>
    <w:rsid w:val="007A63F1"/>
    <w:rsid w:val="007A676F"/>
    <w:rsid w:val="007A74DE"/>
    <w:rsid w:val="007A7A18"/>
    <w:rsid w:val="007A7ACA"/>
    <w:rsid w:val="007B034F"/>
    <w:rsid w:val="007B057A"/>
    <w:rsid w:val="007B06E6"/>
    <w:rsid w:val="007B0E5C"/>
    <w:rsid w:val="007B182A"/>
    <w:rsid w:val="007B18CD"/>
    <w:rsid w:val="007B1D4E"/>
    <w:rsid w:val="007B2AC2"/>
    <w:rsid w:val="007B2BEB"/>
    <w:rsid w:val="007B39B9"/>
    <w:rsid w:val="007B3AC0"/>
    <w:rsid w:val="007B42E1"/>
    <w:rsid w:val="007B43F6"/>
    <w:rsid w:val="007B6093"/>
    <w:rsid w:val="007B6103"/>
    <w:rsid w:val="007B65B4"/>
    <w:rsid w:val="007B69C5"/>
    <w:rsid w:val="007B7B4C"/>
    <w:rsid w:val="007C02F6"/>
    <w:rsid w:val="007C2F80"/>
    <w:rsid w:val="007C3367"/>
    <w:rsid w:val="007C38B6"/>
    <w:rsid w:val="007C3FE8"/>
    <w:rsid w:val="007C4593"/>
    <w:rsid w:val="007C474E"/>
    <w:rsid w:val="007C4AB6"/>
    <w:rsid w:val="007C4FB9"/>
    <w:rsid w:val="007C4FF2"/>
    <w:rsid w:val="007C5667"/>
    <w:rsid w:val="007C5E00"/>
    <w:rsid w:val="007D02A4"/>
    <w:rsid w:val="007D05B4"/>
    <w:rsid w:val="007D0E96"/>
    <w:rsid w:val="007D11D6"/>
    <w:rsid w:val="007D127D"/>
    <w:rsid w:val="007D1328"/>
    <w:rsid w:val="007D19A1"/>
    <w:rsid w:val="007D2046"/>
    <w:rsid w:val="007D25FA"/>
    <w:rsid w:val="007D2D46"/>
    <w:rsid w:val="007D3E1F"/>
    <w:rsid w:val="007D4FF7"/>
    <w:rsid w:val="007D5650"/>
    <w:rsid w:val="007D5B05"/>
    <w:rsid w:val="007D6859"/>
    <w:rsid w:val="007D758E"/>
    <w:rsid w:val="007D7606"/>
    <w:rsid w:val="007D7FA3"/>
    <w:rsid w:val="007E04DC"/>
    <w:rsid w:val="007E0644"/>
    <w:rsid w:val="007E09DE"/>
    <w:rsid w:val="007E09FE"/>
    <w:rsid w:val="007E0E08"/>
    <w:rsid w:val="007E1281"/>
    <w:rsid w:val="007E13A9"/>
    <w:rsid w:val="007E15D5"/>
    <w:rsid w:val="007E1D14"/>
    <w:rsid w:val="007E25A5"/>
    <w:rsid w:val="007E26A3"/>
    <w:rsid w:val="007E2EBA"/>
    <w:rsid w:val="007E3239"/>
    <w:rsid w:val="007E3A63"/>
    <w:rsid w:val="007E43DD"/>
    <w:rsid w:val="007E4C10"/>
    <w:rsid w:val="007E5245"/>
    <w:rsid w:val="007E5C69"/>
    <w:rsid w:val="007E6643"/>
    <w:rsid w:val="007E67FC"/>
    <w:rsid w:val="007E6815"/>
    <w:rsid w:val="007E6D57"/>
    <w:rsid w:val="007F01F3"/>
    <w:rsid w:val="007F0BD2"/>
    <w:rsid w:val="007F108A"/>
    <w:rsid w:val="007F141E"/>
    <w:rsid w:val="007F152E"/>
    <w:rsid w:val="007F1688"/>
    <w:rsid w:val="007F168F"/>
    <w:rsid w:val="007F1938"/>
    <w:rsid w:val="007F1D33"/>
    <w:rsid w:val="007F2256"/>
    <w:rsid w:val="007F2A87"/>
    <w:rsid w:val="007F4430"/>
    <w:rsid w:val="007F4795"/>
    <w:rsid w:val="007F51EE"/>
    <w:rsid w:val="007F56B2"/>
    <w:rsid w:val="007F5A02"/>
    <w:rsid w:val="007F5E5A"/>
    <w:rsid w:val="007F62E3"/>
    <w:rsid w:val="007F6390"/>
    <w:rsid w:val="007F6F9B"/>
    <w:rsid w:val="007F7116"/>
    <w:rsid w:val="007F77FC"/>
    <w:rsid w:val="0080001D"/>
    <w:rsid w:val="00801262"/>
    <w:rsid w:val="00801461"/>
    <w:rsid w:val="008017C6"/>
    <w:rsid w:val="00801951"/>
    <w:rsid w:val="008019E2"/>
    <w:rsid w:val="00801A23"/>
    <w:rsid w:val="00801B14"/>
    <w:rsid w:val="00801CE7"/>
    <w:rsid w:val="00801ECA"/>
    <w:rsid w:val="008023D6"/>
    <w:rsid w:val="008025C7"/>
    <w:rsid w:val="00802C4D"/>
    <w:rsid w:val="00803380"/>
    <w:rsid w:val="008035C4"/>
    <w:rsid w:val="008045A9"/>
    <w:rsid w:val="008047E2"/>
    <w:rsid w:val="00804810"/>
    <w:rsid w:val="0080528F"/>
    <w:rsid w:val="0080566E"/>
    <w:rsid w:val="00805FBD"/>
    <w:rsid w:val="008064D2"/>
    <w:rsid w:val="008066F1"/>
    <w:rsid w:val="00806C04"/>
    <w:rsid w:val="00806CFE"/>
    <w:rsid w:val="00807333"/>
    <w:rsid w:val="0080742B"/>
    <w:rsid w:val="00807AC3"/>
    <w:rsid w:val="00807CC3"/>
    <w:rsid w:val="008101C8"/>
    <w:rsid w:val="008106C3"/>
    <w:rsid w:val="00810DC4"/>
    <w:rsid w:val="00811AD3"/>
    <w:rsid w:val="008121A6"/>
    <w:rsid w:val="00812C74"/>
    <w:rsid w:val="00812F7C"/>
    <w:rsid w:val="0081308D"/>
    <w:rsid w:val="00813B4A"/>
    <w:rsid w:val="00813EC4"/>
    <w:rsid w:val="0081409D"/>
    <w:rsid w:val="00814175"/>
    <w:rsid w:val="0081451C"/>
    <w:rsid w:val="00815A72"/>
    <w:rsid w:val="00816097"/>
    <w:rsid w:val="008160CF"/>
    <w:rsid w:val="0081619F"/>
    <w:rsid w:val="008167B3"/>
    <w:rsid w:val="00816CCC"/>
    <w:rsid w:val="00816FAE"/>
    <w:rsid w:val="00817864"/>
    <w:rsid w:val="00817B62"/>
    <w:rsid w:val="00817ED5"/>
    <w:rsid w:val="00820509"/>
    <w:rsid w:val="008206B7"/>
    <w:rsid w:val="00820BBB"/>
    <w:rsid w:val="00821C8F"/>
    <w:rsid w:val="0082223C"/>
    <w:rsid w:val="00822579"/>
    <w:rsid w:val="00822773"/>
    <w:rsid w:val="00822B63"/>
    <w:rsid w:val="00822E0E"/>
    <w:rsid w:val="00822F41"/>
    <w:rsid w:val="00823129"/>
    <w:rsid w:val="008242B2"/>
    <w:rsid w:val="0082486C"/>
    <w:rsid w:val="008248EE"/>
    <w:rsid w:val="00825A65"/>
    <w:rsid w:val="00826577"/>
    <w:rsid w:val="008266CD"/>
    <w:rsid w:val="00826AD7"/>
    <w:rsid w:val="00826B07"/>
    <w:rsid w:val="0082706C"/>
    <w:rsid w:val="008277B2"/>
    <w:rsid w:val="008301F1"/>
    <w:rsid w:val="00830816"/>
    <w:rsid w:val="00830A05"/>
    <w:rsid w:val="00831571"/>
    <w:rsid w:val="00831653"/>
    <w:rsid w:val="00833A65"/>
    <w:rsid w:val="00833BF9"/>
    <w:rsid w:val="00834D34"/>
    <w:rsid w:val="00835864"/>
    <w:rsid w:val="00835F5E"/>
    <w:rsid w:val="008360C0"/>
    <w:rsid w:val="008364C4"/>
    <w:rsid w:val="00837D1D"/>
    <w:rsid w:val="008402AE"/>
    <w:rsid w:val="00841163"/>
    <w:rsid w:val="00841191"/>
    <w:rsid w:val="008413F2"/>
    <w:rsid w:val="0084149A"/>
    <w:rsid w:val="00841B37"/>
    <w:rsid w:val="00841FA4"/>
    <w:rsid w:val="008422DB"/>
    <w:rsid w:val="008425EE"/>
    <w:rsid w:val="00842941"/>
    <w:rsid w:val="0084320B"/>
    <w:rsid w:val="00843BD3"/>
    <w:rsid w:val="008440AA"/>
    <w:rsid w:val="00844363"/>
    <w:rsid w:val="00844CF1"/>
    <w:rsid w:val="00844DE5"/>
    <w:rsid w:val="0084540C"/>
    <w:rsid w:val="00846329"/>
    <w:rsid w:val="00847646"/>
    <w:rsid w:val="0084776A"/>
    <w:rsid w:val="00847803"/>
    <w:rsid w:val="00847E5C"/>
    <w:rsid w:val="008502EE"/>
    <w:rsid w:val="00850344"/>
    <w:rsid w:val="008503F0"/>
    <w:rsid w:val="00851724"/>
    <w:rsid w:val="00851D75"/>
    <w:rsid w:val="00852356"/>
    <w:rsid w:val="00852EB9"/>
    <w:rsid w:val="0085355F"/>
    <w:rsid w:val="00853640"/>
    <w:rsid w:val="00853F03"/>
    <w:rsid w:val="00854050"/>
    <w:rsid w:val="008546C5"/>
    <w:rsid w:val="00854877"/>
    <w:rsid w:val="00854D74"/>
    <w:rsid w:val="00854F53"/>
    <w:rsid w:val="0085575D"/>
    <w:rsid w:val="00855E5D"/>
    <w:rsid w:val="00855E9B"/>
    <w:rsid w:val="00856741"/>
    <w:rsid w:val="008603C1"/>
    <w:rsid w:val="00860712"/>
    <w:rsid w:val="00860F1F"/>
    <w:rsid w:val="008618BF"/>
    <w:rsid w:val="00861C3C"/>
    <w:rsid w:val="00861FB1"/>
    <w:rsid w:val="00862349"/>
    <w:rsid w:val="008625CA"/>
    <w:rsid w:val="00862A99"/>
    <w:rsid w:val="00862ADE"/>
    <w:rsid w:val="00862FA7"/>
    <w:rsid w:val="0086374D"/>
    <w:rsid w:val="0086495A"/>
    <w:rsid w:val="00864AE7"/>
    <w:rsid w:val="00864BDA"/>
    <w:rsid w:val="00864E53"/>
    <w:rsid w:val="00865273"/>
    <w:rsid w:val="008668E8"/>
    <w:rsid w:val="00866BDC"/>
    <w:rsid w:val="00867A4F"/>
    <w:rsid w:val="00870568"/>
    <w:rsid w:val="00870D1F"/>
    <w:rsid w:val="00871BDE"/>
    <w:rsid w:val="00871FCE"/>
    <w:rsid w:val="00872118"/>
    <w:rsid w:val="00872370"/>
    <w:rsid w:val="008725C1"/>
    <w:rsid w:val="00872A7A"/>
    <w:rsid w:val="00872D3D"/>
    <w:rsid w:val="00872F34"/>
    <w:rsid w:val="008733A8"/>
    <w:rsid w:val="008736C4"/>
    <w:rsid w:val="00873AF2"/>
    <w:rsid w:val="0087420F"/>
    <w:rsid w:val="0087458F"/>
    <w:rsid w:val="00874ADF"/>
    <w:rsid w:val="00874C2D"/>
    <w:rsid w:val="00874DE0"/>
    <w:rsid w:val="0087513D"/>
    <w:rsid w:val="00875194"/>
    <w:rsid w:val="00875440"/>
    <w:rsid w:val="008756A2"/>
    <w:rsid w:val="008758F6"/>
    <w:rsid w:val="0087591E"/>
    <w:rsid w:val="00875935"/>
    <w:rsid w:val="00875B84"/>
    <w:rsid w:val="00876176"/>
    <w:rsid w:val="0087621B"/>
    <w:rsid w:val="00876507"/>
    <w:rsid w:val="00877519"/>
    <w:rsid w:val="008779FB"/>
    <w:rsid w:val="00877F3C"/>
    <w:rsid w:val="008808E0"/>
    <w:rsid w:val="008828A4"/>
    <w:rsid w:val="00882A51"/>
    <w:rsid w:val="0088336B"/>
    <w:rsid w:val="00883E0D"/>
    <w:rsid w:val="00884423"/>
    <w:rsid w:val="008846EB"/>
    <w:rsid w:val="0088530A"/>
    <w:rsid w:val="00885393"/>
    <w:rsid w:val="00885AFE"/>
    <w:rsid w:val="00886FEA"/>
    <w:rsid w:val="008873AE"/>
    <w:rsid w:val="00887818"/>
    <w:rsid w:val="008900BB"/>
    <w:rsid w:val="0089021A"/>
    <w:rsid w:val="00890404"/>
    <w:rsid w:val="0089060C"/>
    <w:rsid w:val="00890947"/>
    <w:rsid w:val="0089109B"/>
    <w:rsid w:val="0089165E"/>
    <w:rsid w:val="0089176F"/>
    <w:rsid w:val="008920FD"/>
    <w:rsid w:val="00892284"/>
    <w:rsid w:val="00892653"/>
    <w:rsid w:val="00892925"/>
    <w:rsid w:val="008929E8"/>
    <w:rsid w:val="00892CD4"/>
    <w:rsid w:val="0089445E"/>
    <w:rsid w:val="00894B50"/>
    <w:rsid w:val="008952F3"/>
    <w:rsid w:val="008955CF"/>
    <w:rsid w:val="00896084"/>
    <w:rsid w:val="008962AF"/>
    <w:rsid w:val="00897944"/>
    <w:rsid w:val="00897AE2"/>
    <w:rsid w:val="008A0504"/>
    <w:rsid w:val="008A09E5"/>
    <w:rsid w:val="008A0CF5"/>
    <w:rsid w:val="008A1184"/>
    <w:rsid w:val="008A1468"/>
    <w:rsid w:val="008A1534"/>
    <w:rsid w:val="008A24A4"/>
    <w:rsid w:val="008A250F"/>
    <w:rsid w:val="008A2859"/>
    <w:rsid w:val="008A337F"/>
    <w:rsid w:val="008A3C3D"/>
    <w:rsid w:val="008A4516"/>
    <w:rsid w:val="008A4ED5"/>
    <w:rsid w:val="008A4FBF"/>
    <w:rsid w:val="008A50D5"/>
    <w:rsid w:val="008A53C6"/>
    <w:rsid w:val="008A551D"/>
    <w:rsid w:val="008A5872"/>
    <w:rsid w:val="008A5FAC"/>
    <w:rsid w:val="008A6035"/>
    <w:rsid w:val="008A622D"/>
    <w:rsid w:val="008A6D7C"/>
    <w:rsid w:val="008A6EEE"/>
    <w:rsid w:val="008A7B91"/>
    <w:rsid w:val="008A7F44"/>
    <w:rsid w:val="008AC828"/>
    <w:rsid w:val="008B0206"/>
    <w:rsid w:val="008B068B"/>
    <w:rsid w:val="008B0772"/>
    <w:rsid w:val="008B17BE"/>
    <w:rsid w:val="008B184E"/>
    <w:rsid w:val="008B21DA"/>
    <w:rsid w:val="008B26BB"/>
    <w:rsid w:val="008B2C84"/>
    <w:rsid w:val="008B3072"/>
    <w:rsid w:val="008B30B0"/>
    <w:rsid w:val="008B48DC"/>
    <w:rsid w:val="008B51F3"/>
    <w:rsid w:val="008B5620"/>
    <w:rsid w:val="008B605B"/>
    <w:rsid w:val="008B6C28"/>
    <w:rsid w:val="008B76CA"/>
    <w:rsid w:val="008B77C3"/>
    <w:rsid w:val="008B7C82"/>
    <w:rsid w:val="008B7CAC"/>
    <w:rsid w:val="008B7DB2"/>
    <w:rsid w:val="008B7FC6"/>
    <w:rsid w:val="008C179B"/>
    <w:rsid w:val="008C1950"/>
    <w:rsid w:val="008C33B6"/>
    <w:rsid w:val="008C3F63"/>
    <w:rsid w:val="008C4267"/>
    <w:rsid w:val="008C42B8"/>
    <w:rsid w:val="008C4EAC"/>
    <w:rsid w:val="008C4ECE"/>
    <w:rsid w:val="008C6046"/>
    <w:rsid w:val="008C6786"/>
    <w:rsid w:val="008C6A49"/>
    <w:rsid w:val="008C7722"/>
    <w:rsid w:val="008D0387"/>
    <w:rsid w:val="008D078F"/>
    <w:rsid w:val="008D08B0"/>
    <w:rsid w:val="008D09DB"/>
    <w:rsid w:val="008D11F9"/>
    <w:rsid w:val="008D124B"/>
    <w:rsid w:val="008D1D60"/>
    <w:rsid w:val="008D2304"/>
    <w:rsid w:val="008D2341"/>
    <w:rsid w:val="008D2377"/>
    <w:rsid w:val="008D2A6D"/>
    <w:rsid w:val="008D2BED"/>
    <w:rsid w:val="008D2DC6"/>
    <w:rsid w:val="008D35C7"/>
    <w:rsid w:val="008D38E2"/>
    <w:rsid w:val="008D3A50"/>
    <w:rsid w:val="008D3C1B"/>
    <w:rsid w:val="008D3F59"/>
    <w:rsid w:val="008D44BB"/>
    <w:rsid w:val="008D461D"/>
    <w:rsid w:val="008D475D"/>
    <w:rsid w:val="008D49E7"/>
    <w:rsid w:val="008D4C71"/>
    <w:rsid w:val="008D4E8B"/>
    <w:rsid w:val="008D4F91"/>
    <w:rsid w:val="008D5723"/>
    <w:rsid w:val="008D5871"/>
    <w:rsid w:val="008D5905"/>
    <w:rsid w:val="008D592D"/>
    <w:rsid w:val="008D6A4E"/>
    <w:rsid w:val="008D6B1C"/>
    <w:rsid w:val="008D7F05"/>
    <w:rsid w:val="008E1086"/>
    <w:rsid w:val="008E1C7D"/>
    <w:rsid w:val="008E1E68"/>
    <w:rsid w:val="008E1FC5"/>
    <w:rsid w:val="008E2679"/>
    <w:rsid w:val="008E2993"/>
    <w:rsid w:val="008E2A36"/>
    <w:rsid w:val="008E31F6"/>
    <w:rsid w:val="008E399F"/>
    <w:rsid w:val="008E43A4"/>
    <w:rsid w:val="008E4ADF"/>
    <w:rsid w:val="008E5113"/>
    <w:rsid w:val="008E59FE"/>
    <w:rsid w:val="008E6532"/>
    <w:rsid w:val="008E6AAA"/>
    <w:rsid w:val="008E6D85"/>
    <w:rsid w:val="008F02A6"/>
    <w:rsid w:val="008F050F"/>
    <w:rsid w:val="008F05C6"/>
    <w:rsid w:val="008F06F7"/>
    <w:rsid w:val="008F092D"/>
    <w:rsid w:val="008F0958"/>
    <w:rsid w:val="008F0E5A"/>
    <w:rsid w:val="008F1208"/>
    <w:rsid w:val="008F1299"/>
    <w:rsid w:val="008F142D"/>
    <w:rsid w:val="008F165C"/>
    <w:rsid w:val="008F21FC"/>
    <w:rsid w:val="008F26D4"/>
    <w:rsid w:val="008F2A21"/>
    <w:rsid w:val="008F2ABF"/>
    <w:rsid w:val="008F3462"/>
    <w:rsid w:val="008F3556"/>
    <w:rsid w:val="008F3843"/>
    <w:rsid w:val="008F38EC"/>
    <w:rsid w:val="008F49EC"/>
    <w:rsid w:val="008F5024"/>
    <w:rsid w:val="008F5362"/>
    <w:rsid w:val="008F597B"/>
    <w:rsid w:val="008F59EA"/>
    <w:rsid w:val="008F5A15"/>
    <w:rsid w:val="008F733D"/>
    <w:rsid w:val="008F7B5C"/>
    <w:rsid w:val="008F7FC2"/>
    <w:rsid w:val="00901054"/>
    <w:rsid w:val="00901D03"/>
    <w:rsid w:val="00903765"/>
    <w:rsid w:val="00903824"/>
    <w:rsid w:val="0090455D"/>
    <w:rsid w:val="009046EF"/>
    <w:rsid w:val="00904A5B"/>
    <w:rsid w:val="009051B4"/>
    <w:rsid w:val="009062DA"/>
    <w:rsid w:val="0090673D"/>
    <w:rsid w:val="00906F0E"/>
    <w:rsid w:val="00907023"/>
    <w:rsid w:val="0091012A"/>
    <w:rsid w:val="0091015B"/>
    <w:rsid w:val="00910176"/>
    <w:rsid w:val="009102B9"/>
    <w:rsid w:val="009107EF"/>
    <w:rsid w:val="0091115B"/>
    <w:rsid w:val="009115D1"/>
    <w:rsid w:val="00914FE4"/>
    <w:rsid w:val="00915294"/>
    <w:rsid w:val="00915E37"/>
    <w:rsid w:val="00915EC7"/>
    <w:rsid w:val="00916A32"/>
    <w:rsid w:val="0091722A"/>
    <w:rsid w:val="009173B0"/>
    <w:rsid w:val="009173D9"/>
    <w:rsid w:val="00917779"/>
    <w:rsid w:val="00917C39"/>
    <w:rsid w:val="00920019"/>
    <w:rsid w:val="00920C42"/>
    <w:rsid w:val="009214EF"/>
    <w:rsid w:val="00921610"/>
    <w:rsid w:val="00921657"/>
    <w:rsid w:val="00921AFC"/>
    <w:rsid w:val="00922939"/>
    <w:rsid w:val="00922F29"/>
    <w:rsid w:val="0092335B"/>
    <w:rsid w:val="00923AC4"/>
    <w:rsid w:val="00924B04"/>
    <w:rsid w:val="00924CAF"/>
    <w:rsid w:val="009260AC"/>
    <w:rsid w:val="00926E06"/>
    <w:rsid w:val="009273A4"/>
    <w:rsid w:val="009279DF"/>
    <w:rsid w:val="00930121"/>
    <w:rsid w:val="00931674"/>
    <w:rsid w:val="009318DB"/>
    <w:rsid w:val="009325AE"/>
    <w:rsid w:val="009334E8"/>
    <w:rsid w:val="00933CF6"/>
    <w:rsid w:val="00933FC2"/>
    <w:rsid w:val="00935710"/>
    <w:rsid w:val="00935D34"/>
    <w:rsid w:val="00935F7C"/>
    <w:rsid w:val="009363CC"/>
    <w:rsid w:val="00937599"/>
    <w:rsid w:val="00940266"/>
    <w:rsid w:val="00940FC3"/>
    <w:rsid w:val="0094147F"/>
    <w:rsid w:val="00941A3F"/>
    <w:rsid w:val="00942F2A"/>
    <w:rsid w:val="009430D4"/>
    <w:rsid w:val="009441B4"/>
    <w:rsid w:val="0094436C"/>
    <w:rsid w:val="00944883"/>
    <w:rsid w:val="009456B3"/>
    <w:rsid w:val="00946159"/>
    <w:rsid w:val="0094637D"/>
    <w:rsid w:val="00946BEA"/>
    <w:rsid w:val="00947077"/>
    <w:rsid w:val="00950359"/>
    <w:rsid w:val="00950393"/>
    <w:rsid w:val="0095092A"/>
    <w:rsid w:val="00950E2D"/>
    <w:rsid w:val="00951BDE"/>
    <w:rsid w:val="00952013"/>
    <w:rsid w:val="00952F82"/>
    <w:rsid w:val="0095359E"/>
    <w:rsid w:val="009539CE"/>
    <w:rsid w:val="009539FA"/>
    <w:rsid w:val="009547FF"/>
    <w:rsid w:val="00954C0D"/>
    <w:rsid w:val="00955292"/>
    <w:rsid w:val="00955315"/>
    <w:rsid w:val="00955C37"/>
    <w:rsid w:val="00956B26"/>
    <w:rsid w:val="0095733C"/>
    <w:rsid w:val="00957804"/>
    <w:rsid w:val="0095782E"/>
    <w:rsid w:val="00957AF9"/>
    <w:rsid w:val="00957EF1"/>
    <w:rsid w:val="00960886"/>
    <w:rsid w:val="009608CC"/>
    <w:rsid w:val="009617FC"/>
    <w:rsid w:val="009618DE"/>
    <w:rsid w:val="00961F89"/>
    <w:rsid w:val="00962878"/>
    <w:rsid w:val="00962A89"/>
    <w:rsid w:val="00962EE8"/>
    <w:rsid w:val="0096336B"/>
    <w:rsid w:val="009634CB"/>
    <w:rsid w:val="00963520"/>
    <w:rsid w:val="0096390C"/>
    <w:rsid w:val="009639A2"/>
    <w:rsid w:val="00963BBC"/>
    <w:rsid w:val="009643EA"/>
    <w:rsid w:val="00964E09"/>
    <w:rsid w:val="00965238"/>
    <w:rsid w:val="0096568D"/>
    <w:rsid w:val="00965BCB"/>
    <w:rsid w:val="00965CE0"/>
    <w:rsid w:val="00966751"/>
    <w:rsid w:val="00966807"/>
    <w:rsid w:val="00966F02"/>
    <w:rsid w:val="009679EB"/>
    <w:rsid w:val="00967AB7"/>
    <w:rsid w:val="00967CEA"/>
    <w:rsid w:val="0097029B"/>
    <w:rsid w:val="00970418"/>
    <w:rsid w:val="0097060A"/>
    <w:rsid w:val="009706F3"/>
    <w:rsid w:val="009715A1"/>
    <w:rsid w:val="0097186B"/>
    <w:rsid w:val="00971C11"/>
    <w:rsid w:val="00971E4A"/>
    <w:rsid w:val="00971E9B"/>
    <w:rsid w:val="009721A0"/>
    <w:rsid w:val="00972555"/>
    <w:rsid w:val="00972B27"/>
    <w:rsid w:val="0097302E"/>
    <w:rsid w:val="0097376A"/>
    <w:rsid w:val="00973C59"/>
    <w:rsid w:val="0097474C"/>
    <w:rsid w:val="00974E02"/>
    <w:rsid w:val="0097663C"/>
    <w:rsid w:val="0097680E"/>
    <w:rsid w:val="00976B92"/>
    <w:rsid w:val="00976CC9"/>
    <w:rsid w:val="009770B0"/>
    <w:rsid w:val="0097733F"/>
    <w:rsid w:val="009775B2"/>
    <w:rsid w:val="00977E74"/>
    <w:rsid w:val="009801CA"/>
    <w:rsid w:val="00980A9E"/>
    <w:rsid w:val="00981B25"/>
    <w:rsid w:val="00981CA5"/>
    <w:rsid w:val="00981D37"/>
    <w:rsid w:val="00981FB2"/>
    <w:rsid w:val="009821D2"/>
    <w:rsid w:val="009837E6"/>
    <w:rsid w:val="009840CF"/>
    <w:rsid w:val="0098439E"/>
    <w:rsid w:val="009843C4"/>
    <w:rsid w:val="00984FEE"/>
    <w:rsid w:val="009854C2"/>
    <w:rsid w:val="00987919"/>
    <w:rsid w:val="00990014"/>
    <w:rsid w:val="00990872"/>
    <w:rsid w:val="00990F41"/>
    <w:rsid w:val="009912A5"/>
    <w:rsid w:val="00991BD4"/>
    <w:rsid w:val="00992427"/>
    <w:rsid w:val="00992AE0"/>
    <w:rsid w:val="00992C5D"/>
    <w:rsid w:val="009936CE"/>
    <w:rsid w:val="00993BC2"/>
    <w:rsid w:val="00993ED3"/>
    <w:rsid w:val="00993EF2"/>
    <w:rsid w:val="00993F18"/>
    <w:rsid w:val="009943E8"/>
    <w:rsid w:val="00994B05"/>
    <w:rsid w:val="0099650B"/>
    <w:rsid w:val="0099690B"/>
    <w:rsid w:val="00996CBA"/>
    <w:rsid w:val="009979C1"/>
    <w:rsid w:val="00997D46"/>
    <w:rsid w:val="009A003C"/>
    <w:rsid w:val="009A011A"/>
    <w:rsid w:val="009A0422"/>
    <w:rsid w:val="009A0870"/>
    <w:rsid w:val="009A0A39"/>
    <w:rsid w:val="009A1201"/>
    <w:rsid w:val="009A2507"/>
    <w:rsid w:val="009A36D2"/>
    <w:rsid w:val="009A4710"/>
    <w:rsid w:val="009A675F"/>
    <w:rsid w:val="009B00B2"/>
    <w:rsid w:val="009B10FC"/>
    <w:rsid w:val="009B1264"/>
    <w:rsid w:val="009B19DF"/>
    <w:rsid w:val="009B1B75"/>
    <w:rsid w:val="009B1BB0"/>
    <w:rsid w:val="009B316B"/>
    <w:rsid w:val="009B33CE"/>
    <w:rsid w:val="009B3D23"/>
    <w:rsid w:val="009B3E2C"/>
    <w:rsid w:val="009B4728"/>
    <w:rsid w:val="009B48F4"/>
    <w:rsid w:val="009B5286"/>
    <w:rsid w:val="009B530D"/>
    <w:rsid w:val="009B53A1"/>
    <w:rsid w:val="009B5CE1"/>
    <w:rsid w:val="009B5E1F"/>
    <w:rsid w:val="009B66D9"/>
    <w:rsid w:val="009B6964"/>
    <w:rsid w:val="009B75EC"/>
    <w:rsid w:val="009B7E4F"/>
    <w:rsid w:val="009B7E7E"/>
    <w:rsid w:val="009C0BA5"/>
    <w:rsid w:val="009C0E89"/>
    <w:rsid w:val="009C12CF"/>
    <w:rsid w:val="009C2200"/>
    <w:rsid w:val="009C24A0"/>
    <w:rsid w:val="009C2B5F"/>
    <w:rsid w:val="009C2C8E"/>
    <w:rsid w:val="009C2CA0"/>
    <w:rsid w:val="009C3319"/>
    <w:rsid w:val="009C36AD"/>
    <w:rsid w:val="009C42D7"/>
    <w:rsid w:val="009C673C"/>
    <w:rsid w:val="009C6EF5"/>
    <w:rsid w:val="009C6F95"/>
    <w:rsid w:val="009C738B"/>
    <w:rsid w:val="009C74D7"/>
    <w:rsid w:val="009C773E"/>
    <w:rsid w:val="009C7978"/>
    <w:rsid w:val="009C7B8E"/>
    <w:rsid w:val="009D09C8"/>
    <w:rsid w:val="009D0B5C"/>
    <w:rsid w:val="009D0EF7"/>
    <w:rsid w:val="009D11E3"/>
    <w:rsid w:val="009D159D"/>
    <w:rsid w:val="009D1764"/>
    <w:rsid w:val="009D1C7A"/>
    <w:rsid w:val="009D1EEB"/>
    <w:rsid w:val="009D2A66"/>
    <w:rsid w:val="009D2B19"/>
    <w:rsid w:val="009D39EF"/>
    <w:rsid w:val="009D4E87"/>
    <w:rsid w:val="009D69E9"/>
    <w:rsid w:val="009D768D"/>
    <w:rsid w:val="009D7D17"/>
    <w:rsid w:val="009E0345"/>
    <w:rsid w:val="009E083A"/>
    <w:rsid w:val="009E0860"/>
    <w:rsid w:val="009E0890"/>
    <w:rsid w:val="009E08ED"/>
    <w:rsid w:val="009E1DB1"/>
    <w:rsid w:val="009E1F1A"/>
    <w:rsid w:val="009E35D5"/>
    <w:rsid w:val="009E363F"/>
    <w:rsid w:val="009E3C3E"/>
    <w:rsid w:val="009E4091"/>
    <w:rsid w:val="009E40FC"/>
    <w:rsid w:val="009E4A67"/>
    <w:rsid w:val="009E4EFF"/>
    <w:rsid w:val="009E585D"/>
    <w:rsid w:val="009E5973"/>
    <w:rsid w:val="009E5A45"/>
    <w:rsid w:val="009E5D64"/>
    <w:rsid w:val="009E6C7E"/>
    <w:rsid w:val="009E7081"/>
    <w:rsid w:val="009E72D6"/>
    <w:rsid w:val="009E74C8"/>
    <w:rsid w:val="009E7904"/>
    <w:rsid w:val="009E79E3"/>
    <w:rsid w:val="009E7AAB"/>
    <w:rsid w:val="009F0A94"/>
    <w:rsid w:val="009F0C07"/>
    <w:rsid w:val="009F0D76"/>
    <w:rsid w:val="009F0E74"/>
    <w:rsid w:val="009F0F13"/>
    <w:rsid w:val="009F0F44"/>
    <w:rsid w:val="009F0FD5"/>
    <w:rsid w:val="009F1E75"/>
    <w:rsid w:val="009F202E"/>
    <w:rsid w:val="009F2BE5"/>
    <w:rsid w:val="009F34AA"/>
    <w:rsid w:val="009F4620"/>
    <w:rsid w:val="009F557A"/>
    <w:rsid w:val="009F653C"/>
    <w:rsid w:val="009F6602"/>
    <w:rsid w:val="009F6B1E"/>
    <w:rsid w:val="009F7417"/>
    <w:rsid w:val="00A0050C"/>
    <w:rsid w:val="00A00DBC"/>
    <w:rsid w:val="00A00F9E"/>
    <w:rsid w:val="00A01232"/>
    <w:rsid w:val="00A015B2"/>
    <w:rsid w:val="00A01605"/>
    <w:rsid w:val="00A01876"/>
    <w:rsid w:val="00A01A41"/>
    <w:rsid w:val="00A01ADC"/>
    <w:rsid w:val="00A02746"/>
    <w:rsid w:val="00A033E6"/>
    <w:rsid w:val="00A03AE6"/>
    <w:rsid w:val="00A0407C"/>
    <w:rsid w:val="00A040F1"/>
    <w:rsid w:val="00A04758"/>
    <w:rsid w:val="00A04828"/>
    <w:rsid w:val="00A04CCC"/>
    <w:rsid w:val="00A05004"/>
    <w:rsid w:val="00A0536A"/>
    <w:rsid w:val="00A0546A"/>
    <w:rsid w:val="00A06171"/>
    <w:rsid w:val="00A06419"/>
    <w:rsid w:val="00A06705"/>
    <w:rsid w:val="00A06BB9"/>
    <w:rsid w:val="00A101E6"/>
    <w:rsid w:val="00A10538"/>
    <w:rsid w:val="00A10BC3"/>
    <w:rsid w:val="00A11076"/>
    <w:rsid w:val="00A11364"/>
    <w:rsid w:val="00A11784"/>
    <w:rsid w:val="00A11DB4"/>
    <w:rsid w:val="00A120E7"/>
    <w:rsid w:val="00A121E5"/>
    <w:rsid w:val="00A13084"/>
    <w:rsid w:val="00A13600"/>
    <w:rsid w:val="00A13851"/>
    <w:rsid w:val="00A13C43"/>
    <w:rsid w:val="00A14089"/>
    <w:rsid w:val="00A14815"/>
    <w:rsid w:val="00A14B57"/>
    <w:rsid w:val="00A15382"/>
    <w:rsid w:val="00A15541"/>
    <w:rsid w:val="00A15846"/>
    <w:rsid w:val="00A1620F"/>
    <w:rsid w:val="00A170A4"/>
    <w:rsid w:val="00A1761A"/>
    <w:rsid w:val="00A17C84"/>
    <w:rsid w:val="00A204E4"/>
    <w:rsid w:val="00A21A37"/>
    <w:rsid w:val="00A21BB0"/>
    <w:rsid w:val="00A22735"/>
    <w:rsid w:val="00A23610"/>
    <w:rsid w:val="00A23E23"/>
    <w:rsid w:val="00A23FB8"/>
    <w:rsid w:val="00A24B60"/>
    <w:rsid w:val="00A25CE0"/>
    <w:rsid w:val="00A25E58"/>
    <w:rsid w:val="00A26690"/>
    <w:rsid w:val="00A26F5E"/>
    <w:rsid w:val="00A27619"/>
    <w:rsid w:val="00A2782D"/>
    <w:rsid w:val="00A279A7"/>
    <w:rsid w:val="00A30991"/>
    <w:rsid w:val="00A30C20"/>
    <w:rsid w:val="00A30D4A"/>
    <w:rsid w:val="00A31617"/>
    <w:rsid w:val="00A3261E"/>
    <w:rsid w:val="00A326AD"/>
    <w:rsid w:val="00A33BB1"/>
    <w:rsid w:val="00A33EBB"/>
    <w:rsid w:val="00A33F0F"/>
    <w:rsid w:val="00A347AD"/>
    <w:rsid w:val="00A34917"/>
    <w:rsid w:val="00A350A0"/>
    <w:rsid w:val="00A35FD8"/>
    <w:rsid w:val="00A36891"/>
    <w:rsid w:val="00A368A7"/>
    <w:rsid w:val="00A36B22"/>
    <w:rsid w:val="00A36B45"/>
    <w:rsid w:val="00A3719E"/>
    <w:rsid w:val="00A375B3"/>
    <w:rsid w:val="00A37DEE"/>
    <w:rsid w:val="00A40107"/>
    <w:rsid w:val="00A41347"/>
    <w:rsid w:val="00A41F4E"/>
    <w:rsid w:val="00A429BE"/>
    <w:rsid w:val="00A42F06"/>
    <w:rsid w:val="00A42F6E"/>
    <w:rsid w:val="00A43032"/>
    <w:rsid w:val="00A43925"/>
    <w:rsid w:val="00A43E05"/>
    <w:rsid w:val="00A446DB"/>
    <w:rsid w:val="00A45061"/>
    <w:rsid w:val="00A45302"/>
    <w:rsid w:val="00A453FD"/>
    <w:rsid w:val="00A458B8"/>
    <w:rsid w:val="00A45F7A"/>
    <w:rsid w:val="00A46213"/>
    <w:rsid w:val="00A46CE1"/>
    <w:rsid w:val="00A471A4"/>
    <w:rsid w:val="00A47D1D"/>
    <w:rsid w:val="00A50005"/>
    <w:rsid w:val="00A505BA"/>
    <w:rsid w:val="00A506A2"/>
    <w:rsid w:val="00A50CF0"/>
    <w:rsid w:val="00A5114B"/>
    <w:rsid w:val="00A5156B"/>
    <w:rsid w:val="00A51787"/>
    <w:rsid w:val="00A51D23"/>
    <w:rsid w:val="00A52BE3"/>
    <w:rsid w:val="00A5441D"/>
    <w:rsid w:val="00A54824"/>
    <w:rsid w:val="00A54EF9"/>
    <w:rsid w:val="00A54F51"/>
    <w:rsid w:val="00A556A2"/>
    <w:rsid w:val="00A5575B"/>
    <w:rsid w:val="00A55D2C"/>
    <w:rsid w:val="00A57442"/>
    <w:rsid w:val="00A578BA"/>
    <w:rsid w:val="00A57E30"/>
    <w:rsid w:val="00A60244"/>
    <w:rsid w:val="00A619F7"/>
    <w:rsid w:val="00A61E76"/>
    <w:rsid w:val="00A62098"/>
    <w:rsid w:val="00A62636"/>
    <w:rsid w:val="00A62C4D"/>
    <w:rsid w:val="00A62FB8"/>
    <w:rsid w:val="00A64EBF"/>
    <w:rsid w:val="00A65BDA"/>
    <w:rsid w:val="00A66483"/>
    <w:rsid w:val="00A669B0"/>
    <w:rsid w:val="00A66F4A"/>
    <w:rsid w:val="00A67F23"/>
    <w:rsid w:val="00A7025A"/>
    <w:rsid w:val="00A7055D"/>
    <w:rsid w:val="00A705E6"/>
    <w:rsid w:val="00A707D7"/>
    <w:rsid w:val="00A70898"/>
    <w:rsid w:val="00A71575"/>
    <w:rsid w:val="00A719D3"/>
    <w:rsid w:val="00A71A7C"/>
    <w:rsid w:val="00A71B7A"/>
    <w:rsid w:val="00A71C68"/>
    <w:rsid w:val="00A7282F"/>
    <w:rsid w:val="00A72B65"/>
    <w:rsid w:val="00A73580"/>
    <w:rsid w:val="00A746A4"/>
    <w:rsid w:val="00A74868"/>
    <w:rsid w:val="00A7494E"/>
    <w:rsid w:val="00A749E8"/>
    <w:rsid w:val="00A7558E"/>
    <w:rsid w:val="00A7655D"/>
    <w:rsid w:val="00A76EC3"/>
    <w:rsid w:val="00A77072"/>
    <w:rsid w:val="00A77792"/>
    <w:rsid w:val="00A77B50"/>
    <w:rsid w:val="00A77FDA"/>
    <w:rsid w:val="00A8049B"/>
    <w:rsid w:val="00A8081F"/>
    <w:rsid w:val="00A810A9"/>
    <w:rsid w:val="00A81CBA"/>
    <w:rsid w:val="00A81EC2"/>
    <w:rsid w:val="00A81EF5"/>
    <w:rsid w:val="00A82216"/>
    <w:rsid w:val="00A823C7"/>
    <w:rsid w:val="00A83876"/>
    <w:rsid w:val="00A83B9B"/>
    <w:rsid w:val="00A83D0D"/>
    <w:rsid w:val="00A84165"/>
    <w:rsid w:val="00A84291"/>
    <w:rsid w:val="00A84F9B"/>
    <w:rsid w:val="00A86010"/>
    <w:rsid w:val="00A871BC"/>
    <w:rsid w:val="00A87623"/>
    <w:rsid w:val="00A87C0F"/>
    <w:rsid w:val="00A87C40"/>
    <w:rsid w:val="00A87ED5"/>
    <w:rsid w:val="00A90163"/>
    <w:rsid w:val="00A921CF"/>
    <w:rsid w:val="00A92562"/>
    <w:rsid w:val="00A928AA"/>
    <w:rsid w:val="00A93748"/>
    <w:rsid w:val="00A93771"/>
    <w:rsid w:val="00A939BF"/>
    <w:rsid w:val="00A94DA1"/>
    <w:rsid w:val="00A96D18"/>
    <w:rsid w:val="00A9740A"/>
    <w:rsid w:val="00A975D6"/>
    <w:rsid w:val="00A97806"/>
    <w:rsid w:val="00AA0CBF"/>
    <w:rsid w:val="00AA1BAB"/>
    <w:rsid w:val="00AA1C19"/>
    <w:rsid w:val="00AA27EC"/>
    <w:rsid w:val="00AA3015"/>
    <w:rsid w:val="00AA3796"/>
    <w:rsid w:val="00AA4249"/>
    <w:rsid w:val="00AA49F8"/>
    <w:rsid w:val="00AA4D1D"/>
    <w:rsid w:val="00AA5B18"/>
    <w:rsid w:val="00AA605E"/>
    <w:rsid w:val="00AA6292"/>
    <w:rsid w:val="00AA6F94"/>
    <w:rsid w:val="00AB0D16"/>
    <w:rsid w:val="00AB110D"/>
    <w:rsid w:val="00AB17F0"/>
    <w:rsid w:val="00AB253A"/>
    <w:rsid w:val="00AB28B9"/>
    <w:rsid w:val="00AB2AF6"/>
    <w:rsid w:val="00AB2B08"/>
    <w:rsid w:val="00AB36C0"/>
    <w:rsid w:val="00AB3BDC"/>
    <w:rsid w:val="00AB3CCE"/>
    <w:rsid w:val="00AB43E6"/>
    <w:rsid w:val="00AB4A30"/>
    <w:rsid w:val="00AB4CA0"/>
    <w:rsid w:val="00AB5BEB"/>
    <w:rsid w:val="00AB5F05"/>
    <w:rsid w:val="00AB5F52"/>
    <w:rsid w:val="00AB6A3E"/>
    <w:rsid w:val="00AB6CFC"/>
    <w:rsid w:val="00AB6FD5"/>
    <w:rsid w:val="00AB78EE"/>
    <w:rsid w:val="00AC05D5"/>
    <w:rsid w:val="00AC1203"/>
    <w:rsid w:val="00AC136F"/>
    <w:rsid w:val="00AC2393"/>
    <w:rsid w:val="00AC2F7A"/>
    <w:rsid w:val="00AC3695"/>
    <w:rsid w:val="00AC3BFE"/>
    <w:rsid w:val="00AC401C"/>
    <w:rsid w:val="00AC41F3"/>
    <w:rsid w:val="00AC4677"/>
    <w:rsid w:val="00AC4723"/>
    <w:rsid w:val="00AC4FB3"/>
    <w:rsid w:val="00AC549C"/>
    <w:rsid w:val="00AC5F96"/>
    <w:rsid w:val="00AC6265"/>
    <w:rsid w:val="00AC641D"/>
    <w:rsid w:val="00AC6548"/>
    <w:rsid w:val="00AC65BB"/>
    <w:rsid w:val="00AC6998"/>
    <w:rsid w:val="00AC6B07"/>
    <w:rsid w:val="00AC6E75"/>
    <w:rsid w:val="00AC7C8A"/>
    <w:rsid w:val="00AC7EA1"/>
    <w:rsid w:val="00AD04A0"/>
    <w:rsid w:val="00AD07BA"/>
    <w:rsid w:val="00AD23E4"/>
    <w:rsid w:val="00AD2BB0"/>
    <w:rsid w:val="00AD3B13"/>
    <w:rsid w:val="00AD470F"/>
    <w:rsid w:val="00AD4D63"/>
    <w:rsid w:val="00AD6028"/>
    <w:rsid w:val="00AD6542"/>
    <w:rsid w:val="00AD6EFA"/>
    <w:rsid w:val="00AD77CA"/>
    <w:rsid w:val="00AE050C"/>
    <w:rsid w:val="00AE0A3C"/>
    <w:rsid w:val="00AE0A6C"/>
    <w:rsid w:val="00AE1175"/>
    <w:rsid w:val="00AE12CD"/>
    <w:rsid w:val="00AE2253"/>
    <w:rsid w:val="00AE23FC"/>
    <w:rsid w:val="00AE34A2"/>
    <w:rsid w:val="00AE378D"/>
    <w:rsid w:val="00AE40A6"/>
    <w:rsid w:val="00AE4120"/>
    <w:rsid w:val="00AE494E"/>
    <w:rsid w:val="00AE4A38"/>
    <w:rsid w:val="00AE4B02"/>
    <w:rsid w:val="00AE4FCB"/>
    <w:rsid w:val="00AE574A"/>
    <w:rsid w:val="00AE5C52"/>
    <w:rsid w:val="00AE6959"/>
    <w:rsid w:val="00AE6D53"/>
    <w:rsid w:val="00AE72C3"/>
    <w:rsid w:val="00AE74EB"/>
    <w:rsid w:val="00AE7902"/>
    <w:rsid w:val="00AE7BFE"/>
    <w:rsid w:val="00AF0280"/>
    <w:rsid w:val="00AF03A5"/>
    <w:rsid w:val="00AF0AC9"/>
    <w:rsid w:val="00AF1182"/>
    <w:rsid w:val="00AF2F50"/>
    <w:rsid w:val="00AF3959"/>
    <w:rsid w:val="00AF4D81"/>
    <w:rsid w:val="00AF6062"/>
    <w:rsid w:val="00AF6792"/>
    <w:rsid w:val="00AF6E82"/>
    <w:rsid w:val="00AF6F42"/>
    <w:rsid w:val="00AF7A73"/>
    <w:rsid w:val="00B01133"/>
    <w:rsid w:val="00B012B7"/>
    <w:rsid w:val="00B01868"/>
    <w:rsid w:val="00B02625"/>
    <w:rsid w:val="00B02792"/>
    <w:rsid w:val="00B02E45"/>
    <w:rsid w:val="00B0342F"/>
    <w:rsid w:val="00B03B73"/>
    <w:rsid w:val="00B04F78"/>
    <w:rsid w:val="00B05398"/>
    <w:rsid w:val="00B056D9"/>
    <w:rsid w:val="00B062B8"/>
    <w:rsid w:val="00B06CDC"/>
    <w:rsid w:val="00B07105"/>
    <w:rsid w:val="00B102C3"/>
    <w:rsid w:val="00B104A2"/>
    <w:rsid w:val="00B1105B"/>
    <w:rsid w:val="00B11903"/>
    <w:rsid w:val="00B1191D"/>
    <w:rsid w:val="00B11CAA"/>
    <w:rsid w:val="00B12DA0"/>
    <w:rsid w:val="00B12EB9"/>
    <w:rsid w:val="00B13051"/>
    <w:rsid w:val="00B1321D"/>
    <w:rsid w:val="00B13268"/>
    <w:rsid w:val="00B13731"/>
    <w:rsid w:val="00B13812"/>
    <w:rsid w:val="00B13BC6"/>
    <w:rsid w:val="00B15542"/>
    <w:rsid w:val="00B155A2"/>
    <w:rsid w:val="00B15BB4"/>
    <w:rsid w:val="00B16849"/>
    <w:rsid w:val="00B16C3D"/>
    <w:rsid w:val="00B16EB4"/>
    <w:rsid w:val="00B17BF4"/>
    <w:rsid w:val="00B2079E"/>
    <w:rsid w:val="00B20F20"/>
    <w:rsid w:val="00B21176"/>
    <w:rsid w:val="00B21EC9"/>
    <w:rsid w:val="00B21FAC"/>
    <w:rsid w:val="00B22235"/>
    <w:rsid w:val="00B22467"/>
    <w:rsid w:val="00B22B9D"/>
    <w:rsid w:val="00B23A0E"/>
    <w:rsid w:val="00B23D4F"/>
    <w:rsid w:val="00B24AA2"/>
    <w:rsid w:val="00B251FD"/>
    <w:rsid w:val="00B256BE"/>
    <w:rsid w:val="00B257FD"/>
    <w:rsid w:val="00B26637"/>
    <w:rsid w:val="00B27043"/>
    <w:rsid w:val="00B3008D"/>
    <w:rsid w:val="00B304AF"/>
    <w:rsid w:val="00B305D5"/>
    <w:rsid w:val="00B305F7"/>
    <w:rsid w:val="00B30BE4"/>
    <w:rsid w:val="00B30F6F"/>
    <w:rsid w:val="00B30FBC"/>
    <w:rsid w:val="00B316C5"/>
    <w:rsid w:val="00B31B21"/>
    <w:rsid w:val="00B31FB7"/>
    <w:rsid w:val="00B3201A"/>
    <w:rsid w:val="00B32039"/>
    <w:rsid w:val="00B32A4D"/>
    <w:rsid w:val="00B32B6D"/>
    <w:rsid w:val="00B32EAB"/>
    <w:rsid w:val="00B33A49"/>
    <w:rsid w:val="00B35457"/>
    <w:rsid w:val="00B3594A"/>
    <w:rsid w:val="00B35B25"/>
    <w:rsid w:val="00B35F55"/>
    <w:rsid w:val="00B3673F"/>
    <w:rsid w:val="00B368FE"/>
    <w:rsid w:val="00B370E7"/>
    <w:rsid w:val="00B37961"/>
    <w:rsid w:val="00B37CE5"/>
    <w:rsid w:val="00B41710"/>
    <w:rsid w:val="00B41D27"/>
    <w:rsid w:val="00B42D96"/>
    <w:rsid w:val="00B4307C"/>
    <w:rsid w:val="00B43237"/>
    <w:rsid w:val="00B435AD"/>
    <w:rsid w:val="00B44C0D"/>
    <w:rsid w:val="00B44C4B"/>
    <w:rsid w:val="00B4503D"/>
    <w:rsid w:val="00B454CA"/>
    <w:rsid w:val="00B455F5"/>
    <w:rsid w:val="00B457EB"/>
    <w:rsid w:val="00B45CEE"/>
    <w:rsid w:val="00B45DFC"/>
    <w:rsid w:val="00B4665A"/>
    <w:rsid w:val="00B4686E"/>
    <w:rsid w:val="00B468DF"/>
    <w:rsid w:val="00B469DD"/>
    <w:rsid w:val="00B47754"/>
    <w:rsid w:val="00B47A82"/>
    <w:rsid w:val="00B51086"/>
    <w:rsid w:val="00B51D13"/>
    <w:rsid w:val="00B52666"/>
    <w:rsid w:val="00B53D8B"/>
    <w:rsid w:val="00B5442D"/>
    <w:rsid w:val="00B5491D"/>
    <w:rsid w:val="00B54932"/>
    <w:rsid w:val="00B555B1"/>
    <w:rsid w:val="00B555DE"/>
    <w:rsid w:val="00B5578E"/>
    <w:rsid w:val="00B55CA5"/>
    <w:rsid w:val="00B5622A"/>
    <w:rsid w:val="00B56373"/>
    <w:rsid w:val="00B56693"/>
    <w:rsid w:val="00B56E31"/>
    <w:rsid w:val="00B602B9"/>
    <w:rsid w:val="00B60AAE"/>
    <w:rsid w:val="00B61319"/>
    <w:rsid w:val="00B61513"/>
    <w:rsid w:val="00B6154A"/>
    <w:rsid w:val="00B61A77"/>
    <w:rsid w:val="00B61DF7"/>
    <w:rsid w:val="00B6218A"/>
    <w:rsid w:val="00B6252E"/>
    <w:rsid w:val="00B6362E"/>
    <w:rsid w:val="00B63877"/>
    <w:rsid w:val="00B65A53"/>
    <w:rsid w:val="00B66130"/>
    <w:rsid w:val="00B66594"/>
    <w:rsid w:val="00B667EF"/>
    <w:rsid w:val="00B670BE"/>
    <w:rsid w:val="00B671B6"/>
    <w:rsid w:val="00B67778"/>
    <w:rsid w:val="00B67E10"/>
    <w:rsid w:val="00B7023C"/>
    <w:rsid w:val="00B70786"/>
    <w:rsid w:val="00B711FE"/>
    <w:rsid w:val="00B7147F"/>
    <w:rsid w:val="00B7237A"/>
    <w:rsid w:val="00B727D6"/>
    <w:rsid w:val="00B733C5"/>
    <w:rsid w:val="00B736B1"/>
    <w:rsid w:val="00B74C79"/>
    <w:rsid w:val="00B76538"/>
    <w:rsid w:val="00B76B59"/>
    <w:rsid w:val="00B77133"/>
    <w:rsid w:val="00B772C1"/>
    <w:rsid w:val="00B77A73"/>
    <w:rsid w:val="00B77D1D"/>
    <w:rsid w:val="00B80F10"/>
    <w:rsid w:val="00B81BE4"/>
    <w:rsid w:val="00B82C2E"/>
    <w:rsid w:val="00B8403D"/>
    <w:rsid w:val="00B843B7"/>
    <w:rsid w:val="00B84ADE"/>
    <w:rsid w:val="00B8547E"/>
    <w:rsid w:val="00B86097"/>
    <w:rsid w:val="00B86600"/>
    <w:rsid w:val="00B86936"/>
    <w:rsid w:val="00B86CCF"/>
    <w:rsid w:val="00B874D9"/>
    <w:rsid w:val="00B87886"/>
    <w:rsid w:val="00B87B17"/>
    <w:rsid w:val="00B90629"/>
    <w:rsid w:val="00B90A3D"/>
    <w:rsid w:val="00B90E25"/>
    <w:rsid w:val="00B915D6"/>
    <w:rsid w:val="00B91FBD"/>
    <w:rsid w:val="00B93DF4"/>
    <w:rsid w:val="00B94CD3"/>
    <w:rsid w:val="00B951A7"/>
    <w:rsid w:val="00B95596"/>
    <w:rsid w:val="00B96934"/>
    <w:rsid w:val="00B96E3C"/>
    <w:rsid w:val="00B978A7"/>
    <w:rsid w:val="00B97A72"/>
    <w:rsid w:val="00BA029D"/>
    <w:rsid w:val="00BA0816"/>
    <w:rsid w:val="00BA09CF"/>
    <w:rsid w:val="00BA1189"/>
    <w:rsid w:val="00BA1765"/>
    <w:rsid w:val="00BA18A1"/>
    <w:rsid w:val="00BA28AD"/>
    <w:rsid w:val="00BA2975"/>
    <w:rsid w:val="00BA2985"/>
    <w:rsid w:val="00BA2D77"/>
    <w:rsid w:val="00BA2E06"/>
    <w:rsid w:val="00BA3C1C"/>
    <w:rsid w:val="00BA4162"/>
    <w:rsid w:val="00BA431B"/>
    <w:rsid w:val="00BA4A71"/>
    <w:rsid w:val="00BA4FCE"/>
    <w:rsid w:val="00BA5E1C"/>
    <w:rsid w:val="00BA5E8D"/>
    <w:rsid w:val="00BA5ECB"/>
    <w:rsid w:val="00BA66E7"/>
    <w:rsid w:val="00BA68FF"/>
    <w:rsid w:val="00BA712D"/>
    <w:rsid w:val="00BA778B"/>
    <w:rsid w:val="00BA7B47"/>
    <w:rsid w:val="00BB020E"/>
    <w:rsid w:val="00BB0553"/>
    <w:rsid w:val="00BB0DA5"/>
    <w:rsid w:val="00BB0DFF"/>
    <w:rsid w:val="00BB0E95"/>
    <w:rsid w:val="00BB157B"/>
    <w:rsid w:val="00BB1AA6"/>
    <w:rsid w:val="00BB1C29"/>
    <w:rsid w:val="00BB1D6B"/>
    <w:rsid w:val="00BB2481"/>
    <w:rsid w:val="00BB24A6"/>
    <w:rsid w:val="00BB3102"/>
    <w:rsid w:val="00BB3264"/>
    <w:rsid w:val="00BB338C"/>
    <w:rsid w:val="00BB3D21"/>
    <w:rsid w:val="00BB3E3F"/>
    <w:rsid w:val="00BB4148"/>
    <w:rsid w:val="00BB4185"/>
    <w:rsid w:val="00BB6456"/>
    <w:rsid w:val="00BB695A"/>
    <w:rsid w:val="00BB6B77"/>
    <w:rsid w:val="00BB76C7"/>
    <w:rsid w:val="00BC029E"/>
    <w:rsid w:val="00BC0CEA"/>
    <w:rsid w:val="00BC1DBD"/>
    <w:rsid w:val="00BC21AD"/>
    <w:rsid w:val="00BC26BF"/>
    <w:rsid w:val="00BC26EE"/>
    <w:rsid w:val="00BC2C26"/>
    <w:rsid w:val="00BC4B88"/>
    <w:rsid w:val="00BC4C0D"/>
    <w:rsid w:val="00BC6948"/>
    <w:rsid w:val="00BC6A19"/>
    <w:rsid w:val="00BC6B16"/>
    <w:rsid w:val="00BC71C7"/>
    <w:rsid w:val="00BC7655"/>
    <w:rsid w:val="00BC7ADE"/>
    <w:rsid w:val="00BC7E07"/>
    <w:rsid w:val="00BC7E1B"/>
    <w:rsid w:val="00BC7E67"/>
    <w:rsid w:val="00BD094D"/>
    <w:rsid w:val="00BD0ECA"/>
    <w:rsid w:val="00BD10E1"/>
    <w:rsid w:val="00BD11A9"/>
    <w:rsid w:val="00BD11CF"/>
    <w:rsid w:val="00BD132E"/>
    <w:rsid w:val="00BD163A"/>
    <w:rsid w:val="00BD166E"/>
    <w:rsid w:val="00BD1E1E"/>
    <w:rsid w:val="00BD3B61"/>
    <w:rsid w:val="00BD3DFF"/>
    <w:rsid w:val="00BD4391"/>
    <w:rsid w:val="00BD44C8"/>
    <w:rsid w:val="00BD4CFE"/>
    <w:rsid w:val="00BD56D7"/>
    <w:rsid w:val="00BD586F"/>
    <w:rsid w:val="00BD5A83"/>
    <w:rsid w:val="00BD5B95"/>
    <w:rsid w:val="00BD68B4"/>
    <w:rsid w:val="00BD7066"/>
    <w:rsid w:val="00BD764A"/>
    <w:rsid w:val="00BE101C"/>
    <w:rsid w:val="00BE130D"/>
    <w:rsid w:val="00BE1959"/>
    <w:rsid w:val="00BE2090"/>
    <w:rsid w:val="00BE3771"/>
    <w:rsid w:val="00BE37AF"/>
    <w:rsid w:val="00BE4115"/>
    <w:rsid w:val="00BE4194"/>
    <w:rsid w:val="00BE42DD"/>
    <w:rsid w:val="00BE43CC"/>
    <w:rsid w:val="00BE4D92"/>
    <w:rsid w:val="00BE51BB"/>
    <w:rsid w:val="00BE6272"/>
    <w:rsid w:val="00BE637C"/>
    <w:rsid w:val="00BE7317"/>
    <w:rsid w:val="00BE77DF"/>
    <w:rsid w:val="00BE78FD"/>
    <w:rsid w:val="00BE7A5A"/>
    <w:rsid w:val="00BE7E1A"/>
    <w:rsid w:val="00BF0933"/>
    <w:rsid w:val="00BF0D4B"/>
    <w:rsid w:val="00BF1413"/>
    <w:rsid w:val="00BF1992"/>
    <w:rsid w:val="00BF2039"/>
    <w:rsid w:val="00BF24FB"/>
    <w:rsid w:val="00BF2EC7"/>
    <w:rsid w:val="00BF447C"/>
    <w:rsid w:val="00BF45A8"/>
    <w:rsid w:val="00BF48CD"/>
    <w:rsid w:val="00BF493B"/>
    <w:rsid w:val="00BF520D"/>
    <w:rsid w:val="00BF52FC"/>
    <w:rsid w:val="00BF623B"/>
    <w:rsid w:val="00BF6368"/>
    <w:rsid w:val="00BF683C"/>
    <w:rsid w:val="00BF6E0B"/>
    <w:rsid w:val="00BF76D3"/>
    <w:rsid w:val="00BF7982"/>
    <w:rsid w:val="00BF7A66"/>
    <w:rsid w:val="00BF7C08"/>
    <w:rsid w:val="00BF7FDE"/>
    <w:rsid w:val="00C004B7"/>
    <w:rsid w:val="00C0050C"/>
    <w:rsid w:val="00C0075A"/>
    <w:rsid w:val="00C007B0"/>
    <w:rsid w:val="00C00A64"/>
    <w:rsid w:val="00C00FE1"/>
    <w:rsid w:val="00C02885"/>
    <w:rsid w:val="00C02C7A"/>
    <w:rsid w:val="00C02D6F"/>
    <w:rsid w:val="00C0352F"/>
    <w:rsid w:val="00C038E3"/>
    <w:rsid w:val="00C043B3"/>
    <w:rsid w:val="00C043DA"/>
    <w:rsid w:val="00C04841"/>
    <w:rsid w:val="00C048B1"/>
    <w:rsid w:val="00C049F4"/>
    <w:rsid w:val="00C04F12"/>
    <w:rsid w:val="00C04F99"/>
    <w:rsid w:val="00C0532D"/>
    <w:rsid w:val="00C056CC"/>
    <w:rsid w:val="00C0596C"/>
    <w:rsid w:val="00C07117"/>
    <w:rsid w:val="00C079A8"/>
    <w:rsid w:val="00C07C98"/>
    <w:rsid w:val="00C10157"/>
    <w:rsid w:val="00C105F4"/>
    <w:rsid w:val="00C10E5E"/>
    <w:rsid w:val="00C11526"/>
    <w:rsid w:val="00C11D59"/>
    <w:rsid w:val="00C12303"/>
    <w:rsid w:val="00C129BF"/>
    <w:rsid w:val="00C12D2E"/>
    <w:rsid w:val="00C13360"/>
    <w:rsid w:val="00C13875"/>
    <w:rsid w:val="00C1444D"/>
    <w:rsid w:val="00C14D74"/>
    <w:rsid w:val="00C16334"/>
    <w:rsid w:val="00C16A9D"/>
    <w:rsid w:val="00C16B78"/>
    <w:rsid w:val="00C1798A"/>
    <w:rsid w:val="00C200CB"/>
    <w:rsid w:val="00C22124"/>
    <w:rsid w:val="00C2213D"/>
    <w:rsid w:val="00C2357A"/>
    <w:rsid w:val="00C236AB"/>
    <w:rsid w:val="00C23944"/>
    <w:rsid w:val="00C23AE3"/>
    <w:rsid w:val="00C23CC4"/>
    <w:rsid w:val="00C240CD"/>
    <w:rsid w:val="00C24AA9"/>
    <w:rsid w:val="00C25898"/>
    <w:rsid w:val="00C25B84"/>
    <w:rsid w:val="00C2608A"/>
    <w:rsid w:val="00C26454"/>
    <w:rsid w:val="00C26590"/>
    <w:rsid w:val="00C2668C"/>
    <w:rsid w:val="00C2683C"/>
    <w:rsid w:val="00C26B6F"/>
    <w:rsid w:val="00C275AD"/>
    <w:rsid w:val="00C27CED"/>
    <w:rsid w:val="00C301AB"/>
    <w:rsid w:val="00C3098F"/>
    <w:rsid w:val="00C30FE6"/>
    <w:rsid w:val="00C312FF"/>
    <w:rsid w:val="00C31AF7"/>
    <w:rsid w:val="00C31FF6"/>
    <w:rsid w:val="00C3250D"/>
    <w:rsid w:val="00C3290A"/>
    <w:rsid w:val="00C33177"/>
    <w:rsid w:val="00C34C76"/>
    <w:rsid w:val="00C34EDC"/>
    <w:rsid w:val="00C35BBD"/>
    <w:rsid w:val="00C36379"/>
    <w:rsid w:val="00C3756F"/>
    <w:rsid w:val="00C377DF"/>
    <w:rsid w:val="00C37827"/>
    <w:rsid w:val="00C37D76"/>
    <w:rsid w:val="00C37F73"/>
    <w:rsid w:val="00C406FF"/>
    <w:rsid w:val="00C40BE7"/>
    <w:rsid w:val="00C414C9"/>
    <w:rsid w:val="00C41A18"/>
    <w:rsid w:val="00C41F31"/>
    <w:rsid w:val="00C42829"/>
    <w:rsid w:val="00C42C1F"/>
    <w:rsid w:val="00C4308B"/>
    <w:rsid w:val="00C433BF"/>
    <w:rsid w:val="00C4415D"/>
    <w:rsid w:val="00C44A6F"/>
    <w:rsid w:val="00C4544B"/>
    <w:rsid w:val="00C456AD"/>
    <w:rsid w:val="00C457A7"/>
    <w:rsid w:val="00C457E6"/>
    <w:rsid w:val="00C45877"/>
    <w:rsid w:val="00C45A95"/>
    <w:rsid w:val="00C45AD0"/>
    <w:rsid w:val="00C45C82"/>
    <w:rsid w:val="00C45D21"/>
    <w:rsid w:val="00C46729"/>
    <w:rsid w:val="00C46C74"/>
    <w:rsid w:val="00C47115"/>
    <w:rsid w:val="00C477E8"/>
    <w:rsid w:val="00C47B32"/>
    <w:rsid w:val="00C50456"/>
    <w:rsid w:val="00C51709"/>
    <w:rsid w:val="00C52046"/>
    <w:rsid w:val="00C52304"/>
    <w:rsid w:val="00C52A71"/>
    <w:rsid w:val="00C52CF1"/>
    <w:rsid w:val="00C530AC"/>
    <w:rsid w:val="00C53102"/>
    <w:rsid w:val="00C53827"/>
    <w:rsid w:val="00C544FC"/>
    <w:rsid w:val="00C54683"/>
    <w:rsid w:val="00C54BFA"/>
    <w:rsid w:val="00C55162"/>
    <w:rsid w:val="00C551F4"/>
    <w:rsid w:val="00C555FB"/>
    <w:rsid w:val="00C5574D"/>
    <w:rsid w:val="00C55B39"/>
    <w:rsid w:val="00C55C9A"/>
    <w:rsid w:val="00C55E5E"/>
    <w:rsid w:val="00C5668F"/>
    <w:rsid w:val="00C56BD5"/>
    <w:rsid w:val="00C56FB4"/>
    <w:rsid w:val="00C5714A"/>
    <w:rsid w:val="00C571C8"/>
    <w:rsid w:val="00C60105"/>
    <w:rsid w:val="00C60377"/>
    <w:rsid w:val="00C6098B"/>
    <w:rsid w:val="00C615ED"/>
    <w:rsid w:val="00C619DC"/>
    <w:rsid w:val="00C63012"/>
    <w:rsid w:val="00C63DBB"/>
    <w:rsid w:val="00C64122"/>
    <w:rsid w:val="00C65381"/>
    <w:rsid w:val="00C65486"/>
    <w:rsid w:val="00C66A73"/>
    <w:rsid w:val="00C66AC0"/>
    <w:rsid w:val="00C672B8"/>
    <w:rsid w:val="00C676DD"/>
    <w:rsid w:val="00C67798"/>
    <w:rsid w:val="00C701E1"/>
    <w:rsid w:val="00C70250"/>
    <w:rsid w:val="00C70A4B"/>
    <w:rsid w:val="00C711A5"/>
    <w:rsid w:val="00C7209A"/>
    <w:rsid w:val="00C72975"/>
    <w:rsid w:val="00C73150"/>
    <w:rsid w:val="00C740EC"/>
    <w:rsid w:val="00C7435A"/>
    <w:rsid w:val="00C758E2"/>
    <w:rsid w:val="00C777CC"/>
    <w:rsid w:val="00C77EDA"/>
    <w:rsid w:val="00C80962"/>
    <w:rsid w:val="00C80F6E"/>
    <w:rsid w:val="00C81933"/>
    <w:rsid w:val="00C81FAA"/>
    <w:rsid w:val="00C83106"/>
    <w:rsid w:val="00C8459F"/>
    <w:rsid w:val="00C84D49"/>
    <w:rsid w:val="00C854D7"/>
    <w:rsid w:val="00C85626"/>
    <w:rsid w:val="00C86520"/>
    <w:rsid w:val="00C86ACF"/>
    <w:rsid w:val="00C86F0C"/>
    <w:rsid w:val="00C87228"/>
    <w:rsid w:val="00C8731C"/>
    <w:rsid w:val="00C9087C"/>
    <w:rsid w:val="00C90AC5"/>
    <w:rsid w:val="00C91AF3"/>
    <w:rsid w:val="00C91DBF"/>
    <w:rsid w:val="00C91E2B"/>
    <w:rsid w:val="00C923FA"/>
    <w:rsid w:val="00C93229"/>
    <w:rsid w:val="00C93AA2"/>
    <w:rsid w:val="00C93B05"/>
    <w:rsid w:val="00C940A1"/>
    <w:rsid w:val="00C948F3"/>
    <w:rsid w:val="00C9549D"/>
    <w:rsid w:val="00C955B5"/>
    <w:rsid w:val="00C95F40"/>
    <w:rsid w:val="00C96212"/>
    <w:rsid w:val="00C96421"/>
    <w:rsid w:val="00C9691B"/>
    <w:rsid w:val="00C96F6E"/>
    <w:rsid w:val="00C977B0"/>
    <w:rsid w:val="00C977D1"/>
    <w:rsid w:val="00CA03C8"/>
    <w:rsid w:val="00CA1629"/>
    <w:rsid w:val="00CA1A9A"/>
    <w:rsid w:val="00CA1AB3"/>
    <w:rsid w:val="00CA2AAE"/>
    <w:rsid w:val="00CA2F4C"/>
    <w:rsid w:val="00CA32C3"/>
    <w:rsid w:val="00CA358D"/>
    <w:rsid w:val="00CA3790"/>
    <w:rsid w:val="00CA40BB"/>
    <w:rsid w:val="00CA4182"/>
    <w:rsid w:val="00CA46DF"/>
    <w:rsid w:val="00CA4AEE"/>
    <w:rsid w:val="00CA4D65"/>
    <w:rsid w:val="00CA50CE"/>
    <w:rsid w:val="00CA597A"/>
    <w:rsid w:val="00CA6A6F"/>
    <w:rsid w:val="00CA7132"/>
    <w:rsid w:val="00CA7352"/>
    <w:rsid w:val="00CA73EA"/>
    <w:rsid w:val="00CB09AB"/>
    <w:rsid w:val="00CB172C"/>
    <w:rsid w:val="00CB1851"/>
    <w:rsid w:val="00CB2985"/>
    <w:rsid w:val="00CB361A"/>
    <w:rsid w:val="00CB38FB"/>
    <w:rsid w:val="00CB3ABE"/>
    <w:rsid w:val="00CB3D14"/>
    <w:rsid w:val="00CB4FB6"/>
    <w:rsid w:val="00CB5434"/>
    <w:rsid w:val="00CB5481"/>
    <w:rsid w:val="00CB5750"/>
    <w:rsid w:val="00CB58A4"/>
    <w:rsid w:val="00CB5A1D"/>
    <w:rsid w:val="00CB6E29"/>
    <w:rsid w:val="00CB7292"/>
    <w:rsid w:val="00CB76B1"/>
    <w:rsid w:val="00CB7DFC"/>
    <w:rsid w:val="00CC00EE"/>
    <w:rsid w:val="00CC022D"/>
    <w:rsid w:val="00CC0F40"/>
    <w:rsid w:val="00CC1CBE"/>
    <w:rsid w:val="00CC24AE"/>
    <w:rsid w:val="00CC2D0B"/>
    <w:rsid w:val="00CC2DCB"/>
    <w:rsid w:val="00CC35FE"/>
    <w:rsid w:val="00CC4004"/>
    <w:rsid w:val="00CC7005"/>
    <w:rsid w:val="00CC7CB8"/>
    <w:rsid w:val="00CC7FAD"/>
    <w:rsid w:val="00CD007B"/>
    <w:rsid w:val="00CD00C2"/>
    <w:rsid w:val="00CD0484"/>
    <w:rsid w:val="00CD098F"/>
    <w:rsid w:val="00CD0EC4"/>
    <w:rsid w:val="00CD0F82"/>
    <w:rsid w:val="00CD0FE2"/>
    <w:rsid w:val="00CD0FFF"/>
    <w:rsid w:val="00CD1100"/>
    <w:rsid w:val="00CD12A2"/>
    <w:rsid w:val="00CD1DCA"/>
    <w:rsid w:val="00CD1FE7"/>
    <w:rsid w:val="00CD2411"/>
    <w:rsid w:val="00CD2752"/>
    <w:rsid w:val="00CD2770"/>
    <w:rsid w:val="00CD328E"/>
    <w:rsid w:val="00CD3387"/>
    <w:rsid w:val="00CD3F05"/>
    <w:rsid w:val="00CD4040"/>
    <w:rsid w:val="00CD4F36"/>
    <w:rsid w:val="00CD50BA"/>
    <w:rsid w:val="00CD6740"/>
    <w:rsid w:val="00CD67B3"/>
    <w:rsid w:val="00CD6B26"/>
    <w:rsid w:val="00CD6EA8"/>
    <w:rsid w:val="00CD7EFD"/>
    <w:rsid w:val="00CE00E3"/>
    <w:rsid w:val="00CE0791"/>
    <w:rsid w:val="00CE0C35"/>
    <w:rsid w:val="00CE13C5"/>
    <w:rsid w:val="00CE1DFE"/>
    <w:rsid w:val="00CE2366"/>
    <w:rsid w:val="00CE26EE"/>
    <w:rsid w:val="00CE3274"/>
    <w:rsid w:val="00CE38C1"/>
    <w:rsid w:val="00CE5045"/>
    <w:rsid w:val="00CE545F"/>
    <w:rsid w:val="00CE56CF"/>
    <w:rsid w:val="00CE6651"/>
    <w:rsid w:val="00CE7414"/>
    <w:rsid w:val="00CE7983"/>
    <w:rsid w:val="00CF0474"/>
    <w:rsid w:val="00CF092D"/>
    <w:rsid w:val="00CF0C61"/>
    <w:rsid w:val="00CF11DB"/>
    <w:rsid w:val="00CF30E0"/>
    <w:rsid w:val="00CF3C82"/>
    <w:rsid w:val="00CF41DF"/>
    <w:rsid w:val="00CF49A1"/>
    <w:rsid w:val="00CF6A40"/>
    <w:rsid w:val="00CF6CD1"/>
    <w:rsid w:val="00CF6FE5"/>
    <w:rsid w:val="00CF7766"/>
    <w:rsid w:val="00D00103"/>
    <w:rsid w:val="00D00375"/>
    <w:rsid w:val="00D00FFC"/>
    <w:rsid w:val="00D0121A"/>
    <w:rsid w:val="00D01BEC"/>
    <w:rsid w:val="00D021DC"/>
    <w:rsid w:val="00D025C4"/>
    <w:rsid w:val="00D027C9"/>
    <w:rsid w:val="00D03430"/>
    <w:rsid w:val="00D03491"/>
    <w:rsid w:val="00D0379D"/>
    <w:rsid w:val="00D03BE6"/>
    <w:rsid w:val="00D04283"/>
    <w:rsid w:val="00D04EC3"/>
    <w:rsid w:val="00D05AEA"/>
    <w:rsid w:val="00D05AFB"/>
    <w:rsid w:val="00D060A8"/>
    <w:rsid w:val="00D06505"/>
    <w:rsid w:val="00D06E51"/>
    <w:rsid w:val="00D06F60"/>
    <w:rsid w:val="00D070FB"/>
    <w:rsid w:val="00D072B4"/>
    <w:rsid w:val="00D07366"/>
    <w:rsid w:val="00D07C40"/>
    <w:rsid w:val="00D10626"/>
    <w:rsid w:val="00D10BEB"/>
    <w:rsid w:val="00D110B1"/>
    <w:rsid w:val="00D11104"/>
    <w:rsid w:val="00D120C1"/>
    <w:rsid w:val="00D14D9B"/>
    <w:rsid w:val="00D14DA4"/>
    <w:rsid w:val="00D1574D"/>
    <w:rsid w:val="00D15DCD"/>
    <w:rsid w:val="00D15EB6"/>
    <w:rsid w:val="00D16290"/>
    <w:rsid w:val="00D1634F"/>
    <w:rsid w:val="00D16498"/>
    <w:rsid w:val="00D164C7"/>
    <w:rsid w:val="00D17300"/>
    <w:rsid w:val="00D173A3"/>
    <w:rsid w:val="00D1746A"/>
    <w:rsid w:val="00D17CD6"/>
    <w:rsid w:val="00D2036C"/>
    <w:rsid w:val="00D203F9"/>
    <w:rsid w:val="00D20408"/>
    <w:rsid w:val="00D205B9"/>
    <w:rsid w:val="00D20FAA"/>
    <w:rsid w:val="00D20FF2"/>
    <w:rsid w:val="00D2118F"/>
    <w:rsid w:val="00D214FA"/>
    <w:rsid w:val="00D21ED6"/>
    <w:rsid w:val="00D22A59"/>
    <w:rsid w:val="00D23A1D"/>
    <w:rsid w:val="00D24431"/>
    <w:rsid w:val="00D24596"/>
    <w:rsid w:val="00D24786"/>
    <w:rsid w:val="00D24F0C"/>
    <w:rsid w:val="00D2505B"/>
    <w:rsid w:val="00D251B8"/>
    <w:rsid w:val="00D25615"/>
    <w:rsid w:val="00D2572C"/>
    <w:rsid w:val="00D261DC"/>
    <w:rsid w:val="00D26375"/>
    <w:rsid w:val="00D26844"/>
    <w:rsid w:val="00D26873"/>
    <w:rsid w:val="00D27F50"/>
    <w:rsid w:val="00D30AB7"/>
    <w:rsid w:val="00D30E17"/>
    <w:rsid w:val="00D314DF"/>
    <w:rsid w:val="00D31820"/>
    <w:rsid w:val="00D32422"/>
    <w:rsid w:val="00D3261D"/>
    <w:rsid w:val="00D32DEE"/>
    <w:rsid w:val="00D331D2"/>
    <w:rsid w:val="00D34CD9"/>
    <w:rsid w:val="00D350A0"/>
    <w:rsid w:val="00D3545F"/>
    <w:rsid w:val="00D35624"/>
    <w:rsid w:val="00D360B2"/>
    <w:rsid w:val="00D360E2"/>
    <w:rsid w:val="00D36AA2"/>
    <w:rsid w:val="00D36E8E"/>
    <w:rsid w:val="00D36EAB"/>
    <w:rsid w:val="00D3779A"/>
    <w:rsid w:val="00D37BBE"/>
    <w:rsid w:val="00D417F1"/>
    <w:rsid w:val="00D41C2C"/>
    <w:rsid w:val="00D42485"/>
    <w:rsid w:val="00D429A8"/>
    <w:rsid w:val="00D42F29"/>
    <w:rsid w:val="00D42F3B"/>
    <w:rsid w:val="00D431A7"/>
    <w:rsid w:val="00D436DA"/>
    <w:rsid w:val="00D43717"/>
    <w:rsid w:val="00D44370"/>
    <w:rsid w:val="00D44B17"/>
    <w:rsid w:val="00D44E03"/>
    <w:rsid w:val="00D4516A"/>
    <w:rsid w:val="00D4561F"/>
    <w:rsid w:val="00D45A99"/>
    <w:rsid w:val="00D47B00"/>
    <w:rsid w:val="00D50C88"/>
    <w:rsid w:val="00D5184A"/>
    <w:rsid w:val="00D520B8"/>
    <w:rsid w:val="00D5264B"/>
    <w:rsid w:val="00D52C4F"/>
    <w:rsid w:val="00D5303D"/>
    <w:rsid w:val="00D53055"/>
    <w:rsid w:val="00D541BB"/>
    <w:rsid w:val="00D54716"/>
    <w:rsid w:val="00D549FB"/>
    <w:rsid w:val="00D55584"/>
    <w:rsid w:val="00D556AA"/>
    <w:rsid w:val="00D55D4E"/>
    <w:rsid w:val="00D5658C"/>
    <w:rsid w:val="00D56894"/>
    <w:rsid w:val="00D5749C"/>
    <w:rsid w:val="00D57EF3"/>
    <w:rsid w:val="00D60CC3"/>
    <w:rsid w:val="00D60EB6"/>
    <w:rsid w:val="00D60EC4"/>
    <w:rsid w:val="00D60FCF"/>
    <w:rsid w:val="00D616AD"/>
    <w:rsid w:val="00D6221E"/>
    <w:rsid w:val="00D632FC"/>
    <w:rsid w:val="00D633FB"/>
    <w:rsid w:val="00D638D1"/>
    <w:rsid w:val="00D63AA3"/>
    <w:rsid w:val="00D63B58"/>
    <w:rsid w:val="00D6408C"/>
    <w:rsid w:val="00D64395"/>
    <w:rsid w:val="00D64759"/>
    <w:rsid w:val="00D648D7"/>
    <w:rsid w:val="00D64B67"/>
    <w:rsid w:val="00D6548D"/>
    <w:rsid w:val="00D662AF"/>
    <w:rsid w:val="00D669F0"/>
    <w:rsid w:val="00D67B83"/>
    <w:rsid w:val="00D70326"/>
    <w:rsid w:val="00D70875"/>
    <w:rsid w:val="00D711D8"/>
    <w:rsid w:val="00D71D3B"/>
    <w:rsid w:val="00D72A5F"/>
    <w:rsid w:val="00D72B3E"/>
    <w:rsid w:val="00D7336B"/>
    <w:rsid w:val="00D73720"/>
    <w:rsid w:val="00D73ABE"/>
    <w:rsid w:val="00D744FA"/>
    <w:rsid w:val="00D74A11"/>
    <w:rsid w:val="00D74B89"/>
    <w:rsid w:val="00D74F03"/>
    <w:rsid w:val="00D754EB"/>
    <w:rsid w:val="00D75D1D"/>
    <w:rsid w:val="00D76130"/>
    <w:rsid w:val="00D76D1A"/>
    <w:rsid w:val="00D76D65"/>
    <w:rsid w:val="00D76F44"/>
    <w:rsid w:val="00D77647"/>
    <w:rsid w:val="00D7798F"/>
    <w:rsid w:val="00D80C6D"/>
    <w:rsid w:val="00D81184"/>
    <w:rsid w:val="00D81B3F"/>
    <w:rsid w:val="00D81E4A"/>
    <w:rsid w:val="00D81F9C"/>
    <w:rsid w:val="00D8251A"/>
    <w:rsid w:val="00D82952"/>
    <w:rsid w:val="00D82ACE"/>
    <w:rsid w:val="00D82F18"/>
    <w:rsid w:val="00D838E3"/>
    <w:rsid w:val="00D83EA1"/>
    <w:rsid w:val="00D83FB2"/>
    <w:rsid w:val="00D84263"/>
    <w:rsid w:val="00D84649"/>
    <w:rsid w:val="00D847C6"/>
    <w:rsid w:val="00D84C12"/>
    <w:rsid w:val="00D85AF6"/>
    <w:rsid w:val="00D85BE1"/>
    <w:rsid w:val="00D8633F"/>
    <w:rsid w:val="00D86FDE"/>
    <w:rsid w:val="00D872C4"/>
    <w:rsid w:val="00D878D9"/>
    <w:rsid w:val="00D91219"/>
    <w:rsid w:val="00D91293"/>
    <w:rsid w:val="00D91FC8"/>
    <w:rsid w:val="00D9436B"/>
    <w:rsid w:val="00D94E94"/>
    <w:rsid w:val="00D94F44"/>
    <w:rsid w:val="00D9548A"/>
    <w:rsid w:val="00D95739"/>
    <w:rsid w:val="00D962FB"/>
    <w:rsid w:val="00D9664D"/>
    <w:rsid w:val="00D96B0A"/>
    <w:rsid w:val="00D971BE"/>
    <w:rsid w:val="00D97271"/>
    <w:rsid w:val="00D97312"/>
    <w:rsid w:val="00DA01D1"/>
    <w:rsid w:val="00DA099B"/>
    <w:rsid w:val="00DA0C98"/>
    <w:rsid w:val="00DA10AB"/>
    <w:rsid w:val="00DA11F2"/>
    <w:rsid w:val="00DA2479"/>
    <w:rsid w:val="00DA27D0"/>
    <w:rsid w:val="00DA40B3"/>
    <w:rsid w:val="00DA4C4F"/>
    <w:rsid w:val="00DA520D"/>
    <w:rsid w:val="00DA625E"/>
    <w:rsid w:val="00DA69C4"/>
    <w:rsid w:val="00DA6ADA"/>
    <w:rsid w:val="00DA6D2C"/>
    <w:rsid w:val="00DA6D74"/>
    <w:rsid w:val="00DA7D15"/>
    <w:rsid w:val="00DB0239"/>
    <w:rsid w:val="00DB09AD"/>
    <w:rsid w:val="00DB1120"/>
    <w:rsid w:val="00DB3F73"/>
    <w:rsid w:val="00DB403C"/>
    <w:rsid w:val="00DB4966"/>
    <w:rsid w:val="00DB4BA8"/>
    <w:rsid w:val="00DB4E87"/>
    <w:rsid w:val="00DB5882"/>
    <w:rsid w:val="00DB59A0"/>
    <w:rsid w:val="00DB5FEF"/>
    <w:rsid w:val="00DC123C"/>
    <w:rsid w:val="00DC14A8"/>
    <w:rsid w:val="00DC2139"/>
    <w:rsid w:val="00DC26A2"/>
    <w:rsid w:val="00DC295E"/>
    <w:rsid w:val="00DC2F72"/>
    <w:rsid w:val="00DC3129"/>
    <w:rsid w:val="00DC339B"/>
    <w:rsid w:val="00DC3BEF"/>
    <w:rsid w:val="00DC4013"/>
    <w:rsid w:val="00DC4116"/>
    <w:rsid w:val="00DC50BA"/>
    <w:rsid w:val="00DC5C36"/>
    <w:rsid w:val="00DC63EC"/>
    <w:rsid w:val="00DC6545"/>
    <w:rsid w:val="00DC7B73"/>
    <w:rsid w:val="00DC7C67"/>
    <w:rsid w:val="00DC7E70"/>
    <w:rsid w:val="00DD0857"/>
    <w:rsid w:val="00DD19CC"/>
    <w:rsid w:val="00DD1AC0"/>
    <w:rsid w:val="00DD2664"/>
    <w:rsid w:val="00DD299F"/>
    <w:rsid w:val="00DD2F3B"/>
    <w:rsid w:val="00DD30C3"/>
    <w:rsid w:val="00DD3176"/>
    <w:rsid w:val="00DD3397"/>
    <w:rsid w:val="00DD3B0A"/>
    <w:rsid w:val="00DD4215"/>
    <w:rsid w:val="00DD4379"/>
    <w:rsid w:val="00DD4445"/>
    <w:rsid w:val="00DD4E2D"/>
    <w:rsid w:val="00DD4E52"/>
    <w:rsid w:val="00DD4F73"/>
    <w:rsid w:val="00DD5E85"/>
    <w:rsid w:val="00DD62E2"/>
    <w:rsid w:val="00DD6CAF"/>
    <w:rsid w:val="00DD6F71"/>
    <w:rsid w:val="00DD78E2"/>
    <w:rsid w:val="00DD7C27"/>
    <w:rsid w:val="00DE0079"/>
    <w:rsid w:val="00DE0304"/>
    <w:rsid w:val="00DE0D3C"/>
    <w:rsid w:val="00DE1486"/>
    <w:rsid w:val="00DE1F6C"/>
    <w:rsid w:val="00DE221D"/>
    <w:rsid w:val="00DE240E"/>
    <w:rsid w:val="00DE293C"/>
    <w:rsid w:val="00DE2EBC"/>
    <w:rsid w:val="00DE3073"/>
    <w:rsid w:val="00DE3231"/>
    <w:rsid w:val="00DE3263"/>
    <w:rsid w:val="00DE368A"/>
    <w:rsid w:val="00DE37DC"/>
    <w:rsid w:val="00DE3A39"/>
    <w:rsid w:val="00DE41D4"/>
    <w:rsid w:val="00DE4583"/>
    <w:rsid w:val="00DE4D0A"/>
    <w:rsid w:val="00DE50D8"/>
    <w:rsid w:val="00DE57CC"/>
    <w:rsid w:val="00DE64C2"/>
    <w:rsid w:val="00DE664A"/>
    <w:rsid w:val="00DE6704"/>
    <w:rsid w:val="00DE6D6E"/>
    <w:rsid w:val="00DE7376"/>
    <w:rsid w:val="00DE7835"/>
    <w:rsid w:val="00DF02B1"/>
    <w:rsid w:val="00DF03B3"/>
    <w:rsid w:val="00DF0602"/>
    <w:rsid w:val="00DF0665"/>
    <w:rsid w:val="00DF0897"/>
    <w:rsid w:val="00DF1A33"/>
    <w:rsid w:val="00DF1C16"/>
    <w:rsid w:val="00DF1D3E"/>
    <w:rsid w:val="00DF2F61"/>
    <w:rsid w:val="00DF3333"/>
    <w:rsid w:val="00DF342D"/>
    <w:rsid w:val="00DF3521"/>
    <w:rsid w:val="00DF38C3"/>
    <w:rsid w:val="00DF49B0"/>
    <w:rsid w:val="00DF4FD7"/>
    <w:rsid w:val="00DF5BAB"/>
    <w:rsid w:val="00DF6E1C"/>
    <w:rsid w:val="00DF6F88"/>
    <w:rsid w:val="00DF7095"/>
    <w:rsid w:val="00DF73E9"/>
    <w:rsid w:val="00DF7EAF"/>
    <w:rsid w:val="00DF7F18"/>
    <w:rsid w:val="00E005C6"/>
    <w:rsid w:val="00E0185D"/>
    <w:rsid w:val="00E01CE0"/>
    <w:rsid w:val="00E01CF1"/>
    <w:rsid w:val="00E01E46"/>
    <w:rsid w:val="00E020B2"/>
    <w:rsid w:val="00E024D2"/>
    <w:rsid w:val="00E0266C"/>
    <w:rsid w:val="00E02CD1"/>
    <w:rsid w:val="00E03034"/>
    <w:rsid w:val="00E032B5"/>
    <w:rsid w:val="00E03BE9"/>
    <w:rsid w:val="00E04987"/>
    <w:rsid w:val="00E04FC7"/>
    <w:rsid w:val="00E0534D"/>
    <w:rsid w:val="00E05F7D"/>
    <w:rsid w:val="00E07FD9"/>
    <w:rsid w:val="00E10645"/>
    <w:rsid w:val="00E1083B"/>
    <w:rsid w:val="00E1093B"/>
    <w:rsid w:val="00E10A70"/>
    <w:rsid w:val="00E10A73"/>
    <w:rsid w:val="00E10A74"/>
    <w:rsid w:val="00E10E35"/>
    <w:rsid w:val="00E11504"/>
    <w:rsid w:val="00E12F36"/>
    <w:rsid w:val="00E13A9F"/>
    <w:rsid w:val="00E14B8A"/>
    <w:rsid w:val="00E14BDA"/>
    <w:rsid w:val="00E16290"/>
    <w:rsid w:val="00E16E1A"/>
    <w:rsid w:val="00E17383"/>
    <w:rsid w:val="00E17718"/>
    <w:rsid w:val="00E17FA5"/>
    <w:rsid w:val="00E2047D"/>
    <w:rsid w:val="00E2134F"/>
    <w:rsid w:val="00E21653"/>
    <w:rsid w:val="00E218C4"/>
    <w:rsid w:val="00E219A6"/>
    <w:rsid w:val="00E21CAA"/>
    <w:rsid w:val="00E23505"/>
    <w:rsid w:val="00E23B80"/>
    <w:rsid w:val="00E23CBE"/>
    <w:rsid w:val="00E24081"/>
    <w:rsid w:val="00E2413A"/>
    <w:rsid w:val="00E24E27"/>
    <w:rsid w:val="00E24E8E"/>
    <w:rsid w:val="00E25161"/>
    <w:rsid w:val="00E252A0"/>
    <w:rsid w:val="00E25BA0"/>
    <w:rsid w:val="00E25ED3"/>
    <w:rsid w:val="00E266D8"/>
    <w:rsid w:val="00E274DC"/>
    <w:rsid w:val="00E30798"/>
    <w:rsid w:val="00E30849"/>
    <w:rsid w:val="00E30CA8"/>
    <w:rsid w:val="00E343CE"/>
    <w:rsid w:val="00E34642"/>
    <w:rsid w:val="00E34D89"/>
    <w:rsid w:val="00E34D92"/>
    <w:rsid w:val="00E352C9"/>
    <w:rsid w:val="00E35C0B"/>
    <w:rsid w:val="00E35F62"/>
    <w:rsid w:val="00E35FF5"/>
    <w:rsid w:val="00E360E6"/>
    <w:rsid w:val="00E363DE"/>
    <w:rsid w:val="00E36939"/>
    <w:rsid w:val="00E36FFA"/>
    <w:rsid w:val="00E3705B"/>
    <w:rsid w:val="00E373BD"/>
    <w:rsid w:val="00E37472"/>
    <w:rsid w:val="00E37C6B"/>
    <w:rsid w:val="00E405C4"/>
    <w:rsid w:val="00E40863"/>
    <w:rsid w:val="00E40A81"/>
    <w:rsid w:val="00E40C9A"/>
    <w:rsid w:val="00E4163B"/>
    <w:rsid w:val="00E41811"/>
    <w:rsid w:val="00E42067"/>
    <w:rsid w:val="00E421D7"/>
    <w:rsid w:val="00E42214"/>
    <w:rsid w:val="00E426A4"/>
    <w:rsid w:val="00E427AF"/>
    <w:rsid w:val="00E42B8C"/>
    <w:rsid w:val="00E432D0"/>
    <w:rsid w:val="00E43B5C"/>
    <w:rsid w:val="00E43BF8"/>
    <w:rsid w:val="00E43C3D"/>
    <w:rsid w:val="00E44D22"/>
    <w:rsid w:val="00E460A2"/>
    <w:rsid w:val="00E46D48"/>
    <w:rsid w:val="00E46DC6"/>
    <w:rsid w:val="00E46E05"/>
    <w:rsid w:val="00E4783D"/>
    <w:rsid w:val="00E501A3"/>
    <w:rsid w:val="00E50DE2"/>
    <w:rsid w:val="00E5147C"/>
    <w:rsid w:val="00E51FFB"/>
    <w:rsid w:val="00E52014"/>
    <w:rsid w:val="00E532A7"/>
    <w:rsid w:val="00E53FBF"/>
    <w:rsid w:val="00E54B52"/>
    <w:rsid w:val="00E55383"/>
    <w:rsid w:val="00E5598A"/>
    <w:rsid w:val="00E55CC6"/>
    <w:rsid w:val="00E5623B"/>
    <w:rsid w:val="00E56ACA"/>
    <w:rsid w:val="00E56F5B"/>
    <w:rsid w:val="00E57B65"/>
    <w:rsid w:val="00E57E83"/>
    <w:rsid w:val="00E60534"/>
    <w:rsid w:val="00E605B9"/>
    <w:rsid w:val="00E60963"/>
    <w:rsid w:val="00E60A8B"/>
    <w:rsid w:val="00E60BD0"/>
    <w:rsid w:val="00E613A8"/>
    <w:rsid w:val="00E61A3B"/>
    <w:rsid w:val="00E61B2A"/>
    <w:rsid w:val="00E61C5C"/>
    <w:rsid w:val="00E6271E"/>
    <w:rsid w:val="00E6390C"/>
    <w:rsid w:val="00E6465C"/>
    <w:rsid w:val="00E653B5"/>
    <w:rsid w:val="00E657F5"/>
    <w:rsid w:val="00E66001"/>
    <w:rsid w:val="00E669E0"/>
    <w:rsid w:val="00E66D31"/>
    <w:rsid w:val="00E66E4A"/>
    <w:rsid w:val="00E674D9"/>
    <w:rsid w:val="00E70152"/>
    <w:rsid w:val="00E70177"/>
    <w:rsid w:val="00E70628"/>
    <w:rsid w:val="00E70F3A"/>
    <w:rsid w:val="00E70F5A"/>
    <w:rsid w:val="00E71027"/>
    <w:rsid w:val="00E71035"/>
    <w:rsid w:val="00E712E5"/>
    <w:rsid w:val="00E71D60"/>
    <w:rsid w:val="00E71EE3"/>
    <w:rsid w:val="00E72557"/>
    <w:rsid w:val="00E7277F"/>
    <w:rsid w:val="00E730A7"/>
    <w:rsid w:val="00E73A43"/>
    <w:rsid w:val="00E73A6E"/>
    <w:rsid w:val="00E73A8E"/>
    <w:rsid w:val="00E73A95"/>
    <w:rsid w:val="00E73E83"/>
    <w:rsid w:val="00E747A4"/>
    <w:rsid w:val="00E75354"/>
    <w:rsid w:val="00E75396"/>
    <w:rsid w:val="00E75743"/>
    <w:rsid w:val="00E7593C"/>
    <w:rsid w:val="00E75E67"/>
    <w:rsid w:val="00E76160"/>
    <w:rsid w:val="00E76D20"/>
    <w:rsid w:val="00E76E4C"/>
    <w:rsid w:val="00E7733A"/>
    <w:rsid w:val="00E776C0"/>
    <w:rsid w:val="00E7795C"/>
    <w:rsid w:val="00E8015C"/>
    <w:rsid w:val="00E80BDC"/>
    <w:rsid w:val="00E80E55"/>
    <w:rsid w:val="00E80EB8"/>
    <w:rsid w:val="00E8190B"/>
    <w:rsid w:val="00E8350E"/>
    <w:rsid w:val="00E83974"/>
    <w:rsid w:val="00E839E6"/>
    <w:rsid w:val="00E841B6"/>
    <w:rsid w:val="00E84294"/>
    <w:rsid w:val="00E84B37"/>
    <w:rsid w:val="00E850EA"/>
    <w:rsid w:val="00E851FE"/>
    <w:rsid w:val="00E8532E"/>
    <w:rsid w:val="00E85DCD"/>
    <w:rsid w:val="00E85E2C"/>
    <w:rsid w:val="00E862DA"/>
    <w:rsid w:val="00E8727B"/>
    <w:rsid w:val="00E87A11"/>
    <w:rsid w:val="00E87ACB"/>
    <w:rsid w:val="00E902B5"/>
    <w:rsid w:val="00E906B3"/>
    <w:rsid w:val="00E919D6"/>
    <w:rsid w:val="00E924E3"/>
    <w:rsid w:val="00E92579"/>
    <w:rsid w:val="00E928CC"/>
    <w:rsid w:val="00E92BE2"/>
    <w:rsid w:val="00E92D26"/>
    <w:rsid w:val="00E9446F"/>
    <w:rsid w:val="00E94679"/>
    <w:rsid w:val="00E94EF3"/>
    <w:rsid w:val="00E9545F"/>
    <w:rsid w:val="00E954CD"/>
    <w:rsid w:val="00E954D7"/>
    <w:rsid w:val="00E95612"/>
    <w:rsid w:val="00E96102"/>
    <w:rsid w:val="00E96114"/>
    <w:rsid w:val="00E962DC"/>
    <w:rsid w:val="00E96AA6"/>
    <w:rsid w:val="00E96D7A"/>
    <w:rsid w:val="00E96F74"/>
    <w:rsid w:val="00E972EF"/>
    <w:rsid w:val="00E97E25"/>
    <w:rsid w:val="00EA00D5"/>
    <w:rsid w:val="00EA021D"/>
    <w:rsid w:val="00EA0B05"/>
    <w:rsid w:val="00EA0C63"/>
    <w:rsid w:val="00EA0F44"/>
    <w:rsid w:val="00EA2C82"/>
    <w:rsid w:val="00EA2C8C"/>
    <w:rsid w:val="00EA3575"/>
    <w:rsid w:val="00EA3D5F"/>
    <w:rsid w:val="00EA3D94"/>
    <w:rsid w:val="00EA3F84"/>
    <w:rsid w:val="00EA41F8"/>
    <w:rsid w:val="00EA45E6"/>
    <w:rsid w:val="00EA48FF"/>
    <w:rsid w:val="00EA4D94"/>
    <w:rsid w:val="00EA5EAC"/>
    <w:rsid w:val="00EA628A"/>
    <w:rsid w:val="00EA6BA0"/>
    <w:rsid w:val="00EA6E2E"/>
    <w:rsid w:val="00EA7BB6"/>
    <w:rsid w:val="00EA7C10"/>
    <w:rsid w:val="00EB12A1"/>
    <w:rsid w:val="00EB1722"/>
    <w:rsid w:val="00EB2216"/>
    <w:rsid w:val="00EB23E8"/>
    <w:rsid w:val="00EB29EC"/>
    <w:rsid w:val="00EB2C32"/>
    <w:rsid w:val="00EB320C"/>
    <w:rsid w:val="00EB36AC"/>
    <w:rsid w:val="00EB4158"/>
    <w:rsid w:val="00EB4622"/>
    <w:rsid w:val="00EB469A"/>
    <w:rsid w:val="00EB4B6E"/>
    <w:rsid w:val="00EB4F9D"/>
    <w:rsid w:val="00EB5C63"/>
    <w:rsid w:val="00EB5D08"/>
    <w:rsid w:val="00EB5D75"/>
    <w:rsid w:val="00EB6276"/>
    <w:rsid w:val="00EB67EB"/>
    <w:rsid w:val="00EB6B35"/>
    <w:rsid w:val="00EB6B51"/>
    <w:rsid w:val="00EB6DFF"/>
    <w:rsid w:val="00EB7467"/>
    <w:rsid w:val="00EB7BA6"/>
    <w:rsid w:val="00EB7D26"/>
    <w:rsid w:val="00EC08BA"/>
    <w:rsid w:val="00EC0DED"/>
    <w:rsid w:val="00EC12CC"/>
    <w:rsid w:val="00EC136E"/>
    <w:rsid w:val="00EC1413"/>
    <w:rsid w:val="00EC1429"/>
    <w:rsid w:val="00EC1586"/>
    <w:rsid w:val="00EC2022"/>
    <w:rsid w:val="00EC22F1"/>
    <w:rsid w:val="00EC2BAC"/>
    <w:rsid w:val="00EC3A65"/>
    <w:rsid w:val="00EC4221"/>
    <w:rsid w:val="00EC48AE"/>
    <w:rsid w:val="00EC48CB"/>
    <w:rsid w:val="00EC4F75"/>
    <w:rsid w:val="00EC4F82"/>
    <w:rsid w:val="00EC57E9"/>
    <w:rsid w:val="00EC6045"/>
    <w:rsid w:val="00EC6CC2"/>
    <w:rsid w:val="00EC70DF"/>
    <w:rsid w:val="00EC726D"/>
    <w:rsid w:val="00EC7A62"/>
    <w:rsid w:val="00ED066F"/>
    <w:rsid w:val="00ED0B8F"/>
    <w:rsid w:val="00ED12E6"/>
    <w:rsid w:val="00ED14E7"/>
    <w:rsid w:val="00ED1E10"/>
    <w:rsid w:val="00ED1F51"/>
    <w:rsid w:val="00ED3297"/>
    <w:rsid w:val="00ED3455"/>
    <w:rsid w:val="00ED3667"/>
    <w:rsid w:val="00ED3A99"/>
    <w:rsid w:val="00ED3DBF"/>
    <w:rsid w:val="00ED40FE"/>
    <w:rsid w:val="00ED5589"/>
    <w:rsid w:val="00ED5B50"/>
    <w:rsid w:val="00ED7FEE"/>
    <w:rsid w:val="00EE07DD"/>
    <w:rsid w:val="00EE0B6F"/>
    <w:rsid w:val="00EE0EFF"/>
    <w:rsid w:val="00EE11C7"/>
    <w:rsid w:val="00EE19D5"/>
    <w:rsid w:val="00EE1B9E"/>
    <w:rsid w:val="00EE1E57"/>
    <w:rsid w:val="00EE21C7"/>
    <w:rsid w:val="00EE456A"/>
    <w:rsid w:val="00EE46FB"/>
    <w:rsid w:val="00EE512E"/>
    <w:rsid w:val="00EE57CA"/>
    <w:rsid w:val="00EE5F68"/>
    <w:rsid w:val="00EE6252"/>
    <w:rsid w:val="00EE6AE5"/>
    <w:rsid w:val="00EE6C58"/>
    <w:rsid w:val="00EE6EDC"/>
    <w:rsid w:val="00EE708A"/>
    <w:rsid w:val="00EE734B"/>
    <w:rsid w:val="00EF02F5"/>
    <w:rsid w:val="00EF03E3"/>
    <w:rsid w:val="00EF0DFA"/>
    <w:rsid w:val="00EF15F4"/>
    <w:rsid w:val="00EF17F6"/>
    <w:rsid w:val="00EF1AAB"/>
    <w:rsid w:val="00EF1D5D"/>
    <w:rsid w:val="00EF1EF8"/>
    <w:rsid w:val="00EF1F2C"/>
    <w:rsid w:val="00EF24DA"/>
    <w:rsid w:val="00EF2B0C"/>
    <w:rsid w:val="00EF37F1"/>
    <w:rsid w:val="00EF3AC7"/>
    <w:rsid w:val="00EF41E4"/>
    <w:rsid w:val="00EF4591"/>
    <w:rsid w:val="00EF48A1"/>
    <w:rsid w:val="00EF48EB"/>
    <w:rsid w:val="00EF498C"/>
    <w:rsid w:val="00EF4BB9"/>
    <w:rsid w:val="00EF4D3B"/>
    <w:rsid w:val="00EF543A"/>
    <w:rsid w:val="00EF6006"/>
    <w:rsid w:val="00EF60DC"/>
    <w:rsid w:val="00EF6ACD"/>
    <w:rsid w:val="00EF6CCA"/>
    <w:rsid w:val="00EF722F"/>
    <w:rsid w:val="00F00430"/>
    <w:rsid w:val="00F0070F"/>
    <w:rsid w:val="00F007A7"/>
    <w:rsid w:val="00F00CCC"/>
    <w:rsid w:val="00F011F7"/>
    <w:rsid w:val="00F017D6"/>
    <w:rsid w:val="00F0264F"/>
    <w:rsid w:val="00F030A4"/>
    <w:rsid w:val="00F03891"/>
    <w:rsid w:val="00F03EC1"/>
    <w:rsid w:val="00F04175"/>
    <w:rsid w:val="00F0470E"/>
    <w:rsid w:val="00F04AA0"/>
    <w:rsid w:val="00F05F48"/>
    <w:rsid w:val="00F060E1"/>
    <w:rsid w:val="00F0689D"/>
    <w:rsid w:val="00F06CB2"/>
    <w:rsid w:val="00F06EA9"/>
    <w:rsid w:val="00F0739A"/>
    <w:rsid w:val="00F10D5A"/>
    <w:rsid w:val="00F10E25"/>
    <w:rsid w:val="00F10E36"/>
    <w:rsid w:val="00F113B7"/>
    <w:rsid w:val="00F11D81"/>
    <w:rsid w:val="00F11ED9"/>
    <w:rsid w:val="00F12081"/>
    <w:rsid w:val="00F120C3"/>
    <w:rsid w:val="00F124FC"/>
    <w:rsid w:val="00F12701"/>
    <w:rsid w:val="00F12CA0"/>
    <w:rsid w:val="00F13A3E"/>
    <w:rsid w:val="00F14C3F"/>
    <w:rsid w:val="00F14EC2"/>
    <w:rsid w:val="00F15201"/>
    <w:rsid w:val="00F1548E"/>
    <w:rsid w:val="00F172E5"/>
    <w:rsid w:val="00F177D1"/>
    <w:rsid w:val="00F207F7"/>
    <w:rsid w:val="00F20981"/>
    <w:rsid w:val="00F209BB"/>
    <w:rsid w:val="00F21063"/>
    <w:rsid w:val="00F210E1"/>
    <w:rsid w:val="00F219A3"/>
    <w:rsid w:val="00F21EF0"/>
    <w:rsid w:val="00F223C4"/>
    <w:rsid w:val="00F22886"/>
    <w:rsid w:val="00F22B49"/>
    <w:rsid w:val="00F22EA3"/>
    <w:rsid w:val="00F22F17"/>
    <w:rsid w:val="00F2313E"/>
    <w:rsid w:val="00F23476"/>
    <w:rsid w:val="00F2373A"/>
    <w:rsid w:val="00F24E5D"/>
    <w:rsid w:val="00F25201"/>
    <w:rsid w:val="00F2583F"/>
    <w:rsid w:val="00F25FAE"/>
    <w:rsid w:val="00F26275"/>
    <w:rsid w:val="00F26BC3"/>
    <w:rsid w:val="00F26FC2"/>
    <w:rsid w:val="00F27386"/>
    <w:rsid w:val="00F278FC"/>
    <w:rsid w:val="00F30233"/>
    <w:rsid w:val="00F312A1"/>
    <w:rsid w:val="00F328AD"/>
    <w:rsid w:val="00F32C7E"/>
    <w:rsid w:val="00F338FE"/>
    <w:rsid w:val="00F33BFD"/>
    <w:rsid w:val="00F36725"/>
    <w:rsid w:val="00F368E5"/>
    <w:rsid w:val="00F370FF"/>
    <w:rsid w:val="00F373E7"/>
    <w:rsid w:val="00F403D9"/>
    <w:rsid w:val="00F405A7"/>
    <w:rsid w:val="00F40B6A"/>
    <w:rsid w:val="00F4179C"/>
    <w:rsid w:val="00F41CB3"/>
    <w:rsid w:val="00F41DDC"/>
    <w:rsid w:val="00F41ED1"/>
    <w:rsid w:val="00F42E8E"/>
    <w:rsid w:val="00F43A6E"/>
    <w:rsid w:val="00F44C12"/>
    <w:rsid w:val="00F44D34"/>
    <w:rsid w:val="00F459F4"/>
    <w:rsid w:val="00F45A04"/>
    <w:rsid w:val="00F461E0"/>
    <w:rsid w:val="00F468D7"/>
    <w:rsid w:val="00F468E6"/>
    <w:rsid w:val="00F46C44"/>
    <w:rsid w:val="00F47460"/>
    <w:rsid w:val="00F47965"/>
    <w:rsid w:val="00F479E7"/>
    <w:rsid w:val="00F47C9E"/>
    <w:rsid w:val="00F501EF"/>
    <w:rsid w:val="00F50387"/>
    <w:rsid w:val="00F5084D"/>
    <w:rsid w:val="00F515FB"/>
    <w:rsid w:val="00F51AB7"/>
    <w:rsid w:val="00F51B87"/>
    <w:rsid w:val="00F5245D"/>
    <w:rsid w:val="00F5246C"/>
    <w:rsid w:val="00F52AA1"/>
    <w:rsid w:val="00F52FA3"/>
    <w:rsid w:val="00F536BF"/>
    <w:rsid w:val="00F5390D"/>
    <w:rsid w:val="00F539AE"/>
    <w:rsid w:val="00F53E7E"/>
    <w:rsid w:val="00F54660"/>
    <w:rsid w:val="00F54939"/>
    <w:rsid w:val="00F56179"/>
    <w:rsid w:val="00F56295"/>
    <w:rsid w:val="00F56CFD"/>
    <w:rsid w:val="00F56F90"/>
    <w:rsid w:val="00F579BF"/>
    <w:rsid w:val="00F603D6"/>
    <w:rsid w:val="00F60564"/>
    <w:rsid w:val="00F6107E"/>
    <w:rsid w:val="00F61754"/>
    <w:rsid w:val="00F61780"/>
    <w:rsid w:val="00F61784"/>
    <w:rsid w:val="00F61A88"/>
    <w:rsid w:val="00F62AC1"/>
    <w:rsid w:val="00F634F4"/>
    <w:rsid w:val="00F64C49"/>
    <w:rsid w:val="00F64DBD"/>
    <w:rsid w:val="00F65B11"/>
    <w:rsid w:val="00F65E7A"/>
    <w:rsid w:val="00F667A6"/>
    <w:rsid w:val="00F66C32"/>
    <w:rsid w:val="00F670AE"/>
    <w:rsid w:val="00F701EF"/>
    <w:rsid w:val="00F709F5"/>
    <w:rsid w:val="00F70E6E"/>
    <w:rsid w:val="00F71311"/>
    <w:rsid w:val="00F7279E"/>
    <w:rsid w:val="00F72A47"/>
    <w:rsid w:val="00F7336C"/>
    <w:rsid w:val="00F73731"/>
    <w:rsid w:val="00F7374A"/>
    <w:rsid w:val="00F74008"/>
    <w:rsid w:val="00F74580"/>
    <w:rsid w:val="00F7531A"/>
    <w:rsid w:val="00F75833"/>
    <w:rsid w:val="00F7631A"/>
    <w:rsid w:val="00F763F8"/>
    <w:rsid w:val="00F7644F"/>
    <w:rsid w:val="00F767BF"/>
    <w:rsid w:val="00F76B37"/>
    <w:rsid w:val="00F76D36"/>
    <w:rsid w:val="00F774A9"/>
    <w:rsid w:val="00F80113"/>
    <w:rsid w:val="00F80182"/>
    <w:rsid w:val="00F8062A"/>
    <w:rsid w:val="00F81E76"/>
    <w:rsid w:val="00F82042"/>
    <w:rsid w:val="00F827CE"/>
    <w:rsid w:val="00F82ACB"/>
    <w:rsid w:val="00F82C38"/>
    <w:rsid w:val="00F82DB5"/>
    <w:rsid w:val="00F833D6"/>
    <w:rsid w:val="00F83B1B"/>
    <w:rsid w:val="00F8420A"/>
    <w:rsid w:val="00F8456A"/>
    <w:rsid w:val="00F84F41"/>
    <w:rsid w:val="00F85614"/>
    <w:rsid w:val="00F869B5"/>
    <w:rsid w:val="00F8703A"/>
    <w:rsid w:val="00F87495"/>
    <w:rsid w:val="00F90189"/>
    <w:rsid w:val="00F9029C"/>
    <w:rsid w:val="00F9096F"/>
    <w:rsid w:val="00F91506"/>
    <w:rsid w:val="00F915CA"/>
    <w:rsid w:val="00F91838"/>
    <w:rsid w:val="00F91BF3"/>
    <w:rsid w:val="00F91F60"/>
    <w:rsid w:val="00F9202A"/>
    <w:rsid w:val="00F92199"/>
    <w:rsid w:val="00F9233F"/>
    <w:rsid w:val="00F92781"/>
    <w:rsid w:val="00F92A55"/>
    <w:rsid w:val="00F93588"/>
    <w:rsid w:val="00F93707"/>
    <w:rsid w:val="00F93721"/>
    <w:rsid w:val="00F93EF4"/>
    <w:rsid w:val="00F943E2"/>
    <w:rsid w:val="00F94C2F"/>
    <w:rsid w:val="00F94DCD"/>
    <w:rsid w:val="00F951DC"/>
    <w:rsid w:val="00F95804"/>
    <w:rsid w:val="00F95D96"/>
    <w:rsid w:val="00F95E70"/>
    <w:rsid w:val="00F965F5"/>
    <w:rsid w:val="00F9774E"/>
    <w:rsid w:val="00F9790E"/>
    <w:rsid w:val="00F97F71"/>
    <w:rsid w:val="00FA0502"/>
    <w:rsid w:val="00FA1731"/>
    <w:rsid w:val="00FA1931"/>
    <w:rsid w:val="00FA1DCC"/>
    <w:rsid w:val="00FA26AB"/>
    <w:rsid w:val="00FA446E"/>
    <w:rsid w:val="00FA4881"/>
    <w:rsid w:val="00FA4954"/>
    <w:rsid w:val="00FA4E5C"/>
    <w:rsid w:val="00FA59E5"/>
    <w:rsid w:val="00FA5D61"/>
    <w:rsid w:val="00FA5EE7"/>
    <w:rsid w:val="00FA645E"/>
    <w:rsid w:val="00FA6A0F"/>
    <w:rsid w:val="00FA6CF5"/>
    <w:rsid w:val="00FA6E0E"/>
    <w:rsid w:val="00FA7304"/>
    <w:rsid w:val="00FA7A54"/>
    <w:rsid w:val="00FA7E6A"/>
    <w:rsid w:val="00FB0FAB"/>
    <w:rsid w:val="00FB16ED"/>
    <w:rsid w:val="00FB1909"/>
    <w:rsid w:val="00FB236D"/>
    <w:rsid w:val="00FB2923"/>
    <w:rsid w:val="00FB2936"/>
    <w:rsid w:val="00FB2968"/>
    <w:rsid w:val="00FB331A"/>
    <w:rsid w:val="00FB33D1"/>
    <w:rsid w:val="00FB47E1"/>
    <w:rsid w:val="00FB5256"/>
    <w:rsid w:val="00FB5E2B"/>
    <w:rsid w:val="00FB6AB8"/>
    <w:rsid w:val="00FB70BB"/>
    <w:rsid w:val="00FB78A4"/>
    <w:rsid w:val="00FB79D6"/>
    <w:rsid w:val="00FC0362"/>
    <w:rsid w:val="00FC0F1D"/>
    <w:rsid w:val="00FC1522"/>
    <w:rsid w:val="00FC1787"/>
    <w:rsid w:val="00FC2014"/>
    <w:rsid w:val="00FC2205"/>
    <w:rsid w:val="00FC2EBB"/>
    <w:rsid w:val="00FC2FDA"/>
    <w:rsid w:val="00FC3372"/>
    <w:rsid w:val="00FC35A0"/>
    <w:rsid w:val="00FC4FFA"/>
    <w:rsid w:val="00FC502B"/>
    <w:rsid w:val="00FC522A"/>
    <w:rsid w:val="00FC6A39"/>
    <w:rsid w:val="00FC6AAA"/>
    <w:rsid w:val="00FC6CD7"/>
    <w:rsid w:val="00FC6F2E"/>
    <w:rsid w:val="00FD06F6"/>
    <w:rsid w:val="00FD0C2F"/>
    <w:rsid w:val="00FD0F09"/>
    <w:rsid w:val="00FD2BE4"/>
    <w:rsid w:val="00FD3513"/>
    <w:rsid w:val="00FD5000"/>
    <w:rsid w:val="00FD561D"/>
    <w:rsid w:val="00FD581A"/>
    <w:rsid w:val="00FD5858"/>
    <w:rsid w:val="00FD58BB"/>
    <w:rsid w:val="00FD5EE1"/>
    <w:rsid w:val="00FD6677"/>
    <w:rsid w:val="00FD6A48"/>
    <w:rsid w:val="00FD7589"/>
    <w:rsid w:val="00FE0077"/>
    <w:rsid w:val="00FE06A7"/>
    <w:rsid w:val="00FE15C3"/>
    <w:rsid w:val="00FE1883"/>
    <w:rsid w:val="00FE19F4"/>
    <w:rsid w:val="00FE1ED1"/>
    <w:rsid w:val="00FE1EF7"/>
    <w:rsid w:val="00FE2F34"/>
    <w:rsid w:val="00FE3092"/>
    <w:rsid w:val="00FE3590"/>
    <w:rsid w:val="00FE3684"/>
    <w:rsid w:val="00FE466B"/>
    <w:rsid w:val="00FE49CE"/>
    <w:rsid w:val="00FE4FA8"/>
    <w:rsid w:val="00FE5442"/>
    <w:rsid w:val="00FE5AF3"/>
    <w:rsid w:val="00FE5B59"/>
    <w:rsid w:val="00FE5FE5"/>
    <w:rsid w:val="00FE621A"/>
    <w:rsid w:val="00FE654F"/>
    <w:rsid w:val="00FE7879"/>
    <w:rsid w:val="00FE78BE"/>
    <w:rsid w:val="00FE7A5D"/>
    <w:rsid w:val="00FE7D10"/>
    <w:rsid w:val="00FF004A"/>
    <w:rsid w:val="00FF072F"/>
    <w:rsid w:val="00FF07E0"/>
    <w:rsid w:val="00FF0C13"/>
    <w:rsid w:val="00FF1BE4"/>
    <w:rsid w:val="00FF1DA8"/>
    <w:rsid w:val="00FF1E43"/>
    <w:rsid w:val="00FF24A8"/>
    <w:rsid w:val="00FF26BA"/>
    <w:rsid w:val="00FF2FED"/>
    <w:rsid w:val="00FF31BD"/>
    <w:rsid w:val="00FF3855"/>
    <w:rsid w:val="00FF3FE5"/>
    <w:rsid w:val="00FF46F4"/>
    <w:rsid w:val="00FF4D7C"/>
    <w:rsid w:val="00FF5405"/>
    <w:rsid w:val="00FF56CB"/>
    <w:rsid w:val="00FF5D0F"/>
    <w:rsid w:val="00FF5E87"/>
    <w:rsid w:val="00FF63F2"/>
    <w:rsid w:val="010E1F4F"/>
    <w:rsid w:val="0126C63B"/>
    <w:rsid w:val="015E404C"/>
    <w:rsid w:val="016471C9"/>
    <w:rsid w:val="0172DD20"/>
    <w:rsid w:val="0179CCCB"/>
    <w:rsid w:val="01992A81"/>
    <w:rsid w:val="01A92855"/>
    <w:rsid w:val="01B826F9"/>
    <w:rsid w:val="01FF00DB"/>
    <w:rsid w:val="021317A3"/>
    <w:rsid w:val="0218AF2F"/>
    <w:rsid w:val="027362F5"/>
    <w:rsid w:val="029E7B4E"/>
    <w:rsid w:val="02A5AB90"/>
    <w:rsid w:val="02C4B7D0"/>
    <w:rsid w:val="02CBAE78"/>
    <w:rsid w:val="02E65260"/>
    <w:rsid w:val="02E6DB46"/>
    <w:rsid w:val="02EC589E"/>
    <w:rsid w:val="02FA77A1"/>
    <w:rsid w:val="0320B47B"/>
    <w:rsid w:val="0329C0A7"/>
    <w:rsid w:val="033A81F6"/>
    <w:rsid w:val="0376A9D3"/>
    <w:rsid w:val="0379BAFE"/>
    <w:rsid w:val="037CA9B5"/>
    <w:rsid w:val="037D9DA0"/>
    <w:rsid w:val="03915EB1"/>
    <w:rsid w:val="039E8B6F"/>
    <w:rsid w:val="03CC0177"/>
    <w:rsid w:val="03CD6E57"/>
    <w:rsid w:val="03D666BC"/>
    <w:rsid w:val="03E87A43"/>
    <w:rsid w:val="0412082C"/>
    <w:rsid w:val="04121FC4"/>
    <w:rsid w:val="043D3F23"/>
    <w:rsid w:val="04695F7D"/>
    <w:rsid w:val="04B46EA8"/>
    <w:rsid w:val="04CB8302"/>
    <w:rsid w:val="04CC2A45"/>
    <w:rsid w:val="04D02367"/>
    <w:rsid w:val="04FF4EE5"/>
    <w:rsid w:val="050282B0"/>
    <w:rsid w:val="0509A75F"/>
    <w:rsid w:val="052ADD59"/>
    <w:rsid w:val="052FE7C7"/>
    <w:rsid w:val="0540036A"/>
    <w:rsid w:val="05459E65"/>
    <w:rsid w:val="056FA513"/>
    <w:rsid w:val="0592C00C"/>
    <w:rsid w:val="05A7B470"/>
    <w:rsid w:val="05D2CE1A"/>
    <w:rsid w:val="05EE71D7"/>
    <w:rsid w:val="05F08779"/>
    <w:rsid w:val="060CF3E8"/>
    <w:rsid w:val="060F99F8"/>
    <w:rsid w:val="06157A35"/>
    <w:rsid w:val="0622B81A"/>
    <w:rsid w:val="063ABB03"/>
    <w:rsid w:val="063E5443"/>
    <w:rsid w:val="0650CDD2"/>
    <w:rsid w:val="065619A3"/>
    <w:rsid w:val="06597FEE"/>
    <w:rsid w:val="065B09F5"/>
    <w:rsid w:val="0678ACDE"/>
    <w:rsid w:val="068CD856"/>
    <w:rsid w:val="06A29D18"/>
    <w:rsid w:val="06B53CAC"/>
    <w:rsid w:val="06D7A839"/>
    <w:rsid w:val="06F4D268"/>
    <w:rsid w:val="06F59298"/>
    <w:rsid w:val="06F78AE1"/>
    <w:rsid w:val="0706B5F8"/>
    <w:rsid w:val="07560771"/>
    <w:rsid w:val="077057E6"/>
    <w:rsid w:val="0771F02B"/>
    <w:rsid w:val="079380D5"/>
    <w:rsid w:val="07A3BDE1"/>
    <w:rsid w:val="07BFEE9B"/>
    <w:rsid w:val="07C4DC42"/>
    <w:rsid w:val="07E032B2"/>
    <w:rsid w:val="080A41E2"/>
    <w:rsid w:val="084A3A94"/>
    <w:rsid w:val="08797C9F"/>
    <w:rsid w:val="08AC037D"/>
    <w:rsid w:val="08DCB5C0"/>
    <w:rsid w:val="08E5841F"/>
    <w:rsid w:val="0928F10C"/>
    <w:rsid w:val="0950554F"/>
    <w:rsid w:val="097D38B8"/>
    <w:rsid w:val="0992C1CC"/>
    <w:rsid w:val="099715C3"/>
    <w:rsid w:val="09B010B7"/>
    <w:rsid w:val="09B3E5A7"/>
    <w:rsid w:val="09B8B74B"/>
    <w:rsid w:val="09C25B51"/>
    <w:rsid w:val="09DC3CB7"/>
    <w:rsid w:val="0A064DEE"/>
    <w:rsid w:val="0A23269B"/>
    <w:rsid w:val="0A28693E"/>
    <w:rsid w:val="0A3CA507"/>
    <w:rsid w:val="0A4DA237"/>
    <w:rsid w:val="0A66A90B"/>
    <w:rsid w:val="0A769D15"/>
    <w:rsid w:val="0A787102"/>
    <w:rsid w:val="0A9B122D"/>
    <w:rsid w:val="0AA687A1"/>
    <w:rsid w:val="0AAD613F"/>
    <w:rsid w:val="0AEE537B"/>
    <w:rsid w:val="0AFB0227"/>
    <w:rsid w:val="0AFFC6F4"/>
    <w:rsid w:val="0B0C7CA5"/>
    <w:rsid w:val="0B1B4123"/>
    <w:rsid w:val="0B1C95A5"/>
    <w:rsid w:val="0B220D39"/>
    <w:rsid w:val="0B248846"/>
    <w:rsid w:val="0B2FAE4E"/>
    <w:rsid w:val="0B5CD5CC"/>
    <w:rsid w:val="0B6EC365"/>
    <w:rsid w:val="0B73ED87"/>
    <w:rsid w:val="0B8A5AC3"/>
    <w:rsid w:val="0B8EDE5A"/>
    <w:rsid w:val="0BB03783"/>
    <w:rsid w:val="0BC23B46"/>
    <w:rsid w:val="0BCED902"/>
    <w:rsid w:val="0BD3BC35"/>
    <w:rsid w:val="0BDC7E93"/>
    <w:rsid w:val="0BE33B5E"/>
    <w:rsid w:val="0C02B4FD"/>
    <w:rsid w:val="0C0F120D"/>
    <w:rsid w:val="0C125865"/>
    <w:rsid w:val="0C172BBC"/>
    <w:rsid w:val="0C17871D"/>
    <w:rsid w:val="0C29D3FB"/>
    <w:rsid w:val="0C370E19"/>
    <w:rsid w:val="0C3ED461"/>
    <w:rsid w:val="0C5122FA"/>
    <w:rsid w:val="0C6A9F7E"/>
    <w:rsid w:val="0C8E4677"/>
    <w:rsid w:val="0CA57159"/>
    <w:rsid w:val="0D07F42D"/>
    <w:rsid w:val="0D0A42E2"/>
    <w:rsid w:val="0D1EA375"/>
    <w:rsid w:val="0D3F41D9"/>
    <w:rsid w:val="0D3F917E"/>
    <w:rsid w:val="0D42944E"/>
    <w:rsid w:val="0D43CA59"/>
    <w:rsid w:val="0D52D1E9"/>
    <w:rsid w:val="0D552F3B"/>
    <w:rsid w:val="0D58AD42"/>
    <w:rsid w:val="0D9543CA"/>
    <w:rsid w:val="0D975A83"/>
    <w:rsid w:val="0DA76EC9"/>
    <w:rsid w:val="0DCEE1B3"/>
    <w:rsid w:val="0DD828A6"/>
    <w:rsid w:val="0DDE508A"/>
    <w:rsid w:val="0DE74A55"/>
    <w:rsid w:val="0E0B2439"/>
    <w:rsid w:val="0E2DA3A7"/>
    <w:rsid w:val="0E4D227F"/>
    <w:rsid w:val="0E8F3B1B"/>
    <w:rsid w:val="0EAF3F7F"/>
    <w:rsid w:val="0EB6BAF9"/>
    <w:rsid w:val="0EB8BBE9"/>
    <w:rsid w:val="0EBADA35"/>
    <w:rsid w:val="0EC15AF1"/>
    <w:rsid w:val="0EDCF2DE"/>
    <w:rsid w:val="0F0C57AF"/>
    <w:rsid w:val="0F1B412C"/>
    <w:rsid w:val="0F1C2320"/>
    <w:rsid w:val="0F46FC2D"/>
    <w:rsid w:val="0F687716"/>
    <w:rsid w:val="0F7FB1F8"/>
    <w:rsid w:val="0F930D3E"/>
    <w:rsid w:val="0FEE8C1E"/>
    <w:rsid w:val="1029179B"/>
    <w:rsid w:val="1044775F"/>
    <w:rsid w:val="104FCB03"/>
    <w:rsid w:val="109047BD"/>
    <w:rsid w:val="109B3E0A"/>
    <w:rsid w:val="10CA1463"/>
    <w:rsid w:val="10D84822"/>
    <w:rsid w:val="10F28285"/>
    <w:rsid w:val="10F4FB24"/>
    <w:rsid w:val="10F91638"/>
    <w:rsid w:val="10FBDD48"/>
    <w:rsid w:val="1101106C"/>
    <w:rsid w:val="1113016B"/>
    <w:rsid w:val="113D0A89"/>
    <w:rsid w:val="114B0A83"/>
    <w:rsid w:val="11538827"/>
    <w:rsid w:val="116F69CB"/>
    <w:rsid w:val="11746E4A"/>
    <w:rsid w:val="118AB5F8"/>
    <w:rsid w:val="11ACC088"/>
    <w:rsid w:val="11AE171B"/>
    <w:rsid w:val="11BD8DD7"/>
    <w:rsid w:val="11DE38A4"/>
    <w:rsid w:val="11EDB47B"/>
    <w:rsid w:val="1229DECC"/>
    <w:rsid w:val="122E2072"/>
    <w:rsid w:val="1260442B"/>
    <w:rsid w:val="1280A264"/>
    <w:rsid w:val="1299A234"/>
    <w:rsid w:val="12BD56DA"/>
    <w:rsid w:val="12BE83AE"/>
    <w:rsid w:val="12D6F3F8"/>
    <w:rsid w:val="12F8C04C"/>
    <w:rsid w:val="130241CF"/>
    <w:rsid w:val="132906DB"/>
    <w:rsid w:val="135AE6C7"/>
    <w:rsid w:val="137B33EA"/>
    <w:rsid w:val="137E3D13"/>
    <w:rsid w:val="137F2608"/>
    <w:rsid w:val="13878ACC"/>
    <w:rsid w:val="13AC400F"/>
    <w:rsid w:val="13B11265"/>
    <w:rsid w:val="1424CF6D"/>
    <w:rsid w:val="147DC09F"/>
    <w:rsid w:val="1487B97B"/>
    <w:rsid w:val="14B1CB10"/>
    <w:rsid w:val="14C42EE9"/>
    <w:rsid w:val="14D442AC"/>
    <w:rsid w:val="14F106E5"/>
    <w:rsid w:val="150867E6"/>
    <w:rsid w:val="15157050"/>
    <w:rsid w:val="15313115"/>
    <w:rsid w:val="1547173F"/>
    <w:rsid w:val="15566887"/>
    <w:rsid w:val="1573F3C0"/>
    <w:rsid w:val="158455A3"/>
    <w:rsid w:val="15845AEA"/>
    <w:rsid w:val="158AA868"/>
    <w:rsid w:val="15DDAA15"/>
    <w:rsid w:val="15E39812"/>
    <w:rsid w:val="15F0BE11"/>
    <w:rsid w:val="15F86F67"/>
    <w:rsid w:val="1601E53A"/>
    <w:rsid w:val="161B8B3D"/>
    <w:rsid w:val="16392240"/>
    <w:rsid w:val="16396884"/>
    <w:rsid w:val="16542EB7"/>
    <w:rsid w:val="165DFE5F"/>
    <w:rsid w:val="1679E7C8"/>
    <w:rsid w:val="1679FE0B"/>
    <w:rsid w:val="169BD8CF"/>
    <w:rsid w:val="169C84EB"/>
    <w:rsid w:val="16DB5F18"/>
    <w:rsid w:val="16DC79D3"/>
    <w:rsid w:val="1705277A"/>
    <w:rsid w:val="171D4A3F"/>
    <w:rsid w:val="1744690E"/>
    <w:rsid w:val="1760E874"/>
    <w:rsid w:val="1766FAAB"/>
    <w:rsid w:val="179304BD"/>
    <w:rsid w:val="17AA1E26"/>
    <w:rsid w:val="17B5C4FA"/>
    <w:rsid w:val="17E40CA1"/>
    <w:rsid w:val="17EE01DE"/>
    <w:rsid w:val="17FDEB17"/>
    <w:rsid w:val="180F5688"/>
    <w:rsid w:val="18564136"/>
    <w:rsid w:val="18696E3F"/>
    <w:rsid w:val="186E62F6"/>
    <w:rsid w:val="1894298C"/>
    <w:rsid w:val="18AD939D"/>
    <w:rsid w:val="18B68508"/>
    <w:rsid w:val="18BB296D"/>
    <w:rsid w:val="18C30274"/>
    <w:rsid w:val="18C88586"/>
    <w:rsid w:val="18D3210B"/>
    <w:rsid w:val="18DEC28B"/>
    <w:rsid w:val="18F1A378"/>
    <w:rsid w:val="191147B7"/>
    <w:rsid w:val="1932C2FA"/>
    <w:rsid w:val="196FE893"/>
    <w:rsid w:val="19711F2E"/>
    <w:rsid w:val="19745FEE"/>
    <w:rsid w:val="197CD9BC"/>
    <w:rsid w:val="198BF5D9"/>
    <w:rsid w:val="199461EB"/>
    <w:rsid w:val="199CF6AA"/>
    <w:rsid w:val="19B9F9EA"/>
    <w:rsid w:val="19D0B7D6"/>
    <w:rsid w:val="1A03E539"/>
    <w:rsid w:val="1A052989"/>
    <w:rsid w:val="1A098E5D"/>
    <w:rsid w:val="1A0CEB38"/>
    <w:rsid w:val="1A2559E5"/>
    <w:rsid w:val="1A3E9266"/>
    <w:rsid w:val="1A54EAF8"/>
    <w:rsid w:val="1A5C7DFE"/>
    <w:rsid w:val="1A638785"/>
    <w:rsid w:val="1A8A33C9"/>
    <w:rsid w:val="1AF826B8"/>
    <w:rsid w:val="1B1C4AD3"/>
    <w:rsid w:val="1B27D857"/>
    <w:rsid w:val="1B2CE232"/>
    <w:rsid w:val="1B379717"/>
    <w:rsid w:val="1B6367E4"/>
    <w:rsid w:val="1B799D3D"/>
    <w:rsid w:val="1B79E617"/>
    <w:rsid w:val="1B7FC8DC"/>
    <w:rsid w:val="1BAD621C"/>
    <w:rsid w:val="1BB11ED3"/>
    <w:rsid w:val="1BDA4942"/>
    <w:rsid w:val="1C043D10"/>
    <w:rsid w:val="1C043F33"/>
    <w:rsid w:val="1C8585EA"/>
    <w:rsid w:val="1C872416"/>
    <w:rsid w:val="1C87C5F1"/>
    <w:rsid w:val="1CB747B0"/>
    <w:rsid w:val="1CBE66E7"/>
    <w:rsid w:val="1CC14F31"/>
    <w:rsid w:val="1CD46535"/>
    <w:rsid w:val="1CE404AA"/>
    <w:rsid w:val="1D14BD44"/>
    <w:rsid w:val="1D282E76"/>
    <w:rsid w:val="1D4F87A3"/>
    <w:rsid w:val="1D4FB337"/>
    <w:rsid w:val="1D5B248D"/>
    <w:rsid w:val="1D67EA2C"/>
    <w:rsid w:val="1D6DA954"/>
    <w:rsid w:val="1D90E953"/>
    <w:rsid w:val="1DABF445"/>
    <w:rsid w:val="1DAF0548"/>
    <w:rsid w:val="1DC9F257"/>
    <w:rsid w:val="1DF0502D"/>
    <w:rsid w:val="1E069A61"/>
    <w:rsid w:val="1E123DB7"/>
    <w:rsid w:val="1E1C998B"/>
    <w:rsid w:val="1E1CC34C"/>
    <w:rsid w:val="1E263A7B"/>
    <w:rsid w:val="1E27ED55"/>
    <w:rsid w:val="1E298560"/>
    <w:rsid w:val="1E4FE65E"/>
    <w:rsid w:val="1E5AF6B8"/>
    <w:rsid w:val="1E5D9C6C"/>
    <w:rsid w:val="1E7F30EC"/>
    <w:rsid w:val="1EB59DD2"/>
    <w:rsid w:val="1ECEAB9B"/>
    <w:rsid w:val="1EF6E967"/>
    <w:rsid w:val="1F0FB7C3"/>
    <w:rsid w:val="1F364FF7"/>
    <w:rsid w:val="1F40C75F"/>
    <w:rsid w:val="1F4CA7D4"/>
    <w:rsid w:val="1F573E42"/>
    <w:rsid w:val="1F5FA8A0"/>
    <w:rsid w:val="1FA4E069"/>
    <w:rsid w:val="1FC03A08"/>
    <w:rsid w:val="1FF111B4"/>
    <w:rsid w:val="20166C69"/>
    <w:rsid w:val="203C187C"/>
    <w:rsid w:val="20D5E7BA"/>
    <w:rsid w:val="20E69529"/>
    <w:rsid w:val="211B5C26"/>
    <w:rsid w:val="212AD3BA"/>
    <w:rsid w:val="2141FAE1"/>
    <w:rsid w:val="21465713"/>
    <w:rsid w:val="21888B87"/>
    <w:rsid w:val="21C419B7"/>
    <w:rsid w:val="21C868E5"/>
    <w:rsid w:val="21DC0F4F"/>
    <w:rsid w:val="21EC34AF"/>
    <w:rsid w:val="21FC06E6"/>
    <w:rsid w:val="22121D6F"/>
    <w:rsid w:val="22266503"/>
    <w:rsid w:val="222C72D2"/>
    <w:rsid w:val="223EA929"/>
    <w:rsid w:val="22407130"/>
    <w:rsid w:val="22474B90"/>
    <w:rsid w:val="224855E4"/>
    <w:rsid w:val="22485D56"/>
    <w:rsid w:val="225C32F6"/>
    <w:rsid w:val="225EF5FC"/>
    <w:rsid w:val="225F7073"/>
    <w:rsid w:val="2278F74A"/>
    <w:rsid w:val="22912370"/>
    <w:rsid w:val="2293DD34"/>
    <w:rsid w:val="22C938CF"/>
    <w:rsid w:val="2303757E"/>
    <w:rsid w:val="2324BF74"/>
    <w:rsid w:val="233BC401"/>
    <w:rsid w:val="233FB7AD"/>
    <w:rsid w:val="2340DFB2"/>
    <w:rsid w:val="2379A484"/>
    <w:rsid w:val="237D6028"/>
    <w:rsid w:val="237ED005"/>
    <w:rsid w:val="238E37DA"/>
    <w:rsid w:val="23BA2573"/>
    <w:rsid w:val="23CDAA06"/>
    <w:rsid w:val="23D4461B"/>
    <w:rsid w:val="23D92806"/>
    <w:rsid w:val="23DD044D"/>
    <w:rsid w:val="23DD3023"/>
    <w:rsid w:val="23E21D68"/>
    <w:rsid w:val="24078BBC"/>
    <w:rsid w:val="2408EFEF"/>
    <w:rsid w:val="242987AA"/>
    <w:rsid w:val="2430C0AD"/>
    <w:rsid w:val="245258F5"/>
    <w:rsid w:val="2460CEEF"/>
    <w:rsid w:val="2464FCB2"/>
    <w:rsid w:val="249FE301"/>
    <w:rsid w:val="24CE8735"/>
    <w:rsid w:val="24DCABD2"/>
    <w:rsid w:val="24DE9EDA"/>
    <w:rsid w:val="252A5E16"/>
    <w:rsid w:val="254D1C40"/>
    <w:rsid w:val="25507F48"/>
    <w:rsid w:val="25947FE4"/>
    <w:rsid w:val="25A31AAC"/>
    <w:rsid w:val="25A57674"/>
    <w:rsid w:val="25AEECB4"/>
    <w:rsid w:val="25AFDE93"/>
    <w:rsid w:val="25BC2CF2"/>
    <w:rsid w:val="25F1D72F"/>
    <w:rsid w:val="2604052E"/>
    <w:rsid w:val="261D91FB"/>
    <w:rsid w:val="26200A97"/>
    <w:rsid w:val="264B972A"/>
    <w:rsid w:val="265E433B"/>
    <w:rsid w:val="26771EEC"/>
    <w:rsid w:val="2680C87B"/>
    <w:rsid w:val="26877A03"/>
    <w:rsid w:val="26A13DB5"/>
    <w:rsid w:val="26E26DB9"/>
    <w:rsid w:val="26EEC221"/>
    <w:rsid w:val="26F0C64F"/>
    <w:rsid w:val="27042E22"/>
    <w:rsid w:val="2713E3CA"/>
    <w:rsid w:val="272676F3"/>
    <w:rsid w:val="274DECD9"/>
    <w:rsid w:val="2750FE29"/>
    <w:rsid w:val="27686F99"/>
    <w:rsid w:val="2769DF85"/>
    <w:rsid w:val="276E717D"/>
    <w:rsid w:val="27A84B3F"/>
    <w:rsid w:val="27ABCAB8"/>
    <w:rsid w:val="283A765F"/>
    <w:rsid w:val="284A2B6D"/>
    <w:rsid w:val="2851DF1D"/>
    <w:rsid w:val="2856BCE9"/>
    <w:rsid w:val="286424F6"/>
    <w:rsid w:val="2870686E"/>
    <w:rsid w:val="28DFCF43"/>
    <w:rsid w:val="2902D5DE"/>
    <w:rsid w:val="29256C4F"/>
    <w:rsid w:val="29390DF2"/>
    <w:rsid w:val="293E8A4F"/>
    <w:rsid w:val="2948C4D9"/>
    <w:rsid w:val="2949CC8B"/>
    <w:rsid w:val="296AB980"/>
    <w:rsid w:val="296ACC05"/>
    <w:rsid w:val="2975EB85"/>
    <w:rsid w:val="29816094"/>
    <w:rsid w:val="298E9642"/>
    <w:rsid w:val="29901D26"/>
    <w:rsid w:val="29A0DBBD"/>
    <w:rsid w:val="29A46A50"/>
    <w:rsid w:val="29A7BE15"/>
    <w:rsid w:val="29B5D3B0"/>
    <w:rsid w:val="29D22BBF"/>
    <w:rsid w:val="29DD19C6"/>
    <w:rsid w:val="2A00181F"/>
    <w:rsid w:val="2A229E41"/>
    <w:rsid w:val="2A312134"/>
    <w:rsid w:val="2A487F92"/>
    <w:rsid w:val="2A50803A"/>
    <w:rsid w:val="2A62F72B"/>
    <w:rsid w:val="2A6D97AA"/>
    <w:rsid w:val="2A718808"/>
    <w:rsid w:val="2A746A54"/>
    <w:rsid w:val="2A7FCF90"/>
    <w:rsid w:val="2ABA050E"/>
    <w:rsid w:val="2ABCF7B9"/>
    <w:rsid w:val="2AE051EE"/>
    <w:rsid w:val="2B02ACA8"/>
    <w:rsid w:val="2B0B999C"/>
    <w:rsid w:val="2B1CA50D"/>
    <w:rsid w:val="2B2F4E1D"/>
    <w:rsid w:val="2B42E970"/>
    <w:rsid w:val="2B4EC581"/>
    <w:rsid w:val="2B753E25"/>
    <w:rsid w:val="2BD0FCD1"/>
    <w:rsid w:val="2BD38674"/>
    <w:rsid w:val="2BECB5E1"/>
    <w:rsid w:val="2C04B64D"/>
    <w:rsid w:val="2C398C9C"/>
    <w:rsid w:val="2C3D78A8"/>
    <w:rsid w:val="2C5F4C8E"/>
    <w:rsid w:val="2C60F471"/>
    <w:rsid w:val="2C6F262A"/>
    <w:rsid w:val="2CB49968"/>
    <w:rsid w:val="2CC4AC7C"/>
    <w:rsid w:val="2CC63166"/>
    <w:rsid w:val="2CCA403B"/>
    <w:rsid w:val="2CD1559F"/>
    <w:rsid w:val="2D19FBDB"/>
    <w:rsid w:val="2D49BAE4"/>
    <w:rsid w:val="2D6E557C"/>
    <w:rsid w:val="2D6E8219"/>
    <w:rsid w:val="2D7698D2"/>
    <w:rsid w:val="2D77892D"/>
    <w:rsid w:val="2D8762D3"/>
    <w:rsid w:val="2D87D234"/>
    <w:rsid w:val="2D8E5079"/>
    <w:rsid w:val="2D9C84BB"/>
    <w:rsid w:val="2DAC553E"/>
    <w:rsid w:val="2DBEF860"/>
    <w:rsid w:val="2E0DFB60"/>
    <w:rsid w:val="2E1C792D"/>
    <w:rsid w:val="2E5182EE"/>
    <w:rsid w:val="2E54C755"/>
    <w:rsid w:val="2E62F969"/>
    <w:rsid w:val="2E8EAD76"/>
    <w:rsid w:val="2E99E661"/>
    <w:rsid w:val="2EB4E335"/>
    <w:rsid w:val="2EC0C4DF"/>
    <w:rsid w:val="2EC4A04A"/>
    <w:rsid w:val="2ECD8AC8"/>
    <w:rsid w:val="2ED3F7E5"/>
    <w:rsid w:val="2EF57A08"/>
    <w:rsid w:val="2F159276"/>
    <w:rsid w:val="2F4234E3"/>
    <w:rsid w:val="2F4F156F"/>
    <w:rsid w:val="2F87CF23"/>
    <w:rsid w:val="2FA56FE4"/>
    <w:rsid w:val="2FB07030"/>
    <w:rsid w:val="2FB442DB"/>
    <w:rsid w:val="2FB4A634"/>
    <w:rsid w:val="2FD73AC5"/>
    <w:rsid w:val="303766EE"/>
    <w:rsid w:val="307017AC"/>
    <w:rsid w:val="3084F553"/>
    <w:rsid w:val="30962E9B"/>
    <w:rsid w:val="30B46F54"/>
    <w:rsid w:val="30C01C78"/>
    <w:rsid w:val="30CDCD8C"/>
    <w:rsid w:val="30DA85CC"/>
    <w:rsid w:val="30EE2483"/>
    <w:rsid w:val="30F052D0"/>
    <w:rsid w:val="30FF2899"/>
    <w:rsid w:val="31039B1B"/>
    <w:rsid w:val="3125AB52"/>
    <w:rsid w:val="3127EC34"/>
    <w:rsid w:val="3136B2CA"/>
    <w:rsid w:val="3145BA7D"/>
    <w:rsid w:val="3152EEDB"/>
    <w:rsid w:val="3164973E"/>
    <w:rsid w:val="317F885D"/>
    <w:rsid w:val="31A2DA51"/>
    <w:rsid w:val="31A72244"/>
    <w:rsid w:val="31AB626A"/>
    <w:rsid w:val="31BF4F0F"/>
    <w:rsid w:val="31DD2FCA"/>
    <w:rsid w:val="3203BB38"/>
    <w:rsid w:val="32233D40"/>
    <w:rsid w:val="32370F4E"/>
    <w:rsid w:val="323A99CC"/>
    <w:rsid w:val="3240E425"/>
    <w:rsid w:val="3276C14C"/>
    <w:rsid w:val="32A7F707"/>
    <w:rsid w:val="32A8C080"/>
    <w:rsid w:val="32B8A2A9"/>
    <w:rsid w:val="32D33704"/>
    <w:rsid w:val="32D58500"/>
    <w:rsid w:val="331F50DF"/>
    <w:rsid w:val="3320BCA9"/>
    <w:rsid w:val="33237091"/>
    <w:rsid w:val="33252170"/>
    <w:rsid w:val="3331C4B2"/>
    <w:rsid w:val="3340D7B1"/>
    <w:rsid w:val="337C3EBE"/>
    <w:rsid w:val="3388DAA9"/>
    <w:rsid w:val="339B8630"/>
    <w:rsid w:val="339DED79"/>
    <w:rsid w:val="339EC1B0"/>
    <w:rsid w:val="33A0F8BB"/>
    <w:rsid w:val="33ACA17D"/>
    <w:rsid w:val="33BC34C9"/>
    <w:rsid w:val="33C8D2A7"/>
    <w:rsid w:val="33DABACE"/>
    <w:rsid w:val="3408743E"/>
    <w:rsid w:val="340D8650"/>
    <w:rsid w:val="34113EFB"/>
    <w:rsid w:val="34117A85"/>
    <w:rsid w:val="3418B4AF"/>
    <w:rsid w:val="342525FE"/>
    <w:rsid w:val="3475C7AC"/>
    <w:rsid w:val="347B70DA"/>
    <w:rsid w:val="34AB0283"/>
    <w:rsid w:val="34C59627"/>
    <w:rsid w:val="34D7C1EA"/>
    <w:rsid w:val="34E31D91"/>
    <w:rsid w:val="34EC2F76"/>
    <w:rsid w:val="3539B7FA"/>
    <w:rsid w:val="353FD837"/>
    <w:rsid w:val="356E06A3"/>
    <w:rsid w:val="359B2AD3"/>
    <w:rsid w:val="35ACE515"/>
    <w:rsid w:val="35B7955A"/>
    <w:rsid w:val="35EDA415"/>
    <w:rsid w:val="35F1FA09"/>
    <w:rsid w:val="35F4CE47"/>
    <w:rsid w:val="35FBF4AE"/>
    <w:rsid w:val="3601E29E"/>
    <w:rsid w:val="3635BF21"/>
    <w:rsid w:val="36499F54"/>
    <w:rsid w:val="365746F1"/>
    <w:rsid w:val="3659B7FD"/>
    <w:rsid w:val="365C1DBF"/>
    <w:rsid w:val="36777997"/>
    <w:rsid w:val="3677DB49"/>
    <w:rsid w:val="3678D954"/>
    <w:rsid w:val="367CAD0E"/>
    <w:rsid w:val="368E9CF5"/>
    <w:rsid w:val="369767FA"/>
    <w:rsid w:val="36997D0D"/>
    <w:rsid w:val="36A04A0A"/>
    <w:rsid w:val="36A2A387"/>
    <w:rsid w:val="36C4EFFA"/>
    <w:rsid w:val="36D599E1"/>
    <w:rsid w:val="36E02C79"/>
    <w:rsid w:val="36E9AD61"/>
    <w:rsid w:val="371483E9"/>
    <w:rsid w:val="3720A813"/>
    <w:rsid w:val="3726C12A"/>
    <w:rsid w:val="373464AC"/>
    <w:rsid w:val="3739F27C"/>
    <w:rsid w:val="3742A96E"/>
    <w:rsid w:val="37A65DDB"/>
    <w:rsid w:val="37AFB8B2"/>
    <w:rsid w:val="37B77518"/>
    <w:rsid w:val="37B7ADCE"/>
    <w:rsid w:val="37E28F4E"/>
    <w:rsid w:val="380199D3"/>
    <w:rsid w:val="38048E44"/>
    <w:rsid w:val="38150E1A"/>
    <w:rsid w:val="3815EBC1"/>
    <w:rsid w:val="38176EF4"/>
    <w:rsid w:val="3838F73A"/>
    <w:rsid w:val="38444BF8"/>
    <w:rsid w:val="3858247D"/>
    <w:rsid w:val="3858BE50"/>
    <w:rsid w:val="386C798D"/>
    <w:rsid w:val="387CAD38"/>
    <w:rsid w:val="38B31229"/>
    <w:rsid w:val="38F4B1DB"/>
    <w:rsid w:val="38FA90AF"/>
    <w:rsid w:val="391F1720"/>
    <w:rsid w:val="39270F46"/>
    <w:rsid w:val="3958B9E5"/>
    <w:rsid w:val="3968E029"/>
    <w:rsid w:val="39B974F3"/>
    <w:rsid w:val="3A0FB780"/>
    <w:rsid w:val="3A1C1DD9"/>
    <w:rsid w:val="3A481663"/>
    <w:rsid w:val="3A67093E"/>
    <w:rsid w:val="3A6F53A2"/>
    <w:rsid w:val="3A70F769"/>
    <w:rsid w:val="3AB63A35"/>
    <w:rsid w:val="3AC2841A"/>
    <w:rsid w:val="3AFD7C1A"/>
    <w:rsid w:val="3B412585"/>
    <w:rsid w:val="3B514E96"/>
    <w:rsid w:val="3B6BDE53"/>
    <w:rsid w:val="3B70F21B"/>
    <w:rsid w:val="3B775671"/>
    <w:rsid w:val="3B8F4BDE"/>
    <w:rsid w:val="3BAE06A7"/>
    <w:rsid w:val="3BB0A056"/>
    <w:rsid w:val="3BBB0360"/>
    <w:rsid w:val="3BD4E681"/>
    <w:rsid w:val="3BED8C95"/>
    <w:rsid w:val="3BEF75DA"/>
    <w:rsid w:val="3BFE6B31"/>
    <w:rsid w:val="3C81A563"/>
    <w:rsid w:val="3C86689C"/>
    <w:rsid w:val="3C879827"/>
    <w:rsid w:val="3C9B94C5"/>
    <w:rsid w:val="3CA1110E"/>
    <w:rsid w:val="3CA468F4"/>
    <w:rsid w:val="3CB87D2B"/>
    <w:rsid w:val="3CC34C04"/>
    <w:rsid w:val="3CD7BB29"/>
    <w:rsid w:val="3CDEBE07"/>
    <w:rsid w:val="3CEC92BC"/>
    <w:rsid w:val="3D077B17"/>
    <w:rsid w:val="3D14398B"/>
    <w:rsid w:val="3D387919"/>
    <w:rsid w:val="3D5769BA"/>
    <w:rsid w:val="3D57D2CF"/>
    <w:rsid w:val="3D6A8D60"/>
    <w:rsid w:val="3D814961"/>
    <w:rsid w:val="3D88C1A6"/>
    <w:rsid w:val="3D957F3F"/>
    <w:rsid w:val="3D9EBAC0"/>
    <w:rsid w:val="3DAEE299"/>
    <w:rsid w:val="3DC56ABB"/>
    <w:rsid w:val="3DD7682E"/>
    <w:rsid w:val="3DF63B38"/>
    <w:rsid w:val="3DFA31B0"/>
    <w:rsid w:val="3E55A949"/>
    <w:rsid w:val="3E5DD5B0"/>
    <w:rsid w:val="3E70F858"/>
    <w:rsid w:val="3E71D3B1"/>
    <w:rsid w:val="3E75C73E"/>
    <w:rsid w:val="3E808B53"/>
    <w:rsid w:val="3EBD87EA"/>
    <w:rsid w:val="3F4EE41F"/>
    <w:rsid w:val="3FB04C3B"/>
    <w:rsid w:val="3FCD784C"/>
    <w:rsid w:val="3FDF1565"/>
    <w:rsid w:val="3FFFF1DA"/>
    <w:rsid w:val="40017246"/>
    <w:rsid w:val="4039412A"/>
    <w:rsid w:val="40435A2A"/>
    <w:rsid w:val="4048401D"/>
    <w:rsid w:val="4053B32A"/>
    <w:rsid w:val="405E45C4"/>
    <w:rsid w:val="4069CDCA"/>
    <w:rsid w:val="4072AEAF"/>
    <w:rsid w:val="40A72B2C"/>
    <w:rsid w:val="40B01093"/>
    <w:rsid w:val="40D51930"/>
    <w:rsid w:val="40E4BBD0"/>
    <w:rsid w:val="40F84C4A"/>
    <w:rsid w:val="40FEA198"/>
    <w:rsid w:val="4114C5EE"/>
    <w:rsid w:val="411B42F0"/>
    <w:rsid w:val="411E17D7"/>
    <w:rsid w:val="41465EDE"/>
    <w:rsid w:val="41598BFA"/>
    <w:rsid w:val="416C8312"/>
    <w:rsid w:val="417A62FE"/>
    <w:rsid w:val="41A19F12"/>
    <w:rsid w:val="41C5B294"/>
    <w:rsid w:val="41E34B68"/>
    <w:rsid w:val="41E9A245"/>
    <w:rsid w:val="422242CA"/>
    <w:rsid w:val="42321992"/>
    <w:rsid w:val="423A0981"/>
    <w:rsid w:val="4247560B"/>
    <w:rsid w:val="424A2507"/>
    <w:rsid w:val="425203AE"/>
    <w:rsid w:val="425E70C6"/>
    <w:rsid w:val="42843297"/>
    <w:rsid w:val="42DD3262"/>
    <w:rsid w:val="42E4A48C"/>
    <w:rsid w:val="42E99E54"/>
    <w:rsid w:val="42F83AA2"/>
    <w:rsid w:val="430DA426"/>
    <w:rsid w:val="43302F88"/>
    <w:rsid w:val="4357A930"/>
    <w:rsid w:val="43693F4E"/>
    <w:rsid w:val="43B223AC"/>
    <w:rsid w:val="43C3D8BA"/>
    <w:rsid w:val="43C6F331"/>
    <w:rsid w:val="43E41BA8"/>
    <w:rsid w:val="43E5F888"/>
    <w:rsid w:val="43EA5A70"/>
    <w:rsid w:val="43FDBF66"/>
    <w:rsid w:val="43FF2119"/>
    <w:rsid w:val="44074463"/>
    <w:rsid w:val="442D513E"/>
    <w:rsid w:val="4431DD05"/>
    <w:rsid w:val="4432D96B"/>
    <w:rsid w:val="44424AB9"/>
    <w:rsid w:val="4450DA5C"/>
    <w:rsid w:val="44A32034"/>
    <w:rsid w:val="44A37754"/>
    <w:rsid w:val="44BE9975"/>
    <w:rsid w:val="44C4B14E"/>
    <w:rsid w:val="44DDE5DF"/>
    <w:rsid w:val="44E6BB2D"/>
    <w:rsid w:val="44EDAAD9"/>
    <w:rsid w:val="44FB097B"/>
    <w:rsid w:val="45053FE6"/>
    <w:rsid w:val="450AE6E1"/>
    <w:rsid w:val="45597246"/>
    <w:rsid w:val="455D17EB"/>
    <w:rsid w:val="456CE629"/>
    <w:rsid w:val="4573AF54"/>
    <w:rsid w:val="4591A1FE"/>
    <w:rsid w:val="459963BD"/>
    <w:rsid w:val="45C0DD3E"/>
    <w:rsid w:val="45D9FFE7"/>
    <w:rsid w:val="45DE552D"/>
    <w:rsid w:val="45F0B6E2"/>
    <w:rsid w:val="45F398B3"/>
    <w:rsid w:val="45F75E60"/>
    <w:rsid w:val="45FF008B"/>
    <w:rsid w:val="460184ED"/>
    <w:rsid w:val="4606887E"/>
    <w:rsid w:val="466B63E5"/>
    <w:rsid w:val="466FEFA2"/>
    <w:rsid w:val="4694972B"/>
    <w:rsid w:val="4699317A"/>
    <w:rsid w:val="46A17835"/>
    <w:rsid w:val="46C371BE"/>
    <w:rsid w:val="46CC47FC"/>
    <w:rsid w:val="46EEC76F"/>
    <w:rsid w:val="470B3265"/>
    <w:rsid w:val="472FAE93"/>
    <w:rsid w:val="4751A29A"/>
    <w:rsid w:val="475FA226"/>
    <w:rsid w:val="47637C76"/>
    <w:rsid w:val="4772E653"/>
    <w:rsid w:val="47843A67"/>
    <w:rsid w:val="478FB378"/>
    <w:rsid w:val="47A4635E"/>
    <w:rsid w:val="47AFE8A2"/>
    <w:rsid w:val="47CA6F4E"/>
    <w:rsid w:val="47CAD03D"/>
    <w:rsid w:val="47E16CC7"/>
    <w:rsid w:val="47F1C94C"/>
    <w:rsid w:val="47F95ADF"/>
    <w:rsid w:val="48183C7F"/>
    <w:rsid w:val="481ABA1C"/>
    <w:rsid w:val="482A2739"/>
    <w:rsid w:val="482CF719"/>
    <w:rsid w:val="4844964A"/>
    <w:rsid w:val="4854E070"/>
    <w:rsid w:val="4859A104"/>
    <w:rsid w:val="485E69D7"/>
    <w:rsid w:val="489C8DE6"/>
    <w:rsid w:val="489F19C7"/>
    <w:rsid w:val="48A5446D"/>
    <w:rsid w:val="48CF7047"/>
    <w:rsid w:val="48D1EB89"/>
    <w:rsid w:val="48F7EDCA"/>
    <w:rsid w:val="48F87B89"/>
    <w:rsid w:val="48FE9696"/>
    <w:rsid w:val="4906D52E"/>
    <w:rsid w:val="491D1981"/>
    <w:rsid w:val="493812ED"/>
    <w:rsid w:val="495963A9"/>
    <w:rsid w:val="495EAC98"/>
    <w:rsid w:val="495F10F8"/>
    <w:rsid w:val="49FB6A8D"/>
    <w:rsid w:val="4A37A7ED"/>
    <w:rsid w:val="4A6868D9"/>
    <w:rsid w:val="4AAC5EF4"/>
    <w:rsid w:val="4AF8A257"/>
    <w:rsid w:val="4B2D3A1D"/>
    <w:rsid w:val="4BA21FC3"/>
    <w:rsid w:val="4BAADBEC"/>
    <w:rsid w:val="4BB1D388"/>
    <w:rsid w:val="4BBDC41B"/>
    <w:rsid w:val="4BC2EF08"/>
    <w:rsid w:val="4BF31E9B"/>
    <w:rsid w:val="4C026D44"/>
    <w:rsid w:val="4C0AF2A3"/>
    <w:rsid w:val="4C2B3473"/>
    <w:rsid w:val="4C6707D9"/>
    <w:rsid w:val="4C80FF87"/>
    <w:rsid w:val="4C8987FE"/>
    <w:rsid w:val="4C9B951C"/>
    <w:rsid w:val="4CAC1E87"/>
    <w:rsid w:val="4CB73174"/>
    <w:rsid w:val="4CF4EB96"/>
    <w:rsid w:val="4CFB542B"/>
    <w:rsid w:val="4D157460"/>
    <w:rsid w:val="4D179013"/>
    <w:rsid w:val="4D274567"/>
    <w:rsid w:val="4D68511C"/>
    <w:rsid w:val="4D863B1C"/>
    <w:rsid w:val="4D898479"/>
    <w:rsid w:val="4DA064F1"/>
    <w:rsid w:val="4DB39583"/>
    <w:rsid w:val="4DD8413A"/>
    <w:rsid w:val="4DEE1B2D"/>
    <w:rsid w:val="4DF7088F"/>
    <w:rsid w:val="4E03D6CD"/>
    <w:rsid w:val="4E1D65BE"/>
    <w:rsid w:val="4E2932C2"/>
    <w:rsid w:val="4E4FBFF4"/>
    <w:rsid w:val="4E8AC6CE"/>
    <w:rsid w:val="4EAC5F8C"/>
    <w:rsid w:val="4EE2BF38"/>
    <w:rsid w:val="4EE77D7C"/>
    <w:rsid w:val="4EF8231F"/>
    <w:rsid w:val="4F5B24D5"/>
    <w:rsid w:val="4F65421D"/>
    <w:rsid w:val="4F722EFD"/>
    <w:rsid w:val="4F73C76D"/>
    <w:rsid w:val="4F8B9F22"/>
    <w:rsid w:val="4FB09AA2"/>
    <w:rsid w:val="4FB8BAAA"/>
    <w:rsid w:val="4FC1BC3A"/>
    <w:rsid w:val="4FCA16D6"/>
    <w:rsid w:val="4FCAA16D"/>
    <w:rsid w:val="4FCF0A34"/>
    <w:rsid w:val="4FDA42E7"/>
    <w:rsid w:val="4FE431DC"/>
    <w:rsid w:val="4FF283CD"/>
    <w:rsid w:val="50138583"/>
    <w:rsid w:val="50215E00"/>
    <w:rsid w:val="50373545"/>
    <w:rsid w:val="5055665D"/>
    <w:rsid w:val="5064EC51"/>
    <w:rsid w:val="507469BB"/>
    <w:rsid w:val="50814756"/>
    <w:rsid w:val="5082480A"/>
    <w:rsid w:val="5083E03A"/>
    <w:rsid w:val="50C55D5C"/>
    <w:rsid w:val="50D24769"/>
    <w:rsid w:val="510AA1FF"/>
    <w:rsid w:val="51155082"/>
    <w:rsid w:val="512C2FC1"/>
    <w:rsid w:val="5138958F"/>
    <w:rsid w:val="513E810C"/>
    <w:rsid w:val="5143FA79"/>
    <w:rsid w:val="514A735D"/>
    <w:rsid w:val="515EBA2D"/>
    <w:rsid w:val="518A5D94"/>
    <w:rsid w:val="518F42EB"/>
    <w:rsid w:val="51A5709C"/>
    <w:rsid w:val="51B172BF"/>
    <w:rsid w:val="51B263F3"/>
    <w:rsid w:val="51CC6B8E"/>
    <w:rsid w:val="51CE2A5D"/>
    <w:rsid w:val="51CEB61F"/>
    <w:rsid w:val="51CF7B48"/>
    <w:rsid w:val="51D54157"/>
    <w:rsid w:val="51E083A7"/>
    <w:rsid w:val="51F84D7D"/>
    <w:rsid w:val="523DA05E"/>
    <w:rsid w:val="524EE97C"/>
    <w:rsid w:val="52628744"/>
    <w:rsid w:val="526E29BA"/>
    <w:rsid w:val="52774DE4"/>
    <w:rsid w:val="529B00A9"/>
    <w:rsid w:val="529CB8DF"/>
    <w:rsid w:val="52A8130C"/>
    <w:rsid w:val="52C675B6"/>
    <w:rsid w:val="52E085B5"/>
    <w:rsid w:val="52FC3747"/>
    <w:rsid w:val="5343B257"/>
    <w:rsid w:val="5364904C"/>
    <w:rsid w:val="536B3604"/>
    <w:rsid w:val="5376488C"/>
    <w:rsid w:val="53AA40C5"/>
    <w:rsid w:val="53C6E65F"/>
    <w:rsid w:val="53DF174C"/>
    <w:rsid w:val="53F92535"/>
    <w:rsid w:val="5400B14F"/>
    <w:rsid w:val="54059656"/>
    <w:rsid w:val="545CAE06"/>
    <w:rsid w:val="54A29910"/>
    <w:rsid w:val="54B47AE0"/>
    <w:rsid w:val="54BA5DAE"/>
    <w:rsid w:val="54E58F04"/>
    <w:rsid w:val="54EE0E9E"/>
    <w:rsid w:val="54F093B6"/>
    <w:rsid w:val="5508F34B"/>
    <w:rsid w:val="5510676A"/>
    <w:rsid w:val="551567A4"/>
    <w:rsid w:val="5538D118"/>
    <w:rsid w:val="5547AF1B"/>
    <w:rsid w:val="554C9720"/>
    <w:rsid w:val="55769CAA"/>
    <w:rsid w:val="5579D9C8"/>
    <w:rsid w:val="55818CD3"/>
    <w:rsid w:val="559350F0"/>
    <w:rsid w:val="55A3DEB4"/>
    <w:rsid w:val="55A68DB3"/>
    <w:rsid w:val="55C88EFE"/>
    <w:rsid w:val="55F05C85"/>
    <w:rsid w:val="561F12B1"/>
    <w:rsid w:val="5644CC4C"/>
    <w:rsid w:val="5669FB51"/>
    <w:rsid w:val="567C25E8"/>
    <w:rsid w:val="567E30BF"/>
    <w:rsid w:val="5684277F"/>
    <w:rsid w:val="56C09C2B"/>
    <w:rsid w:val="56F4EE33"/>
    <w:rsid w:val="56FAB0EF"/>
    <w:rsid w:val="570EA72A"/>
    <w:rsid w:val="571126A8"/>
    <w:rsid w:val="572D2A31"/>
    <w:rsid w:val="573D001D"/>
    <w:rsid w:val="57578E82"/>
    <w:rsid w:val="579B7BD5"/>
    <w:rsid w:val="57A838E4"/>
    <w:rsid w:val="57AEEFA7"/>
    <w:rsid w:val="57E93782"/>
    <w:rsid w:val="57F7012A"/>
    <w:rsid w:val="57FCB701"/>
    <w:rsid w:val="5810DFB2"/>
    <w:rsid w:val="582EB194"/>
    <w:rsid w:val="583A4C49"/>
    <w:rsid w:val="588F16D5"/>
    <w:rsid w:val="58A300B1"/>
    <w:rsid w:val="58CEE1EC"/>
    <w:rsid w:val="58EB5BA6"/>
    <w:rsid w:val="58EE3124"/>
    <w:rsid w:val="58FD0506"/>
    <w:rsid w:val="58FF90A6"/>
    <w:rsid w:val="59113831"/>
    <w:rsid w:val="593BD607"/>
    <w:rsid w:val="594B5958"/>
    <w:rsid w:val="596378A7"/>
    <w:rsid w:val="596D2906"/>
    <w:rsid w:val="596DFF76"/>
    <w:rsid w:val="5986720A"/>
    <w:rsid w:val="59B2AD56"/>
    <w:rsid w:val="59D2A1C4"/>
    <w:rsid w:val="5A12A713"/>
    <w:rsid w:val="5A2C533C"/>
    <w:rsid w:val="5A37DD1B"/>
    <w:rsid w:val="5A589DF2"/>
    <w:rsid w:val="5A7AD522"/>
    <w:rsid w:val="5A7BD1EC"/>
    <w:rsid w:val="5A981E18"/>
    <w:rsid w:val="5AC1A0C0"/>
    <w:rsid w:val="5AC79698"/>
    <w:rsid w:val="5AC9E82F"/>
    <w:rsid w:val="5ADE6FE9"/>
    <w:rsid w:val="5B08D267"/>
    <w:rsid w:val="5B2AB3D9"/>
    <w:rsid w:val="5B368F90"/>
    <w:rsid w:val="5B6CA288"/>
    <w:rsid w:val="5B76F4A1"/>
    <w:rsid w:val="5B785C7F"/>
    <w:rsid w:val="5B85F8BE"/>
    <w:rsid w:val="5BA6FFDD"/>
    <w:rsid w:val="5BB4C620"/>
    <w:rsid w:val="5BB68B39"/>
    <w:rsid w:val="5BC4632B"/>
    <w:rsid w:val="5BCC004E"/>
    <w:rsid w:val="5BEA31F8"/>
    <w:rsid w:val="5BFC0DC0"/>
    <w:rsid w:val="5C03A446"/>
    <w:rsid w:val="5C19CA2F"/>
    <w:rsid w:val="5C21180C"/>
    <w:rsid w:val="5C25B4DA"/>
    <w:rsid w:val="5C57BA20"/>
    <w:rsid w:val="5C633456"/>
    <w:rsid w:val="5C68CDEF"/>
    <w:rsid w:val="5C70BFE6"/>
    <w:rsid w:val="5C7AF02A"/>
    <w:rsid w:val="5C7E751C"/>
    <w:rsid w:val="5C800983"/>
    <w:rsid w:val="5CE8979F"/>
    <w:rsid w:val="5D11FC73"/>
    <w:rsid w:val="5D2500ED"/>
    <w:rsid w:val="5D296EBE"/>
    <w:rsid w:val="5D403A3F"/>
    <w:rsid w:val="5D507FD4"/>
    <w:rsid w:val="5D612256"/>
    <w:rsid w:val="5D8CEEB3"/>
    <w:rsid w:val="5D8EE9C2"/>
    <w:rsid w:val="5D95186B"/>
    <w:rsid w:val="5D9650F5"/>
    <w:rsid w:val="5D992C2E"/>
    <w:rsid w:val="5DD5F93D"/>
    <w:rsid w:val="5DDD299A"/>
    <w:rsid w:val="5DE151CC"/>
    <w:rsid w:val="5DEF038D"/>
    <w:rsid w:val="5E0D96EC"/>
    <w:rsid w:val="5E0E3349"/>
    <w:rsid w:val="5E190D7B"/>
    <w:rsid w:val="5E204DF0"/>
    <w:rsid w:val="5E3A7E84"/>
    <w:rsid w:val="5E525990"/>
    <w:rsid w:val="5E5BD60C"/>
    <w:rsid w:val="5E91EBEC"/>
    <w:rsid w:val="5EE8B843"/>
    <w:rsid w:val="5EEA556C"/>
    <w:rsid w:val="5EEC5903"/>
    <w:rsid w:val="5F10775B"/>
    <w:rsid w:val="5F1F3BE6"/>
    <w:rsid w:val="5F2FF4AA"/>
    <w:rsid w:val="5F3E23BD"/>
    <w:rsid w:val="5F4DC80D"/>
    <w:rsid w:val="5F4E5457"/>
    <w:rsid w:val="5F4EEE2B"/>
    <w:rsid w:val="5F78FC4C"/>
    <w:rsid w:val="5F7EABA6"/>
    <w:rsid w:val="5F947907"/>
    <w:rsid w:val="5FBF15A2"/>
    <w:rsid w:val="5FDA7809"/>
    <w:rsid w:val="5FE5A549"/>
    <w:rsid w:val="5FF1D785"/>
    <w:rsid w:val="5FF7C463"/>
    <w:rsid w:val="6021EEAC"/>
    <w:rsid w:val="602E76AC"/>
    <w:rsid w:val="602F5F75"/>
    <w:rsid w:val="6054DA1C"/>
    <w:rsid w:val="605D838E"/>
    <w:rsid w:val="6067EB85"/>
    <w:rsid w:val="606F7E5E"/>
    <w:rsid w:val="6073A50D"/>
    <w:rsid w:val="60847A5C"/>
    <w:rsid w:val="609A0C01"/>
    <w:rsid w:val="60CBDF8F"/>
    <w:rsid w:val="60DFCAF6"/>
    <w:rsid w:val="610C2B0B"/>
    <w:rsid w:val="61446913"/>
    <w:rsid w:val="61940649"/>
    <w:rsid w:val="61B4891B"/>
    <w:rsid w:val="61BA6410"/>
    <w:rsid w:val="61C1D50B"/>
    <w:rsid w:val="61C3C391"/>
    <w:rsid w:val="61D21AEE"/>
    <w:rsid w:val="61E8332F"/>
    <w:rsid w:val="61E85746"/>
    <w:rsid w:val="621173EA"/>
    <w:rsid w:val="622F6D8B"/>
    <w:rsid w:val="62876561"/>
    <w:rsid w:val="629EC315"/>
    <w:rsid w:val="62A61041"/>
    <w:rsid w:val="62AB3536"/>
    <w:rsid w:val="62B893C2"/>
    <w:rsid w:val="62FE5BA7"/>
    <w:rsid w:val="630C6554"/>
    <w:rsid w:val="6328D0A3"/>
    <w:rsid w:val="6337FEF9"/>
    <w:rsid w:val="6350DA7C"/>
    <w:rsid w:val="635BE28B"/>
    <w:rsid w:val="63627EC3"/>
    <w:rsid w:val="63729023"/>
    <w:rsid w:val="6374FEC4"/>
    <w:rsid w:val="63972C97"/>
    <w:rsid w:val="63BAB074"/>
    <w:rsid w:val="63C5466A"/>
    <w:rsid w:val="63C9C76D"/>
    <w:rsid w:val="63F7B8E6"/>
    <w:rsid w:val="64015903"/>
    <w:rsid w:val="640A1C6F"/>
    <w:rsid w:val="6430DA73"/>
    <w:rsid w:val="6436A9A6"/>
    <w:rsid w:val="64C06302"/>
    <w:rsid w:val="64D8BD6A"/>
    <w:rsid w:val="64FEA6AF"/>
    <w:rsid w:val="65267C5B"/>
    <w:rsid w:val="652AC388"/>
    <w:rsid w:val="6537C4D0"/>
    <w:rsid w:val="654602E6"/>
    <w:rsid w:val="6554B76A"/>
    <w:rsid w:val="656B1842"/>
    <w:rsid w:val="65A3B23E"/>
    <w:rsid w:val="65ADA74B"/>
    <w:rsid w:val="65CC763C"/>
    <w:rsid w:val="65D82A88"/>
    <w:rsid w:val="65DA16E3"/>
    <w:rsid w:val="65E4E711"/>
    <w:rsid w:val="65F55BCB"/>
    <w:rsid w:val="6605CC06"/>
    <w:rsid w:val="6609A98A"/>
    <w:rsid w:val="660A1A99"/>
    <w:rsid w:val="662192F0"/>
    <w:rsid w:val="662C3182"/>
    <w:rsid w:val="6632DAB9"/>
    <w:rsid w:val="666A6E04"/>
    <w:rsid w:val="66CCA833"/>
    <w:rsid w:val="66F530CF"/>
    <w:rsid w:val="6713E50D"/>
    <w:rsid w:val="675025DD"/>
    <w:rsid w:val="675D0A1D"/>
    <w:rsid w:val="676EB23D"/>
    <w:rsid w:val="6783CA03"/>
    <w:rsid w:val="6784B99A"/>
    <w:rsid w:val="6798D38D"/>
    <w:rsid w:val="679A5AD3"/>
    <w:rsid w:val="67B600ED"/>
    <w:rsid w:val="682ABD55"/>
    <w:rsid w:val="683984B0"/>
    <w:rsid w:val="683B1F27"/>
    <w:rsid w:val="685F4480"/>
    <w:rsid w:val="6865220C"/>
    <w:rsid w:val="68724536"/>
    <w:rsid w:val="68767741"/>
    <w:rsid w:val="6876DCEF"/>
    <w:rsid w:val="6892D99F"/>
    <w:rsid w:val="689AFA40"/>
    <w:rsid w:val="68A4F537"/>
    <w:rsid w:val="68B8E6D0"/>
    <w:rsid w:val="68BF5674"/>
    <w:rsid w:val="68CC2D48"/>
    <w:rsid w:val="68E3402E"/>
    <w:rsid w:val="68F01110"/>
    <w:rsid w:val="6903A50E"/>
    <w:rsid w:val="6908FB7F"/>
    <w:rsid w:val="6931D3B8"/>
    <w:rsid w:val="69384BE9"/>
    <w:rsid w:val="69752A17"/>
    <w:rsid w:val="69BCCAA8"/>
    <w:rsid w:val="69DF3F6A"/>
    <w:rsid w:val="6A038C8F"/>
    <w:rsid w:val="6A3B1089"/>
    <w:rsid w:val="6A3BE8E2"/>
    <w:rsid w:val="6A42FE96"/>
    <w:rsid w:val="6A4F2100"/>
    <w:rsid w:val="6A67DAFB"/>
    <w:rsid w:val="6A7AA9DF"/>
    <w:rsid w:val="6AA06816"/>
    <w:rsid w:val="6ABDF0F6"/>
    <w:rsid w:val="6ACDBD5F"/>
    <w:rsid w:val="6AD1FD26"/>
    <w:rsid w:val="6AE009C5"/>
    <w:rsid w:val="6AE25F33"/>
    <w:rsid w:val="6AEE0FA9"/>
    <w:rsid w:val="6B032075"/>
    <w:rsid w:val="6B0A2429"/>
    <w:rsid w:val="6B1C1D0F"/>
    <w:rsid w:val="6B1EE452"/>
    <w:rsid w:val="6B29DD1D"/>
    <w:rsid w:val="6B2B0664"/>
    <w:rsid w:val="6B2E942B"/>
    <w:rsid w:val="6B581F64"/>
    <w:rsid w:val="6B5EA48C"/>
    <w:rsid w:val="6B885F3B"/>
    <w:rsid w:val="6B9108A3"/>
    <w:rsid w:val="6B9E232C"/>
    <w:rsid w:val="6BBD8A0D"/>
    <w:rsid w:val="6BC0CED6"/>
    <w:rsid w:val="6BCB77B7"/>
    <w:rsid w:val="6BDFDE23"/>
    <w:rsid w:val="6BE3BAD3"/>
    <w:rsid w:val="6BF9050F"/>
    <w:rsid w:val="6C055CA7"/>
    <w:rsid w:val="6C08509D"/>
    <w:rsid w:val="6C2B3070"/>
    <w:rsid w:val="6C322CDB"/>
    <w:rsid w:val="6C38DF50"/>
    <w:rsid w:val="6C3C2E79"/>
    <w:rsid w:val="6C482487"/>
    <w:rsid w:val="6C831CB1"/>
    <w:rsid w:val="6CA91CA8"/>
    <w:rsid w:val="6CF41063"/>
    <w:rsid w:val="6D0C6BEC"/>
    <w:rsid w:val="6D0F16C1"/>
    <w:rsid w:val="6D89F01D"/>
    <w:rsid w:val="6D9E1445"/>
    <w:rsid w:val="6DAD7812"/>
    <w:rsid w:val="6DB01CCD"/>
    <w:rsid w:val="6DC9500D"/>
    <w:rsid w:val="6DD99087"/>
    <w:rsid w:val="6DE75269"/>
    <w:rsid w:val="6DF85EA3"/>
    <w:rsid w:val="6E157363"/>
    <w:rsid w:val="6E4EBD39"/>
    <w:rsid w:val="6E819413"/>
    <w:rsid w:val="6E88CC8A"/>
    <w:rsid w:val="6E935D95"/>
    <w:rsid w:val="6E9C0302"/>
    <w:rsid w:val="6EA15E3E"/>
    <w:rsid w:val="6EC8396E"/>
    <w:rsid w:val="6EDF9C55"/>
    <w:rsid w:val="6EE01513"/>
    <w:rsid w:val="6EE5F5D7"/>
    <w:rsid w:val="6F08AC00"/>
    <w:rsid w:val="6F11B7FD"/>
    <w:rsid w:val="6F270E7E"/>
    <w:rsid w:val="6F3B87BA"/>
    <w:rsid w:val="6F5D7D04"/>
    <w:rsid w:val="6F633B32"/>
    <w:rsid w:val="6F6C5922"/>
    <w:rsid w:val="6F6ECCAB"/>
    <w:rsid w:val="6F9079AF"/>
    <w:rsid w:val="6F93A734"/>
    <w:rsid w:val="6FB1A71D"/>
    <w:rsid w:val="6FD2BA77"/>
    <w:rsid w:val="6FE245EE"/>
    <w:rsid w:val="6FE6647F"/>
    <w:rsid w:val="6FEDEA04"/>
    <w:rsid w:val="7004C992"/>
    <w:rsid w:val="7019A57C"/>
    <w:rsid w:val="7031A34D"/>
    <w:rsid w:val="70324BBF"/>
    <w:rsid w:val="7034ABF3"/>
    <w:rsid w:val="704ACF2C"/>
    <w:rsid w:val="70531D2D"/>
    <w:rsid w:val="706259CC"/>
    <w:rsid w:val="706CF43A"/>
    <w:rsid w:val="7071D583"/>
    <w:rsid w:val="70A9ACDA"/>
    <w:rsid w:val="70D0620F"/>
    <w:rsid w:val="70D4349D"/>
    <w:rsid w:val="70DF191E"/>
    <w:rsid w:val="7103D871"/>
    <w:rsid w:val="710422EF"/>
    <w:rsid w:val="71386E83"/>
    <w:rsid w:val="7142B7B0"/>
    <w:rsid w:val="714A6F03"/>
    <w:rsid w:val="7161D3BF"/>
    <w:rsid w:val="71636767"/>
    <w:rsid w:val="716AB825"/>
    <w:rsid w:val="717450E1"/>
    <w:rsid w:val="71B57497"/>
    <w:rsid w:val="71DFF194"/>
    <w:rsid w:val="721E84A0"/>
    <w:rsid w:val="72551250"/>
    <w:rsid w:val="72582ECF"/>
    <w:rsid w:val="72889B88"/>
    <w:rsid w:val="72930A5B"/>
    <w:rsid w:val="72F5F62B"/>
    <w:rsid w:val="73040102"/>
    <w:rsid w:val="7305A998"/>
    <w:rsid w:val="7319A8F8"/>
    <w:rsid w:val="7362BC8A"/>
    <w:rsid w:val="73667BB6"/>
    <w:rsid w:val="736C6669"/>
    <w:rsid w:val="73B44E89"/>
    <w:rsid w:val="73D4E943"/>
    <w:rsid w:val="73E3A539"/>
    <w:rsid w:val="73F6C2F1"/>
    <w:rsid w:val="740ADF40"/>
    <w:rsid w:val="7427119C"/>
    <w:rsid w:val="7430BD06"/>
    <w:rsid w:val="747D5301"/>
    <w:rsid w:val="748A922F"/>
    <w:rsid w:val="74A2C4E9"/>
    <w:rsid w:val="74CF5653"/>
    <w:rsid w:val="74D4C293"/>
    <w:rsid w:val="74F6296C"/>
    <w:rsid w:val="74FA85FA"/>
    <w:rsid w:val="751C39AD"/>
    <w:rsid w:val="752AF26E"/>
    <w:rsid w:val="752E3472"/>
    <w:rsid w:val="75349FDE"/>
    <w:rsid w:val="757197F0"/>
    <w:rsid w:val="757F583D"/>
    <w:rsid w:val="75B90125"/>
    <w:rsid w:val="75C1C372"/>
    <w:rsid w:val="76598ECD"/>
    <w:rsid w:val="76676F4A"/>
    <w:rsid w:val="767391A4"/>
    <w:rsid w:val="768109A8"/>
    <w:rsid w:val="76A59B04"/>
    <w:rsid w:val="76B1F274"/>
    <w:rsid w:val="76D3435A"/>
    <w:rsid w:val="775635E8"/>
    <w:rsid w:val="775ACB50"/>
    <w:rsid w:val="777D9000"/>
    <w:rsid w:val="77B5715A"/>
    <w:rsid w:val="77D2D819"/>
    <w:rsid w:val="77D497CB"/>
    <w:rsid w:val="77F663D0"/>
    <w:rsid w:val="77FED843"/>
    <w:rsid w:val="780A0E33"/>
    <w:rsid w:val="78150A45"/>
    <w:rsid w:val="78174364"/>
    <w:rsid w:val="784033B4"/>
    <w:rsid w:val="7841FBB6"/>
    <w:rsid w:val="784CA599"/>
    <w:rsid w:val="7855F835"/>
    <w:rsid w:val="785B6656"/>
    <w:rsid w:val="786BBED6"/>
    <w:rsid w:val="788D599C"/>
    <w:rsid w:val="789614DC"/>
    <w:rsid w:val="789667D4"/>
    <w:rsid w:val="78BF0FB2"/>
    <w:rsid w:val="78C84FEE"/>
    <w:rsid w:val="78D591B1"/>
    <w:rsid w:val="78DFD9AB"/>
    <w:rsid w:val="78EFC0A1"/>
    <w:rsid w:val="79332D6D"/>
    <w:rsid w:val="794B16F3"/>
    <w:rsid w:val="794CA211"/>
    <w:rsid w:val="7956E84F"/>
    <w:rsid w:val="7958B7E2"/>
    <w:rsid w:val="7988A7BE"/>
    <w:rsid w:val="798B757F"/>
    <w:rsid w:val="7991F1CB"/>
    <w:rsid w:val="799EA2B2"/>
    <w:rsid w:val="79AE34F8"/>
    <w:rsid w:val="79B5532B"/>
    <w:rsid w:val="79B8B045"/>
    <w:rsid w:val="79CACBC5"/>
    <w:rsid w:val="79CEA8F2"/>
    <w:rsid w:val="79E63734"/>
    <w:rsid w:val="7A05C1D0"/>
    <w:rsid w:val="7A1FDAB4"/>
    <w:rsid w:val="7A25FDBF"/>
    <w:rsid w:val="7A3AAFB3"/>
    <w:rsid w:val="7A40250E"/>
    <w:rsid w:val="7A416285"/>
    <w:rsid w:val="7A56B56B"/>
    <w:rsid w:val="7A575391"/>
    <w:rsid w:val="7A57B4A8"/>
    <w:rsid w:val="7A8D5881"/>
    <w:rsid w:val="7A9451D3"/>
    <w:rsid w:val="7A962977"/>
    <w:rsid w:val="7A98FA90"/>
    <w:rsid w:val="7AB10B50"/>
    <w:rsid w:val="7ADE182C"/>
    <w:rsid w:val="7ADEAF3F"/>
    <w:rsid w:val="7ADF69D0"/>
    <w:rsid w:val="7B45BAAC"/>
    <w:rsid w:val="7B61A053"/>
    <w:rsid w:val="7B8906F8"/>
    <w:rsid w:val="7B970167"/>
    <w:rsid w:val="7BBE4059"/>
    <w:rsid w:val="7C15C2E2"/>
    <w:rsid w:val="7C37EA37"/>
    <w:rsid w:val="7C46C0B4"/>
    <w:rsid w:val="7C7BB428"/>
    <w:rsid w:val="7C84FFE7"/>
    <w:rsid w:val="7CAEC96B"/>
    <w:rsid w:val="7CD93D70"/>
    <w:rsid w:val="7CDB50F1"/>
    <w:rsid w:val="7CDD21AD"/>
    <w:rsid w:val="7CDFEEC5"/>
    <w:rsid w:val="7CF7E4A5"/>
    <w:rsid w:val="7CF91C14"/>
    <w:rsid w:val="7D33D08A"/>
    <w:rsid w:val="7D342748"/>
    <w:rsid w:val="7D376751"/>
    <w:rsid w:val="7D45A08B"/>
    <w:rsid w:val="7D516031"/>
    <w:rsid w:val="7D55CD62"/>
    <w:rsid w:val="7D767D93"/>
    <w:rsid w:val="7D8E0B49"/>
    <w:rsid w:val="7D94889F"/>
    <w:rsid w:val="7D9D1B48"/>
    <w:rsid w:val="7D9F4159"/>
    <w:rsid w:val="7DCF0D5B"/>
    <w:rsid w:val="7DD08E30"/>
    <w:rsid w:val="7E01ED2D"/>
    <w:rsid w:val="7E1A3DB0"/>
    <w:rsid w:val="7E1DE57C"/>
    <w:rsid w:val="7E29C32D"/>
    <w:rsid w:val="7E3E643F"/>
    <w:rsid w:val="7E661826"/>
    <w:rsid w:val="7E7A2881"/>
    <w:rsid w:val="7E86B295"/>
    <w:rsid w:val="7E92DA56"/>
    <w:rsid w:val="7E987CC8"/>
    <w:rsid w:val="7ECF710E"/>
    <w:rsid w:val="7EFECABB"/>
    <w:rsid w:val="7F1D1992"/>
    <w:rsid w:val="7F3E83F6"/>
    <w:rsid w:val="7F4DA7BC"/>
    <w:rsid w:val="7F539618"/>
    <w:rsid w:val="7F6036C4"/>
    <w:rsid w:val="7F864C06"/>
    <w:rsid w:val="7F923B8B"/>
    <w:rsid w:val="7F941CD2"/>
    <w:rsid w:val="7FDCADC5"/>
    <w:rsid w:val="7FE93380"/>
    <w:rsid w:val="7FE94F48"/>
    <w:rsid w:val="7FF14559"/>
    <w:rsid w:val="7FFBC7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8BE9"/>
  <w15:chartTrackingRefBased/>
  <w15:docId w15:val="{CB2C0D41-6ABD-40EB-87CB-7FB0E9A8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368"/>
    <w:rPr>
      <w:rFonts w:eastAsiaTheme="majorEastAsia" w:cstheme="majorBidi"/>
      <w:color w:val="272727" w:themeColor="text1" w:themeTint="D8"/>
    </w:rPr>
  </w:style>
  <w:style w:type="paragraph" w:styleId="Title">
    <w:name w:val="Title"/>
    <w:basedOn w:val="Normal"/>
    <w:next w:val="Normal"/>
    <w:link w:val="TitleChar"/>
    <w:uiPriority w:val="10"/>
    <w:qFormat/>
    <w:rsid w:val="00BF6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368"/>
    <w:pPr>
      <w:spacing w:before="160"/>
      <w:jc w:val="center"/>
    </w:pPr>
    <w:rPr>
      <w:i/>
      <w:iCs/>
      <w:color w:val="404040" w:themeColor="text1" w:themeTint="BF"/>
    </w:rPr>
  </w:style>
  <w:style w:type="character" w:customStyle="1" w:styleId="QuoteChar">
    <w:name w:val="Quote Char"/>
    <w:basedOn w:val="DefaultParagraphFont"/>
    <w:link w:val="Quote"/>
    <w:uiPriority w:val="29"/>
    <w:rsid w:val="00BF6368"/>
    <w:rPr>
      <w:i/>
      <w:iCs/>
      <w:color w:val="404040" w:themeColor="text1" w:themeTint="BF"/>
    </w:rPr>
  </w:style>
  <w:style w:type="paragraph" w:styleId="ListParagraph">
    <w:name w:val="List Paragraph"/>
    <w:basedOn w:val="Normal"/>
    <w:uiPriority w:val="34"/>
    <w:qFormat/>
    <w:rsid w:val="00BF6368"/>
    <w:pPr>
      <w:ind w:left="720"/>
      <w:contextualSpacing/>
    </w:pPr>
  </w:style>
  <w:style w:type="character" w:styleId="IntenseEmphasis">
    <w:name w:val="Intense Emphasis"/>
    <w:basedOn w:val="DefaultParagraphFont"/>
    <w:uiPriority w:val="21"/>
    <w:qFormat/>
    <w:rsid w:val="00BF6368"/>
    <w:rPr>
      <w:i/>
      <w:iCs/>
      <w:color w:val="0F4761" w:themeColor="accent1" w:themeShade="BF"/>
    </w:rPr>
  </w:style>
  <w:style w:type="paragraph" w:styleId="IntenseQuote">
    <w:name w:val="Intense Quote"/>
    <w:basedOn w:val="Normal"/>
    <w:next w:val="Normal"/>
    <w:link w:val="IntenseQuoteChar"/>
    <w:uiPriority w:val="30"/>
    <w:qFormat/>
    <w:rsid w:val="00BF6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368"/>
    <w:rPr>
      <w:i/>
      <w:iCs/>
      <w:color w:val="0F4761" w:themeColor="accent1" w:themeShade="BF"/>
    </w:rPr>
  </w:style>
  <w:style w:type="character" w:styleId="IntenseReference">
    <w:name w:val="Intense Reference"/>
    <w:basedOn w:val="DefaultParagraphFont"/>
    <w:uiPriority w:val="32"/>
    <w:qFormat/>
    <w:rsid w:val="00BF6368"/>
    <w:rPr>
      <w:b/>
      <w:bCs/>
      <w:smallCaps/>
      <w:color w:val="0F4761" w:themeColor="accent1" w:themeShade="BF"/>
      <w:spacing w:val="5"/>
    </w:rPr>
  </w:style>
  <w:style w:type="character" w:styleId="Hyperlink">
    <w:name w:val="Hyperlink"/>
    <w:basedOn w:val="DefaultParagraphFont"/>
    <w:uiPriority w:val="99"/>
    <w:unhideWhenUsed/>
    <w:rsid w:val="00147A9F"/>
    <w:rPr>
      <w:color w:val="467886" w:themeColor="hyperlink"/>
      <w:u w:val="single"/>
    </w:rPr>
  </w:style>
  <w:style w:type="paragraph" w:styleId="Header">
    <w:name w:val="header"/>
    <w:basedOn w:val="Normal"/>
    <w:link w:val="HeaderChar"/>
    <w:uiPriority w:val="99"/>
    <w:unhideWhenUsed/>
    <w:rsid w:val="003115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5EA"/>
  </w:style>
  <w:style w:type="paragraph" w:styleId="Footer">
    <w:name w:val="footer"/>
    <w:basedOn w:val="Normal"/>
    <w:link w:val="FooterChar"/>
    <w:uiPriority w:val="99"/>
    <w:unhideWhenUsed/>
    <w:rsid w:val="003115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5EA"/>
  </w:style>
  <w:style w:type="paragraph" w:styleId="Caption">
    <w:name w:val="caption"/>
    <w:basedOn w:val="Normal"/>
    <w:next w:val="Normal"/>
    <w:link w:val="CaptionChar"/>
    <w:uiPriority w:val="35"/>
    <w:unhideWhenUsed/>
    <w:qFormat/>
    <w:rsid w:val="00DB023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E3A39"/>
    <w:pPr>
      <w:spacing w:after="0"/>
    </w:pPr>
  </w:style>
  <w:style w:type="character" w:styleId="CommentReference">
    <w:name w:val="annotation reference"/>
    <w:basedOn w:val="DefaultParagraphFont"/>
    <w:uiPriority w:val="99"/>
    <w:semiHidden/>
    <w:unhideWhenUsed/>
    <w:rsid w:val="00812C74"/>
    <w:rPr>
      <w:sz w:val="16"/>
      <w:szCs w:val="16"/>
    </w:rPr>
  </w:style>
  <w:style w:type="paragraph" w:styleId="CommentText">
    <w:name w:val="annotation text"/>
    <w:basedOn w:val="Normal"/>
    <w:link w:val="CommentTextChar"/>
    <w:uiPriority w:val="99"/>
    <w:unhideWhenUsed/>
    <w:rsid w:val="00812C74"/>
    <w:pPr>
      <w:spacing w:line="240" w:lineRule="auto"/>
    </w:pPr>
    <w:rPr>
      <w:sz w:val="20"/>
      <w:szCs w:val="20"/>
    </w:rPr>
  </w:style>
  <w:style w:type="character" w:customStyle="1" w:styleId="CommentTextChar">
    <w:name w:val="Comment Text Char"/>
    <w:basedOn w:val="DefaultParagraphFont"/>
    <w:link w:val="CommentText"/>
    <w:uiPriority w:val="99"/>
    <w:rsid w:val="00812C74"/>
    <w:rPr>
      <w:sz w:val="20"/>
      <w:szCs w:val="20"/>
    </w:rPr>
  </w:style>
  <w:style w:type="paragraph" w:styleId="CommentSubject">
    <w:name w:val="annotation subject"/>
    <w:basedOn w:val="CommentText"/>
    <w:next w:val="CommentText"/>
    <w:link w:val="CommentSubjectChar"/>
    <w:uiPriority w:val="99"/>
    <w:semiHidden/>
    <w:unhideWhenUsed/>
    <w:rsid w:val="00812C74"/>
    <w:rPr>
      <w:b/>
      <w:bCs/>
    </w:rPr>
  </w:style>
  <w:style w:type="character" w:customStyle="1" w:styleId="CommentSubjectChar">
    <w:name w:val="Comment Subject Char"/>
    <w:basedOn w:val="CommentTextChar"/>
    <w:link w:val="CommentSubject"/>
    <w:uiPriority w:val="99"/>
    <w:semiHidden/>
    <w:rsid w:val="00812C74"/>
    <w:rPr>
      <w:b/>
      <w:bCs/>
      <w:sz w:val="20"/>
      <w:szCs w:val="20"/>
    </w:rPr>
  </w:style>
  <w:style w:type="paragraph" w:customStyle="1" w:styleId="TableNormal1">
    <w:name w:val="Table Normal1"/>
    <w:basedOn w:val="Normal"/>
    <w:qFormat/>
    <w:rsid w:val="00E776C0"/>
    <w:pPr>
      <w:spacing w:after="0" w:line="264" w:lineRule="auto"/>
      <w:jc w:val="center"/>
    </w:pPr>
    <w:rPr>
      <w:rFonts w:eastAsiaTheme="minorEastAsia"/>
      <w:kern w:val="0"/>
      <w14:ligatures w14:val="none"/>
    </w:rPr>
  </w:style>
  <w:style w:type="table" w:styleId="ListTable6Colorful">
    <w:name w:val="List Table 6 Colorful"/>
    <w:basedOn w:val="TableNormal"/>
    <w:uiPriority w:val="51"/>
    <w:rsid w:val="00E776C0"/>
    <w:pPr>
      <w:spacing w:after="0" w:line="240" w:lineRule="auto"/>
    </w:pPr>
    <w:rPr>
      <w:rFonts w:eastAsiaTheme="minorEastAsia"/>
      <w:color w:val="000000" w:themeColor="text1"/>
      <w:kern w:val="0"/>
      <w:sz w:val="24"/>
      <w:szCs w:val="24"/>
      <w:lang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aptionChar">
    <w:name w:val="Caption Char"/>
    <w:basedOn w:val="DefaultParagraphFont"/>
    <w:link w:val="Caption"/>
    <w:uiPriority w:val="35"/>
    <w:rsid w:val="00765FA0"/>
    <w:rPr>
      <w:i/>
      <w:iCs/>
      <w:color w:val="0E2841" w:themeColor="text2"/>
      <w:sz w:val="18"/>
      <w:szCs w:val="18"/>
    </w:rPr>
  </w:style>
  <w:style w:type="paragraph" w:styleId="Bibliography">
    <w:name w:val="Bibliography"/>
    <w:basedOn w:val="Normal"/>
    <w:next w:val="Normal"/>
    <w:uiPriority w:val="37"/>
    <w:unhideWhenUsed/>
    <w:rsid w:val="00B454CA"/>
    <w:pPr>
      <w:spacing w:after="0" w:line="480" w:lineRule="auto"/>
      <w:ind w:left="720" w:hanging="720"/>
    </w:pPr>
  </w:style>
  <w:style w:type="character" w:styleId="UnresolvedMention">
    <w:name w:val="Unresolved Mention"/>
    <w:basedOn w:val="DefaultParagraphFont"/>
    <w:uiPriority w:val="99"/>
    <w:semiHidden/>
    <w:unhideWhenUsed/>
    <w:rsid w:val="001F5045"/>
    <w:rPr>
      <w:color w:val="605E5C"/>
      <w:shd w:val="clear" w:color="auto" w:fill="E1DFDD"/>
    </w:rPr>
  </w:style>
  <w:style w:type="paragraph" w:styleId="Revision">
    <w:name w:val="Revision"/>
    <w:hidden/>
    <w:uiPriority w:val="99"/>
    <w:semiHidden/>
    <w:rsid w:val="00CB38FB"/>
    <w:pPr>
      <w:spacing w:after="0" w:line="240" w:lineRule="auto"/>
    </w:pPr>
  </w:style>
  <w:style w:type="character" w:styleId="PlaceholderText">
    <w:name w:val="Placeholder Text"/>
    <w:basedOn w:val="DefaultParagraphFont"/>
    <w:uiPriority w:val="99"/>
    <w:semiHidden/>
    <w:rsid w:val="00306B25"/>
    <w:rPr>
      <w:color w:val="666666"/>
    </w:rPr>
  </w:style>
  <w:style w:type="character" w:styleId="LineNumber">
    <w:name w:val="line number"/>
    <w:basedOn w:val="DefaultParagraphFont"/>
    <w:uiPriority w:val="99"/>
    <w:semiHidden/>
    <w:unhideWhenUsed/>
    <w:rsid w:val="00842941"/>
  </w:style>
  <w:style w:type="character" w:styleId="Mention">
    <w:name w:val="Mention"/>
    <w:basedOn w:val="DefaultParagraphFont"/>
    <w:uiPriority w:val="99"/>
    <w:unhideWhenUsed/>
    <w:rsid w:val="004A7505"/>
    <w:rPr>
      <w:color w:val="2B579A"/>
      <w:shd w:val="clear" w:color="auto" w:fill="E1DFDD"/>
    </w:rPr>
  </w:style>
  <w:style w:type="paragraph" w:styleId="HTMLPreformatted">
    <w:name w:val="HTML Preformatted"/>
    <w:basedOn w:val="Normal"/>
    <w:link w:val="HTMLPreformattedChar"/>
    <w:uiPriority w:val="99"/>
    <w:semiHidden/>
    <w:unhideWhenUsed/>
    <w:rsid w:val="005D707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70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0">
      <w:marLeft w:val="0"/>
      <w:marRight w:val="0"/>
      <w:marTop w:val="0"/>
      <w:marBottom w:val="0"/>
      <w:divBdr>
        <w:top w:val="none" w:sz="0" w:space="0" w:color="auto"/>
        <w:left w:val="none" w:sz="0" w:space="0" w:color="auto"/>
        <w:bottom w:val="none" w:sz="0" w:space="0" w:color="auto"/>
        <w:right w:val="none" w:sz="0" w:space="0" w:color="auto"/>
      </w:divBdr>
    </w:div>
    <w:div w:id="11228934">
      <w:marLeft w:val="0"/>
      <w:marRight w:val="0"/>
      <w:marTop w:val="0"/>
      <w:marBottom w:val="0"/>
      <w:divBdr>
        <w:top w:val="none" w:sz="0" w:space="0" w:color="auto"/>
        <w:left w:val="none" w:sz="0" w:space="0" w:color="auto"/>
        <w:bottom w:val="none" w:sz="0" w:space="0" w:color="auto"/>
        <w:right w:val="none" w:sz="0" w:space="0" w:color="auto"/>
      </w:divBdr>
    </w:div>
    <w:div w:id="25914484">
      <w:marLeft w:val="0"/>
      <w:marRight w:val="0"/>
      <w:marTop w:val="0"/>
      <w:marBottom w:val="0"/>
      <w:divBdr>
        <w:top w:val="none" w:sz="0" w:space="0" w:color="auto"/>
        <w:left w:val="none" w:sz="0" w:space="0" w:color="auto"/>
        <w:bottom w:val="none" w:sz="0" w:space="0" w:color="auto"/>
        <w:right w:val="none" w:sz="0" w:space="0" w:color="auto"/>
      </w:divBdr>
    </w:div>
    <w:div w:id="26637306">
      <w:marLeft w:val="0"/>
      <w:marRight w:val="0"/>
      <w:marTop w:val="0"/>
      <w:marBottom w:val="0"/>
      <w:divBdr>
        <w:top w:val="none" w:sz="0" w:space="0" w:color="auto"/>
        <w:left w:val="none" w:sz="0" w:space="0" w:color="auto"/>
        <w:bottom w:val="none" w:sz="0" w:space="0" w:color="auto"/>
        <w:right w:val="none" w:sz="0" w:space="0" w:color="auto"/>
      </w:divBdr>
    </w:div>
    <w:div w:id="28648617">
      <w:marLeft w:val="0"/>
      <w:marRight w:val="0"/>
      <w:marTop w:val="0"/>
      <w:marBottom w:val="0"/>
      <w:divBdr>
        <w:top w:val="none" w:sz="0" w:space="0" w:color="auto"/>
        <w:left w:val="none" w:sz="0" w:space="0" w:color="auto"/>
        <w:bottom w:val="none" w:sz="0" w:space="0" w:color="auto"/>
        <w:right w:val="none" w:sz="0" w:space="0" w:color="auto"/>
      </w:divBdr>
    </w:div>
    <w:div w:id="30768163">
      <w:marLeft w:val="0"/>
      <w:marRight w:val="0"/>
      <w:marTop w:val="0"/>
      <w:marBottom w:val="0"/>
      <w:divBdr>
        <w:top w:val="none" w:sz="0" w:space="0" w:color="auto"/>
        <w:left w:val="none" w:sz="0" w:space="0" w:color="auto"/>
        <w:bottom w:val="none" w:sz="0" w:space="0" w:color="auto"/>
        <w:right w:val="none" w:sz="0" w:space="0" w:color="auto"/>
      </w:divBdr>
    </w:div>
    <w:div w:id="31225668">
      <w:marLeft w:val="0"/>
      <w:marRight w:val="0"/>
      <w:marTop w:val="0"/>
      <w:marBottom w:val="0"/>
      <w:divBdr>
        <w:top w:val="none" w:sz="0" w:space="0" w:color="auto"/>
        <w:left w:val="none" w:sz="0" w:space="0" w:color="auto"/>
        <w:bottom w:val="none" w:sz="0" w:space="0" w:color="auto"/>
        <w:right w:val="none" w:sz="0" w:space="0" w:color="auto"/>
      </w:divBdr>
    </w:div>
    <w:div w:id="33775858">
      <w:marLeft w:val="0"/>
      <w:marRight w:val="0"/>
      <w:marTop w:val="0"/>
      <w:marBottom w:val="0"/>
      <w:divBdr>
        <w:top w:val="none" w:sz="0" w:space="0" w:color="auto"/>
        <w:left w:val="none" w:sz="0" w:space="0" w:color="auto"/>
        <w:bottom w:val="none" w:sz="0" w:space="0" w:color="auto"/>
        <w:right w:val="none" w:sz="0" w:space="0" w:color="auto"/>
      </w:divBdr>
    </w:div>
    <w:div w:id="35089317">
      <w:marLeft w:val="0"/>
      <w:marRight w:val="0"/>
      <w:marTop w:val="0"/>
      <w:marBottom w:val="0"/>
      <w:divBdr>
        <w:top w:val="none" w:sz="0" w:space="0" w:color="auto"/>
        <w:left w:val="none" w:sz="0" w:space="0" w:color="auto"/>
        <w:bottom w:val="none" w:sz="0" w:space="0" w:color="auto"/>
        <w:right w:val="none" w:sz="0" w:space="0" w:color="auto"/>
      </w:divBdr>
    </w:div>
    <w:div w:id="44764335">
      <w:marLeft w:val="0"/>
      <w:marRight w:val="0"/>
      <w:marTop w:val="0"/>
      <w:marBottom w:val="0"/>
      <w:divBdr>
        <w:top w:val="none" w:sz="0" w:space="0" w:color="auto"/>
        <w:left w:val="none" w:sz="0" w:space="0" w:color="auto"/>
        <w:bottom w:val="none" w:sz="0" w:space="0" w:color="auto"/>
        <w:right w:val="none" w:sz="0" w:space="0" w:color="auto"/>
      </w:divBdr>
    </w:div>
    <w:div w:id="47266839">
      <w:marLeft w:val="0"/>
      <w:marRight w:val="0"/>
      <w:marTop w:val="0"/>
      <w:marBottom w:val="0"/>
      <w:divBdr>
        <w:top w:val="none" w:sz="0" w:space="0" w:color="auto"/>
        <w:left w:val="none" w:sz="0" w:space="0" w:color="auto"/>
        <w:bottom w:val="none" w:sz="0" w:space="0" w:color="auto"/>
        <w:right w:val="none" w:sz="0" w:space="0" w:color="auto"/>
      </w:divBdr>
    </w:div>
    <w:div w:id="53702085">
      <w:marLeft w:val="0"/>
      <w:marRight w:val="0"/>
      <w:marTop w:val="0"/>
      <w:marBottom w:val="0"/>
      <w:divBdr>
        <w:top w:val="none" w:sz="0" w:space="0" w:color="auto"/>
        <w:left w:val="none" w:sz="0" w:space="0" w:color="auto"/>
        <w:bottom w:val="none" w:sz="0" w:space="0" w:color="auto"/>
        <w:right w:val="none" w:sz="0" w:space="0" w:color="auto"/>
      </w:divBdr>
    </w:div>
    <w:div w:id="53891152">
      <w:marLeft w:val="0"/>
      <w:marRight w:val="0"/>
      <w:marTop w:val="0"/>
      <w:marBottom w:val="0"/>
      <w:divBdr>
        <w:top w:val="none" w:sz="0" w:space="0" w:color="auto"/>
        <w:left w:val="none" w:sz="0" w:space="0" w:color="auto"/>
        <w:bottom w:val="none" w:sz="0" w:space="0" w:color="auto"/>
        <w:right w:val="none" w:sz="0" w:space="0" w:color="auto"/>
      </w:divBdr>
    </w:div>
    <w:div w:id="54279204">
      <w:marLeft w:val="0"/>
      <w:marRight w:val="0"/>
      <w:marTop w:val="0"/>
      <w:marBottom w:val="0"/>
      <w:divBdr>
        <w:top w:val="none" w:sz="0" w:space="0" w:color="auto"/>
        <w:left w:val="none" w:sz="0" w:space="0" w:color="auto"/>
        <w:bottom w:val="none" w:sz="0" w:space="0" w:color="auto"/>
        <w:right w:val="none" w:sz="0" w:space="0" w:color="auto"/>
      </w:divBdr>
    </w:div>
    <w:div w:id="60374055">
      <w:marLeft w:val="0"/>
      <w:marRight w:val="0"/>
      <w:marTop w:val="0"/>
      <w:marBottom w:val="0"/>
      <w:divBdr>
        <w:top w:val="none" w:sz="0" w:space="0" w:color="auto"/>
        <w:left w:val="none" w:sz="0" w:space="0" w:color="auto"/>
        <w:bottom w:val="none" w:sz="0" w:space="0" w:color="auto"/>
        <w:right w:val="none" w:sz="0" w:space="0" w:color="auto"/>
      </w:divBdr>
    </w:div>
    <w:div w:id="76296331">
      <w:marLeft w:val="0"/>
      <w:marRight w:val="0"/>
      <w:marTop w:val="0"/>
      <w:marBottom w:val="0"/>
      <w:divBdr>
        <w:top w:val="none" w:sz="0" w:space="0" w:color="auto"/>
        <w:left w:val="none" w:sz="0" w:space="0" w:color="auto"/>
        <w:bottom w:val="none" w:sz="0" w:space="0" w:color="auto"/>
        <w:right w:val="none" w:sz="0" w:space="0" w:color="auto"/>
      </w:divBdr>
    </w:div>
    <w:div w:id="80807024">
      <w:marLeft w:val="0"/>
      <w:marRight w:val="0"/>
      <w:marTop w:val="0"/>
      <w:marBottom w:val="0"/>
      <w:divBdr>
        <w:top w:val="none" w:sz="0" w:space="0" w:color="auto"/>
        <w:left w:val="none" w:sz="0" w:space="0" w:color="auto"/>
        <w:bottom w:val="none" w:sz="0" w:space="0" w:color="auto"/>
        <w:right w:val="none" w:sz="0" w:space="0" w:color="auto"/>
      </w:divBdr>
    </w:div>
    <w:div w:id="81532909">
      <w:marLeft w:val="0"/>
      <w:marRight w:val="0"/>
      <w:marTop w:val="0"/>
      <w:marBottom w:val="0"/>
      <w:divBdr>
        <w:top w:val="none" w:sz="0" w:space="0" w:color="auto"/>
        <w:left w:val="none" w:sz="0" w:space="0" w:color="auto"/>
        <w:bottom w:val="none" w:sz="0" w:space="0" w:color="auto"/>
        <w:right w:val="none" w:sz="0" w:space="0" w:color="auto"/>
      </w:divBdr>
    </w:div>
    <w:div w:id="89282751">
      <w:marLeft w:val="0"/>
      <w:marRight w:val="0"/>
      <w:marTop w:val="0"/>
      <w:marBottom w:val="0"/>
      <w:divBdr>
        <w:top w:val="none" w:sz="0" w:space="0" w:color="auto"/>
        <w:left w:val="none" w:sz="0" w:space="0" w:color="auto"/>
        <w:bottom w:val="none" w:sz="0" w:space="0" w:color="auto"/>
        <w:right w:val="none" w:sz="0" w:space="0" w:color="auto"/>
      </w:divBdr>
    </w:div>
    <w:div w:id="91972308">
      <w:marLeft w:val="0"/>
      <w:marRight w:val="0"/>
      <w:marTop w:val="0"/>
      <w:marBottom w:val="0"/>
      <w:divBdr>
        <w:top w:val="none" w:sz="0" w:space="0" w:color="auto"/>
        <w:left w:val="none" w:sz="0" w:space="0" w:color="auto"/>
        <w:bottom w:val="none" w:sz="0" w:space="0" w:color="auto"/>
        <w:right w:val="none" w:sz="0" w:space="0" w:color="auto"/>
      </w:divBdr>
    </w:div>
    <w:div w:id="98643028">
      <w:marLeft w:val="0"/>
      <w:marRight w:val="0"/>
      <w:marTop w:val="0"/>
      <w:marBottom w:val="0"/>
      <w:divBdr>
        <w:top w:val="none" w:sz="0" w:space="0" w:color="auto"/>
        <w:left w:val="none" w:sz="0" w:space="0" w:color="auto"/>
        <w:bottom w:val="none" w:sz="0" w:space="0" w:color="auto"/>
        <w:right w:val="none" w:sz="0" w:space="0" w:color="auto"/>
      </w:divBdr>
    </w:div>
    <w:div w:id="99028099">
      <w:marLeft w:val="0"/>
      <w:marRight w:val="0"/>
      <w:marTop w:val="0"/>
      <w:marBottom w:val="0"/>
      <w:divBdr>
        <w:top w:val="none" w:sz="0" w:space="0" w:color="auto"/>
        <w:left w:val="none" w:sz="0" w:space="0" w:color="auto"/>
        <w:bottom w:val="none" w:sz="0" w:space="0" w:color="auto"/>
        <w:right w:val="none" w:sz="0" w:space="0" w:color="auto"/>
      </w:divBdr>
    </w:div>
    <w:div w:id="101927230">
      <w:marLeft w:val="0"/>
      <w:marRight w:val="0"/>
      <w:marTop w:val="0"/>
      <w:marBottom w:val="0"/>
      <w:divBdr>
        <w:top w:val="none" w:sz="0" w:space="0" w:color="auto"/>
        <w:left w:val="none" w:sz="0" w:space="0" w:color="auto"/>
        <w:bottom w:val="none" w:sz="0" w:space="0" w:color="auto"/>
        <w:right w:val="none" w:sz="0" w:space="0" w:color="auto"/>
      </w:divBdr>
    </w:div>
    <w:div w:id="117921689">
      <w:marLeft w:val="0"/>
      <w:marRight w:val="0"/>
      <w:marTop w:val="0"/>
      <w:marBottom w:val="0"/>
      <w:divBdr>
        <w:top w:val="none" w:sz="0" w:space="0" w:color="auto"/>
        <w:left w:val="none" w:sz="0" w:space="0" w:color="auto"/>
        <w:bottom w:val="none" w:sz="0" w:space="0" w:color="auto"/>
        <w:right w:val="none" w:sz="0" w:space="0" w:color="auto"/>
      </w:divBdr>
    </w:div>
    <w:div w:id="121192690">
      <w:marLeft w:val="0"/>
      <w:marRight w:val="0"/>
      <w:marTop w:val="0"/>
      <w:marBottom w:val="0"/>
      <w:divBdr>
        <w:top w:val="none" w:sz="0" w:space="0" w:color="auto"/>
        <w:left w:val="none" w:sz="0" w:space="0" w:color="auto"/>
        <w:bottom w:val="none" w:sz="0" w:space="0" w:color="auto"/>
        <w:right w:val="none" w:sz="0" w:space="0" w:color="auto"/>
      </w:divBdr>
    </w:div>
    <w:div w:id="130636583">
      <w:marLeft w:val="0"/>
      <w:marRight w:val="0"/>
      <w:marTop w:val="0"/>
      <w:marBottom w:val="0"/>
      <w:divBdr>
        <w:top w:val="none" w:sz="0" w:space="0" w:color="auto"/>
        <w:left w:val="none" w:sz="0" w:space="0" w:color="auto"/>
        <w:bottom w:val="none" w:sz="0" w:space="0" w:color="auto"/>
        <w:right w:val="none" w:sz="0" w:space="0" w:color="auto"/>
      </w:divBdr>
    </w:div>
    <w:div w:id="150101871">
      <w:marLeft w:val="0"/>
      <w:marRight w:val="0"/>
      <w:marTop w:val="0"/>
      <w:marBottom w:val="0"/>
      <w:divBdr>
        <w:top w:val="none" w:sz="0" w:space="0" w:color="auto"/>
        <w:left w:val="none" w:sz="0" w:space="0" w:color="auto"/>
        <w:bottom w:val="none" w:sz="0" w:space="0" w:color="auto"/>
        <w:right w:val="none" w:sz="0" w:space="0" w:color="auto"/>
      </w:divBdr>
    </w:div>
    <w:div w:id="154994798">
      <w:marLeft w:val="0"/>
      <w:marRight w:val="0"/>
      <w:marTop w:val="0"/>
      <w:marBottom w:val="0"/>
      <w:divBdr>
        <w:top w:val="none" w:sz="0" w:space="0" w:color="auto"/>
        <w:left w:val="none" w:sz="0" w:space="0" w:color="auto"/>
        <w:bottom w:val="none" w:sz="0" w:space="0" w:color="auto"/>
        <w:right w:val="none" w:sz="0" w:space="0" w:color="auto"/>
      </w:divBdr>
    </w:div>
    <w:div w:id="155416842">
      <w:marLeft w:val="0"/>
      <w:marRight w:val="0"/>
      <w:marTop w:val="0"/>
      <w:marBottom w:val="0"/>
      <w:divBdr>
        <w:top w:val="none" w:sz="0" w:space="0" w:color="auto"/>
        <w:left w:val="none" w:sz="0" w:space="0" w:color="auto"/>
        <w:bottom w:val="none" w:sz="0" w:space="0" w:color="auto"/>
        <w:right w:val="none" w:sz="0" w:space="0" w:color="auto"/>
      </w:divBdr>
    </w:div>
    <w:div w:id="173693127">
      <w:marLeft w:val="0"/>
      <w:marRight w:val="0"/>
      <w:marTop w:val="0"/>
      <w:marBottom w:val="0"/>
      <w:divBdr>
        <w:top w:val="none" w:sz="0" w:space="0" w:color="auto"/>
        <w:left w:val="none" w:sz="0" w:space="0" w:color="auto"/>
        <w:bottom w:val="none" w:sz="0" w:space="0" w:color="auto"/>
        <w:right w:val="none" w:sz="0" w:space="0" w:color="auto"/>
      </w:divBdr>
    </w:div>
    <w:div w:id="174854977">
      <w:marLeft w:val="0"/>
      <w:marRight w:val="0"/>
      <w:marTop w:val="0"/>
      <w:marBottom w:val="0"/>
      <w:divBdr>
        <w:top w:val="none" w:sz="0" w:space="0" w:color="auto"/>
        <w:left w:val="none" w:sz="0" w:space="0" w:color="auto"/>
        <w:bottom w:val="none" w:sz="0" w:space="0" w:color="auto"/>
        <w:right w:val="none" w:sz="0" w:space="0" w:color="auto"/>
      </w:divBdr>
    </w:div>
    <w:div w:id="175507741">
      <w:marLeft w:val="0"/>
      <w:marRight w:val="0"/>
      <w:marTop w:val="0"/>
      <w:marBottom w:val="0"/>
      <w:divBdr>
        <w:top w:val="none" w:sz="0" w:space="0" w:color="auto"/>
        <w:left w:val="none" w:sz="0" w:space="0" w:color="auto"/>
        <w:bottom w:val="none" w:sz="0" w:space="0" w:color="auto"/>
        <w:right w:val="none" w:sz="0" w:space="0" w:color="auto"/>
      </w:divBdr>
    </w:div>
    <w:div w:id="194117756">
      <w:marLeft w:val="0"/>
      <w:marRight w:val="0"/>
      <w:marTop w:val="0"/>
      <w:marBottom w:val="0"/>
      <w:divBdr>
        <w:top w:val="none" w:sz="0" w:space="0" w:color="auto"/>
        <w:left w:val="none" w:sz="0" w:space="0" w:color="auto"/>
        <w:bottom w:val="none" w:sz="0" w:space="0" w:color="auto"/>
        <w:right w:val="none" w:sz="0" w:space="0" w:color="auto"/>
      </w:divBdr>
    </w:div>
    <w:div w:id="196237464">
      <w:marLeft w:val="0"/>
      <w:marRight w:val="0"/>
      <w:marTop w:val="0"/>
      <w:marBottom w:val="0"/>
      <w:divBdr>
        <w:top w:val="none" w:sz="0" w:space="0" w:color="auto"/>
        <w:left w:val="none" w:sz="0" w:space="0" w:color="auto"/>
        <w:bottom w:val="none" w:sz="0" w:space="0" w:color="auto"/>
        <w:right w:val="none" w:sz="0" w:space="0" w:color="auto"/>
      </w:divBdr>
    </w:div>
    <w:div w:id="200554389">
      <w:marLeft w:val="0"/>
      <w:marRight w:val="0"/>
      <w:marTop w:val="0"/>
      <w:marBottom w:val="0"/>
      <w:divBdr>
        <w:top w:val="none" w:sz="0" w:space="0" w:color="auto"/>
        <w:left w:val="none" w:sz="0" w:space="0" w:color="auto"/>
        <w:bottom w:val="none" w:sz="0" w:space="0" w:color="auto"/>
        <w:right w:val="none" w:sz="0" w:space="0" w:color="auto"/>
      </w:divBdr>
    </w:div>
    <w:div w:id="209804290">
      <w:marLeft w:val="0"/>
      <w:marRight w:val="150"/>
      <w:marTop w:val="0"/>
      <w:marBottom w:val="0"/>
      <w:divBdr>
        <w:top w:val="none" w:sz="0" w:space="0" w:color="auto"/>
        <w:left w:val="none" w:sz="0" w:space="0" w:color="auto"/>
        <w:bottom w:val="none" w:sz="0" w:space="0" w:color="auto"/>
        <w:right w:val="none" w:sz="0" w:space="0" w:color="auto"/>
      </w:divBdr>
      <w:divsChild>
        <w:div w:id="1924945169">
          <w:marLeft w:val="0"/>
          <w:marRight w:val="150"/>
          <w:marTop w:val="0"/>
          <w:marBottom w:val="0"/>
          <w:divBdr>
            <w:top w:val="none" w:sz="0" w:space="0" w:color="auto"/>
            <w:left w:val="none" w:sz="0" w:space="0" w:color="auto"/>
            <w:bottom w:val="none" w:sz="0" w:space="0" w:color="auto"/>
            <w:right w:val="none" w:sz="0" w:space="0" w:color="auto"/>
          </w:divBdr>
        </w:div>
      </w:divsChild>
    </w:div>
    <w:div w:id="230313205">
      <w:marLeft w:val="0"/>
      <w:marRight w:val="0"/>
      <w:marTop w:val="0"/>
      <w:marBottom w:val="0"/>
      <w:divBdr>
        <w:top w:val="none" w:sz="0" w:space="0" w:color="auto"/>
        <w:left w:val="none" w:sz="0" w:space="0" w:color="auto"/>
        <w:bottom w:val="none" w:sz="0" w:space="0" w:color="auto"/>
        <w:right w:val="none" w:sz="0" w:space="0" w:color="auto"/>
      </w:divBdr>
    </w:div>
    <w:div w:id="230772569">
      <w:marLeft w:val="0"/>
      <w:marRight w:val="0"/>
      <w:marTop w:val="0"/>
      <w:marBottom w:val="0"/>
      <w:divBdr>
        <w:top w:val="none" w:sz="0" w:space="0" w:color="auto"/>
        <w:left w:val="none" w:sz="0" w:space="0" w:color="auto"/>
        <w:bottom w:val="none" w:sz="0" w:space="0" w:color="auto"/>
        <w:right w:val="none" w:sz="0" w:space="0" w:color="auto"/>
      </w:divBdr>
    </w:div>
    <w:div w:id="231620108">
      <w:marLeft w:val="0"/>
      <w:marRight w:val="150"/>
      <w:marTop w:val="0"/>
      <w:marBottom w:val="0"/>
      <w:divBdr>
        <w:top w:val="none" w:sz="0" w:space="0" w:color="auto"/>
        <w:left w:val="none" w:sz="0" w:space="0" w:color="auto"/>
        <w:bottom w:val="none" w:sz="0" w:space="0" w:color="auto"/>
        <w:right w:val="none" w:sz="0" w:space="0" w:color="auto"/>
      </w:divBdr>
      <w:divsChild>
        <w:div w:id="505827180">
          <w:marLeft w:val="0"/>
          <w:marRight w:val="150"/>
          <w:marTop w:val="0"/>
          <w:marBottom w:val="0"/>
          <w:divBdr>
            <w:top w:val="none" w:sz="0" w:space="0" w:color="auto"/>
            <w:left w:val="none" w:sz="0" w:space="0" w:color="auto"/>
            <w:bottom w:val="none" w:sz="0" w:space="0" w:color="auto"/>
            <w:right w:val="none" w:sz="0" w:space="0" w:color="auto"/>
          </w:divBdr>
        </w:div>
      </w:divsChild>
    </w:div>
    <w:div w:id="235743255">
      <w:marLeft w:val="0"/>
      <w:marRight w:val="0"/>
      <w:marTop w:val="0"/>
      <w:marBottom w:val="0"/>
      <w:divBdr>
        <w:top w:val="none" w:sz="0" w:space="0" w:color="auto"/>
        <w:left w:val="none" w:sz="0" w:space="0" w:color="auto"/>
        <w:bottom w:val="none" w:sz="0" w:space="0" w:color="auto"/>
        <w:right w:val="none" w:sz="0" w:space="0" w:color="auto"/>
      </w:divBdr>
    </w:div>
    <w:div w:id="239758556">
      <w:marLeft w:val="0"/>
      <w:marRight w:val="0"/>
      <w:marTop w:val="0"/>
      <w:marBottom w:val="0"/>
      <w:divBdr>
        <w:top w:val="none" w:sz="0" w:space="0" w:color="auto"/>
        <w:left w:val="none" w:sz="0" w:space="0" w:color="auto"/>
        <w:bottom w:val="none" w:sz="0" w:space="0" w:color="auto"/>
        <w:right w:val="none" w:sz="0" w:space="0" w:color="auto"/>
      </w:divBdr>
    </w:div>
    <w:div w:id="242960746">
      <w:marLeft w:val="0"/>
      <w:marRight w:val="0"/>
      <w:marTop w:val="0"/>
      <w:marBottom w:val="0"/>
      <w:divBdr>
        <w:top w:val="none" w:sz="0" w:space="0" w:color="auto"/>
        <w:left w:val="none" w:sz="0" w:space="0" w:color="auto"/>
        <w:bottom w:val="none" w:sz="0" w:space="0" w:color="auto"/>
        <w:right w:val="none" w:sz="0" w:space="0" w:color="auto"/>
      </w:divBdr>
    </w:div>
    <w:div w:id="253246657">
      <w:marLeft w:val="0"/>
      <w:marRight w:val="0"/>
      <w:marTop w:val="0"/>
      <w:marBottom w:val="0"/>
      <w:divBdr>
        <w:top w:val="none" w:sz="0" w:space="0" w:color="auto"/>
        <w:left w:val="none" w:sz="0" w:space="0" w:color="auto"/>
        <w:bottom w:val="none" w:sz="0" w:space="0" w:color="auto"/>
        <w:right w:val="none" w:sz="0" w:space="0" w:color="auto"/>
      </w:divBdr>
    </w:div>
    <w:div w:id="269439791">
      <w:marLeft w:val="0"/>
      <w:marRight w:val="0"/>
      <w:marTop w:val="0"/>
      <w:marBottom w:val="0"/>
      <w:divBdr>
        <w:top w:val="none" w:sz="0" w:space="0" w:color="auto"/>
        <w:left w:val="none" w:sz="0" w:space="0" w:color="auto"/>
        <w:bottom w:val="none" w:sz="0" w:space="0" w:color="auto"/>
        <w:right w:val="none" w:sz="0" w:space="0" w:color="auto"/>
      </w:divBdr>
    </w:div>
    <w:div w:id="269705223">
      <w:bodyDiv w:val="1"/>
      <w:marLeft w:val="0"/>
      <w:marRight w:val="0"/>
      <w:marTop w:val="0"/>
      <w:marBottom w:val="0"/>
      <w:divBdr>
        <w:top w:val="none" w:sz="0" w:space="0" w:color="auto"/>
        <w:left w:val="none" w:sz="0" w:space="0" w:color="auto"/>
        <w:bottom w:val="none" w:sz="0" w:space="0" w:color="auto"/>
        <w:right w:val="none" w:sz="0" w:space="0" w:color="auto"/>
      </w:divBdr>
    </w:div>
    <w:div w:id="271984102">
      <w:marLeft w:val="0"/>
      <w:marRight w:val="0"/>
      <w:marTop w:val="0"/>
      <w:marBottom w:val="0"/>
      <w:divBdr>
        <w:top w:val="none" w:sz="0" w:space="0" w:color="auto"/>
        <w:left w:val="none" w:sz="0" w:space="0" w:color="auto"/>
        <w:bottom w:val="none" w:sz="0" w:space="0" w:color="auto"/>
        <w:right w:val="none" w:sz="0" w:space="0" w:color="auto"/>
      </w:divBdr>
    </w:div>
    <w:div w:id="277493438">
      <w:marLeft w:val="0"/>
      <w:marRight w:val="0"/>
      <w:marTop w:val="0"/>
      <w:marBottom w:val="0"/>
      <w:divBdr>
        <w:top w:val="none" w:sz="0" w:space="0" w:color="auto"/>
        <w:left w:val="none" w:sz="0" w:space="0" w:color="auto"/>
        <w:bottom w:val="none" w:sz="0" w:space="0" w:color="auto"/>
        <w:right w:val="none" w:sz="0" w:space="0" w:color="auto"/>
      </w:divBdr>
    </w:div>
    <w:div w:id="279991372">
      <w:marLeft w:val="0"/>
      <w:marRight w:val="0"/>
      <w:marTop w:val="0"/>
      <w:marBottom w:val="0"/>
      <w:divBdr>
        <w:top w:val="none" w:sz="0" w:space="0" w:color="auto"/>
        <w:left w:val="none" w:sz="0" w:space="0" w:color="auto"/>
        <w:bottom w:val="none" w:sz="0" w:space="0" w:color="auto"/>
        <w:right w:val="none" w:sz="0" w:space="0" w:color="auto"/>
      </w:divBdr>
    </w:div>
    <w:div w:id="289939521">
      <w:marLeft w:val="0"/>
      <w:marRight w:val="0"/>
      <w:marTop w:val="0"/>
      <w:marBottom w:val="0"/>
      <w:divBdr>
        <w:top w:val="none" w:sz="0" w:space="0" w:color="auto"/>
        <w:left w:val="none" w:sz="0" w:space="0" w:color="auto"/>
        <w:bottom w:val="none" w:sz="0" w:space="0" w:color="auto"/>
        <w:right w:val="none" w:sz="0" w:space="0" w:color="auto"/>
      </w:divBdr>
    </w:div>
    <w:div w:id="292294100">
      <w:marLeft w:val="0"/>
      <w:marRight w:val="0"/>
      <w:marTop w:val="0"/>
      <w:marBottom w:val="0"/>
      <w:divBdr>
        <w:top w:val="none" w:sz="0" w:space="0" w:color="auto"/>
        <w:left w:val="none" w:sz="0" w:space="0" w:color="auto"/>
        <w:bottom w:val="none" w:sz="0" w:space="0" w:color="auto"/>
        <w:right w:val="none" w:sz="0" w:space="0" w:color="auto"/>
      </w:divBdr>
    </w:div>
    <w:div w:id="293751400">
      <w:marLeft w:val="0"/>
      <w:marRight w:val="0"/>
      <w:marTop w:val="0"/>
      <w:marBottom w:val="0"/>
      <w:divBdr>
        <w:top w:val="none" w:sz="0" w:space="0" w:color="auto"/>
        <w:left w:val="none" w:sz="0" w:space="0" w:color="auto"/>
        <w:bottom w:val="none" w:sz="0" w:space="0" w:color="auto"/>
        <w:right w:val="none" w:sz="0" w:space="0" w:color="auto"/>
      </w:divBdr>
    </w:div>
    <w:div w:id="316305497">
      <w:marLeft w:val="0"/>
      <w:marRight w:val="0"/>
      <w:marTop w:val="0"/>
      <w:marBottom w:val="0"/>
      <w:divBdr>
        <w:top w:val="none" w:sz="0" w:space="0" w:color="auto"/>
        <w:left w:val="none" w:sz="0" w:space="0" w:color="auto"/>
        <w:bottom w:val="none" w:sz="0" w:space="0" w:color="auto"/>
        <w:right w:val="none" w:sz="0" w:space="0" w:color="auto"/>
      </w:divBdr>
    </w:div>
    <w:div w:id="322439257">
      <w:marLeft w:val="0"/>
      <w:marRight w:val="0"/>
      <w:marTop w:val="0"/>
      <w:marBottom w:val="0"/>
      <w:divBdr>
        <w:top w:val="none" w:sz="0" w:space="0" w:color="auto"/>
        <w:left w:val="none" w:sz="0" w:space="0" w:color="auto"/>
        <w:bottom w:val="none" w:sz="0" w:space="0" w:color="auto"/>
        <w:right w:val="none" w:sz="0" w:space="0" w:color="auto"/>
      </w:divBdr>
    </w:div>
    <w:div w:id="331104536">
      <w:marLeft w:val="0"/>
      <w:marRight w:val="150"/>
      <w:marTop w:val="0"/>
      <w:marBottom w:val="0"/>
      <w:divBdr>
        <w:top w:val="none" w:sz="0" w:space="0" w:color="auto"/>
        <w:left w:val="none" w:sz="0" w:space="0" w:color="auto"/>
        <w:bottom w:val="none" w:sz="0" w:space="0" w:color="auto"/>
        <w:right w:val="none" w:sz="0" w:space="0" w:color="auto"/>
      </w:divBdr>
      <w:divsChild>
        <w:div w:id="1500003182">
          <w:marLeft w:val="0"/>
          <w:marRight w:val="150"/>
          <w:marTop w:val="0"/>
          <w:marBottom w:val="0"/>
          <w:divBdr>
            <w:top w:val="none" w:sz="0" w:space="0" w:color="auto"/>
            <w:left w:val="none" w:sz="0" w:space="0" w:color="auto"/>
            <w:bottom w:val="none" w:sz="0" w:space="0" w:color="auto"/>
            <w:right w:val="none" w:sz="0" w:space="0" w:color="auto"/>
          </w:divBdr>
        </w:div>
      </w:divsChild>
    </w:div>
    <w:div w:id="339965012">
      <w:marLeft w:val="0"/>
      <w:marRight w:val="0"/>
      <w:marTop w:val="0"/>
      <w:marBottom w:val="0"/>
      <w:divBdr>
        <w:top w:val="none" w:sz="0" w:space="0" w:color="auto"/>
        <w:left w:val="none" w:sz="0" w:space="0" w:color="auto"/>
        <w:bottom w:val="none" w:sz="0" w:space="0" w:color="auto"/>
        <w:right w:val="none" w:sz="0" w:space="0" w:color="auto"/>
      </w:divBdr>
    </w:div>
    <w:div w:id="357971304">
      <w:marLeft w:val="0"/>
      <w:marRight w:val="0"/>
      <w:marTop w:val="0"/>
      <w:marBottom w:val="0"/>
      <w:divBdr>
        <w:top w:val="none" w:sz="0" w:space="0" w:color="auto"/>
        <w:left w:val="none" w:sz="0" w:space="0" w:color="auto"/>
        <w:bottom w:val="none" w:sz="0" w:space="0" w:color="auto"/>
        <w:right w:val="none" w:sz="0" w:space="0" w:color="auto"/>
      </w:divBdr>
    </w:div>
    <w:div w:id="359597138">
      <w:marLeft w:val="0"/>
      <w:marRight w:val="0"/>
      <w:marTop w:val="0"/>
      <w:marBottom w:val="0"/>
      <w:divBdr>
        <w:top w:val="none" w:sz="0" w:space="0" w:color="auto"/>
        <w:left w:val="none" w:sz="0" w:space="0" w:color="auto"/>
        <w:bottom w:val="none" w:sz="0" w:space="0" w:color="auto"/>
        <w:right w:val="none" w:sz="0" w:space="0" w:color="auto"/>
      </w:divBdr>
    </w:div>
    <w:div w:id="364526864">
      <w:marLeft w:val="0"/>
      <w:marRight w:val="0"/>
      <w:marTop w:val="0"/>
      <w:marBottom w:val="0"/>
      <w:divBdr>
        <w:top w:val="none" w:sz="0" w:space="0" w:color="auto"/>
        <w:left w:val="none" w:sz="0" w:space="0" w:color="auto"/>
        <w:bottom w:val="none" w:sz="0" w:space="0" w:color="auto"/>
        <w:right w:val="none" w:sz="0" w:space="0" w:color="auto"/>
      </w:divBdr>
    </w:div>
    <w:div w:id="368382822">
      <w:marLeft w:val="0"/>
      <w:marRight w:val="0"/>
      <w:marTop w:val="0"/>
      <w:marBottom w:val="0"/>
      <w:divBdr>
        <w:top w:val="none" w:sz="0" w:space="0" w:color="auto"/>
        <w:left w:val="none" w:sz="0" w:space="0" w:color="auto"/>
        <w:bottom w:val="none" w:sz="0" w:space="0" w:color="auto"/>
        <w:right w:val="none" w:sz="0" w:space="0" w:color="auto"/>
      </w:divBdr>
    </w:div>
    <w:div w:id="372266473">
      <w:marLeft w:val="0"/>
      <w:marRight w:val="0"/>
      <w:marTop w:val="0"/>
      <w:marBottom w:val="0"/>
      <w:divBdr>
        <w:top w:val="none" w:sz="0" w:space="0" w:color="auto"/>
        <w:left w:val="none" w:sz="0" w:space="0" w:color="auto"/>
        <w:bottom w:val="none" w:sz="0" w:space="0" w:color="auto"/>
        <w:right w:val="none" w:sz="0" w:space="0" w:color="auto"/>
      </w:divBdr>
    </w:div>
    <w:div w:id="384110170">
      <w:marLeft w:val="0"/>
      <w:marRight w:val="0"/>
      <w:marTop w:val="0"/>
      <w:marBottom w:val="0"/>
      <w:divBdr>
        <w:top w:val="none" w:sz="0" w:space="0" w:color="auto"/>
        <w:left w:val="none" w:sz="0" w:space="0" w:color="auto"/>
        <w:bottom w:val="none" w:sz="0" w:space="0" w:color="auto"/>
        <w:right w:val="none" w:sz="0" w:space="0" w:color="auto"/>
      </w:divBdr>
    </w:div>
    <w:div w:id="401878085">
      <w:marLeft w:val="0"/>
      <w:marRight w:val="0"/>
      <w:marTop w:val="0"/>
      <w:marBottom w:val="0"/>
      <w:divBdr>
        <w:top w:val="none" w:sz="0" w:space="0" w:color="auto"/>
        <w:left w:val="none" w:sz="0" w:space="0" w:color="auto"/>
        <w:bottom w:val="none" w:sz="0" w:space="0" w:color="auto"/>
        <w:right w:val="none" w:sz="0" w:space="0" w:color="auto"/>
      </w:divBdr>
    </w:div>
    <w:div w:id="402064687">
      <w:marLeft w:val="0"/>
      <w:marRight w:val="0"/>
      <w:marTop w:val="0"/>
      <w:marBottom w:val="0"/>
      <w:divBdr>
        <w:top w:val="none" w:sz="0" w:space="0" w:color="auto"/>
        <w:left w:val="none" w:sz="0" w:space="0" w:color="auto"/>
        <w:bottom w:val="none" w:sz="0" w:space="0" w:color="auto"/>
        <w:right w:val="none" w:sz="0" w:space="0" w:color="auto"/>
      </w:divBdr>
    </w:div>
    <w:div w:id="409159100">
      <w:marLeft w:val="0"/>
      <w:marRight w:val="0"/>
      <w:marTop w:val="0"/>
      <w:marBottom w:val="0"/>
      <w:divBdr>
        <w:top w:val="none" w:sz="0" w:space="0" w:color="auto"/>
        <w:left w:val="none" w:sz="0" w:space="0" w:color="auto"/>
        <w:bottom w:val="none" w:sz="0" w:space="0" w:color="auto"/>
        <w:right w:val="none" w:sz="0" w:space="0" w:color="auto"/>
      </w:divBdr>
    </w:div>
    <w:div w:id="410587247">
      <w:marLeft w:val="0"/>
      <w:marRight w:val="0"/>
      <w:marTop w:val="0"/>
      <w:marBottom w:val="0"/>
      <w:divBdr>
        <w:top w:val="none" w:sz="0" w:space="0" w:color="auto"/>
        <w:left w:val="none" w:sz="0" w:space="0" w:color="auto"/>
        <w:bottom w:val="none" w:sz="0" w:space="0" w:color="auto"/>
        <w:right w:val="none" w:sz="0" w:space="0" w:color="auto"/>
      </w:divBdr>
    </w:div>
    <w:div w:id="415371385">
      <w:marLeft w:val="0"/>
      <w:marRight w:val="0"/>
      <w:marTop w:val="0"/>
      <w:marBottom w:val="0"/>
      <w:divBdr>
        <w:top w:val="none" w:sz="0" w:space="0" w:color="auto"/>
        <w:left w:val="none" w:sz="0" w:space="0" w:color="auto"/>
        <w:bottom w:val="none" w:sz="0" w:space="0" w:color="auto"/>
        <w:right w:val="none" w:sz="0" w:space="0" w:color="auto"/>
      </w:divBdr>
    </w:div>
    <w:div w:id="418794138">
      <w:marLeft w:val="0"/>
      <w:marRight w:val="0"/>
      <w:marTop w:val="0"/>
      <w:marBottom w:val="0"/>
      <w:divBdr>
        <w:top w:val="none" w:sz="0" w:space="0" w:color="auto"/>
        <w:left w:val="none" w:sz="0" w:space="0" w:color="auto"/>
        <w:bottom w:val="none" w:sz="0" w:space="0" w:color="auto"/>
        <w:right w:val="none" w:sz="0" w:space="0" w:color="auto"/>
      </w:divBdr>
    </w:div>
    <w:div w:id="432944333">
      <w:marLeft w:val="0"/>
      <w:marRight w:val="0"/>
      <w:marTop w:val="0"/>
      <w:marBottom w:val="0"/>
      <w:divBdr>
        <w:top w:val="none" w:sz="0" w:space="0" w:color="auto"/>
        <w:left w:val="none" w:sz="0" w:space="0" w:color="auto"/>
        <w:bottom w:val="none" w:sz="0" w:space="0" w:color="auto"/>
        <w:right w:val="none" w:sz="0" w:space="0" w:color="auto"/>
      </w:divBdr>
    </w:div>
    <w:div w:id="452098570">
      <w:marLeft w:val="0"/>
      <w:marRight w:val="0"/>
      <w:marTop w:val="0"/>
      <w:marBottom w:val="0"/>
      <w:divBdr>
        <w:top w:val="none" w:sz="0" w:space="0" w:color="auto"/>
        <w:left w:val="none" w:sz="0" w:space="0" w:color="auto"/>
        <w:bottom w:val="none" w:sz="0" w:space="0" w:color="auto"/>
        <w:right w:val="none" w:sz="0" w:space="0" w:color="auto"/>
      </w:divBdr>
    </w:div>
    <w:div w:id="456072202">
      <w:marLeft w:val="0"/>
      <w:marRight w:val="0"/>
      <w:marTop w:val="0"/>
      <w:marBottom w:val="0"/>
      <w:divBdr>
        <w:top w:val="none" w:sz="0" w:space="0" w:color="auto"/>
        <w:left w:val="none" w:sz="0" w:space="0" w:color="auto"/>
        <w:bottom w:val="none" w:sz="0" w:space="0" w:color="auto"/>
        <w:right w:val="none" w:sz="0" w:space="0" w:color="auto"/>
      </w:divBdr>
    </w:div>
    <w:div w:id="459112349">
      <w:marLeft w:val="0"/>
      <w:marRight w:val="0"/>
      <w:marTop w:val="0"/>
      <w:marBottom w:val="0"/>
      <w:divBdr>
        <w:top w:val="none" w:sz="0" w:space="0" w:color="auto"/>
        <w:left w:val="none" w:sz="0" w:space="0" w:color="auto"/>
        <w:bottom w:val="none" w:sz="0" w:space="0" w:color="auto"/>
        <w:right w:val="none" w:sz="0" w:space="0" w:color="auto"/>
      </w:divBdr>
    </w:div>
    <w:div w:id="464857496">
      <w:marLeft w:val="0"/>
      <w:marRight w:val="0"/>
      <w:marTop w:val="0"/>
      <w:marBottom w:val="0"/>
      <w:divBdr>
        <w:top w:val="none" w:sz="0" w:space="0" w:color="auto"/>
        <w:left w:val="none" w:sz="0" w:space="0" w:color="auto"/>
        <w:bottom w:val="none" w:sz="0" w:space="0" w:color="auto"/>
        <w:right w:val="none" w:sz="0" w:space="0" w:color="auto"/>
      </w:divBdr>
    </w:div>
    <w:div w:id="489057342">
      <w:marLeft w:val="0"/>
      <w:marRight w:val="0"/>
      <w:marTop w:val="0"/>
      <w:marBottom w:val="0"/>
      <w:divBdr>
        <w:top w:val="none" w:sz="0" w:space="0" w:color="auto"/>
        <w:left w:val="none" w:sz="0" w:space="0" w:color="auto"/>
        <w:bottom w:val="none" w:sz="0" w:space="0" w:color="auto"/>
        <w:right w:val="none" w:sz="0" w:space="0" w:color="auto"/>
      </w:divBdr>
    </w:div>
    <w:div w:id="492180611">
      <w:marLeft w:val="0"/>
      <w:marRight w:val="0"/>
      <w:marTop w:val="0"/>
      <w:marBottom w:val="0"/>
      <w:divBdr>
        <w:top w:val="none" w:sz="0" w:space="0" w:color="auto"/>
        <w:left w:val="none" w:sz="0" w:space="0" w:color="auto"/>
        <w:bottom w:val="none" w:sz="0" w:space="0" w:color="auto"/>
        <w:right w:val="none" w:sz="0" w:space="0" w:color="auto"/>
      </w:divBdr>
    </w:div>
    <w:div w:id="492379337">
      <w:marLeft w:val="0"/>
      <w:marRight w:val="0"/>
      <w:marTop w:val="0"/>
      <w:marBottom w:val="0"/>
      <w:divBdr>
        <w:top w:val="none" w:sz="0" w:space="0" w:color="auto"/>
        <w:left w:val="none" w:sz="0" w:space="0" w:color="auto"/>
        <w:bottom w:val="none" w:sz="0" w:space="0" w:color="auto"/>
        <w:right w:val="none" w:sz="0" w:space="0" w:color="auto"/>
      </w:divBdr>
    </w:div>
    <w:div w:id="508640397">
      <w:marLeft w:val="0"/>
      <w:marRight w:val="0"/>
      <w:marTop w:val="0"/>
      <w:marBottom w:val="0"/>
      <w:divBdr>
        <w:top w:val="none" w:sz="0" w:space="0" w:color="auto"/>
        <w:left w:val="none" w:sz="0" w:space="0" w:color="auto"/>
        <w:bottom w:val="none" w:sz="0" w:space="0" w:color="auto"/>
        <w:right w:val="none" w:sz="0" w:space="0" w:color="auto"/>
      </w:divBdr>
    </w:div>
    <w:div w:id="512112242">
      <w:marLeft w:val="0"/>
      <w:marRight w:val="0"/>
      <w:marTop w:val="0"/>
      <w:marBottom w:val="0"/>
      <w:divBdr>
        <w:top w:val="none" w:sz="0" w:space="0" w:color="auto"/>
        <w:left w:val="none" w:sz="0" w:space="0" w:color="auto"/>
        <w:bottom w:val="none" w:sz="0" w:space="0" w:color="auto"/>
        <w:right w:val="none" w:sz="0" w:space="0" w:color="auto"/>
      </w:divBdr>
    </w:div>
    <w:div w:id="515077267">
      <w:marLeft w:val="0"/>
      <w:marRight w:val="0"/>
      <w:marTop w:val="0"/>
      <w:marBottom w:val="0"/>
      <w:divBdr>
        <w:top w:val="none" w:sz="0" w:space="0" w:color="auto"/>
        <w:left w:val="none" w:sz="0" w:space="0" w:color="auto"/>
        <w:bottom w:val="none" w:sz="0" w:space="0" w:color="auto"/>
        <w:right w:val="none" w:sz="0" w:space="0" w:color="auto"/>
      </w:divBdr>
    </w:div>
    <w:div w:id="519198629">
      <w:marLeft w:val="0"/>
      <w:marRight w:val="0"/>
      <w:marTop w:val="0"/>
      <w:marBottom w:val="0"/>
      <w:divBdr>
        <w:top w:val="none" w:sz="0" w:space="0" w:color="auto"/>
        <w:left w:val="none" w:sz="0" w:space="0" w:color="auto"/>
        <w:bottom w:val="none" w:sz="0" w:space="0" w:color="auto"/>
        <w:right w:val="none" w:sz="0" w:space="0" w:color="auto"/>
      </w:divBdr>
    </w:div>
    <w:div w:id="524174188">
      <w:marLeft w:val="0"/>
      <w:marRight w:val="0"/>
      <w:marTop w:val="0"/>
      <w:marBottom w:val="0"/>
      <w:divBdr>
        <w:top w:val="none" w:sz="0" w:space="0" w:color="auto"/>
        <w:left w:val="none" w:sz="0" w:space="0" w:color="auto"/>
        <w:bottom w:val="none" w:sz="0" w:space="0" w:color="auto"/>
        <w:right w:val="none" w:sz="0" w:space="0" w:color="auto"/>
      </w:divBdr>
    </w:div>
    <w:div w:id="530266825">
      <w:marLeft w:val="0"/>
      <w:marRight w:val="0"/>
      <w:marTop w:val="0"/>
      <w:marBottom w:val="0"/>
      <w:divBdr>
        <w:top w:val="none" w:sz="0" w:space="0" w:color="auto"/>
        <w:left w:val="none" w:sz="0" w:space="0" w:color="auto"/>
        <w:bottom w:val="none" w:sz="0" w:space="0" w:color="auto"/>
        <w:right w:val="none" w:sz="0" w:space="0" w:color="auto"/>
      </w:divBdr>
    </w:div>
    <w:div w:id="536629055">
      <w:marLeft w:val="0"/>
      <w:marRight w:val="0"/>
      <w:marTop w:val="0"/>
      <w:marBottom w:val="0"/>
      <w:divBdr>
        <w:top w:val="none" w:sz="0" w:space="0" w:color="auto"/>
        <w:left w:val="none" w:sz="0" w:space="0" w:color="auto"/>
        <w:bottom w:val="none" w:sz="0" w:space="0" w:color="auto"/>
        <w:right w:val="none" w:sz="0" w:space="0" w:color="auto"/>
      </w:divBdr>
    </w:div>
    <w:div w:id="595481099">
      <w:marLeft w:val="0"/>
      <w:marRight w:val="0"/>
      <w:marTop w:val="0"/>
      <w:marBottom w:val="0"/>
      <w:divBdr>
        <w:top w:val="none" w:sz="0" w:space="0" w:color="auto"/>
        <w:left w:val="none" w:sz="0" w:space="0" w:color="auto"/>
        <w:bottom w:val="none" w:sz="0" w:space="0" w:color="auto"/>
        <w:right w:val="none" w:sz="0" w:space="0" w:color="auto"/>
      </w:divBdr>
    </w:div>
    <w:div w:id="598677809">
      <w:marLeft w:val="0"/>
      <w:marRight w:val="150"/>
      <w:marTop w:val="0"/>
      <w:marBottom w:val="0"/>
      <w:divBdr>
        <w:top w:val="none" w:sz="0" w:space="0" w:color="auto"/>
        <w:left w:val="none" w:sz="0" w:space="0" w:color="auto"/>
        <w:bottom w:val="none" w:sz="0" w:space="0" w:color="auto"/>
        <w:right w:val="none" w:sz="0" w:space="0" w:color="auto"/>
      </w:divBdr>
      <w:divsChild>
        <w:div w:id="1595243476">
          <w:marLeft w:val="0"/>
          <w:marRight w:val="150"/>
          <w:marTop w:val="0"/>
          <w:marBottom w:val="0"/>
          <w:divBdr>
            <w:top w:val="none" w:sz="0" w:space="0" w:color="auto"/>
            <w:left w:val="none" w:sz="0" w:space="0" w:color="auto"/>
            <w:bottom w:val="none" w:sz="0" w:space="0" w:color="auto"/>
            <w:right w:val="none" w:sz="0" w:space="0" w:color="auto"/>
          </w:divBdr>
        </w:div>
      </w:divsChild>
    </w:div>
    <w:div w:id="606350129">
      <w:marLeft w:val="0"/>
      <w:marRight w:val="0"/>
      <w:marTop w:val="0"/>
      <w:marBottom w:val="0"/>
      <w:divBdr>
        <w:top w:val="none" w:sz="0" w:space="0" w:color="auto"/>
        <w:left w:val="none" w:sz="0" w:space="0" w:color="auto"/>
        <w:bottom w:val="none" w:sz="0" w:space="0" w:color="auto"/>
        <w:right w:val="none" w:sz="0" w:space="0" w:color="auto"/>
      </w:divBdr>
    </w:div>
    <w:div w:id="610937650">
      <w:marLeft w:val="0"/>
      <w:marRight w:val="0"/>
      <w:marTop w:val="0"/>
      <w:marBottom w:val="0"/>
      <w:divBdr>
        <w:top w:val="none" w:sz="0" w:space="0" w:color="auto"/>
        <w:left w:val="none" w:sz="0" w:space="0" w:color="auto"/>
        <w:bottom w:val="none" w:sz="0" w:space="0" w:color="auto"/>
        <w:right w:val="none" w:sz="0" w:space="0" w:color="auto"/>
      </w:divBdr>
    </w:div>
    <w:div w:id="615258330">
      <w:marLeft w:val="0"/>
      <w:marRight w:val="0"/>
      <w:marTop w:val="0"/>
      <w:marBottom w:val="0"/>
      <w:divBdr>
        <w:top w:val="none" w:sz="0" w:space="0" w:color="auto"/>
        <w:left w:val="none" w:sz="0" w:space="0" w:color="auto"/>
        <w:bottom w:val="none" w:sz="0" w:space="0" w:color="auto"/>
        <w:right w:val="none" w:sz="0" w:space="0" w:color="auto"/>
      </w:divBdr>
    </w:div>
    <w:div w:id="618876599">
      <w:marLeft w:val="0"/>
      <w:marRight w:val="0"/>
      <w:marTop w:val="0"/>
      <w:marBottom w:val="0"/>
      <w:divBdr>
        <w:top w:val="none" w:sz="0" w:space="0" w:color="auto"/>
        <w:left w:val="none" w:sz="0" w:space="0" w:color="auto"/>
        <w:bottom w:val="none" w:sz="0" w:space="0" w:color="auto"/>
        <w:right w:val="none" w:sz="0" w:space="0" w:color="auto"/>
      </w:divBdr>
    </w:div>
    <w:div w:id="621955946">
      <w:marLeft w:val="0"/>
      <w:marRight w:val="0"/>
      <w:marTop w:val="0"/>
      <w:marBottom w:val="0"/>
      <w:divBdr>
        <w:top w:val="none" w:sz="0" w:space="0" w:color="auto"/>
        <w:left w:val="none" w:sz="0" w:space="0" w:color="auto"/>
        <w:bottom w:val="none" w:sz="0" w:space="0" w:color="auto"/>
        <w:right w:val="none" w:sz="0" w:space="0" w:color="auto"/>
      </w:divBdr>
    </w:div>
    <w:div w:id="626081760">
      <w:marLeft w:val="0"/>
      <w:marRight w:val="0"/>
      <w:marTop w:val="0"/>
      <w:marBottom w:val="0"/>
      <w:divBdr>
        <w:top w:val="none" w:sz="0" w:space="0" w:color="auto"/>
        <w:left w:val="none" w:sz="0" w:space="0" w:color="auto"/>
        <w:bottom w:val="none" w:sz="0" w:space="0" w:color="auto"/>
        <w:right w:val="none" w:sz="0" w:space="0" w:color="auto"/>
      </w:divBdr>
    </w:div>
    <w:div w:id="631061274">
      <w:marLeft w:val="0"/>
      <w:marRight w:val="0"/>
      <w:marTop w:val="0"/>
      <w:marBottom w:val="0"/>
      <w:divBdr>
        <w:top w:val="none" w:sz="0" w:space="0" w:color="auto"/>
        <w:left w:val="none" w:sz="0" w:space="0" w:color="auto"/>
        <w:bottom w:val="none" w:sz="0" w:space="0" w:color="auto"/>
        <w:right w:val="none" w:sz="0" w:space="0" w:color="auto"/>
      </w:divBdr>
    </w:div>
    <w:div w:id="631136355">
      <w:marLeft w:val="0"/>
      <w:marRight w:val="0"/>
      <w:marTop w:val="0"/>
      <w:marBottom w:val="0"/>
      <w:divBdr>
        <w:top w:val="none" w:sz="0" w:space="0" w:color="auto"/>
        <w:left w:val="none" w:sz="0" w:space="0" w:color="auto"/>
        <w:bottom w:val="none" w:sz="0" w:space="0" w:color="auto"/>
        <w:right w:val="none" w:sz="0" w:space="0" w:color="auto"/>
      </w:divBdr>
    </w:div>
    <w:div w:id="640229103">
      <w:marLeft w:val="0"/>
      <w:marRight w:val="0"/>
      <w:marTop w:val="0"/>
      <w:marBottom w:val="0"/>
      <w:divBdr>
        <w:top w:val="none" w:sz="0" w:space="0" w:color="auto"/>
        <w:left w:val="none" w:sz="0" w:space="0" w:color="auto"/>
        <w:bottom w:val="none" w:sz="0" w:space="0" w:color="auto"/>
        <w:right w:val="none" w:sz="0" w:space="0" w:color="auto"/>
      </w:divBdr>
    </w:div>
    <w:div w:id="647519245">
      <w:marLeft w:val="0"/>
      <w:marRight w:val="0"/>
      <w:marTop w:val="0"/>
      <w:marBottom w:val="0"/>
      <w:divBdr>
        <w:top w:val="none" w:sz="0" w:space="0" w:color="auto"/>
        <w:left w:val="none" w:sz="0" w:space="0" w:color="auto"/>
        <w:bottom w:val="none" w:sz="0" w:space="0" w:color="auto"/>
        <w:right w:val="none" w:sz="0" w:space="0" w:color="auto"/>
      </w:divBdr>
    </w:div>
    <w:div w:id="650258846">
      <w:marLeft w:val="0"/>
      <w:marRight w:val="0"/>
      <w:marTop w:val="0"/>
      <w:marBottom w:val="0"/>
      <w:divBdr>
        <w:top w:val="none" w:sz="0" w:space="0" w:color="auto"/>
        <w:left w:val="none" w:sz="0" w:space="0" w:color="auto"/>
        <w:bottom w:val="none" w:sz="0" w:space="0" w:color="auto"/>
        <w:right w:val="none" w:sz="0" w:space="0" w:color="auto"/>
      </w:divBdr>
    </w:div>
    <w:div w:id="653610903">
      <w:marLeft w:val="0"/>
      <w:marRight w:val="0"/>
      <w:marTop w:val="0"/>
      <w:marBottom w:val="0"/>
      <w:divBdr>
        <w:top w:val="none" w:sz="0" w:space="0" w:color="auto"/>
        <w:left w:val="none" w:sz="0" w:space="0" w:color="auto"/>
        <w:bottom w:val="none" w:sz="0" w:space="0" w:color="auto"/>
        <w:right w:val="none" w:sz="0" w:space="0" w:color="auto"/>
      </w:divBdr>
    </w:div>
    <w:div w:id="660741903">
      <w:marLeft w:val="0"/>
      <w:marRight w:val="0"/>
      <w:marTop w:val="0"/>
      <w:marBottom w:val="0"/>
      <w:divBdr>
        <w:top w:val="none" w:sz="0" w:space="0" w:color="auto"/>
        <w:left w:val="none" w:sz="0" w:space="0" w:color="auto"/>
        <w:bottom w:val="none" w:sz="0" w:space="0" w:color="auto"/>
        <w:right w:val="none" w:sz="0" w:space="0" w:color="auto"/>
      </w:divBdr>
    </w:div>
    <w:div w:id="662664203">
      <w:marLeft w:val="0"/>
      <w:marRight w:val="0"/>
      <w:marTop w:val="0"/>
      <w:marBottom w:val="0"/>
      <w:divBdr>
        <w:top w:val="none" w:sz="0" w:space="0" w:color="auto"/>
        <w:left w:val="none" w:sz="0" w:space="0" w:color="auto"/>
        <w:bottom w:val="none" w:sz="0" w:space="0" w:color="auto"/>
        <w:right w:val="none" w:sz="0" w:space="0" w:color="auto"/>
      </w:divBdr>
    </w:div>
    <w:div w:id="680015074">
      <w:marLeft w:val="0"/>
      <w:marRight w:val="0"/>
      <w:marTop w:val="0"/>
      <w:marBottom w:val="0"/>
      <w:divBdr>
        <w:top w:val="none" w:sz="0" w:space="0" w:color="auto"/>
        <w:left w:val="none" w:sz="0" w:space="0" w:color="auto"/>
        <w:bottom w:val="none" w:sz="0" w:space="0" w:color="auto"/>
        <w:right w:val="none" w:sz="0" w:space="0" w:color="auto"/>
      </w:divBdr>
    </w:div>
    <w:div w:id="687876916">
      <w:marLeft w:val="0"/>
      <w:marRight w:val="0"/>
      <w:marTop w:val="0"/>
      <w:marBottom w:val="0"/>
      <w:divBdr>
        <w:top w:val="none" w:sz="0" w:space="0" w:color="auto"/>
        <w:left w:val="none" w:sz="0" w:space="0" w:color="auto"/>
        <w:bottom w:val="none" w:sz="0" w:space="0" w:color="auto"/>
        <w:right w:val="none" w:sz="0" w:space="0" w:color="auto"/>
      </w:divBdr>
    </w:div>
    <w:div w:id="700982309">
      <w:marLeft w:val="0"/>
      <w:marRight w:val="0"/>
      <w:marTop w:val="0"/>
      <w:marBottom w:val="0"/>
      <w:divBdr>
        <w:top w:val="none" w:sz="0" w:space="0" w:color="auto"/>
        <w:left w:val="none" w:sz="0" w:space="0" w:color="auto"/>
        <w:bottom w:val="none" w:sz="0" w:space="0" w:color="auto"/>
        <w:right w:val="none" w:sz="0" w:space="0" w:color="auto"/>
      </w:divBdr>
    </w:div>
    <w:div w:id="717359449">
      <w:marLeft w:val="0"/>
      <w:marRight w:val="0"/>
      <w:marTop w:val="0"/>
      <w:marBottom w:val="0"/>
      <w:divBdr>
        <w:top w:val="none" w:sz="0" w:space="0" w:color="auto"/>
        <w:left w:val="none" w:sz="0" w:space="0" w:color="auto"/>
        <w:bottom w:val="none" w:sz="0" w:space="0" w:color="auto"/>
        <w:right w:val="none" w:sz="0" w:space="0" w:color="auto"/>
      </w:divBdr>
    </w:div>
    <w:div w:id="719864873">
      <w:marLeft w:val="0"/>
      <w:marRight w:val="0"/>
      <w:marTop w:val="0"/>
      <w:marBottom w:val="0"/>
      <w:divBdr>
        <w:top w:val="none" w:sz="0" w:space="0" w:color="auto"/>
        <w:left w:val="none" w:sz="0" w:space="0" w:color="auto"/>
        <w:bottom w:val="none" w:sz="0" w:space="0" w:color="auto"/>
        <w:right w:val="none" w:sz="0" w:space="0" w:color="auto"/>
      </w:divBdr>
    </w:div>
    <w:div w:id="732314003">
      <w:marLeft w:val="0"/>
      <w:marRight w:val="0"/>
      <w:marTop w:val="0"/>
      <w:marBottom w:val="0"/>
      <w:divBdr>
        <w:top w:val="none" w:sz="0" w:space="0" w:color="auto"/>
        <w:left w:val="none" w:sz="0" w:space="0" w:color="auto"/>
        <w:bottom w:val="none" w:sz="0" w:space="0" w:color="auto"/>
        <w:right w:val="none" w:sz="0" w:space="0" w:color="auto"/>
      </w:divBdr>
    </w:div>
    <w:div w:id="752622779">
      <w:marLeft w:val="0"/>
      <w:marRight w:val="0"/>
      <w:marTop w:val="0"/>
      <w:marBottom w:val="0"/>
      <w:divBdr>
        <w:top w:val="none" w:sz="0" w:space="0" w:color="auto"/>
        <w:left w:val="none" w:sz="0" w:space="0" w:color="auto"/>
        <w:bottom w:val="none" w:sz="0" w:space="0" w:color="auto"/>
        <w:right w:val="none" w:sz="0" w:space="0" w:color="auto"/>
      </w:divBdr>
    </w:div>
    <w:div w:id="754790903">
      <w:marLeft w:val="0"/>
      <w:marRight w:val="0"/>
      <w:marTop w:val="0"/>
      <w:marBottom w:val="0"/>
      <w:divBdr>
        <w:top w:val="none" w:sz="0" w:space="0" w:color="auto"/>
        <w:left w:val="none" w:sz="0" w:space="0" w:color="auto"/>
        <w:bottom w:val="none" w:sz="0" w:space="0" w:color="auto"/>
        <w:right w:val="none" w:sz="0" w:space="0" w:color="auto"/>
      </w:divBdr>
    </w:div>
    <w:div w:id="756631821">
      <w:marLeft w:val="0"/>
      <w:marRight w:val="0"/>
      <w:marTop w:val="0"/>
      <w:marBottom w:val="0"/>
      <w:divBdr>
        <w:top w:val="none" w:sz="0" w:space="0" w:color="auto"/>
        <w:left w:val="none" w:sz="0" w:space="0" w:color="auto"/>
        <w:bottom w:val="none" w:sz="0" w:space="0" w:color="auto"/>
        <w:right w:val="none" w:sz="0" w:space="0" w:color="auto"/>
      </w:divBdr>
    </w:div>
    <w:div w:id="762607018">
      <w:marLeft w:val="0"/>
      <w:marRight w:val="0"/>
      <w:marTop w:val="0"/>
      <w:marBottom w:val="0"/>
      <w:divBdr>
        <w:top w:val="none" w:sz="0" w:space="0" w:color="auto"/>
        <w:left w:val="none" w:sz="0" w:space="0" w:color="auto"/>
        <w:bottom w:val="none" w:sz="0" w:space="0" w:color="auto"/>
        <w:right w:val="none" w:sz="0" w:space="0" w:color="auto"/>
      </w:divBdr>
    </w:div>
    <w:div w:id="775172912">
      <w:marLeft w:val="0"/>
      <w:marRight w:val="0"/>
      <w:marTop w:val="0"/>
      <w:marBottom w:val="0"/>
      <w:divBdr>
        <w:top w:val="none" w:sz="0" w:space="0" w:color="auto"/>
        <w:left w:val="none" w:sz="0" w:space="0" w:color="auto"/>
        <w:bottom w:val="none" w:sz="0" w:space="0" w:color="auto"/>
        <w:right w:val="none" w:sz="0" w:space="0" w:color="auto"/>
      </w:divBdr>
    </w:div>
    <w:div w:id="778454433">
      <w:marLeft w:val="0"/>
      <w:marRight w:val="0"/>
      <w:marTop w:val="0"/>
      <w:marBottom w:val="0"/>
      <w:divBdr>
        <w:top w:val="none" w:sz="0" w:space="0" w:color="auto"/>
        <w:left w:val="none" w:sz="0" w:space="0" w:color="auto"/>
        <w:bottom w:val="none" w:sz="0" w:space="0" w:color="auto"/>
        <w:right w:val="none" w:sz="0" w:space="0" w:color="auto"/>
      </w:divBdr>
    </w:div>
    <w:div w:id="782727038">
      <w:marLeft w:val="0"/>
      <w:marRight w:val="0"/>
      <w:marTop w:val="0"/>
      <w:marBottom w:val="0"/>
      <w:divBdr>
        <w:top w:val="none" w:sz="0" w:space="0" w:color="auto"/>
        <w:left w:val="none" w:sz="0" w:space="0" w:color="auto"/>
        <w:bottom w:val="none" w:sz="0" w:space="0" w:color="auto"/>
        <w:right w:val="none" w:sz="0" w:space="0" w:color="auto"/>
      </w:divBdr>
    </w:div>
    <w:div w:id="823670211">
      <w:marLeft w:val="0"/>
      <w:marRight w:val="0"/>
      <w:marTop w:val="0"/>
      <w:marBottom w:val="0"/>
      <w:divBdr>
        <w:top w:val="none" w:sz="0" w:space="0" w:color="auto"/>
        <w:left w:val="none" w:sz="0" w:space="0" w:color="auto"/>
        <w:bottom w:val="none" w:sz="0" w:space="0" w:color="auto"/>
        <w:right w:val="none" w:sz="0" w:space="0" w:color="auto"/>
      </w:divBdr>
    </w:div>
    <w:div w:id="827483129">
      <w:marLeft w:val="0"/>
      <w:marRight w:val="0"/>
      <w:marTop w:val="0"/>
      <w:marBottom w:val="0"/>
      <w:divBdr>
        <w:top w:val="none" w:sz="0" w:space="0" w:color="auto"/>
        <w:left w:val="none" w:sz="0" w:space="0" w:color="auto"/>
        <w:bottom w:val="none" w:sz="0" w:space="0" w:color="auto"/>
        <w:right w:val="none" w:sz="0" w:space="0" w:color="auto"/>
      </w:divBdr>
    </w:div>
    <w:div w:id="858928186">
      <w:marLeft w:val="0"/>
      <w:marRight w:val="0"/>
      <w:marTop w:val="0"/>
      <w:marBottom w:val="0"/>
      <w:divBdr>
        <w:top w:val="none" w:sz="0" w:space="0" w:color="auto"/>
        <w:left w:val="none" w:sz="0" w:space="0" w:color="auto"/>
        <w:bottom w:val="none" w:sz="0" w:space="0" w:color="auto"/>
        <w:right w:val="none" w:sz="0" w:space="0" w:color="auto"/>
      </w:divBdr>
    </w:div>
    <w:div w:id="867792153">
      <w:marLeft w:val="0"/>
      <w:marRight w:val="0"/>
      <w:marTop w:val="0"/>
      <w:marBottom w:val="0"/>
      <w:divBdr>
        <w:top w:val="none" w:sz="0" w:space="0" w:color="auto"/>
        <w:left w:val="none" w:sz="0" w:space="0" w:color="auto"/>
        <w:bottom w:val="none" w:sz="0" w:space="0" w:color="auto"/>
        <w:right w:val="none" w:sz="0" w:space="0" w:color="auto"/>
      </w:divBdr>
    </w:div>
    <w:div w:id="881289342">
      <w:marLeft w:val="0"/>
      <w:marRight w:val="0"/>
      <w:marTop w:val="0"/>
      <w:marBottom w:val="0"/>
      <w:divBdr>
        <w:top w:val="none" w:sz="0" w:space="0" w:color="auto"/>
        <w:left w:val="none" w:sz="0" w:space="0" w:color="auto"/>
        <w:bottom w:val="none" w:sz="0" w:space="0" w:color="auto"/>
        <w:right w:val="none" w:sz="0" w:space="0" w:color="auto"/>
      </w:divBdr>
    </w:div>
    <w:div w:id="886768543">
      <w:marLeft w:val="0"/>
      <w:marRight w:val="0"/>
      <w:marTop w:val="0"/>
      <w:marBottom w:val="0"/>
      <w:divBdr>
        <w:top w:val="none" w:sz="0" w:space="0" w:color="auto"/>
        <w:left w:val="none" w:sz="0" w:space="0" w:color="auto"/>
        <w:bottom w:val="none" w:sz="0" w:space="0" w:color="auto"/>
        <w:right w:val="none" w:sz="0" w:space="0" w:color="auto"/>
      </w:divBdr>
    </w:div>
    <w:div w:id="889993588">
      <w:marLeft w:val="0"/>
      <w:marRight w:val="0"/>
      <w:marTop w:val="0"/>
      <w:marBottom w:val="0"/>
      <w:divBdr>
        <w:top w:val="none" w:sz="0" w:space="0" w:color="auto"/>
        <w:left w:val="none" w:sz="0" w:space="0" w:color="auto"/>
        <w:bottom w:val="none" w:sz="0" w:space="0" w:color="auto"/>
        <w:right w:val="none" w:sz="0" w:space="0" w:color="auto"/>
      </w:divBdr>
    </w:div>
    <w:div w:id="898784179">
      <w:marLeft w:val="0"/>
      <w:marRight w:val="0"/>
      <w:marTop w:val="0"/>
      <w:marBottom w:val="0"/>
      <w:divBdr>
        <w:top w:val="none" w:sz="0" w:space="0" w:color="auto"/>
        <w:left w:val="none" w:sz="0" w:space="0" w:color="auto"/>
        <w:bottom w:val="none" w:sz="0" w:space="0" w:color="auto"/>
        <w:right w:val="none" w:sz="0" w:space="0" w:color="auto"/>
      </w:divBdr>
    </w:div>
    <w:div w:id="900989356">
      <w:marLeft w:val="0"/>
      <w:marRight w:val="0"/>
      <w:marTop w:val="0"/>
      <w:marBottom w:val="0"/>
      <w:divBdr>
        <w:top w:val="none" w:sz="0" w:space="0" w:color="auto"/>
        <w:left w:val="none" w:sz="0" w:space="0" w:color="auto"/>
        <w:bottom w:val="none" w:sz="0" w:space="0" w:color="auto"/>
        <w:right w:val="none" w:sz="0" w:space="0" w:color="auto"/>
      </w:divBdr>
    </w:div>
    <w:div w:id="901477645">
      <w:marLeft w:val="0"/>
      <w:marRight w:val="0"/>
      <w:marTop w:val="0"/>
      <w:marBottom w:val="0"/>
      <w:divBdr>
        <w:top w:val="none" w:sz="0" w:space="0" w:color="auto"/>
        <w:left w:val="none" w:sz="0" w:space="0" w:color="auto"/>
        <w:bottom w:val="none" w:sz="0" w:space="0" w:color="auto"/>
        <w:right w:val="none" w:sz="0" w:space="0" w:color="auto"/>
      </w:divBdr>
    </w:div>
    <w:div w:id="905995562">
      <w:marLeft w:val="0"/>
      <w:marRight w:val="0"/>
      <w:marTop w:val="0"/>
      <w:marBottom w:val="0"/>
      <w:divBdr>
        <w:top w:val="none" w:sz="0" w:space="0" w:color="auto"/>
        <w:left w:val="none" w:sz="0" w:space="0" w:color="auto"/>
        <w:bottom w:val="none" w:sz="0" w:space="0" w:color="auto"/>
        <w:right w:val="none" w:sz="0" w:space="0" w:color="auto"/>
      </w:divBdr>
    </w:div>
    <w:div w:id="906186709">
      <w:marLeft w:val="0"/>
      <w:marRight w:val="0"/>
      <w:marTop w:val="0"/>
      <w:marBottom w:val="0"/>
      <w:divBdr>
        <w:top w:val="none" w:sz="0" w:space="0" w:color="auto"/>
        <w:left w:val="none" w:sz="0" w:space="0" w:color="auto"/>
        <w:bottom w:val="none" w:sz="0" w:space="0" w:color="auto"/>
        <w:right w:val="none" w:sz="0" w:space="0" w:color="auto"/>
      </w:divBdr>
    </w:div>
    <w:div w:id="913273744">
      <w:marLeft w:val="0"/>
      <w:marRight w:val="0"/>
      <w:marTop w:val="0"/>
      <w:marBottom w:val="0"/>
      <w:divBdr>
        <w:top w:val="none" w:sz="0" w:space="0" w:color="auto"/>
        <w:left w:val="none" w:sz="0" w:space="0" w:color="auto"/>
        <w:bottom w:val="none" w:sz="0" w:space="0" w:color="auto"/>
        <w:right w:val="none" w:sz="0" w:space="0" w:color="auto"/>
      </w:divBdr>
    </w:div>
    <w:div w:id="917591346">
      <w:marLeft w:val="0"/>
      <w:marRight w:val="0"/>
      <w:marTop w:val="0"/>
      <w:marBottom w:val="0"/>
      <w:divBdr>
        <w:top w:val="none" w:sz="0" w:space="0" w:color="auto"/>
        <w:left w:val="none" w:sz="0" w:space="0" w:color="auto"/>
        <w:bottom w:val="none" w:sz="0" w:space="0" w:color="auto"/>
        <w:right w:val="none" w:sz="0" w:space="0" w:color="auto"/>
      </w:divBdr>
    </w:div>
    <w:div w:id="921253529">
      <w:marLeft w:val="0"/>
      <w:marRight w:val="0"/>
      <w:marTop w:val="0"/>
      <w:marBottom w:val="0"/>
      <w:divBdr>
        <w:top w:val="none" w:sz="0" w:space="0" w:color="auto"/>
        <w:left w:val="none" w:sz="0" w:space="0" w:color="auto"/>
        <w:bottom w:val="none" w:sz="0" w:space="0" w:color="auto"/>
        <w:right w:val="none" w:sz="0" w:space="0" w:color="auto"/>
      </w:divBdr>
    </w:div>
    <w:div w:id="930235987">
      <w:marLeft w:val="0"/>
      <w:marRight w:val="0"/>
      <w:marTop w:val="0"/>
      <w:marBottom w:val="0"/>
      <w:divBdr>
        <w:top w:val="none" w:sz="0" w:space="0" w:color="auto"/>
        <w:left w:val="none" w:sz="0" w:space="0" w:color="auto"/>
        <w:bottom w:val="none" w:sz="0" w:space="0" w:color="auto"/>
        <w:right w:val="none" w:sz="0" w:space="0" w:color="auto"/>
      </w:divBdr>
    </w:div>
    <w:div w:id="931360415">
      <w:marLeft w:val="0"/>
      <w:marRight w:val="0"/>
      <w:marTop w:val="0"/>
      <w:marBottom w:val="0"/>
      <w:divBdr>
        <w:top w:val="none" w:sz="0" w:space="0" w:color="auto"/>
        <w:left w:val="none" w:sz="0" w:space="0" w:color="auto"/>
        <w:bottom w:val="none" w:sz="0" w:space="0" w:color="auto"/>
        <w:right w:val="none" w:sz="0" w:space="0" w:color="auto"/>
      </w:divBdr>
    </w:div>
    <w:div w:id="931746638">
      <w:marLeft w:val="0"/>
      <w:marRight w:val="0"/>
      <w:marTop w:val="0"/>
      <w:marBottom w:val="0"/>
      <w:divBdr>
        <w:top w:val="none" w:sz="0" w:space="0" w:color="auto"/>
        <w:left w:val="none" w:sz="0" w:space="0" w:color="auto"/>
        <w:bottom w:val="none" w:sz="0" w:space="0" w:color="auto"/>
        <w:right w:val="none" w:sz="0" w:space="0" w:color="auto"/>
      </w:divBdr>
    </w:div>
    <w:div w:id="932009084">
      <w:marLeft w:val="0"/>
      <w:marRight w:val="0"/>
      <w:marTop w:val="0"/>
      <w:marBottom w:val="0"/>
      <w:divBdr>
        <w:top w:val="none" w:sz="0" w:space="0" w:color="auto"/>
        <w:left w:val="none" w:sz="0" w:space="0" w:color="auto"/>
        <w:bottom w:val="none" w:sz="0" w:space="0" w:color="auto"/>
        <w:right w:val="none" w:sz="0" w:space="0" w:color="auto"/>
      </w:divBdr>
    </w:div>
    <w:div w:id="932862251">
      <w:marLeft w:val="0"/>
      <w:marRight w:val="0"/>
      <w:marTop w:val="0"/>
      <w:marBottom w:val="0"/>
      <w:divBdr>
        <w:top w:val="none" w:sz="0" w:space="0" w:color="auto"/>
        <w:left w:val="none" w:sz="0" w:space="0" w:color="auto"/>
        <w:bottom w:val="none" w:sz="0" w:space="0" w:color="auto"/>
        <w:right w:val="none" w:sz="0" w:space="0" w:color="auto"/>
      </w:divBdr>
    </w:div>
    <w:div w:id="942230446">
      <w:marLeft w:val="0"/>
      <w:marRight w:val="0"/>
      <w:marTop w:val="0"/>
      <w:marBottom w:val="0"/>
      <w:divBdr>
        <w:top w:val="none" w:sz="0" w:space="0" w:color="auto"/>
        <w:left w:val="none" w:sz="0" w:space="0" w:color="auto"/>
        <w:bottom w:val="none" w:sz="0" w:space="0" w:color="auto"/>
        <w:right w:val="none" w:sz="0" w:space="0" w:color="auto"/>
      </w:divBdr>
    </w:div>
    <w:div w:id="943919984">
      <w:marLeft w:val="0"/>
      <w:marRight w:val="0"/>
      <w:marTop w:val="0"/>
      <w:marBottom w:val="0"/>
      <w:divBdr>
        <w:top w:val="none" w:sz="0" w:space="0" w:color="auto"/>
        <w:left w:val="none" w:sz="0" w:space="0" w:color="auto"/>
        <w:bottom w:val="none" w:sz="0" w:space="0" w:color="auto"/>
        <w:right w:val="none" w:sz="0" w:space="0" w:color="auto"/>
      </w:divBdr>
    </w:div>
    <w:div w:id="945385242">
      <w:marLeft w:val="0"/>
      <w:marRight w:val="0"/>
      <w:marTop w:val="0"/>
      <w:marBottom w:val="0"/>
      <w:divBdr>
        <w:top w:val="none" w:sz="0" w:space="0" w:color="auto"/>
        <w:left w:val="none" w:sz="0" w:space="0" w:color="auto"/>
        <w:bottom w:val="none" w:sz="0" w:space="0" w:color="auto"/>
        <w:right w:val="none" w:sz="0" w:space="0" w:color="auto"/>
      </w:divBdr>
    </w:div>
    <w:div w:id="950553000">
      <w:marLeft w:val="0"/>
      <w:marRight w:val="0"/>
      <w:marTop w:val="0"/>
      <w:marBottom w:val="0"/>
      <w:divBdr>
        <w:top w:val="none" w:sz="0" w:space="0" w:color="auto"/>
        <w:left w:val="none" w:sz="0" w:space="0" w:color="auto"/>
        <w:bottom w:val="none" w:sz="0" w:space="0" w:color="auto"/>
        <w:right w:val="none" w:sz="0" w:space="0" w:color="auto"/>
      </w:divBdr>
    </w:div>
    <w:div w:id="951859075">
      <w:marLeft w:val="0"/>
      <w:marRight w:val="0"/>
      <w:marTop w:val="0"/>
      <w:marBottom w:val="0"/>
      <w:divBdr>
        <w:top w:val="none" w:sz="0" w:space="0" w:color="auto"/>
        <w:left w:val="none" w:sz="0" w:space="0" w:color="auto"/>
        <w:bottom w:val="none" w:sz="0" w:space="0" w:color="auto"/>
        <w:right w:val="none" w:sz="0" w:space="0" w:color="auto"/>
      </w:divBdr>
    </w:div>
    <w:div w:id="954823156">
      <w:marLeft w:val="0"/>
      <w:marRight w:val="0"/>
      <w:marTop w:val="0"/>
      <w:marBottom w:val="0"/>
      <w:divBdr>
        <w:top w:val="none" w:sz="0" w:space="0" w:color="auto"/>
        <w:left w:val="none" w:sz="0" w:space="0" w:color="auto"/>
        <w:bottom w:val="none" w:sz="0" w:space="0" w:color="auto"/>
        <w:right w:val="none" w:sz="0" w:space="0" w:color="auto"/>
      </w:divBdr>
    </w:div>
    <w:div w:id="960115332">
      <w:marLeft w:val="0"/>
      <w:marRight w:val="0"/>
      <w:marTop w:val="0"/>
      <w:marBottom w:val="0"/>
      <w:divBdr>
        <w:top w:val="none" w:sz="0" w:space="0" w:color="auto"/>
        <w:left w:val="none" w:sz="0" w:space="0" w:color="auto"/>
        <w:bottom w:val="none" w:sz="0" w:space="0" w:color="auto"/>
        <w:right w:val="none" w:sz="0" w:space="0" w:color="auto"/>
      </w:divBdr>
    </w:div>
    <w:div w:id="965429219">
      <w:marLeft w:val="0"/>
      <w:marRight w:val="0"/>
      <w:marTop w:val="0"/>
      <w:marBottom w:val="0"/>
      <w:divBdr>
        <w:top w:val="none" w:sz="0" w:space="0" w:color="auto"/>
        <w:left w:val="none" w:sz="0" w:space="0" w:color="auto"/>
        <w:bottom w:val="none" w:sz="0" w:space="0" w:color="auto"/>
        <w:right w:val="none" w:sz="0" w:space="0" w:color="auto"/>
      </w:divBdr>
    </w:div>
    <w:div w:id="984243787">
      <w:marLeft w:val="0"/>
      <w:marRight w:val="0"/>
      <w:marTop w:val="0"/>
      <w:marBottom w:val="0"/>
      <w:divBdr>
        <w:top w:val="none" w:sz="0" w:space="0" w:color="auto"/>
        <w:left w:val="none" w:sz="0" w:space="0" w:color="auto"/>
        <w:bottom w:val="none" w:sz="0" w:space="0" w:color="auto"/>
        <w:right w:val="none" w:sz="0" w:space="0" w:color="auto"/>
      </w:divBdr>
    </w:div>
    <w:div w:id="989362936">
      <w:marLeft w:val="0"/>
      <w:marRight w:val="0"/>
      <w:marTop w:val="0"/>
      <w:marBottom w:val="0"/>
      <w:divBdr>
        <w:top w:val="none" w:sz="0" w:space="0" w:color="auto"/>
        <w:left w:val="none" w:sz="0" w:space="0" w:color="auto"/>
        <w:bottom w:val="none" w:sz="0" w:space="0" w:color="auto"/>
        <w:right w:val="none" w:sz="0" w:space="0" w:color="auto"/>
      </w:divBdr>
    </w:div>
    <w:div w:id="991756994">
      <w:marLeft w:val="0"/>
      <w:marRight w:val="0"/>
      <w:marTop w:val="0"/>
      <w:marBottom w:val="0"/>
      <w:divBdr>
        <w:top w:val="none" w:sz="0" w:space="0" w:color="auto"/>
        <w:left w:val="none" w:sz="0" w:space="0" w:color="auto"/>
        <w:bottom w:val="none" w:sz="0" w:space="0" w:color="auto"/>
        <w:right w:val="none" w:sz="0" w:space="0" w:color="auto"/>
      </w:divBdr>
    </w:div>
    <w:div w:id="993992352">
      <w:marLeft w:val="0"/>
      <w:marRight w:val="0"/>
      <w:marTop w:val="0"/>
      <w:marBottom w:val="0"/>
      <w:divBdr>
        <w:top w:val="none" w:sz="0" w:space="0" w:color="auto"/>
        <w:left w:val="none" w:sz="0" w:space="0" w:color="auto"/>
        <w:bottom w:val="none" w:sz="0" w:space="0" w:color="auto"/>
        <w:right w:val="none" w:sz="0" w:space="0" w:color="auto"/>
      </w:divBdr>
    </w:div>
    <w:div w:id="1000236983">
      <w:marLeft w:val="0"/>
      <w:marRight w:val="0"/>
      <w:marTop w:val="0"/>
      <w:marBottom w:val="0"/>
      <w:divBdr>
        <w:top w:val="none" w:sz="0" w:space="0" w:color="auto"/>
        <w:left w:val="none" w:sz="0" w:space="0" w:color="auto"/>
        <w:bottom w:val="none" w:sz="0" w:space="0" w:color="auto"/>
        <w:right w:val="none" w:sz="0" w:space="0" w:color="auto"/>
      </w:divBdr>
    </w:div>
    <w:div w:id="1000817180">
      <w:marLeft w:val="0"/>
      <w:marRight w:val="0"/>
      <w:marTop w:val="0"/>
      <w:marBottom w:val="0"/>
      <w:divBdr>
        <w:top w:val="none" w:sz="0" w:space="0" w:color="auto"/>
        <w:left w:val="none" w:sz="0" w:space="0" w:color="auto"/>
        <w:bottom w:val="none" w:sz="0" w:space="0" w:color="auto"/>
        <w:right w:val="none" w:sz="0" w:space="0" w:color="auto"/>
      </w:divBdr>
    </w:div>
    <w:div w:id="1006709825">
      <w:marLeft w:val="0"/>
      <w:marRight w:val="0"/>
      <w:marTop w:val="0"/>
      <w:marBottom w:val="0"/>
      <w:divBdr>
        <w:top w:val="none" w:sz="0" w:space="0" w:color="auto"/>
        <w:left w:val="none" w:sz="0" w:space="0" w:color="auto"/>
        <w:bottom w:val="none" w:sz="0" w:space="0" w:color="auto"/>
        <w:right w:val="none" w:sz="0" w:space="0" w:color="auto"/>
      </w:divBdr>
    </w:div>
    <w:div w:id="1019429434">
      <w:marLeft w:val="0"/>
      <w:marRight w:val="0"/>
      <w:marTop w:val="0"/>
      <w:marBottom w:val="0"/>
      <w:divBdr>
        <w:top w:val="none" w:sz="0" w:space="0" w:color="auto"/>
        <w:left w:val="none" w:sz="0" w:space="0" w:color="auto"/>
        <w:bottom w:val="none" w:sz="0" w:space="0" w:color="auto"/>
        <w:right w:val="none" w:sz="0" w:space="0" w:color="auto"/>
      </w:divBdr>
    </w:div>
    <w:div w:id="1033002454">
      <w:marLeft w:val="0"/>
      <w:marRight w:val="0"/>
      <w:marTop w:val="0"/>
      <w:marBottom w:val="0"/>
      <w:divBdr>
        <w:top w:val="none" w:sz="0" w:space="0" w:color="auto"/>
        <w:left w:val="none" w:sz="0" w:space="0" w:color="auto"/>
        <w:bottom w:val="none" w:sz="0" w:space="0" w:color="auto"/>
        <w:right w:val="none" w:sz="0" w:space="0" w:color="auto"/>
      </w:divBdr>
    </w:div>
    <w:div w:id="1034889657">
      <w:marLeft w:val="0"/>
      <w:marRight w:val="0"/>
      <w:marTop w:val="0"/>
      <w:marBottom w:val="0"/>
      <w:divBdr>
        <w:top w:val="none" w:sz="0" w:space="0" w:color="auto"/>
        <w:left w:val="none" w:sz="0" w:space="0" w:color="auto"/>
        <w:bottom w:val="none" w:sz="0" w:space="0" w:color="auto"/>
        <w:right w:val="none" w:sz="0" w:space="0" w:color="auto"/>
      </w:divBdr>
    </w:div>
    <w:div w:id="1050224108">
      <w:marLeft w:val="0"/>
      <w:marRight w:val="0"/>
      <w:marTop w:val="0"/>
      <w:marBottom w:val="0"/>
      <w:divBdr>
        <w:top w:val="none" w:sz="0" w:space="0" w:color="auto"/>
        <w:left w:val="none" w:sz="0" w:space="0" w:color="auto"/>
        <w:bottom w:val="none" w:sz="0" w:space="0" w:color="auto"/>
        <w:right w:val="none" w:sz="0" w:space="0" w:color="auto"/>
      </w:divBdr>
    </w:div>
    <w:div w:id="1050805790">
      <w:marLeft w:val="0"/>
      <w:marRight w:val="0"/>
      <w:marTop w:val="0"/>
      <w:marBottom w:val="0"/>
      <w:divBdr>
        <w:top w:val="none" w:sz="0" w:space="0" w:color="auto"/>
        <w:left w:val="none" w:sz="0" w:space="0" w:color="auto"/>
        <w:bottom w:val="none" w:sz="0" w:space="0" w:color="auto"/>
        <w:right w:val="none" w:sz="0" w:space="0" w:color="auto"/>
      </w:divBdr>
    </w:div>
    <w:div w:id="1055545473">
      <w:marLeft w:val="0"/>
      <w:marRight w:val="0"/>
      <w:marTop w:val="0"/>
      <w:marBottom w:val="0"/>
      <w:divBdr>
        <w:top w:val="none" w:sz="0" w:space="0" w:color="auto"/>
        <w:left w:val="none" w:sz="0" w:space="0" w:color="auto"/>
        <w:bottom w:val="none" w:sz="0" w:space="0" w:color="auto"/>
        <w:right w:val="none" w:sz="0" w:space="0" w:color="auto"/>
      </w:divBdr>
    </w:div>
    <w:div w:id="1064720849">
      <w:marLeft w:val="0"/>
      <w:marRight w:val="0"/>
      <w:marTop w:val="0"/>
      <w:marBottom w:val="0"/>
      <w:divBdr>
        <w:top w:val="none" w:sz="0" w:space="0" w:color="auto"/>
        <w:left w:val="none" w:sz="0" w:space="0" w:color="auto"/>
        <w:bottom w:val="none" w:sz="0" w:space="0" w:color="auto"/>
        <w:right w:val="none" w:sz="0" w:space="0" w:color="auto"/>
      </w:divBdr>
    </w:div>
    <w:div w:id="1077019036">
      <w:marLeft w:val="0"/>
      <w:marRight w:val="0"/>
      <w:marTop w:val="0"/>
      <w:marBottom w:val="0"/>
      <w:divBdr>
        <w:top w:val="none" w:sz="0" w:space="0" w:color="auto"/>
        <w:left w:val="none" w:sz="0" w:space="0" w:color="auto"/>
        <w:bottom w:val="none" w:sz="0" w:space="0" w:color="auto"/>
        <w:right w:val="none" w:sz="0" w:space="0" w:color="auto"/>
      </w:divBdr>
    </w:div>
    <w:div w:id="1077091723">
      <w:marLeft w:val="0"/>
      <w:marRight w:val="0"/>
      <w:marTop w:val="0"/>
      <w:marBottom w:val="0"/>
      <w:divBdr>
        <w:top w:val="none" w:sz="0" w:space="0" w:color="auto"/>
        <w:left w:val="none" w:sz="0" w:space="0" w:color="auto"/>
        <w:bottom w:val="none" w:sz="0" w:space="0" w:color="auto"/>
        <w:right w:val="none" w:sz="0" w:space="0" w:color="auto"/>
      </w:divBdr>
    </w:div>
    <w:div w:id="1080369193">
      <w:marLeft w:val="0"/>
      <w:marRight w:val="0"/>
      <w:marTop w:val="0"/>
      <w:marBottom w:val="0"/>
      <w:divBdr>
        <w:top w:val="none" w:sz="0" w:space="0" w:color="auto"/>
        <w:left w:val="none" w:sz="0" w:space="0" w:color="auto"/>
        <w:bottom w:val="none" w:sz="0" w:space="0" w:color="auto"/>
        <w:right w:val="none" w:sz="0" w:space="0" w:color="auto"/>
      </w:divBdr>
    </w:div>
    <w:div w:id="1081174676">
      <w:marLeft w:val="0"/>
      <w:marRight w:val="0"/>
      <w:marTop w:val="0"/>
      <w:marBottom w:val="0"/>
      <w:divBdr>
        <w:top w:val="none" w:sz="0" w:space="0" w:color="auto"/>
        <w:left w:val="none" w:sz="0" w:space="0" w:color="auto"/>
        <w:bottom w:val="none" w:sz="0" w:space="0" w:color="auto"/>
        <w:right w:val="none" w:sz="0" w:space="0" w:color="auto"/>
      </w:divBdr>
    </w:div>
    <w:div w:id="1084686484">
      <w:marLeft w:val="0"/>
      <w:marRight w:val="0"/>
      <w:marTop w:val="0"/>
      <w:marBottom w:val="0"/>
      <w:divBdr>
        <w:top w:val="none" w:sz="0" w:space="0" w:color="auto"/>
        <w:left w:val="none" w:sz="0" w:space="0" w:color="auto"/>
        <w:bottom w:val="none" w:sz="0" w:space="0" w:color="auto"/>
        <w:right w:val="none" w:sz="0" w:space="0" w:color="auto"/>
      </w:divBdr>
    </w:div>
    <w:div w:id="1088117571">
      <w:marLeft w:val="0"/>
      <w:marRight w:val="0"/>
      <w:marTop w:val="0"/>
      <w:marBottom w:val="0"/>
      <w:divBdr>
        <w:top w:val="none" w:sz="0" w:space="0" w:color="auto"/>
        <w:left w:val="none" w:sz="0" w:space="0" w:color="auto"/>
        <w:bottom w:val="none" w:sz="0" w:space="0" w:color="auto"/>
        <w:right w:val="none" w:sz="0" w:space="0" w:color="auto"/>
      </w:divBdr>
    </w:div>
    <w:div w:id="1101951777">
      <w:marLeft w:val="0"/>
      <w:marRight w:val="0"/>
      <w:marTop w:val="0"/>
      <w:marBottom w:val="0"/>
      <w:divBdr>
        <w:top w:val="none" w:sz="0" w:space="0" w:color="auto"/>
        <w:left w:val="none" w:sz="0" w:space="0" w:color="auto"/>
        <w:bottom w:val="none" w:sz="0" w:space="0" w:color="auto"/>
        <w:right w:val="none" w:sz="0" w:space="0" w:color="auto"/>
      </w:divBdr>
    </w:div>
    <w:div w:id="1102649992">
      <w:marLeft w:val="0"/>
      <w:marRight w:val="0"/>
      <w:marTop w:val="0"/>
      <w:marBottom w:val="0"/>
      <w:divBdr>
        <w:top w:val="none" w:sz="0" w:space="0" w:color="auto"/>
        <w:left w:val="none" w:sz="0" w:space="0" w:color="auto"/>
        <w:bottom w:val="none" w:sz="0" w:space="0" w:color="auto"/>
        <w:right w:val="none" w:sz="0" w:space="0" w:color="auto"/>
      </w:divBdr>
    </w:div>
    <w:div w:id="1102720677">
      <w:marLeft w:val="0"/>
      <w:marRight w:val="0"/>
      <w:marTop w:val="0"/>
      <w:marBottom w:val="0"/>
      <w:divBdr>
        <w:top w:val="none" w:sz="0" w:space="0" w:color="auto"/>
        <w:left w:val="none" w:sz="0" w:space="0" w:color="auto"/>
        <w:bottom w:val="none" w:sz="0" w:space="0" w:color="auto"/>
        <w:right w:val="none" w:sz="0" w:space="0" w:color="auto"/>
      </w:divBdr>
    </w:div>
    <w:div w:id="1105661199">
      <w:marLeft w:val="0"/>
      <w:marRight w:val="0"/>
      <w:marTop w:val="0"/>
      <w:marBottom w:val="0"/>
      <w:divBdr>
        <w:top w:val="none" w:sz="0" w:space="0" w:color="auto"/>
        <w:left w:val="none" w:sz="0" w:space="0" w:color="auto"/>
        <w:bottom w:val="none" w:sz="0" w:space="0" w:color="auto"/>
        <w:right w:val="none" w:sz="0" w:space="0" w:color="auto"/>
      </w:divBdr>
    </w:div>
    <w:div w:id="1107118312">
      <w:marLeft w:val="0"/>
      <w:marRight w:val="0"/>
      <w:marTop w:val="0"/>
      <w:marBottom w:val="0"/>
      <w:divBdr>
        <w:top w:val="none" w:sz="0" w:space="0" w:color="auto"/>
        <w:left w:val="none" w:sz="0" w:space="0" w:color="auto"/>
        <w:bottom w:val="none" w:sz="0" w:space="0" w:color="auto"/>
        <w:right w:val="none" w:sz="0" w:space="0" w:color="auto"/>
      </w:divBdr>
    </w:div>
    <w:div w:id="1112435820">
      <w:marLeft w:val="0"/>
      <w:marRight w:val="0"/>
      <w:marTop w:val="0"/>
      <w:marBottom w:val="0"/>
      <w:divBdr>
        <w:top w:val="none" w:sz="0" w:space="0" w:color="auto"/>
        <w:left w:val="none" w:sz="0" w:space="0" w:color="auto"/>
        <w:bottom w:val="none" w:sz="0" w:space="0" w:color="auto"/>
        <w:right w:val="none" w:sz="0" w:space="0" w:color="auto"/>
      </w:divBdr>
    </w:div>
    <w:div w:id="1140615353">
      <w:marLeft w:val="0"/>
      <w:marRight w:val="0"/>
      <w:marTop w:val="0"/>
      <w:marBottom w:val="0"/>
      <w:divBdr>
        <w:top w:val="none" w:sz="0" w:space="0" w:color="auto"/>
        <w:left w:val="none" w:sz="0" w:space="0" w:color="auto"/>
        <w:bottom w:val="none" w:sz="0" w:space="0" w:color="auto"/>
        <w:right w:val="none" w:sz="0" w:space="0" w:color="auto"/>
      </w:divBdr>
    </w:div>
    <w:div w:id="1144154469">
      <w:marLeft w:val="0"/>
      <w:marRight w:val="0"/>
      <w:marTop w:val="0"/>
      <w:marBottom w:val="0"/>
      <w:divBdr>
        <w:top w:val="none" w:sz="0" w:space="0" w:color="auto"/>
        <w:left w:val="none" w:sz="0" w:space="0" w:color="auto"/>
        <w:bottom w:val="none" w:sz="0" w:space="0" w:color="auto"/>
        <w:right w:val="none" w:sz="0" w:space="0" w:color="auto"/>
      </w:divBdr>
    </w:div>
    <w:div w:id="1159422859">
      <w:marLeft w:val="0"/>
      <w:marRight w:val="0"/>
      <w:marTop w:val="0"/>
      <w:marBottom w:val="0"/>
      <w:divBdr>
        <w:top w:val="none" w:sz="0" w:space="0" w:color="auto"/>
        <w:left w:val="none" w:sz="0" w:space="0" w:color="auto"/>
        <w:bottom w:val="none" w:sz="0" w:space="0" w:color="auto"/>
        <w:right w:val="none" w:sz="0" w:space="0" w:color="auto"/>
      </w:divBdr>
    </w:div>
    <w:div w:id="1163472375">
      <w:marLeft w:val="0"/>
      <w:marRight w:val="0"/>
      <w:marTop w:val="0"/>
      <w:marBottom w:val="0"/>
      <w:divBdr>
        <w:top w:val="none" w:sz="0" w:space="0" w:color="auto"/>
        <w:left w:val="none" w:sz="0" w:space="0" w:color="auto"/>
        <w:bottom w:val="none" w:sz="0" w:space="0" w:color="auto"/>
        <w:right w:val="none" w:sz="0" w:space="0" w:color="auto"/>
      </w:divBdr>
    </w:div>
    <w:div w:id="1164199918">
      <w:marLeft w:val="0"/>
      <w:marRight w:val="0"/>
      <w:marTop w:val="0"/>
      <w:marBottom w:val="0"/>
      <w:divBdr>
        <w:top w:val="none" w:sz="0" w:space="0" w:color="auto"/>
        <w:left w:val="none" w:sz="0" w:space="0" w:color="auto"/>
        <w:bottom w:val="none" w:sz="0" w:space="0" w:color="auto"/>
        <w:right w:val="none" w:sz="0" w:space="0" w:color="auto"/>
      </w:divBdr>
    </w:div>
    <w:div w:id="1168401276">
      <w:marLeft w:val="0"/>
      <w:marRight w:val="0"/>
      <w:marTop w:val="0"/>
      <w:marBottom w:val="0"/>
      <w:divBdr>
        <w:top w:val="none" w:sz="0" w:space="0" w:color="auto"/>
        <w:left w:val="none" w:sz="0" w:space="0" w:color="auto"/>
        <w:bottom w:val="none" w:sz="0" w:space="0" w:color="auto"/>
        <w:right w:val="none" w:sz="0" w:space="0" w:color="auto"/>
      </w:divBdr>
    </w:div>
    <w:div w:id="1168642276">
      <w:marLeft w:val="0"/>
      <w:marRight w:val="0"/>
      <w:marTop w:val="0"/>
      <w:marBottom w:val="0"/>
      <w:divBdr>
        <w:top w:val="none" w:sz="0" w:space="0" w:color="auto"/>
        <w:left w:val="none" w:sz="0" w:space="0" w:color="auto"/>
        <w:bottom w:val="none" w:sz="0" w:space="0" w:color="auto"/>
        <w:right w:val="none" w:sz="0" w:space="0" w:color="auto"/>
      </w:divBdr>
    </w:div>
    <w:div w:id="1174610500">
      <w:marLeft w:val="0"/>
      <w:marRight w:val="0"/>
      <w:marTop w:val="0"/>
      <w:marBottom w:val="0"/>
      <w:divBdr>
        <w:top w:val="none" w:sz="0" w:space="0" w:color="auto"/>
        <w:left w:val="none" w:sz="0" w:space="0" w:color="auto"/>
        <w:bottom w:val="none" w:sz="0" w:space="0" w:color="auto"/>
        <w:right w:val="none" w:sz="0" w:space="0" w:color="auto"/>
      </w:divBdr>
    </w:div>
    <w:div w:id="1195194479">
      <w:marLeft w:val="0"/>
      <w:marRight w:val="0"/>
      <w:marTop w:val="0"/>
      <w:marBottom w:val="0"/>
      <w:divBdr>
        <w:top w:val="none" w:sz="0" w:space="0" w:color="auto"/>
        <w:left w:val="none" w:sz="0" w:space="0" w:color="auto"/>
        <w:bottom w:val="none" w:sz="0" w:space="0" w:color="auto"/>
        <w:right w:val="none" w:sz="0" w:space="0" w:color="auto"/>
      </w:divBdr>
    </w:div>
    <w:div w:id="1201823718">
      <w:marLeft w:val="0"/>
      <w:marRight w:val="0"/>
      <w:marTop w:val="0"/>
      <w:marBottom w:val="0"/>
      <w:divBdr>
        <w:top w:val="none" w:sz="0" w:space="0" w:color="auto"/>
        <w:left w:val="none" w:sz="0" w:space="0" w:color="auto"/>
        <w:bottom w:val="none" w:sz="0" w:space="0" w:color="auto"/>
        <w:right w:val="none" w:sz="0" w:space="0" w:color="auto"/>
      </w:divBdr>
    </w:div>
    <w:div w:id="1207256361">
      <w:marLeft w:val="0"/>
      <w:marRight w:val="0"/>
      <w:marTop w:val="0"/>
      <w:marBottom w:val="0"/>
      <w:divBdr>
        <w:top w:val="none" w:sz="0" w:space="0" w:color="auto"/>
        <w:left w:val="none" w:sz="0" w:space="0" w:color="auto"/>
        <w:bottom w:val="none" w:sz="0" w:space="0" w:color="auto"/>
        <w:right w:val="none" w:sz="0" w:space="0" w:color="auto"/>
      </w:divBdr>
    </w:div>
    <w:div w:id="1211267421">
      <w:marLeft w:val="0"/>
      <w:marRight w:val="0"/>
      <w:marTop w:val="0"/>
      <w:marBottom w:val="0"/>
      <w:divBdr>
        <w:top w:val="none" w:sz="0" w:space="0" w:color="auto"/>
        <w:left w:val="none" w:sz="0" w:space="0" w:color="auto"/>
        <w:bottom w:val="none" w:sz="0" w:space="0" w:color="auto"/>
        <w:right w:val="none" w:sz="0" w:space="0" w:color="auto"/>
      </w:divBdr>
    </w:div>
    <w:div w:id="1220703347">
      <w:marLeft w:val="0"/>
      <w:marRight w:val="0"/>
      <w:marTop w:val="0"/>
      <w:marBottom w:val="0"/>
      <w:divBdr>
        <w:top w:val="none" w:sz="0" w:space="0" w:color="auto"/>
        <w:left w:val="none" w:sz="0" w:space="0" w:color="auto"/>
        <w:bottom w:val="none" w:sz="0" w:space="0" w:color="auto"/>
        <w:right w:val="none" w:sz="0" w:space="0" w:color="auto"/>
      </w:divBdr>
    </w:div>
    <w:div w:id="1223296721">
      <w:marLeft w:val="0"/>
      <w:marRight w:val="0"/>
      <w:marTop w:val="0"/>
      <w:marBottom w:val="0"/>
      <w:divBdr>
        <w:top w:val="none" w:sz="0" w:space="0" w:color="auto"/>
        <w:left w:val="none" w:sz="0" w:space="0" w:color="auto"/>
        <w:bottom w:val="none" w:sz="0" w:space="0" w:color="auto"/>
        <w:right w:val="none" w:sz="0" w:space="0" w:color="auto"/>
      </w:divBdr>
    </w:div>
    <w:div w:id="1241016631">
      <w:marLeft w:val="0"/>
      <w:marRight w:val="0"/>
      <w:marTop w:val="0"/>
      <w:marBottom w:val="0"/>
      <w:divBdr>
        <w:top w:val="none" w:sz="0" w:space="0" w:color="auto"/>
        <w:left w:val="none" w:sz="0" w:space="0" w:color="auto"/>
        <w:bottom w:val="none" w:sz="0" w:space="0" w:color="auto"/>
        <w:right w:val="none" w:sz="0" w:space="0" w:color="auto"/>
      </w:divBdr>
    </w:div>
    <w:div w:id="1252205437">
      <w:marLeft w:val="0"/>
      <w:marRight w:val="0"/>
      <w:marTop w:val="0"/>
      <w:marBottom w:val="0"/>
      <w:divBdr>
        <w:top w:val="none" w:sz="0" w:space="0" w:color="auto"/>
        <w:left w:val="none" w:sz="0" w:space="0" w:color="auto"/>
        <w:bottom w:val="none" w:sz="0" w:space="0" w:color="auto"/>
        <w:right w:val="none" w:sz="0" w:space="0" w:color="auto"/>
      </w:divBdr>
    </w:div>
    <w:div w:id="1259480454">
      <w:marLeft w:val="0"/>
      <w:marRight w:val="0"/>
      <w:marTop w:val="0"/>
      <w:marBottom w:val="0"/>
      <w:divBdr>
        <w:top w:val="none" w:sz="0" w:space="0" w:color="auto"/>
        <w:left w:val="none" w:sz="0" w:space="0" w:color="auto"/>
        <w:bottom w:val="none" w:sz="0" w:space="0" w:color="auto"/>
        <w:right w:val="none" w:sz="0" w:space="0" w:color="auto"/>
      </w:divBdr>
    </w:div>
    <w:div w:id="1262448765">
      <w:marLeft w:val="0"/>
      <w:marRight w:val="0"/>
      <w:marTop w:val="0"/>
      <w:marBottom w:val="0"/>
      <w:divBdr>
        <w:top w:val="none" w:sz="0" w:space="0" w:color="auto"/>
        <w:left w:val="none" w:sz="0" w:space="0" w:color="auto"/>
        <w:bottom w:val="none" w:sz="0" w:space="0" w:color="auto"/>
        <w:right w:val="none" w:sz="0" w:space="0" w:color="auto"/>
      </w:divBdr>
    </w:div>
    <w:div w:id="1263106568">
      <w:marLeft w:val="0"/>
      <w:marRight w:val="0"/>
      <w:marTop w:val="0"/>
      <w:marBottom w:val="0"/>
      <w:divBdr>
        <w:top w:val="none" w:sz="0" w:space="0" w:color="auto"/>
        <w:left w:val="none" w:sz="0" w:space="0" w:color="auto"/>
        <w:bottom w:val="none" w:sz="0" w:space="0" w:color="auto"/>
        <w:right w:val="none" w:sz="0" w:space="0" w:color="auto"/>
      </w:divBdr>
    </w:div>
    <w:div w:id="1266038801">
      <w:marLeft w:val="0"/>
      <w:marRight w:val="0"/>
      <w:marTop w:val="0"/>
      <w:marBottom w:val="0"/>
      <w:divBdr>
        <w:top w:val="none" w:sz="0" w:space="0" w:color="auto"/>
        <w:left w:val="none" w:sz="0" w:space="0" w:color="auto"/>
        <w:bottom w:val="none" w:sz="0" w:space="0" w:color="auto"/>
        <w:right w:val="none" w:sz="0" w:space="0" w:color="auto"/>
      </w:divBdr>
    </w:div>
    <w:div w:id="1273241908">
      <w:marLeft w:val="0"/>
      <w:marRight w:val="0"/>
      <w:marTop w:val="0"/>
      <w:marBottom w:val="0"/>
      <w:divBdr>
        <w:top w:val="none" w:sz="0" w:space="0" w:color="auto"/>
        <w:left w:val="none" w:sz="0" w:space="0" w:color="auto"/>
        <w:bottom w:val="none" w:sz="0" w:space="0" w:color="auto"/>
        <w:right w:val="none" w:sz="0" w:space="0" w:color="auto"/>
      </w:divBdr>
    </w:div>
    <w:div w:id="1277177327">
      <w:marLeft w:val="0"/>
      <w:marRight w:val="0"/>
      <w:marTop w:val="0"/>
      <w:marBottom w:val="0"/>
      <w:divBdr>
        <w:top w:val="none" w:sz="0" w:space="0" w:color="auto"/>
        <w:left w:val="none" w:sz="0" w:space="0" w:color="auto"/>
        <w:bottom w:val="none" w:sz="0" w:space="0" w:color="auto"/>
        <w:right w:val="none" w:sz="0" w:space="0" w:color="auto"/>
      </w:divBdr>
    </w:div>
    <w:div w:id="1280257038">
      <w:marLeft w:val="0"/>
      <w:marRight w:val="0"/>
      <w:marTop w:val="0"/>
      <w:marBottom w:val="0"/>
      <w:divBdr>
        <w:top w:val="none" w:sz="0" w:space="0" w:color="auto"/>
        <w:left w:val="none" w:sz="0" w:space="0" w:color="auto"/>
        <w:bottom w:val="none" w:sz="0" w:space="0" w:color="auto"/>
        <w:right w:val="none" w:sz="0" w:space="0" w:color="auto"/>
      </w:divBdr>
    </w:div>
    <w:div w:id="1298411074">
      <w:marLeft w:val="0"/>
      <w:marRight w:val="0"/>
      <w:marTop w:val="0"/>
      <w:marBottom w:val="0"/>
      <w:divBdr>
        <w:top w:val="none" w:sz="0" w:space="0" w:color="auto"/>
        <w:left w:val="none" w:sz="0" w:space="0" w:color="auto"/>
        <w:bottom w:val="none" w:sz="0" w:space="0" w:color="auto"/>
        <w:right w:val="none" w:sz="0" w:space="0" w:color="auto"/>
      </w:divBdr>
    </w:div>
    <w:div w:id="1301957621">
      <w:marLeft w:val="0"/>
      <w:marRight w:val="0"/>
      <w:marTop w:val="0"/>
      <w:marBottom w:val="0"/>
      <w:divBdr>
        <w:top w:val="none" w:sz="0" w:space="0" w:color="auto"/>
        <w:left w:val="none" w:sz="0" w:space="0" w:color="auto"/>
        <w:bottom w:val="none" w:sz="0" w:space="0" w:color="auto"/>
        <w:right w:val="none" w:sz="0" w:space="0" w:color="auto"/>
      </w:divBdr>
    </w:div>
    <w:div w:id="1318922721">
      <w:marLeft w:val="0"/>
      <w:marRight w:val="0"/>
      <w:marTop w:val="0"/>
      <w:marBottom w:val="0"/>
      <w:divBdr>
        <w:top w:val="none" w:sz="0" w:space="0" w:color="auto"/>
        <w:left w:val="none" w:sz="0" w:space="0" w:color="auto"/>
        <w:bottom w:val="none" w:sz="0" w:space="0" w:color="auto"/>
        <w:right w:val="none" w:sz="0" w:space="0" w:color="auto"/>
      </w:divBdr>
    </w:div>
    <w:div w:id="1326520163">
      <w:marLeft w:val="0"/>
      <w:marRight w:val="0"/>
      <w:marTop w:val="0"/>
      <w:marBottom w:val="0"/>
      <w:divBdr>
        <w:top w:val="none" w:sz="0" w:space="0" w:color="auto"/>
        <w:left w:val="none" w:sz="0" w:space="0" w:color="auto"/>
        <w:bottom w:val="none" w:sz="0" w:space="0" w:color="auto"/>
        <w:right w:val="none" w:sz="0" w:space="0" w:color="auto"/>
      </w:divBdr>
    </w:div>
    <w:div w:id="1335956094">
      <w:marLeft w:val="0"/>
      <w:marRight w:val="0"/>
      <w:marTop w:val="0"/>
      <w:marBottom w:val="0"/>
      <w:divBdr>
        <w:top w:val="none" w:sz="0" w:space="0" w:color="auto"/>
        <w:left w:val="none" w:sz="0" w:space="0" w:color="auto"/>
        <w:bottom w:val="none" w:sz="0" w:space="0" w:color="auto"/>
        <w:right w:val="none" w:sz="0" w:space="0" w:color="auto"/>
      </w:divBdr>
    </w:div>
    <w:div w:id="1342588227">
      <w:marLeft w:val="0"/>
      <w:marRight w:val="0"/>
      <w:marTop w:val="0"/>
      <w:marBottom w:val="0"/>
      <w:divBdr>
        <w:top w:val="none" w:sz="0" w:space="0" w:color="auto"/>
        <w:left w:val="none" w:sz="0" w:space="0" w:color="auto"/>
        <w:bottom w:val="none" w:sz="0" w:space="0" w:color="auto"/>
        <w:right w:val="none" w:sz="0" w:space="0" w:color="auto"/>
      </w:divBdr>
    </w:div>
    <w:div w:id="1357847936">
      <w:marLeft w:val="0"/>
      <w:marRight w:val="0"/>
      <w:marTop w:val="0"/>
      <w:marBottom w:val="0"/>
      <w:divBdr>
        <w:top w:val="none" w:sz="0" w:space="0" w:color="auto"/>
        <w:left w:val="none" w:sz="0" w:space="0" w:color="auto"/>
        <w:bottom w:val="none" w:sz="0" w:space="0" w:color="auto"/>
        <w:right w:val="none" w:sz="0" w:space="0" w:color="auto"/>
      </w:divBdr>
    </w:div>
    <w:div w:id="1360279113">
      <w:marLeft w:val="0"/>
      <w:marRight w:val="0"/>
      <w:marTop w:val="0"/>
      <w:marBottom w:val="0"/>
      <w:divBdr>
        <w:top w:val="none" w:sz="0" w:space="0" w:color="auto"/>
        <w:left w:val="none" w:sz="0" w:space="0" w:color="auto"/>
        <w:bottom w:val="none" w:sz="0" w:space="0" w:color="auto"/>
        <w:right w:val="none" w:sz="0" w:space="0" w:color="auto"/>
      </w:divBdr>
    </w:div>
    <w:div w:id="1371683698">
      <w:marLeft w:val="0"/>
      <w:marRight w:val="0"/>
      <w:marTop w:val="0"/>
      <w:marBottom w:val="0"/>
      <w:divBdr>
        <w:top w:val="none" w:sz="0" w:space="0" w:color="auto"/>
        <w:left w:val="none" w:sz="0" w:space="0" w:color="auto"/>
        <w:bottom w:val="none" w:sz="0" w:space="0" w:color="auto"/>
        <w:right w:val="none" w:sz="0" w:space="0" w:color="auto"/>
      </w:divBdr>
    </w:div>
    <w:div w:id="1378898352">
      <w:marLeft w:val="0"/>
      <w:marRight w:val="0"/>
      <w:marTop w:val="0"/>
      <w:marBottom w:val="0"/>
      <w:divBdr>
        <w:top w:val="none" w:sz="0" w:space="0" w:color="auto"/>
        <w:left w:val="none" w:sz="0" w:space="0" w:color="auto"/>
        <w:bottom w:val="none" w:sz="0" w:space="0" w:color="auto"/>
        <w:right w:val="none" w:sz="0" w:space="0" w:color="auto"/>
      </w:divBdr>
    </w:div>
    <w:div w:id="1382704382">
      <w:marLeft w:val="0"/>
      <w:marRight w:val="0"/>
      <w:marTop w:val="0"/>
      <w:marBottom w:val="0"/>
      <w:divBdr>
        <w:top w:val="none" w:sz="0" w:space="0" w:color="auto"/>
        <w:left w:val="none" w:sz="0" w:space="0" w:color="auto"/>
        <w:bottom w:val="none" w:sz="0" w:space="0" w:color="auto"/>
        <w:right w:val="none" w:sz="0" w:space="0" w:color="auto"/>
      </w:divBdr>
    </w:div>
    <w:div w:id="1397968032">
      <w:marLeft w:val="0"/>
      <w:marRight w:val="0"/>
      <w:marTop w:val="0"/>
      <w:marBottom w:val="0"/>
      <w:divBdr>
        <w:top w:val="none" w:sz="0" w:space="0" w:color="auto"/>
        <w:left w:val="none" w:sz="0" w:space="0" w:color="auto"/>
        <w:bottom w:val="none" w:sz="0" w:space="0" w:color="auto"/>
        <w:right w:val="none" w:sz="0" w:space="0" w:color="auto"/>
      </w:divBdr>
    </w:div>
    <w:div w:id="1400591051">
      <w:marLeft w:val="0"/>
      <w:marRight w:val="150"/>
      <w:marTop w:val="0"/>
      <w:marBottom w:val="0"/>
      <w:divBdr>
        <w:top w:val="none" w:sz="0" w:space="0" w:color="auto"/>
        <w:left w:val="none" w:sz="0" w:space="0" w:color="auto"/>
        <w:bottom w:val="none" w:sz="0" w:space="0" w:color="auto"/>
        <w:right w:val="none" w:sz="0" w:space="0" w:color="auto"/>
      </w:divBdr>
      <w:divsChild>
        <w:div w:id="1356541253">
          <w:marLeft w:val="0"/>
          <w:marRight w:val="150"/>
          <w:marTop w:val="0"/>
          <w:marBottom w:val="0"/>
          <w:divBdr>
            <w:top w:val="none" w:sz="0" w:space="0" w:color="auto"/>
            <w:left w:val="none" w:sz="0" w:space="0" w:color="auto"/>
            <w:bottom w:val="none" w:sz="0" w:space="0" w:color="auto"/>
            <w:right w:val="none" w:sz="0" w:space="0" w:color="auto"/>
          </w:divBdr>
        </w:div>
      </w:divsChild>
    </w:div>
    <w:div w:id="1408262608">
      <w:marLeft w:val="0"/>
      <w:marRight w:val="0"/>
      <w:marTop w:val="0"/>
      <w:marBottom w:val="0"/>
      <w:divBdr>
        <w:top w:val="none" w:sz="0" w:space="0" w:color="auto"/>
        <w:left w:val="none" w:sz="0" w:space="0" w:color="auto"/>
        <w:bottom w:val="none" w:sz="0" w:space="0" w:color="auto"/>
        <w:right w:val="none" w:sz="0" w:space="0" w:color="auto"/>
      </w:divBdr>
    </w:div>
    <w:div w:id="1421413868">
      <w:marLeft w:val="0"/>
      <w:marRight w:val="0"/>
      <w:marTop w:val="0"/>
      <w:marBottom w:val="0"/>
      <w:divBdr>
        <w:top w:val="none" w:sz="0" w:space="0" w:color="auto"/>
        <w:left w:val="none" w:sz="0" w:space="0" w:color="auto"/>
        <w:bottom w:val="none" w:sz="0" w:space="0" w:color="auto"/>
        <w:right w:val="none" w:sz="0" w:space="0" w:color="auto"/>
      </w:divBdr>
    </w:div>
    <w:div w:id="1429540790">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439987015">
      <w:marLeft w:val="0"/>
      <w:marRight w:val="0"/>
      <w:marTop w:val="0"/>
      <w:marBottom w:val="0"/>
      <w:divBdr>
        <w:top w:val="none" w:sz="0" w:space="0" w:color="auto"/>
        <w:left w:val="none" w:sz="0" w:space="0" w:color="auto"/>
        <w:bottom w:val="none" w:sz="0" w:space="0" w:color="auto"/>
        <w:right w:val="none" w:sz="0" w:space="0" w:color="auto"/>
      </w:divBdr>
    </w:div>
    <w:div w:id="1454130762">
      <w:marLeft w:val="0"/>
      <w:marRight w:val="0"/>
      <w:marTop w:val="0"/>
      <w:marBottom w:val="0"/>
      <w:divBdr>
        <w:top w:val="none" w:sz="0" w:space="0" w:color="auto"/>
        <w:left w:val="none" w:sz="0" w:space="0" w:color="auto"/>
        <w:bottom w:val="none" w:sz="0" w:space="0" w:color="auto"/>
        <w:right w:val="none" w:sz="0" w:space="0" w:color="auto"/>
      </w:divBdr>
    </w:div>
    <w:div w:id="1456827608">
      <w:marLeft w:val="0"/>
      <w:marRight w:val="0"/>
      <w:marTop w:val="0"/>
      <w:marBottom w:val="0"/>
      <w:divBdr>
        <w:top w:val="none" w:sz="0" w:space="0" w:color="auto"/>
        <w:left w:val="none" w:sz="0" w:space="0" w:color="auto"/>
        <w:bottom w:val="none" w:sz="0" w:space="0" w:color="auto"/>
        <w:right w:val="none" w:sz="0" w:space="0" w:color="auto"/>
      </w:divBdr>
    </w:div>
    <w:div w:id="1457140059">
      <w:marLeft w:val="0"/>
      <w:marRight w:val="0"/>
      <w:marTop w:val="0"/>
      <w:marBottom w:val="0"/>
      <w:divBdr>
        <w:top w:val="none" w:sz="0" w:space="0" w:color="auto"/>
        <w:left w:val="none" w:sz="0" w:space="0" w:color="auto"/>
        <w:bottom w:val="none" w:sz="0" w:space="0" w:color="auto"/>
        <w:right w:val="none" w:sz="0" w:space="0" w:color="auto"/>
      </w:divBdr>
    </w:div>
    <w:div w:id="1480918582">
      <w:marLeft w:val="0"/>
      <w:marRight w:val="0"/>
      <w:marTop w:val="0"/>
      <w:marBottom w:val="0"/>
      <w:divBdr>
        <w:top w:val="none" w:sz="0" w:space="0" w:color="auto"/>
        <w:left w:val="none" w:sz="0" w:space="0" w:color="auto"/>
        <w:bottom w:val="none" w:sz="0" w:space="0" w:color="auto"/>
        <w:right w:val="none" w:sz="0" w:space="0" w:color="auto"/>
      </w:divBdr>
    </w:div>
    <w:div w:id="1485706590">
      <w:marLeft w:val="0"/>
      <w:marRight w:val="0"/>
      <w:marTop w:val="0"/>
      <w:marBottom w:val="0"/>
      <w:divBdr>
        <w:top w:val="none" w:sz="0" w:space="0" w:color="auto"/>
        <w:left w:val="none" w:sz="0" w:space="0" w:color="auto"/>
        <w:bottom w:val="none" w:sz="0" w:space="0" w:color="auto"/>
        <w:right w:val="none" w:sz="0" w:space="0" w:color="auto"/>
      </w:divBdr>
    </w:div>
    <w:div w:id="1486164246">
      <w:marLeft w:val="0"/>
      <w:marRight w:val="0"/>
      <w:marTop w:val="0"/>
      <w:marBottom w:val="0"/>
      <w:divBdr>
        <w:top w:val="none" w:sz="0" w:space="0" w:color="auto"/>
        <w:left w:val="none" w:sz="0" w:space="0" w:color="auto"/>
        <w:bottom w:val="none" w:sz="0" w:space="0" w:color="auto"/>
        <w:right w:val="none" w:sz="0" w:space="0" w:color="auto"/>
      </w:divBdr>
    </w:div>
    <w:div w:id="1491363693">
      <w:marLeft w:val="0"/>
      <w:marRight w:val="0"/>
      <w:marTop w:val="0"/>
      <w:marBottom w:val="0"/>
      <w:divBdr>
        <w:top w:val="none" w:sz="0" w:space="0" w:color="auto"/>
        <w:left w:val="none" w:sz="0" w:space="0" w:color="auto"/>
        <w:bottom w:val="none" w:sz="0" w:space="0" w:color="auto"/>
        <w:right w:val="none" w:sz="0" w:space="0" w:color="auto"/>
      </w:divBdr>
    </w:div>
    <w:div w:id="1494566855">
      <w:marLeft w:val="0"/>
      <w:marRight w:val="0"/>
      <w:marTop w:val="0"/>
      <w:marBottom w:val="0"/>
      <w:divBdr>
        <w:top w:val="none" w:sz="0" w:space="0" w:color="auto"/>
        <w:left w:val="none" w:sz="0" w:space="0" w:color="auto"/>
        <w:bottom w:val="none" w:sz="0" w:space="0" w:color="auto"/>
        <w:right w:val="none" w:sz="0" w:space="0" w:color="auto"/>
      </w:divBdr>
    </w:div>
    <w:div w:id="1498419946">
      <w:marLeft w:val="0"/>
      <w:marRight w:val="0"/>
      <w:marTop w:val="0"/>
      <w:marBottom w:val="0"/>
      <w:divBdr>
        <w:top w:val="none" w:sz="0" w:space="0" w:color="auto"/>
        <w:left w:val="none" w:sz="0" w:space="0" w:color="auto"/>
        <w:bottom w:val="none" w:sz="0" w:space="0" w:color="auto"/>
        <w:right w:val="none" w:sz="0" w:space="0" w:color="auto"/>
      </w:divBdr>
    </w:div>
    <w:div w:id="1503085350">
      <w:marLeft w:val="0"/>
      <w:marRight w:val="0"/>
      <w:marTop w:val="0"/>
      <w:marBottom w:val="0"/>
      <w:divBdr>
        <w:top w:val="none" w:sz="0" w:space="0" w:color="auto"/>
        <w:left w:val="none" w:sz="0" w:space="0" w:color="auto"/>
        <w:bottom w:val="none" w:sz="0" w:space="0" w:color="auto"/>
        <w:right w:val="none" w:sz="0" w:space="0" w:color="auto"/>
      </w:divBdr>
    </w:div>
    <w:div w:id="1508785661">
      <w:marLeft w:val="0"/>
      <w:marRight w:val="0"/>
      <w:marTop w:val="0"/>
      <w:marBottom w:val="0"/>
      <w:divBdr>
        <w:top w:val="none" w:sz="0" w:space="0" w:color="auto"/>
        <w:left w:val="none" w:sz="0" w:space="0" w:color="auto"/>
        <w:bottom w:val="none" w:sz="0" w:space="0" w:color="auto"/>
        <w:right w:val="none" w:sz="0" w:space="0" w:color="auto"/>
      </w:divBdr>
    </w:div>
    <w:div w:id="1509250032">
      <w:marLeft w:val="0"/>
      <w:marRight w:val="0"/>
      <w:marTop w:val="0"/>
      <w:marBottom w:val="0"/>
      <w:divBdr>
        <w:top w:val="none" w:sz="0" w:space="0" w:color="auto"/>
        <w:left w:val="none" w:sz="0" w:space="0" w:color="auto"/>
        <w:bottom w:val="none" w:sz="0" w:space="0" w:color="auto"/>
        <w:right w:val="none" w:sz="0" w:space="0" w:color="auto"/>
      </w:divBdr>
    </w:div>
    <w:div w:id="1511290891">
      <w:marLeft w:val="0"/>
      <w:marRight w:val="0"/>
      <w:marTop w:val="0"/>
      <w:marBottom w:val="0"/>
      <w:divBdr>
        <w:top w:val="none" w:sz="0" w:space="0" w:color="auto"/>
        <w:left w:val="none" w:sz="0" w:space="0" w:color="auto"/>
        <w:bottom w:val="none" w:sz="0" w:space="0" w:color="auto"/>
        <w:right w:val="none" w:sz="0" w:space="0" w:color="auto"/>
      </w:divBdr>
    </w:div>
    <w:div w:id="1512842802">
      <w:marLeft w:val="0"/>
      <w:marRight w:val="0"/>
      <w:marTop w:val="0"/>
      <w:marBottom w:val="0"/>
      <w:divBdr>
        <w:top w:val="none" w:sz="0" w:space="0" w:color="auto"/>
        <w:left w:val="none" w:sz="0" w:space="0" w:color="auto"/>
        <w:bottom w:val="none" w:sz="0" w:space="0" w:color="auto"/>
        <w:right w:val="none" w:sz="0" w:space="0" w:color="auto"/>
      </w:divBdr>
    </w:div>
    <w:div w:id="1516924672">
      <w:marLeft w:val="0"/>
      <w:marRight w:val="0"/>
      <w:marTop w:val="0"/>
      <w:marBottom w:val="0"/>
      <w:divBdr>
        <w:top w:val="none" w:sz="0" w:space="0" w:color="auto"/>
        <w:left w:val="none" w:sz="0" w:space="0" w:color="auto"/>
        <w:bottom w:val="none" w:sz="0" w:space="0" w:color="auto"/>
        <w:right w:val="none" w:sz="0" w:space="0" w:color="auto"/>
      </w:divBdr>
    </w:div>
    <w:div w:id="1525902244">
      <w:marLeft w:val="0"/>
      <w:marRight w:val="0"/>
      <w:marTop w:val="0"/>
      <w:marBottom w:val="0"/>
      <w:divBdr>
        <w:top w:val="none" w:sz="0" w:space="0" w:color="auto"/>
        <w:left w:val="none" w:sz="0" w:space="0" w:color="auto"/>
        <w:bottom w:val="none" w:sz="0" w:space="0" w:color="auto"/>
        <w:right w:val="none" w:sz="0" w:space="0" w:color="auto"/>
      </w:divBdr>
    </w:div>
    <w:div w:id="1528638516">
      <w:marLeft w:val="0"/>
      <w:marRight w:val="0"/>
      <w:marTop w:val="0"/>
      <w:marBottom w:val="0"/>
      <w:divBdr>
        <w:top w:val="none" w:sz="0" w:space="0" w:color="auto"/>
        <w:left w:val="none" w:sz="0" w:space="0" w:color="auto"/>
        <w:bottom w:val="none" w:sz="0" w:space="0" w:color="auto"/>
        <w:right w:val="none" w:sz="0" w:space="0" w:color="auto"/>
      </w:divBdr>
    </w:div>
    <w:div w:id="1539930000">
      <w:marLeft w:val="0"/>
      <w:marRight w:val="0"/>
      <w:marTop w:val="0"/>
      <w:marBottom w:val="0"/>
      <w:divBdr>
        <w:top w:val="none" w:sz="0" w:space="0" w:color="auto"/>
        <w:left w:val="none" w:sz="0" w:space="0" w:color="auto"/>
        <w:bottom w:val="none" w:sz="0" w:space="0" w:color="auto"/>
        <w:right w:val="none" w:sz="0" w:space="0" w:color="auto"/>
      </w:divBdr>
    </w:div>
    <w:div w:id="1544443065">
      <w:marLeft w:val="0"/>
      <w:marRight w:val="0"/>
      <w:marTop w:val="0"/>
      <w:marBottom w:val="0"/>
      <w:divBdr>
        <w:top w:val="none" w:sz="0" w:space="0" w:color="auto"/>
        <w:left w:val="none" w:sz="0" w:space="0" w:color="auto"/>
        <w:bottom w:val="none" w:sz="0" w:space="0" w:color="auto"/>
        <w:right w:val="none" w:sz="0" w:space="0" w:color="auto"/>
      </w:divBdr>
    </w:div>
    <w:div w:id="1552380455">
      <w:marLeft w:val="0"/>
      <w:marRight w:val="0"/>
      <w:marTop w:val="0"/>
      <w:marBottom w:val="0"/>
      <w:divBdr>
        <w:top w:val="none" w:sz="0" w:space="0" w:color="auto"/>
        <w:left w:val="none" w:sz="0" w:space="0" w:color="auto"/>
        <w:bottom w:val="none" w:sz="0" w:space="0" w:color="auto"/>
        <w:right w:val="none" w:sz="0" w:space="0" w:color="auto"/>
      </w:divBdr>
    </w:div>
    <w:div w:id="1555312817">
      <w:marLeft w:val="0"/>
      <w:marRight w:val="0"/>
      <w:marTop w:val="0"/>
      <w:marBottom w:val="0"/>
      <w:divBdr>
        <w:top w:val="none" w:sz="0" w:space="0" w:color="auto"/>
        <w:left w:val="none" w:sz="0" w:space="0" w:color="auto"/>
        <w:bottom w:val="none" w:sz="0" w:space="0" w:color="auto"/>
        <w:right w:val="none" w:sz="0" w:space="0" w:color="auto"/>
      </w:divBdr>
    </w:div>
    <w:div w:id="1575160926">
      <w:marLeft w:val="0"/>
      <w:marRight w:val="0"/>
      <w:marTop w:val="0"/>
      <w:marBottom w:val="0"/>
      <w:divBdr>
        <w:top w:val="none" w:sz="0" w:space="0" w:color="auto"/>
        <w:left w:val="none" w:sz="0" w:space="0" w:color="auto"/>
        <w:bottom w:val="none" w:sz="0" w:space="0" w:color="auto"/>
        <w:right w:val="none" w:sz="0" w:space="0" w:color="auto"/>
      </w:divBdr>
    </w:div>
    <w:div w:id="1589196591">
      <w:marLeft w:val="0"/>
      <w:marRight w:val="0"/>
      <w:marTop w:val="0"/>
      <w:marBottom w:val="0"/>
      <w:divBdr>
        <w:top w:val="none" w:sz="0" w:space="0" w:color="auto"/>
        <w:left w:val="none" w:sz="0" w:space="0" w:color="auto"/>
        <w:bottom w:val="none" w:sz="0" w:space="0" w:color="auto"/>
        <w:right w:val="none" w:sz="0" w:space="0" w:color="auto"/>
      </w:divBdr>
    </w:div>
    <w:div w:id="1594243502">
      <w:marLeft w:val="0"/>
      <w:marRight w:val="0"/>
      <w:marTop w:val="0"/>
      <w:marBottom w:val="0"/>
      <w:divBdr>
        <w:top w:val="none" w:sz="0" w:space="0" w:color="auto"/>
        <w:left w:val="none" w:sz="0" w:space="0" w:color="auto"/>
        <w:bottom w:val="none" w:sz="0" w:space="0" w:color="auto"/>
        <w:right w:val="none" w:sz="0" w:space="0" w:color="auto"/>
      </w:divBdr>
    </w:div>
    <w:div w:id="1606234686">
      <w:marLeft w:val="0"/>
      <w:marRight w:val="0"/>
      <w:marTop w:val="0"/>
      <w:marBottom w:val="0"/>
      <w:divBdr>
        <w:top w:val="none" w:sz="0" w:space="0" w:color="auto"/>
        <w:left w:val="none" w:sz="0" w:space="0" w:color="auto"/>
        <w:bottom w:val="none" w:sz="0" w:space="0" w:color="auto"/>
        <w:right w:val="none" w:sz="0" w:space="0" w:color="auto"/>
      </w:divBdr>
    </w:div>
    <w:div w:id="1606763571">
      <w:marLeft w:val="0"/>
      <w:marRight w:val="0"/>
      <w:marTop w:val="0"/>
      <w:marBottom w:val="0"/>
      <w:divBdr>
        <w:top w:val="none" w:sz="0" w:space="0" w:color="auto"/>
        <w:left w:val="none" w:sz="0" w:space="0" w:color="auto"/>
        <w:bottom w:val="none" w:sz="0" w:space="0" w:color="auto"/>
        <w:right w:val="none" w:sz="0" w:space="0" w:color="auto"/>
      </w:divBdr>
    </w:div>
    <w:div w:id="1606889166">
      <w:marLeft w:val="0"/>
      <w:marRight w:val="0"/>
      <w:marTop w:val="0"/>
      <w:marBottom w:val="0"/>
      <w:divBdr>
        <w:top w:val="none" w:sz="0" w:space="0" w:color="auto"/>
        <w:left w:val="none" w:sz="0" w:space="0" w:color="auto"/>
        <w:bottom w:val="none" w:sz="0" w:space="0" w:color="auto"/>
        <w:right w:val="none" w:sz="0" w:space="0" w:color="auto"/>
      </w:divBdr>
    </w:div>
    <w:div w:id="1613854955">
      <w:marLeft w:val="0"/>
      <w:marRight w:val="0"/>
      <w:marTop w:val="0"/>
      <w:marBottom w:val="0"/>
      <w:divBdr>
        <w:top w:val="none" w:sz="0" w:space="0" w:color="auto"/>
        <w:left w:val="none" w:sz="0" w:space="0" w:color="auto"/>
        <w:bottom w:val="none" w:sz="0" w:space="0" w:color="auto"/>
        <w:right w:val="none" w:sz="0" w:space="0" w:color="auto"/>
      </w:divBdr>
    </w:div>
    <w:div w:id="1614550455">
      <w:marLeft w:val="0"/>
      <w:marRight w:val="0"/>
      <w:marTop w:val="0"/>
      <w:marBottom w:val="0"/>
      <w:divBdr>
        <w:top w:val="none" w:sz="0" w:space="0" w:color="auto"/>
        <w:left w:val="none" w:sz="0" w:space="0" w:color="auto"/>
        <w:bottom w:val="none" w:sz="0" w:space="0" w:color="auto"/>
        <w:right w:val="none" w:sz="0" w:space="0" w:color="auto"/>
      </w:divBdr>
    </w:div>
    <w:div w:id="1614702852">
      <w:marLeft w:val="0"/>
      <w:marRight w:val="0"/>
      <w:marTop w:val="0"/>
      <w:marBottom w:val="0"/>
      <w:divBdr>
        <w:top w:val="none" w:sz="0" w:space="0" w:color="auto"/>
        <w:left w:val="none" w:sz="0" w:space="0" w:color="auto"/>
        <w:bottom w:val="none" w:sz="0" w:space="0" w:color="auto"/>
        <w:right w:val="none" w:sz="0" w:space="0" w:color="auto"/>
      </w:divBdr>
    </w:div>
    <w:div w:id="1620262672">
      <w:marLeft w:val="0"/>
      <w:marRight w:val="0"/>
      <w:marTop w:val="0"/>
      <w:marBottom w:val="0"/>
      <w:divBdr>
        <w:top w:val="none" w:sz="0" w:space="0" w:color="auto"/>
        <w:left w:val="none" w:sz="0" w:space="0" w:color="auto"/>
        <w:bottom w:val="none" w:sz="0" w:space="0" w:color="auto"/>
        <w:right w:val="none" w:sz="0" w:space="0" w:color="auto"/>
      </w:divBdr>
    </w:div>
    <w:div w:id="1621493175">
      <w:marLeft w:val="0"/>
      <w:marRight w:val="0"/>
      <w:marTop w:val="0"/>
      <w:marBottom w:val="0"/>
      <w:divBdr>
        <w:top w:val="none" w:sz="0" w:space="0" w:color="auto"/>
        <w:left w:val="none" w:sz="0" w:space="0" w:color="auto"/>
        <w:bottom w:val="none" w:sz="0" w:space="0" w:color="auto"/>
        <w:right w:val="none" w:sz="0" w:space="0" w:color="auto"/>
      </w:divBdr>
    </w:div>
    <w:div w:id="1623344301">
      <w:marLeft w:val="0"/>
      <w:marRight w:val="0"/>
      <w:marTop w:val="0"/>
      <w:marBottom w:val="0"/>
      <w:divBdr>
        <w:top w:val="none" w:sz="0" w:space="0" w:color="auto"/>
        <w:left w:val="none" w:sz="0" w:space="0" w:color="auto"/>
        <w:bottom w:val="none" w:sz="0" w:space="0" w:color="auto"/>
        <w:right w:val="none" w:sz="0" w:space="0" w:color="auto"/>
      </w:divBdr>
    </w:div>
    <w:div w:id="1627078822">
      <w:marLeft w:val="0"/>
      <w:marRight w:val="0"/>
      <w:marTop w:val="0"/>
      <w:marBottom w:val="0"/>
      <w:divBdr>
        <w:top w:val="none" w:sz="0" w:space="0" w:color="auto"/>
        <w:left w:val="none" w:sz="0" w:space="0" w:color="auto"/>
        <w:bottom w:val="none" w:sz="0" w:space="0" w:color="auto"/>
        <w:right w:val="none" w:sz="0" w:space="0" w:color="auto"/>
      </w:divBdr>
    </w:div>
    <w:div w:id="1644774452">
      <w:marLeft w:val="0"/>
      <w:marRight w:val="0"/>
      <w:marTop w:val="0"/>
      <w:marBottom w:val="0"/>
      <w:divBdr>
        <w:top w:val="none" w:sz="0" w:space="0" w:color="auto"/>
        <w:left w:val="none" w:sz="0" w:space="0" w:color="auto"/>
        <w:bottom w:val="none" w:sz="0" w:space="0" w:color="auto"/>
        <w:right w:val="none" w:sz="0" w:space="0" w:color="auto"/>
      </w:divBdr>
    </w:div>
    <w:div w:id="1649675139">
      <w:marLeft w:val="0"/>
      <w:marRight w:val="0"/>
      <w:marTop w:val="0"/>
      <w:marBottom w:val="0"/>
      <w:divBdr>
        <w:top w:val="none" w:sz="0" w:space="0" w:color="auto"/>
        <w:left w:val="none" w:sz="0" w:space="0" w:color="auto"/>
        <w:bottom w:val="none" w:sz="0" w:space="0" w:color="auto"/>
        <w:right w:val="none" w:sz="0" w:space="0" w:color="auto"/>
      </w:divBdr>
    </w:div>
    <w:div w:id="1652177885">
      <w:marLeft w:val="0"/>
      <w:marRight w:val="0"/>
      <w:marTop w:val="0"/>
      <w:marBottom w:val="0"/>
      <w:divBdr>
        <w:top w:val="none" w:sz="0" w:space="0" w:color="auto"/>
        <w:left w:val="none" w:sz="0" w:space="0" w:color="auto"/>
        <w:bottom w:val="none" w:sz="0" w:space="0" w:color="auto"/>
        <w:right w:val="none" w:sz="0" w:space="0" w:color="auto"/>
      </w:divBdr>
    </w:div>
    <w:div w:id="1652556885">
      <w:marLeft w:val="0"/>
      <w:marRight w:val="0"/>
      <w:marTop w:val="0"/>
      <w:marBottom w:val="0"/>
      <w:divBdr>
        <w:top w:val="none" w:sz="0" w:space="0" w:color="auto"/>
        <w:left w:val="none" w:sz="0" w:space="0" w:color="auto"/>
        <w:bottom w:val="none" w:sz="0" w:space="0" w:color="auto"/>
        <w:right w:val="none" w:sz="0" w:space="0" w:color="auto"/>
      </w:divBdr>
    </w:div>
    <w:div w:id="1664310979">
      <w:marLeft w:val="0"/>
      <w:marRight w:val="0"/>
      <w:marTop w:val="0"/>
      <w:marBottom w:val="0"/>
      <w:divBdr>
        <w:top w:val="none" w:sz="0" w:space="0" w:color="auto"/>
        <w:left w:val="none" w:sz="0" w:space="0" w:color="auto"/>
        <w:bottom w:val="none" w:sz="0" w:space="0" w:color="auto"/>
        <w:right w:val="none" w:sz="0" w:space="0" w:color="auto"/>
      </w:divBdr>
    </w:div>
    <w:div w:id="1678457601">
      <w:marLeft w:val="0"/>
      <w:marRight w:val="0"/>
      <w:marTop w:val="0"/>
      <w:marBottom w:val="0"/>
      <w:divBdr>
        <w:top w:val="none" w:sz="0" w:space="0" w:color="auto"/>
        <w:left w:val="none" w:sz="0" w:space="0" w:color="auto"/>
        <w:bottom w:val="none" w:sz="0" w:space="0" w:color="auto"/>
        <w:right w:val="none" w:sz="0" w:space="0" w:color="auto"/>
      </w:divBdr>
    </w:div>
    <w:div w:id="1684159925">
      <w:marLeft w:val="0"/>
      <w:marRight w:val="0"/>
      <w:marTop w:val="0"/>
      <w:marBottom w:val="0"/>
      <w:divBdr>
        <w:top w:val="none" w:sz="0" w:space="0" w:color="auto"/>
        <w:left w:val="none" w:sz="0" w:space="0" w:color="auto"/>
        <w:bottom w:val="none" w:sz="0" w:space="0" w:color="auto"/>
        <w:right w:val="none" w:sz="0" w:space="0" w:color="auto"/>
      </w:divBdr>
    </w:div>
    <w:div w:id="1686975379">
      <w:marLeft w:val="0"/>
      <w:marRight w:val="0"/>
      <w:marTop w:val="0"/>
      <w:marBottom w:val="0"/>
      <w:divBdr>
        <w:top w:val="none" w:sz="0" w:space="0" w:color="auto"/>
        <w:left w:val="none" w:sz="0" w:space="0" w:color="auto"/>
        <w:bottom w:val="none" w:sz="0" w:space="0" w:color="auto"/>
        <w:right w:val="none" w:sz="0" w:space="0" w:color="auto"/>
      </w:divBdr>
    </w:div>
    <w:div w:id="1691835474">
      <w:marLeft w:val="0"/>
      <w:marRight w:val="0"/>
      <w:marTop w:val="0"/>
      <w:marBottom w:val="0"/>
      <w:divBdr>
        <w:top w:val="none" w:sz="0" w:space="0" w:color="auto"/>
        <w:left w:val="none" w:sz="0" w:space="0" w:color="auto"/>
        <w:bottom w:val="none" w:sz="0" w:space="0" w:color="auto"/>
        <w:right w:val="none" w:sz="0" w:space="0" w:color="auto"/>
      </w:divBdr>
    </w:div>
    <w:div w:id="1693990818">
      <w:marLeft w:val="0"/>
      <w:marRight w:val="0"/>
      <w:marTop w:val="0"/>
      <w:marBottom w:val="0"/>
      <w:divBdr>
        <w:top w:val="none" w:sz="0" w:space="0" w:color="auto"/>
        <w:left w:val="none" w:sz="0" w:space="0" w:color="auto"/>
        <w:bottom w:val="none" w:sz="0" w:space="0" w:color="auto"/>
        <w:right w:val="none" w:sz="0" w:space="0" w:color="auto"/>
      </w:divBdr>
    </w:div>
    <w:div w:id="1693993804">
      <w:marLeft w:val="0"/>
      <w:marRight w:val="0"/>
      <w:marTop w:val="0"/>
      <w:marBottom w:val="0"/>
      <w:divBdr>
        <w:top w:val="none" w:sz="0" w:space="0" w:color="auto"/>
        <w:left w:val="none" w:sz="0" w:space="0" w:color="auto"/>
        <w:bottom w:val="none" w:sz="0" w:space="0" w:color="auto"/>
        <w:right w:val="none" w:sz="0" w:space="0" w:color="auto"/>
      </w:divBdr>
    </w:div>
    <w:div w:id="1697073309">
      <w:marLeft w:val="0"/>
      <w:marRight w:val="0"/>
      <w:marTop w:val="0"/>
      <w:marBottom w:val="0"/>
      <w:divBdr>
        <w:top w:val="none" w:sz="0" w:space="0" w:color="auto"/>
        <w:left w:val="none" w:sz="0" w:space="0" w:color="auto"/>
        <w:bottom w:val="none" w:sz="0" w:space="0" w:color="auto"/>
        <w:right w:val="none" w:sz="0" w:space="0" w:color="auto"/>
      </w:divBdr>
    </w:div>
    <w:div w:id="1704090290">
      <w:marLeft w:val="0"/>
      <w:marRight w:val="0"/>
      <w:marTop w:val="0"/>
      <w:marBottom w:val="0"/>
      <w:divBdr>
        <w:top w:val="none" w:sz="0" w:space="0" w:color="auto"/>
        <w:left w:val="none" w:sz="0" w:space="0" w:color="auto"/>
        <w:bottom w:val="none" w:sz="0" w:space="0" w:color="auto"/>
        <w:right w:val="none" w:sz="0" w:space="0" w:color="auto"/>
      </w:divBdr>
    </w:div>
    <w:div w:id="1708484457">
      <w:marLeft w:val="0"/>
      <w:marRight w:val="0"/>
      <w:marTop w:val="0"/>
      <w:marBottom w:val="0"/>
      <w:divBdr>
        <w:top w:val="none" w:sz="0" w:space="0" w:color="auto"/>
        <w:left w:val="none" w:sz="0" w:space="0" w:color="auto"/>
        <w:bottom w:val="none" w:sz="0" w:space="0" w:color="auto"/>
        <w:right w:val="none" w:sz="0" w:space="0" w:color="auto"/>
      </w:divBdr>
    </w:div>
    <w:div w:id="1711954221">
      <w:marLeft w:val="0"/>
      <w:marRight w:val="0"/>
      <w:marTop w:val="0"/>
      <w:marBottom w:val="0"/>
      <w:divBdr>
        <w:top w:val="none" w:sz="0" w:space="0" w:color="auto"/>
        <w:left w:val="none" w:sz="0" w:space="0" w:color="auto"/>
        <w:bottom w:val="none" w:sz="0" w:space="0" w:color="auto"/>
        <w:right w:val="none" w:sz="0" w:space="0" w:color="auto"/>
      </w:divBdr>
    </w:div>
    <w:div w:id="1724675664">
      <w:marLeft w:val="0"/>
      <w:marRight w:val="0"/>
      <w:marTop w:val="0"/>
      <w:marBottom w:val="0"/>
      <w:divBdr>
        <w:top w:val="none" w:sz="0" w:space="0" w:color="auto"/>
        <w:left w:val="none" w:sz="0" w:space="0" w:color="auto"/>
        <w:bottom w:val="none" w:sz="0" w:space="0" w:color="auto"/>
        <w:right w:val="none" w:sz="0" w:space="0" w:color="auto"/>
      </w:divBdr>
    </w:div>
    <w:div w:id="1725594389">
      <w:marLeft w:val="0"/>
      <w:marRight w:val="0"/>
      <w:marTop w:val="0"/>
      <w:marBottom w:val="0"/>
      <w:divBdr>
        <w:top w:val="none" w:sz="0" w:space="0" w:color="auto"/>
        <w:left w:val="none" w:sz="0" w:space="0" w:color="auto"/>
        <w:bottom w:val="none" w:sz="0" w:space="0" w:color="auto"/>
        <w:right w:val="none" w:sz="0" w:space="0" w:color="auto"/>
      </w:divBdr>
    </w:div>
    <w:div w:id="1729500754">
      <w:marLeft w:val="0"/>
      <w:marRight w:val="0"/>
      <w:marTop w:val="0"/>
      <w:marBottom w:val="0"/>
      <w:divBdr>
        <w:top w:val="none" w:sz="0" w:space="0" w:color="auto"/>
        <w:left w:val="none" w:sz="0" w:space="0" w:color="auto"/>
        <w:bottom w:val="none" w:sz="0" w:space="0" w:color="auto"/>
        <w:right w:val="none" w:sz="0" w:space="0" w:color="auto"/>
      </w:divBdr>
    </w:div>
    <w:div w:id="1733382079">
      <w:marLeft w:val="0"/>
      <w:marRight w:val="0"/>
      <w:marTop w:val="0"/>
      <w:marBottom w:val="0"/>
      <w:divBdr>
        <w:top w:val="none" w:sz="0" w:space="0" w:color="auto"/>
        <w:left w:val="none" w:sz="0" w:space="0" w:color="auto"/>
        <w:bottom w:val="none" w:sz="0" w:space="0" w:color="auto"/>
        <w:right w:val="none" w:sz="0" w:space="0" w:color="auto"/>
      </w:divBdr>
    </w:div>
    <w:div w:id="1740205248">
      <w:marLeft w:val="0"/>
      <w:marRight w:val="0"/>
      <w:marTop w:val="0"/>
      <w:marBottom w:val="0"/>
      <w:divBdr>
        <w:top w:val="none" w:sz="0" w:space="0" w:color="auto"/>
        <w:left w:val="none" w:sz="0" w:space="0" w:color="auto"/>
        <w:bottom w:val="none" w:sz="0" w:space="0" w:color="auto"/>
        <w:right w:val="none" w:sz="0" w:space="0" w:color="auto"/>
      </w:divBdr>
    </w:div>
    <w:div w:id="1751806602">
      <w:marLeft w:val="0"/>
      <w:marRight w:val="0"/>
      <w:marTop w:val="0"/>
      <w:marBottom w:val="0"/>
      <w:divBdr>
        <w:top w:val="none" w:sz="0" w:space="0" w:color="auto"/>
        <w:left w:val="none" w:sz="0" w:space="0" w:color="auto"/>
        <w:bottom w:val="none" w:sz="0" w:space="0" w:color="auto"/>
        <w:right w:val="none" w:sz="0" w:space="0" w:color="auto"/>
      </w:divBdr>
    </w:div>
    <w:div w:id="1756439582">
      <w:marLeft w:val="0"/>
      <w:marRight w:val="0"/>
      <w:marTop w:val="0"/>
      <w:marBottom w:val="0"/>
      <w:divBdr>
        <w:top w:val="none" w:sz="0" w:space="0" w:color="auto"/>
        <w:left w:val="none" w:sz="0" w:space="0" w:color="auto"/>
        <w:bottom w:val="none" w:sz="0" w:space="0" w:color="auto"/>
        <w:right w:val="none" w:sz="0" w:space="0" w:color="auto"/>
      </w:divBdr>
    </w:div>
    <w:div w:id="1761364769">
      <w:marLeft w:val="0"/>
      <w:marRight w:val="0"/>
      <w:marTop w:val="0"/>
      <w:marBottom w:val="0"/>
      <w:divBdr>
        <w:top w:val="none" w:sz="0" w:space="0" w:color="auto"/>
        <w:left w:val="none" w:sz="0" w:space="0" w:color="auto"/>
        <w:bottom w:val="none" w:sz="0" w:space="0" w:color="auto"/>
        <w:right w:val="none" w:sz="0" w:space="0" w:color="auto"/>
      </w:divBdr>
    </w:div>
    <w:div w:id="1770419334">
      <w:marLeft w:val="0"/>
      <w:marRight w:val="0"/>
      <w:marTop w:val="0"/>
      <w:marBottom w:val="0"/>
      <w:divBdr>
        <w:top w:val="none" w:sz="0" w:space="0" w:color="auto"/>
        <w:left w:val="none" w:sz="0" w:space="0" w:color="auto"/>
        <w:bottom w:val="none" w:sz="0" w:space="0" w:color="auto"/>
        <w:right w:val="none" w:sz="0" w:space="0" w:color="auto"/>
      </w:divBdr>
    </w:div>
    <w:div w:id="1772310578">
      <w:marLeft w:val="0"/>
      <w:marRight w:val="0"/>
      <w:marTop w:val="0"/>
      <w:marBottom w:val="0"/>
      <w:divBdr>
        <w:top w:val="none" w:sz="0" w:space="0" w:color="auto"/>
        <w:left w:val="none" w:sz="0" w:space="0" w:color="auto"/>
        <w:bottom w:val="none" w:sz="0" w:space="0" w:color="auto"/>
        <w:right w:val="none" w:sz="0" w:space="0" w:color="auto"/>
      </w:divBdr>
    </w:div>
    <w:div w:id="1774325715">
      <w:marLeft w:val="0"/>
      <w:marRight w:val="0"/>
      <w:marTop w:val="0"/>
      <w:marBottom w:val="0"/>
      <w:divBdr>
        <w:top w:val="none" w:sz="0" w:space="0" w:color="auto"/>
        <w:left w:val="none" w:sz="0" w:space="0" w:color="auto"/>
        <w:bottom w:val="none" w:sz="0" w:space="0" w:color="auto"/>
        <w:right w:val="none" w:sz="0" w:space="0" w:color="auto"/>
      </w:divBdr>
    </w:div>
    <w:div w:id="1775244666">
      <w:marLeft w:val="0"/>
      <w:marRight w:val="0"/>
      <w:marTop w:val="0"/>
      <w:marBottom w:val="0"/>
      <w:divBdr>
        <w:top w:val="none" w:sz="0" w:space="0" w:color="auto"/>
        <w:left w:val="none" w:sz="0" w:space="0" w:color="auto"/>
        <w:bottom w:val="none" w:sz="0" w:space="0" w:color="auto"/>
        <w:right w:val="none" w:sz="0" w:space="0" w:color="auto"/>
      </w:divBdr>
    </w:div>
    <w:div w:id="1780828788">
      <w:marLeft w:val="0"/>
      <w:marRight w:val="0"/>
      <w:marTop w:val="0"/>
      <w:marBottom w:val="0"/>
      <w:divBdr>
        <w:top w:val="none" w:sz="0" w:space="0" w:color="auto"/>
        <w:left w:val="none" w:sz="0" w:space="0" w:color="auto"/>
        <w:bottom w:val="none" w:sz="0" w:space="0" w:color="auto"/>
        <w:right w:val="none" w:sz="0" w:space="0" w:color="auto"/>
      </w:divBdr>
    </w:div>
    <w:div w:id="1792094238">
      <w:marLeft w:val="0"/>
      <w:marRight w:val="0"/>
      <w:marTop w:val="0"/>
      <w:marBottom w:val="0"/>
      <w:divBdr>
        <w:top w:val="none" w:sz="0" w:space="0" w:color="auto"/>
        <w:left w:val="none" w:sz="0" w:space="0" w:color="auto"/>
        <w:bottom w:val="none" w:sz="0" w:space="0" w:color="auto"/>
        <w:right w:val="none" w:sz="0" w:space="0" w:color="auto"/>
      </w:divBdr>
    </w:div>
    <w:div w:id="1805000938">
      <w:marLeft w:val="0"/>
      <w:marRight w:val="0"/>
      <w:marTop w:val="0"/>
      <w:marBottom w:val="0"/>
      <w:divBdr>
        <w:top w:val="none" w:sz="0" w:space="0" w:color="auto"/>
        <w:left w:val="none" w:sz="0" w:space="0" w:color="auto"/>
        <w:bottom w:val="none" w:sz="0" w:space="0" w:color="auto"/>
        <w:right w:val="none" w:sz="0" w:space="0" w:color="auto"/>
      </w:divBdr>
    </w:div>
    <w:div w:id="1821849536">
      <w:marLeft w:val="0"/>
      <w:marRight w:val="0"/>
      <w:marTop w:val="0"/>
      <w:marBottom w:val="0"/>
      <w:divBdr>
        <w:top w:val="none" w:sz="0" w:space="0" w:color="auto"/>
        <w:left w:val="none" w:sz="0" w:space="0" w:color="auto"/>
        <w:bottom w:val="none" w:sz="0" w:space="0" w:color="auto"/>
        <w:right w:val="none" w:sz="0" w:space="0" w:color="auto"/>
      </w:divBdr>
    </w:div>
    <w:div w:id="1835143486">
      <w:marLeft w:val="0"/>
      <w:marRight w:val="0"/>
      <w:marTop w:val="0"/>
      <w:marBottom w:val="0"/>
      <w:divBdr>
        <w:top w:val="none" w:sz="0" w:space="0" w:color="auto"/>
        <w:left w:val="none" w:sz="0" w:space="0" w:color="auto"/>
        <w:bottom w:val="none" w:sz="0" w:space="0" w:color="auto"/>
        <w:right w:val="none" w:sz="0" w:space="0" w:color="auto"/>
      </w:divBdr>
    </w:div>
    <w:div w:id="1839226505">
      <w:marLeft w:val="0"/>
      <w:marRight w:val="0"/>
      <w:marTop w:val="0"/>
      <w:marBottom w:val="0"/>
      <w:divBdr>
        <w:top w:val="none" w:sz="0" w:space="0" w:color="auto"/>
        <w:left w:val="none" w:sz="0" w:space="0" w:color="auto"/>
        <w:bottom w:val="none" w:sz="0" w:space="0" w:color="auto"/>
        <w:right w:val="none" w:sz="0" w:space="0" w:color="auto"/>
      </w:divBdr>
    </w:div>
    <w:div w:id="1845823100">
      <w:marLeft w:val="0"/>
      <w:marRight w:val="0"/>
      <w:marTop w:val="0"/>
      <w:marBottom w:val="0"/>
      <w:divBdr>
        <w:top w:val="none" w:sz="0" w:space="0" w:color="auto"/>
        <w:left w:val="none" w:sz="0" w:space="0" w:color="auto"/>
        <w:bottom w:val="none" w:sz="0" w:space="0" w:color="auto"/>
        <w:right w:val="none" w:sz="0" w:space="0" w:color="auto"/>
      </w:divBdr>
    </w:div>
    <w:div w:id="1856310914">
      <w:marLeft w:val="0"/>
      <w:marRight w:val="0"/>
      <w:marTop w:val="0"/>
      <w:marBottom w:val="0"/>
      <w:divBdr>
        <w:top w:val="none" w:sz="0" w:space="0" w:color="auto"/>
        <w:left w:val="none" w:sz="0" w:space="0" w:color="auto"/>
        <w:bottom w:val="none" w:sz="0" w:space="0" w:color="auto"/>
        <w:right w:val="none" w:sz="0" w:space="0" w:color="auto"/>
      </w:divBdr>
    </w:div>
    <w:div w:id="1856386512">
      <w:marLeft w:val="0"/>
      <w:marRight w:val="0"/>
      <w:marTop w:val="0"/>
      <w:marBottom w:val="0"/>
      <w:divBdr>
        <w:top w:val="none" w:sz="0" w:space="0" w:color="auto"/>
        <w:left w:val="none" w:sz="0" w:space="0" w:color="auto"/>
        <w:bottom w:val="none" w:sz="0" w:space="0" w:color="auto"/>
        <w:right w:val="none" w:sz="0" w:space="0" w:color="auto"/>
      </w:divBdr>
    </w:div>
    <w:div w:id="1899120829">
      <w:marLeft w:val="0"/>
      <w:marRight w:val="0"/>
      <w:marTop w:val="0"/>
      <w:marBottom w:val="0"/>
      <w:divBdr>
        <w:top w:val="none" w:sz="0" w:space="0" w:color="auto"/>
        <w:left w:val="none" w:sz="0" w:space="0" w:color="auto"/>
        <w:bottom w:val="none" w:sz="0" w:space="0" w:color="auto"/>
        <w:right w:val="none" w:sz="0" w:space="0" w:color="auto"/>
      </w:divBdr>
    </w:div>
    <w:div w:id="1908687528">
      <w:marLeft w:val="0"/>
      <w:marRight w:val="0"/>
      <w:marTop w:val="0"/>
      <w:marBottom w:val="0"/>
      <w:divBdr>
        <w:top w:val="none" w:sz="0" w:space="0" w:color="auto"/>
        <w:left w:val="none" w:sz="0" w:space="0" w:color="auto"/>
        <w:bottom w:val="none" w:sz="0" w:space="0" w:color="auto"/>
        <w:right w:val="none" w:sz="0" w:space="0" w:color="auto"/>
      </w:divBdr>
    </w:div>
    <w:div w:id="1911118534">
      <w:marLeft w:val="0"/>
      <w:marRight w:val="0"/>
      <w:marTop w:val="0"/>
      <w:marBottom w:val="0"/>
      <w:divBdr>
        <w:top w:val="none" w:sz="0" w:space="0" w:color="auto"/>
        <w:left w:val="none" w:sz="0" w:space="0" w:color="auto"/>
        <w:bottom w:val="none" w:sz="0" w:space="0" w:color="auto"/>
        <w:right w:val="none" w:sz="0" w:space="0" w:color="auto"/>
      </w:divBdr>
    </w:div>
    <w:div w:id="1912110488">
      <w:marLeft w:val="0"/>
      <w:marRight w:val="0"/>
      <w:marTop w:val="0"/>
      <w:marBottom w:val="0"/>
      <w:divBdr>
        <w:top w:val="none" w:sz="0" w:space="0" w:color="auto"/>
        <w:left w:val="none" w:sz="0" w:space="0" w:color="auto"/>
        <w:bottom w:val="none" w:sz="0" w:space="0" w:color="auto"/>
        <w:right w:val="none" w:sz="0" w:space="0" w:color="auto"/>
      </w:divBdr>
    </w:div>
    <w:div w:id="1927687086">
      <w:marLeft w:val="0"/>
      <w:marRight w:val="0"/>
      <w:marTop w:val="0"/>
      <w:marBottom w:val="0"/>
      <w:divBdr>
        <w:top w:val="none" w:sz="0" w:space="0" w:color="auto"/>
        <w:left w:val="none" w:sz="0" w:space="0" w:color="auto"/>
        <w:bottom w:val="none" w:sz="0" w:space="0" w:color="auto"/>
        <w:right w:val="none" w:sz="0" w:space="0" w:color="auto"/>
      </w:divBdr>
    </w:div>
    <w:div w:id="1933315911">
      <w:marLeft w:val="0"/>
      <w:marRight w:val="0"/>
      <w:marTop w:val="0"/>
      <w:marBottom w:val="0"/>
      <w:divBdr>
        <w:top w:val="none" w:sz="0" w:space="0" w:color="auto"/>
        <w:left w:val="none" w:sz="0" w:space="0" w:color="auto"/>
        <w:bottom w:val="none" w:sz="0" w:space="0" w:color="auto"/>
        <w:right w:val="none" w:sz="0" w:space="0" w:color="auto"/>
      </w:divBdr>
    </w:div>
    <w:div w:id="1938319536">
      <w:marLeft w:val="0"/>
      <w:marRight w:val="0"/>
      <w:marTop w:val="0"/>
      <w:marBottom w:val="0"/>
      <w:divBdr>
        <w:top w:val="none" w:sz="0" w:space="0" w:color="auto"/>
        <w:left w:val="none" w:sz="0" w:space="0" w:color="auto"/>
        <w:bottom w:val="none" w:sz="0" w:space="0" w:color="auto"/>
        <w:right w:val="none" w:sz="0" w:space="0" w:color="auto"/>
      </w:divBdr>
    </w:div>
    <w:div w:id="1941789849">
      <w:marLeft w:val="0"/>
      <w:marRight w:val="0"/>
      <w:marTop w:val="0"/>
      <w:marBottom w:val="0"/>
      <w:divBdr>
        <w:top w:val="none" w:sz="0" w:space="0" w:color="auto"/>
        <w:left w:val="none" w:sz="0" w:space="0" w:color="auto"/>
        <w:bottom w:val="none" w:sz="0" w:space="0" w:color="auto"/>
        <w:right w:val="none" w:sz="0" w:space="0" w:color="auto"/>
      </w:divBdr>
    </w:div>
    <w:div w:id="1946500193">
      <w:marLeft w:val="0"/>
      <w:marRight w:val="0"/>
      <w:marTop w:val="0"/>
      <w:marBottom w:val="0"/>
      <w:divBdr>
        <w:top w:val="none" w:sz="0" w:space="0" w:color="auto"/>
        <w:left w:val="none" w:sz="0" w:space="0" w:color="auto"/>
        <w:bottom w:val="none" w:sz="0" w:space="0" w:color="auto"/>
        <w:right w:val="none" w:sz="0" w:space="0" w:color="auto"/>
      </w:divBdr>
    </w:div>
    <w:div w:id="1951468603">
      <w:marLeft w:val="0"/>
      <w:marRight w:val="0"/>
      <w:marTop w:val="0"/>
      <w:marBottom w:val="0"/>
      <w:divBdr>
        <w:top w:val="none" w:sz="0" w:space="0" w:color="auto"/>
        <w:left w:val="none" w:sz="0" w:space="0" w:color="auto"/>
        <w:bottom w:val="none" w:sz="0" w:space="0" w:color="auto"/>
        <w:right w:val="none" w:sz="0" w:space="0" w:color="auto"/>
      </w:divBdr>
    </w:div>
    <w:div w:id="1951668227">
      <w:marLeft w:val="0"/>
      <w:marRight w:val="0"/>
      <w:marTop w:val="0"/>
      <w:marBottom w:val="0"/>
      <w:divBdr>
        <w:top w:val="none" w:sz="0" w:space="0" w:color="auto"/>
        <w:left w:val="none" w:sz="0" w:space="0" w:color="auto"/>
        <w:bottom w:val="none" w:sz="0" w:space="0" w:color="auto"/>
        <w:right w:val="none" w:sz="0" w:space="0" w:color="auto"/>
      </w:divBdr>
    </w:div>
    <w:div w:id="1960454454">
      <w:marLeft w:val="0"/>
      <w:marRight w:val="0"/>
      <w:marTop w:val="0"/>
      <w:marBottom w:val="0"/>
      <w:divBdr>
        <w:top w:val="none" w:sz="0" w:space="0" w:color="auto"/>
        <w:left w:val="none" w:sz="0" w:space="0" w:color="auto"/>
        <w:bottom w:val="none" w:sz="0" w:space="0" w:color="auto"/>
        <w:right w:val="none" w:sz="0" w:space="0" w:color="auto"/>
      </w:divBdr>
    </w:div>
    <w:div w:id="1961108899">
      <w:marLeft w:val="0"/>
      <w:marRight w:val="0"/>
      <w:marTop w:val="0"/>
      <w:marBottom w:val="0"/>
      <w:divBdr>
        <w:top w:val="none" w:sz="0" w:space="0" w:color="auto"/>
        <w:left w:val="none" w:sz="0" w:space="0" w:color="auto"/>
        <w:bottom w:val="none" w:sz="0" w:space="0" w:color="auto"/>
        <w:right w:val="none" w:sz="0" w:space="0" w:color="auto"/>
      </w:divBdr>
    </w:div>
    <w:div w:id="1965037060">
      <w:marLeft w:val="0"/>
      <w:marRight w:val="0"/>
      <w:marTop w:val="0"/>
      <w:marBottom w:val="0"/>
      <w:divBdr>
        <w:top w:val="none" w:sz="0" w:space="0" w:color="auto"/>
        <w:left w:val="none" w:sz="0" w:space="0" w:color="auto"/>
        <w:bottom w:val="none" w:sz="0" w:space="0" w:color="auto"/>
        <w:right w:val="none" w:sz="0" w:space="0" w:color="auto"/>
      </w:divBdr>
    </w:div>
    <w:div w:id="1973711246">
      <w:marLeft w:val="0"/>
      <w:marRight w:val="0"/>
      <w:marTop w:val="0"/>
      <w:marBottom w:val="0"/>
      <w:divBdr>
        <w:top w:val="none" w:sz="0" w:space="0" w:color="auto"/>
        <w:left w:val="none" w:sz="0" w:space="0" w:color="auto"/>
        <w:bottom w:val="none" w:sz="0" w:space="0" w:color="auto"/>
        <w:right w:val="none" w:sz="0" w:space="0" w:color="auto"/>
      </w:divBdr>
    </w:div>
    <w:div w:id="1974095654">
      <w:marLeft w:val="0"/>
      <w:marRight w:val="0"/>
      <w:marTop w:val="0"/>
      <w:marBottom w:val="0"/>
      <w:divBdr>
        <w:top w:val="none" w:sz="0" w:space="0" w:color="auto"/>
        <w:left w:val="none" w:sz="0" w:space="0" w:color="auto"/>
        <w:bottom w:val="none" w:sz="0" w:space="0" w:color="auto"/>
        <w:right w:val="none" w:sz="0" w:space="0" w:color="auto"/>
      </w:divBdr>
    </w:div>
    <w:div w:id="1975939759">
      <w:marLeft w:val="0"/>
      <w:marRight w:val="0"/>
      <w:marTop w:val="0"/>
      <w:marBottom w:val="0"/>
      <w:divBdr>
        <w:top w:val="none" w:sz="0" w:space="0" w:color="auto"/>
        <w:left w:val="none" w:sz="0" w:space="0" w:color="auto"/>
        <w:bottom w:val="none" w:sz="0" w:space="0" w:color="auto"/>
        <w:right w:val="none" w:sz="0" w:space="0" w:color="auto"/>
      </w:divBdr>
    </w:div>
    <w:div w:id="1981835491">
      <w:marLeft w:val="0"/>
      <w:marRight w:val="0"/>
      <w:marTop w:val="0"/>
      <w:marBottom w:val="0"/>
      <w:divBdr>
        <w:top w:val="none" w:sz="0" w:space="0" w:color="auto"/>
        <w:left w:val="none" w:sz="0" w:space="0" w:color="auto"/>
        <w:bottom w:val="none" w:sz="0" w:space="0" w:color="auto"/>
        <w:right w:val="none" w:sz="0" w:space="0" w:color="auto"/>
      </w:divBdr>
    </w:div>
    <w:div w:id="1983927368">
      <w:marLeft w:val="0"/>
      <w:marRight w:val="0"/>
      <w:marTop w:val="0"/>
      <w:marBottom w:val="0"/>
      <w:divBdr>
        <w:top w:val="none" w:sz="0" w:space="0" w:color="auto"/>
        <w:left w:val="none" w:sz="0" w:space="0" w:color="auto"/>
        <w:bottom w:val="none" w:sz="0" w:space="0" w:color="auto"/>
        <w:right w:val="none" w:sz="0" w:space="0" w:color="auto"/>
      </w:divBdr>
    </w:div>
    <w:div w:id="1986422463">
      <w:marLeft w:val="0"/>
      <w:marRight w:val="0"/>
      <w:marTop w:val="0"/>
      <w:marBottom w:val="0"/>
      <w:divBdr>
        <w:top w:val="none" w:sz="0" w:space="0" w:color="auto"/>
        <w:left w:val="none" w:sz="0" w:space="0" w:color="auto"/>
        <w:bottom w:val="none" w:sz="0" w:space="0" w:color="auto"/>
        <w:right w:val="none" w:sz="0" w:space="0" w:color="auto"/>
      </w:divBdr>
    </w:div>
    <w:div w:id="1992828712">
      <w:marLeft w:val="0"/>
      <w:marRight w:val="0"/>
      <w:marTop w:val="0"/>
      <w:marBottom w:val="0"/>
      <w:divBdr>
        <w:top w:val="none" w:sz="0" w:space="0" w:color="auto"/>
        <w:left w:val="none" w:sz="0" w:space="0" w:color="auto"/>
        <w:bottom w:val="none" w:sz="0" w:space="0" w:color="auto"/>
        <w:right w:val="none" w:sz="0" w:space="0" w:color="auto"/>
      </w:divBdr>
    </w:div>
    <w:div w:id="2003849732">
      <w:marLeft w:val="0"/>
      <w:marRight w:val="0"/>
      <w:marTop w:val="0"/>
      <w:marBottom w:val="0"/>
      <w:divBdr>
        <w:top w:val="none" w:sz="0" w:space="0" w:color="auto"/>
        <w:left w:val="none" w:sz="0" w:space="0" w:color="auto"/>
        <w:bottom w:val="none" w:sz="0" w:space="0" w:color="auto"/>
        <w:right w:val="none" w:sz="0" w:space="0" w:color="auto"/>
      </w:divBdr>
    </w:div>
    <w:div w:id="2023972313">
      <w:marLeft w:val="0"/>
      <w:marRight w:val="0"/>
      <w:marTop w:val="0"/>
      <w:marBottom w:val="0"/>
      <w:divBdr>
        <w:top w:val="none" w:sz="0" w:space="0" w:color="auto"/>
        <w:left w:val="none" w:sz="0" w:space="0" w:color="auto"/>
        <w:bottom w:val="none" w:sz="0" w:space="0" w:color="auto"/>
        <w:right w:val="none" w:sz="0" w:space="0" w:color="auto"/>
      </w:divBdr>
    </w:div>
    <w:div w:id="2025471583">
      <w:marLeft w:val="0"/>
      <w:marRight w:val="0"/>
      <w:marTop w:val="0"/>
      <w:marBottom w:val="0"/>
      <w:divBdr>
        <w:top w:val="none" w:sz="0" w:space="0" w:color="auto"/>
        <w:left w:val="none" w:sz="0" w:space="0" w:color="auto"/>
        <w:bottom w:val="none" w:sz="0" w:space="0" w:color="auto"/>
        <w:right w:val="none" w:sz="0" w:space="0" w:color="auto"/>
      </w:divBdr>
    </w:div>
    <w:div w:id="2032879572">
      <w:marLeft w:val="0"/>
      <w:marRight w:val="0"/>
      <w:marTop w:val="0"/>
      <w:marBottom w:val="0"/>
      <w:divBdr>
        <w:top w:val="none" w:sz="0" w:space="0" w:color="auto"/>
        <w:left w:val="none" w:sz="0" w:space="0" w:color="auto"/>
        <w:bottom w:val="none" w:sz="0" w:space="0" w:color="auto"/>
        <w:right w:val="none" w:sz="0" w:space="0" w:color="auto"/>
      </w:divBdr>
    </w:div>
    <w:div w:id="2033725868">
      <w:marLeft w:val="0"/>
      <w:marRight w:val="0"/>
      <w:marTop w:val="0"/>
      <w:marBottom w:val="0"/>
      <w:divBdr>
        <w:top w:val="none" w:sz="0" w:space="0" w:color="auto"/>
        <w:left w:val="none" w:sz="0" w:space="0" w:color="auto"/>
        <w:bottom w:val="none" w:sz="0" w:space="0" w:color="auto"/>
        <w:right w:val="none" w:sz="0" w:space="0" w:color="auto"/>
      </w:divBdr>
    </w:div>
    <w:div w:id="2036152134">
      <w:marLeft w:val="0"/>
      <w:marRight w:val="0"/>
      <w:marTop w:val="0"/>
      <w:marBottom w:val="0"/>
      <w:divBdr>
        <w:top w:val="none" w:sz="0" w:space="0" w:color="auto"/>
        <w:left w:val="none" w:sz="0" w:space="0" w:color="auto"/>
        <w:bottom w:val="none" w:sz="0" w:space="0" w:color="auto"/>
        <w:right w:val="none" w:sz="0" w:space="0" w:color="auto"/>
      </w:divBdr>
    </w:div>
    <w:div w:id="2059470827">
      <w:marLeft w:val="0"/>
      <w:marRight w:val="0"/>
      <w:marTop w:val="0"/>
      <w:marBottom w:val="0"/>
      <w:divBdr>
        <w:top w:val="none" w:sz="0" w:space="0" w:color="auto"/>
        <w:left w:val="none" w:sz="0" w:space="0" w:color="auto"/>
        <w:bottom w:val="none" w:sz="0" w:space="0" w:color="auto"/>
        <w:right w:val="none" w:sz="0" w:space="0" w:color="auto"/>
      </w:divBdr>
    </w:div>
    <w:div w:id="2066223209">
      <w:marLeft w:val="0"/>
      <w:marRight w:val="0"/>
      <w:marTop w:val="0"/>
      <w:marBottom w:val="0"/>
      <w:divBdr>
        <w:top w:val="none" w:sz="0" w:space="0" w:color="auto"/>
        <w:left w:val="none" w:sz="0" w:space="0" w:color="auto"/>
        <w:bottom w:val="none" w:sz="0" w:space="0" w:color="auto"/>
        <w:right w:val="none" w:sz="0" w:space="0" w:color="auto"/>
      </w:divBdr>
    </w:div>
    <w:div w:id="2069570420">
      <w:marLeft w:val="0"/>
      <w:marRight w:val="0"/>
      <w:marTop w:val="0"/>
      <w:marBottom w:val="0"/>
      <w:divBdr>
        <w:top w:val="none" w:sz="0" w:space="0" w:color="auto"/>
        <w:left w:val="none" w:sz="0" w:space="0" w:color="auto"/>
        <w:bottom w:val="none" w:sz="0" w:space="0" w:color="auto"/>
        <w:right w:val="none" w:sz="0" w:space="0" w:color="auto"/>
      </w:divBdr>
    </w:div>
    <w:div w:id="2072457451">
      <w:marLeft w:val="0"/>
      <w:marRight w:val="0"/>
      <w:marTop w:val="0"/>
      <w:marBottom w:val="0"/>
      <w:divBdr>
        <w:top w:val="none" w:sz="0" w:space="0" w:color="auto"/>
        <w:left w:val="none" w:sz="0" w:space="0" w:color="auto"/>
        <w:bottom w:val="none" w:sz="0" w:space="0" w:color="auto"/>
        <w:right w:val="none" w:sz="0" w:space="0" w:color="auto"/>
      </w:divBdr>
    </w:div>
    <w:div w:id="2072802868">
      <w:marLeft w:val="0"/>
      <w:marRight w:val="0"/>
      <w:marTop w:val="0"/>
      <w:marBottom w:val="0"/>
      <w:divBdr>
        <w:top w:val="none" w:sz="0" w:space="0" w:color="auto"/>
        <w:left w:val="none" w:sz="0" w:space="0" w:color="auto"/>
        <w:bottom w:val="none" w:sz="0" w:space="0" w:color="auto"/>
        <w:right w:val="none" w:sz="0" w:space="0" w:color="auto"/>
      </w:divBdr>
    </w:div>
    <w:div w:id="2076779989">
      <w:marLeft w:val="0"/>
      <w:marRight w:val="0"/>
      <w:marTop w:val="0"/>
      <w:marBottom w:val="0"/>
      <w:divBdr>
        <w:top w:val="none" w:sz="0" w:space="0" w:color="auto"/>
        <w:left w:val="none" w:sz="0" w:space="0" w:color="auto"/>
        <w:bottom w:val="none" w:sz="0" w:space="0" w:color="auto"/>
        <w:right w:val="none" w:sz="0" w:space="0" w:color="auto"/>
      </w:divBdr>
    </w:div>
    <w:div w:id="2089571673">
      <w:marLeft w:val="0"/>
      <w:marRight w:val="0"/>
      <w:marTop w:val="0"/>
      <w:marBottom w:val="0"/>
      <w:divBdr>
        <w:top w:val="none" w:sz="0" w:space="0" w:color="auto"/>
        <w:left w:val="none" w:sz="0" w:space="0" w:color="auto"/>
        <w:bottom w:val="none" w:sz="0" w:space="0" w:color="auto"/>
        <w:right w:val="none" w:sz="0" w:space="0" w:color="auto"/>
      </w:divBdr>
    </w:div>
    <w:div w:id="2095274155">
      <w:marLeft w:val="0"/>
      <w:marRight w:val="0"/>
      <w:marTop w:val="0"/>
      <w:marBottom w:val="0"/>
      <w:divBdr>
        <w:top w:val="none" w:sz="0" w:space="0" w:color="auto"/>
        <w:left w:val="none" w:sz="0" w:space="0" w:color="auto"/>
        <w:bottom w:val="none" w:sz="0" w:space="0" w:color="auto"/>
        <w:right w:val="none" w:sz="0" w:space="0" w:color="auto"/>
      </w:divBdr>
    </w:div>
    <w:div w:id="2103649333">
      <w:marLeft w:val="0"/>
      <w:marRight w:val="0"/>
      <w:marTop w:val="0"/>
      <w:marBottom w:val="0"/>
      <w:divBdr>
        <w:top w:val="none" w:sz="0" w:space="0" w:color="auto"/>
        <w:left w:val="none" w:sz="0" w:space="0" w:color="auto"/>
        <w:bottom w:val="none" w:sz="0" w:space="0" w:color="auto"/>
        <w:right w:val="none" w:sz="0" w:space="0" w:color="auto"/>
      </w:divBdr>
    </w:div>
    <w:div w:id="2119785958">
      <w:marLeft w:val="0"/>
      <w:marRight w:val="150"/>
      <w:marTop w:val="0"/>
      <w:marBottom w:val="0"/>
      <w:divBdr>
        <w:top w:val="none" w:sz="0" w:space="0" w:color="auto"/>
        <w:left w:val="none" w:sz="0" w:space="0" w:color="auto"/>
        <w:bottom w:val="none" w:sz="0" w:space="0" w:color="auto"/>
        <w:right w:val="none" w:sz="0" w:space="0" w:color="auto"/>
      </w:divBdr>
      <w:divsChild>
        <w:div w:id="1578905616">
          <w:marLeft w:val="0"/>
          <w:marRight w:val="150"/>
          <w:marTop w:val="0"/>
          <w:marBottom w:val="0"/>
          <w:divBdr>
            <w:top w:val="none" w:sz="0" w:space="0" w:color="auto"/>
            <w:left w:val="none" w:sz="0" w:space="0" w:color="auto"/>
            <w:bottom w:val="none" w:sz="0" w:space="0" w:color="auto"/>
            <w:right w:val="none" w:sz="0" w:space="0" w:color="auto"/>
          </w:divBdr>
        </w:div>
      </w:divsChild>
    </w:div>
    <w:div w:id="2135368806">
      <w:marLeft w:val="0"/>
      <w:marRight w:val="0"/>
      <w:marTop w:val="0"/>
      <w:marBottom w:val="0"/>
      <w:divBdr>
        <w:top w:val="none" w:sz="0" w:space="0" w:color="auto"/>
        <w:left w:val="none" w:sz="0" w:space="0" w:color="auto"/>
        <w:bottom w:val="none" w:sz="0" w:space="0" w:color="auto"/>
        <w:right w:val="none" w:sz="0" w:space="0" w:color="auto"/>
      </w:divBdr>
    </w:div>
    <w:div w:id="213544099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fao.org/4/x0490e/x0490e06.htm" TargetMode="External"/><Relationship Id="rId2" Type="http://schemas.openxmlformats.org/officeDocument/2006/relationships/image" Target="media/image1.png"/><Relationship Id="rId1" Type="http://schemas.openxmlformats.org/officeDocument/2006/relationships/hyperlink" Target="https://doi.org/10.1073/pnas.1216006110" TargetMode="External"/><Relationship Id="rId4" Type="http://schemas.openxmlformats.org/officeDocument/2006/relationships/hyperlink" Target="https://doi.org/10.2134/jeq2013.03.009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ower.larc.nasa.gov/docs/" TargetMode="External"/><Relationship Id="rId17" Type="http://schemas.openxmlformats.org/officeDocument/2006/relationships/image" Target="media/image6.png"/><Relationship Id="rId25"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F0CD8B0D-5EB3-4EEF-B5A2-B7793AE6DA81}">
    <t:Anchor>
      <t:Comment id="140076457"/>
    </t:Anchor>
    <t:History>
      <t:Event id="{A3049E8D-7F42-4D84-AE49-431DB617EB78}" time="2026-09-15T13:44:48.271Z">
        <t:Attribution userId="S::kande120@kent.edu::71d0f1ec-66db-465c-9160-81dd6a36e785" userProvider="AD" userName="Anderson, Kenneth"/>
        <t:Anchor>
          <t:Comment id="1751511871"/>
        </t:Anchor>
        <t:Create/>
      </t:Event>
      <t:Event id="{6F844F59-4E7B-4AFB-B692-052C18181C28}" time="2026-09-15T13:44:48.271Z">
        <t:Attribution userId="S::kande120@kent.edu::71d0f1ec-66db-465c-9160-81dd6a36e785" userProvider="AD" userName="Anderson, Kenneth"/>
        <t:Anchor>
          <t:Comment id="1751511871"/>
        </t:Anchor>
        <t:Assign userId="S::rmarques@kent.edu::47057174-2603-4dc2-83b2-6fff373fe8fa" userProvider="AD" userName="Marques Mendonca, Raissa"/>
      </t:Event>
      <t:Event id="{19D758BF-1E78-4E87-ACAE-7FD8E4891817}" time="2026-09-15T13:44:48.271Z">
        <t:Attribution userId="S::kande120@kent.edu::71d0f1ec-66db-465c-9160-81dd6a36e785" userProvider="AD" userName="Anderson, Kenneth"/>
        <t:Anchor>
          <t:Comment id="1751511871"/>
        </t:Anchor>
        <t:SetTitle title="@Marques Mendonca, Raissa "/>
      </t:Event>
      <t:Event id="{E1F0BA3E-A30C-4F36-AC15-8EE55579600F}" time="2026-10-01T15:33:20.252Z">
        <t:Attribution userId="S::kande120@kent.edu::71d0f1ec-66db-465c-9160-81dd6a36e785" userProvider="AD" userName="Anderson, Kenneth"/>
        <t:Progress percentComplete="100"/>
      </t:Event>
    </t:History>
  </t:Task>
  <t:Task id="{1AF66898-C23E-41B1-99ED-02906F723311}">
    <t:Anchor>
      <t:Comment id="309393314"/>
    </t:Anchor>
    <t:History>
      <t:Event id="{DB2FA67E-F703-4E97-9DB3-77688F2536D6}" time="2026-10-01T15:40:39.112Z">
        <t:Attribution userId="S::kande120@kent.edu::71d0f1ec-66db-465c-9160-81dd6a36e785" userProvider="AD" userName="Anderson, Kenneth"/>
        <t:Anchor>
          <t:Comment id="280973963"/>
        </t:Anchor>
        <t:Create/>
      </t:Event>
      <t:Event id="{76728A32-0D0C-4161-A83C-C1C50A680527}" time="2026-10-01T15:40:39.112Z">
        <t:Attribution userId="S::kande120@kent.edu::71d0f1ec-66db-465c-9160-81dd6a36e785" userProvider="AD" userName="Anderson, Kenneth"/>
        <t:Anchor>
          <t:Comment id="280973963"/>
        </t:Anchor>
        <t:Assign userId="S::rmarques@kent.edu::47057174-2603-4dc2-83b2-6fff373fe8fa" userProvider="AD" userName="Marques Mendonca, Raissa"/>
      </t:Event>
      <t:Event id="{69DED761-5A38-4FA3-870B-0DB53468023C}" time="2026-10-01T15:40:39.112Z">
        <t:Attribution userId="S::kande120@kent.edu::71d0f1ec-66db-465c-9160-81dd6a36e785" userProvider="AD" userName="Anderson, Kenneth"/>
        <t:Anchor>
          <t:Comment id="280973963"/>
        </t:Anchor>
        <t:SetTitle title="@Marques Mendonca, Raissa I’m not totally sure what you mean by this… but if you would be willing to go in and clarify by whatever you mean I would appreciate it! "/>
      </t:Event>
      <t:Event id="{0858DFEF-C12C-4E46-9C55-BCDAAF6B337A}" time="2026-10-01T18:59:01.421Z">
        <t:Attribution userId="S::kande120@kent.edu::71d0f1ec-66db-465c-9160-81dd6a36e785" userProvider="AD" userName="Anderson, Kenneth"/>
        <t:Progress percentComplete="100"/>
      </t:Event>
    </t:History>
  </t:Task>
  <t:Task id="{4944B66E-1A82-4A32-B75C-E8D370163411}">
    <t:Anchor>
      <t:Comment id="1644617929"/>
    </t:Anchor>
    <t:History>
      <t:Event id="{BE693174-EA57-47BE-9636-36F4C94F0B4B}" time="2026-10-13T14:07:32.084Z">
        <t:Attribution userId="S::kande120@kent.edu::71d0f1ec-66db-465c-9160-81dd6a36e785" userProvider="AD" userName="Anderson, Kenneth"/>
        <t:Anchor>
          <t:Comment id="1644617929"/>
        </t:Anchor>
        <t:Create/>
      </t:Event>
      <t:Event id="{A1D137FF-CF70-4728-8DAE-00406041959F}" time="2026-10-13T14:07:32.084Z">
        <t:Attribution userId="S::kande120@kent.edu::71d0f1ec-66db-465c-9160-81dd6a36e785" userProvider="AD" userName="Anderson, Kenneth"/>
        <t:Anchor>
          <t:Comment id="1644617929"/>
        </t:Anchor>
        <t:Assign userId="S::lkinsman@kent.edu::beeeb4a2-f8e9-4f4c-bd36-953ec100c7d4" userProvider="AD" userName="Kinsman-Costello, Lauren"/>
      </t:Event>
      <t:Event id="{1DC4474E-9512-4A92-B407-2E6138E2CC1B}" time="2026-10-13T14:07:32.084Z">
        <t:Attribution userId="S::kande120@kent.edu::71d0f1ec-66db-465c-9160-81dd6a36e785" userProvider="AD" userName="Anderson, Kenneth"/>
        <t:Anchor>
          <t:Comment id="1644617929"/>
        </t:Anchor>
        <t:SetTitle title="@Kinsman-Costello, Lauren Please add in funding details here!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5F2A9-CA69-40F2-B4F9-40E57746192E}">
  <ds:schemaRefs>
    <ds:schemaRef ds:uri="http://schemas.openxmlformats.org/officeDocument/2006/bibliography"/>
  </ds:schemaRefs>
</ds:datastoreItem>
</file>

<file path=docMetadata/LabelInfo.xml><?xml version="1.0" encoding="utf-8"?>
<clbl:labelList xmlns:clbl="http://schemas.microsoft.com/office/2020/mipLabelMetadata">
  <clbl:label id="{f920f5b4-f35a-4bd1-ab57-79db69ad10fb}" enabled="1" method="Standard" siteId="{50f8fcc4-94d8-4f07-84eb-36ed57c7c8a2}" contentBits="0" removed="0"/>
</clbl:labelList>
</file>

<file path=docProps/app.xml><?xml version="1.0" encoding="utf-8"?>
<Properties xmlns="http://schemas.openxmlformats.org/officeDocument/2006/extended-properties" xmlns:vt="http://schemas.openxmlformats.org/officeDocument/2006/docPropsVTypes">
  <Template>Normal</Template>
  <TotalTime>3099</TotalTime>
  <Pages>47</Pages>
  <Words>48079</Words>
  <Characters>274053</Characters>
  <Application>Microsoft Office Word</Application>
  <DocSecurity>0</DocSecurity>
  <Lines>2283</Lines>
  <Paragraphs>642</Paragraphs>
  <ScaleCrop>false</ScaleCrop>
  <Company>Kent State University</Company>
  <LinksUpToDate>false</LinksUpToDate>
  <CharactersWithSpaces>321490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Kenneth</dc:creator>
  <cp:keywords/>
  <dc:description/>
  <cp:lastModifiedBy>Anderson, Kenneth</cp:lastModifiedBy>
  <cp:revision>1743</cp:revision>
  <dcterms:created xsi:type="dcterms:W3CDTF">2026-06-12T21:21:00Z</dcterms:created>
  <dcterms:modified xsi:type="dcterms:W3CDTF">2026-10-13T19:43:00Z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id="POIeEfIB"/&gt;&lt;style id="http://www.zotero.org/styles/ecology" hasBibliography="1" bibliographyStyleHasBeenSet="1"/&gt;&lt;prefs&gt;&lt;pref name="fieldType" value="Field"/&gt;&lt;/prefs&gt;&lt;/data&gt;</vt:lpwstr>
  </property>
  <property fmtid="{D5CDD505-2E9C-101B-9397-08002B2CF9AE}" pid="3" name="GrammarlyDocumentId">
    <vt:lpwstr>f31b3a12-42a9-406b-a7e1-4522ec8ecff9</vt:lpwstr>
  </property>
</Properties>
</file>